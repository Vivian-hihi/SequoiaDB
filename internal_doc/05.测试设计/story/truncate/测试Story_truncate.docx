
<file path=[Content_Types].xml><?xml version="1.0" encoding="utf-8"?>
<Types xmlns="http://schemas.openxmlformats.org/package/2006/content-types">
  <Override PartName="/customXml/itemProps2.xml" ContentType="application/vnd.openxmlformats-officedocument.customXmlProperties+xml"/>
  <Override PartName="/customXml/itemProps3.xml" ContentType="application/vnd.openxmlformats-officedocument.customXmlProperties+xml"/>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customXml/itemProps4.xml" ContentType="application/vnd.openxmlformats-officedocument.customXmlProperties+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A6500" w:rsidRPr="00757CA5" w:rsidRDefault="009A6500" w:rsidP="008F6976">
      <w:pPr>
        <w:pStyle w:val="Title"/>
        <w:rPr>
          <w:rFonts w:ascii="Arial" w:hAnsi="Arial" w:cs="Arial"/>
        </w:rPr>
      </w:pPr>
    </w:p>
    <w:p w:rsidR="008F6976" w:rsidRPr="00757CA5" w:rsidRDefault="008F6976" w:rsidP="008F6976">
      <w:pPr>
        <w:pStyle w:val="Title"/>
        <w:rPr>
          <w:rFonts w:ascii="Arial" w:hAnsi="Arial" w:cs="Arial"/>
          <w:i/>
        </w:rPr>
      </w:pPr>
      <w:bookmarkStart w:id="0" w:name="_Toc363054125"/>
      <w:r w:rsidRPr="00757CA5">
        <w:rPr>
          <w:rFonts w:ascii="Arial" w:hAnsi="Arial" w:cs="Arial"/>
          <w:i/>
        </w:rPr>
        <w:t>Story</w:t>
      </w:r>
      <w:r w:rsidR="009A6500" w:rsidRPr="00757CA5">
        <w:rPr>
          <w:rFonts w:ascii="Arial" w:cs="Arial"/>
          <w:i/>
        </w:rPr>
        <w:t>简要</w:t>
      </w:r>
      <w:r w:rsidRPr="00757CA5">
        <w:rPr>
          <w:rFonts w:ascii="Arial" w:cs="Arial"/>
          <w:i/>
        </w:rPr>
        <w:t>描述</w:t>
      </w:r>
      <w:bookmarkEnd w:id="0"/>
    </w:p>
    <w:p w:rsidR="00711821" w:rsidRPr="00757CA5" w:rsidRDefault="00711821" w:rsidP="00711821">
      <w:pPr>
        <w:pStyle w:val="af"/>
        <w:spacing w:before="312"/>
        <w:rPr>
          <w:rFonts w:ascii="Arial" w:hAnsi="Arial" w:cs="Arial"/>
        </w:rPr>
      </w:pPr>
    </w:p>
    <w:p w:rsidR="00711821" w:rsidRPr="00757CA5" w:rsidRDefault="00711821" w:rsidP="00711821">
      <w:pPr>
        <w:pStyle w:val="af"/>
        <w:spacing w:before="312"/>
        <w:rPr>
          <w:rFonts w:ascii="Arial" w:hAnsi="Arial" w:cs="Arial"/>
        </w:rPr>
      </w:pPr>
    </w:p>
    <w:tbl>
      <w:tblPr>
        <w:tblW w:w="0" w:type="auto"/>
        <w:jc w:val="center"/>
        <w:tblLayout w:type="fixed"/>
        <w:tblLook w:val="0000"/>
      </w:tblPr>
      <w:tblGrid>
        <w:gridCol w:w="1999"/>
        <w:gridCol w:w="2638"/>
        <w:gridCol w:w="846"/>
        <w:gridCol w:w="990"/>
        <w:gridCol w:w="1779"/>
      </w:tblGrid>
      <w:tr w:rsidR="00711821" w:rsidRPr="00757CA5" w:rsidTr="006776F8">
        <w:trPr>
          <w:jc w:val="center"/>
        </w:trPr>
        <w:tc>
          <w:tcPr>
            <w:tcW w:w="1999" w:type="dxa"/>
          </w:tcPr>
          <w:p w:rsidR="00711821" w:rsidRPr="00757CA5" w:rsidRDefault="00711821" w:rsidP="006776F8">
            <w:pPr>
              <w:pStyle w:val="af"/>
              <w:rPr>
                <w:rFonts w:ascii="Arial" w:hAnsi="Arial" w:cs="Arial"/>
              </w:rPr>
            </w:pPr>
            <w:r w:rsidRPr="00757CA5">
              <w:rPr>
                <w:rFonts w:ascii="Arial" w:cs="Arial"/>
              </w:rPr>
              <w:t>拟制</w:t>
            </w:r>
            <w:r w:rsidRPr="00757CA5">
              <w:rPr>
                <w:rFonts w:ascii="Arial" w:hAnsi="Arial" w:cs="Arial"/>
              </w:rPr>
              <w:t>:</w:t>
            </w:r>
          </w:p>
        </w:tc>
        <w:tc>
          <w:tcPr>
            <w:tcW w:w="2638" w:type="dxa"/>
            <w:tcBorders>
              <w:bottom w:val="single" w:sz="6" w:space="0" w:color="auto"/>
            </w:tcBorders>
            <w:vAlign w:val="center"/>
          </w:tcPr>
          <w:p w:rsidR="00711821" w:rsidRPr="00757CA5" w:rsidRDefault="00D5043C" w:rsidP="00A92D8C">
            <w:pPr>
              <w:pStyle w:val="af"/>
              <w:ind w:firstLineChars="450" w:firstLine="945"/>
              <w:jc w:val="both"/>
              <w:rPr>
                <w:rFonts w:ascii="Arial" w:hAnsi="Arial" w:cs="Arial"/>
                <w:b w:val="0"/>
                <w:sz w:val="21"/>
                <w:szCs w:val="21"/>
              </w:rPr>
            </w:pPr>
            <w:r>
              <w:rPr>
                <w:rFonts w:ascii="Arial" w:hAnsi="Arial" w:cs="Arial" w:hint="eastAsia"/>
                <w:b w:val="0"/>
                <w:i/>
                <w:sz w:val="21"/>
                <w:szCs w:val="21"/>
              </w:rPr>
              <w:t>胡晓均</w:t>
            </w:r>
          </w:p>
        </w:tc>
        <w:tc>
          <w:tcPr>
            <w:tcW w:w="846" w:type="dxa"/>
          </w:tcPr>
          <w:p w:rsidR="00711821" w:rsidRPr="00757CA5" w:rsidRDefault="00711821" w:rsidP="006776F8">
            <w:pPr>
              <w:widowControl/>
              <w:rPr>
                <w:rFonts w:ascii="Arial" w:hAnsi="Arial" w:cs="Arial"/>
                <w:sz w:val="24"/>
              </w:rPr>
            </w:pPr>
          </w:p>
        </w:tc>
        <w:tc>
          <w:tcPr>
            <w:tcW w:w="990" w:type="dxa"/>
          </w:tcPr>
          <w:p w:rsidR="00711821" w:rsidRPr="00757CA5" w:rsidRDefault="00711821" w:rsidP="006776F8">
            <w:pPr>
              <w:pStyle w:val="af"/>
              <w:rPr>
                <w:rFonts w:ascii="Arial" w:hAnsi="Arial" w:cs="Arial"/>
              </w:rPr>
            </w:pPr>
            <w:r w:rsidRPr="00757CA5">
              <w:rPr>
                <w:rFonts w:ascii="Arial" w:cs="Arial"/>
              </w:rPr>
              <w:t>日期：</w:t>
            </w:r>
          </w:p>
        </w:tc>
        <w:tc>
          <w:tcPr>
            <w:tcW w:w="1779" w:type="dxa"/>
            <w:tcBorders>
              <w:bottom w:val="single" w:sz="6" w:space="0" w:color="auto"/>
            </w:tcBorders>
            <w:vAlign w:val="center"/>
          </w:tcPr>
          <w:p w:rsidR="00711821" w:rsidRPr="0027158D" w:rsidRDefault="00C85A32" w:rsidP="009A6500">
            <w:pPr>
              <w:pStyle w:val="af"/>
              <w:rPr>
                <w:rFonts w:ascii="Arial" w:hAnsi="Arial" w:cs="Arial"/>
                <w:i/>
                <w:sz w:val="21"/>
                <w:szCs w:val="21"/>
              </w:rPr>
            </w:pPr>
            <w:r>
              <w:rPr>
                <w:rFonts w:ascii="Arial" w:hAnsi="Arial" w:cs="Arial"/>
                <w:i/>
                <w:sz w:val="21"/>
                <w:szCs w:val="21"/>
              </w:rPr>
              <w:t>201</w:t>
            </w:r>
            <w:r w:rsidR="008474CA">
              <w:rPr>
                <w:rFonts w:ascii="Arial" w:hAnsi="Arial" w:cs="Arial" w:hint="eastAsia"/>
                <w:i/>
                <w:sz w:val="21"/>
                <w:szCs w:val="21"/>
              </w:rPr>
              <w:t>5</w:t>
            </w:r>
            <w:r w:rsidR="00FE6653" w:rsidRPr="0027158D">
              <w:rPr>
                <w:rFonts w:ascii="Arial" w:hAnsi="Arial" w:cs="Arial"/>
                <w:i/>
                <w:sz w:val="21"/>
                <w:szCs w:val="21"/>
              </w:rPr>
              <w:t>-0</w:t>
            </w:r>
            <w:r w:rsidR="008474CA">
              <w:rPr>
                <w:rFonts w:ascii="Arial" w:hAnsi="Arial" w:cs="Arial" w:hint="eastAsia"/>
                <w:i/>
                <w:sz w:val="21"/>
                <w:szCs w:val="21"/>
              </w:rPr>
              <w:t>5</w:t>
            </w:r>
            <w:r w:rsidR="00990100" w:rsidRPr="0027158D">
              <w:rPr>
                <w:rFonts w:ascii="Arial" w:hAnsi="Arial" w:cs="Arial"/>
                <w:i/>
                <w:sz w:val="21"/>
                <w:szCs w:val="21"/>
              </w:rPr>
              <w:t>-</w:t>
            </w:r>
            <w:r w:rsidR="00D5043C">
              <w:rPr>
                <w:rFonts w:ascii="Arial" w:hAnsi="Arial" w:cs="Arial" w:hint="eastAsia"/>
                <w:i/>
                <w:sz w:val="21"/>
                <w:szCs w:val="21"/>
              </w:rPr>
              <w:t>13</w:t>
            </w:r>
          </w:p>
        </w:tc>
      </w:tr>
      <w:tr w:rsidR="00711821" w:rsidRPr="00757CA5" w:rsidTr="006776F8">
        <w:trPr>
          <w:jc w:val="center"/>
        </w:trPr>
        <w:tc>
          <w:tcPr>
            <w:tcW w:w="1999" w:type="dxa"/>
          </w:tcPr>
          <w:p w:rsidR="00711821" w:rsidRPr="00757CA5" w:rsidRDefault="00711821" w:rsidP="006776F8">
            <w:pPr>
              <w:pStyle w:val="af"/>
              <w:rPr>
                <w:rFonts w:ascii="Arial" w:hAnsi="Arial" w:cs="Arial"/>
              </w:rPr>
            </w:pPr>
            <w:r w:rsidRPr="00757CA5">
              <w:rPr>
                <w:rFonts w:ascii="Arial" w:cs="Arial"/>
              </w:rPr>
              <w:t>评审</w:t>
            </w:r>
            <w:r w:rsidRPr="00757CA5">
              <w:rPr>
                <w:rFonts w:ascii="Arial" w:hAnsi="Arial" w:cs="Arial"/>
              </w:rPr>
              <w:t>:</w:t>
            </w:r>
          </w:p>
        </w:tc>
        <w:tc>
          <w:tcPr>
            <w:tcW w:w="2638" w:type="dxa"/>
            <w:tcBorders>
              <w:top w:val="single" w:sz="6" w:space="0" w:color="auto"/>
              <w:bottom w:val="single" w:sz="6" w:space="0" w:color="auto"/>
            </w:tcBorders>
            <w:vAlign w:val="center"/>
          </w:tcPr>
          <w:p w:rsidR="00711821" w:rsidRPr="00757CA5" w:rsidRDefault="00711821" w:rsidP="006776F8">
            <w:pPr>
              <w:pStyle w:val="af"/>
              <w:rPr>
                <w:rFonts w:ascii="Arial" w:hAnsi="Arial" w:cs="Arial"/>
                <w:b w:val="0"/>
                <w:i/>
                <w:sz w:val="21"/>
                <w:szCs w:val="21"/>
              </w:rPr>
            </w:pPr>
            <w:r w:rsidRPr="00757CA5">
              <w:rPr>
                <w:rFonts w:ascii="Arial" w:hAnsi="Arial" w:cs="Arial"/>
                <w:b w:val="0"/>
                <w:i/>
                <w:sz w:val="21"/>
                <w:szCs w:val="21"/>
              </w:rPr>
              <w:t>XXX,XXX,XXX</w:t>
            </w:r>
          </w:p>
        </w:tc>
        <w:tc>
          <w:tcPr>
            <w:tcW w:w="846" w:type="dxa"/>
          </w:tcPr>
          <w:p w:rsidR="00711821" w:rsidRPr="00757CA5" w:rsidRDefault="00711821" w:rsidP="006776F8">
            <w:pPr>
              <w:widowControl/>
              <w:rPr>
                <w:rFonts w:ascii="Arial" w:hAnsi="Arial" w:cs="Arial"/>
                <w:sz w:val="24"/>
              </w:rPr>
            </w:pPr>
          </w:p>
        </w:tc>
        <w:tc>
          <w:tcPr>
            <w:tcW w:w="990" w:type="dxa"/>
          </w:tcPr>
          <w:p w:rsidR="00711821" w:rsidRPr="00757CA5" w:rsidRDefault="00711821" w:rsidP="006776F8">
            <w:pPr>
              <w:pStyle w:val="af"/>
              <w:rPr>
                <w:rFonts w:ascii="Arial" w:hAnsi="Arial" w:cs="Arial"/>
              </w:rPr>
            </w:pPr>
            <w:r w:rsidRPr="00757CA5">
              <w:rPr>
                <w:rFonts w:ascii="Arial" w:cs="Arial"/>
              </w:rPr>
              <w:t>日期：</w:t>
            </w:r>
          </w:p>
        </w:tc>
        <w:tc>
          <w:tcPr>
            <w:tcW w:w="1779" w:type="dxa"/>
            <w:tcBorders>
              <w:top w:val="single" w:sz="6" w:space="0" w:color="auto"/>
              <w:bottom w:val="single" w:sz="6" w:space="0" w:color="auto"/>
            </w:tcBorders>
            <w:vAlign w:val="center"/>
          </w:tcPr>
          <w:p w:rsidR="00711821" w:rsidRPr="00757CA5" w:rsidRDefault="00711821" w:rsidP="009E3BC8">
            <w:pPr>
              <w:pStyle w:val="af"/>
              <w:rPr>
                <w:rFonts w:ascii="Arial" w:hAnsi="Arial" w:cs="Arial"/>
              </w:rPr>
            </w:pPr>
          </w:p>
        </w:tc>
      </w:tr>
      <w:tr w:rsidR="00711821" w:rsidRPr="00757CA5" w:rsidTr="006776F8">
        <w:trPr>
          <w:jc w:val="center"/>
        </w:trPr>
        <w:tc>
          <w:tcPr>
            <w:tcW w:w="1999" w:type="dxa"/>
          </w:tcPr>
          <w:p w:rsidR="00711821" w:rsidRPr="00757CA5" w:rsidRDefault="00711821" w:rsidP="006776F8">
            <w:pPr>
              <w:pStyle w:val="af"/>
              <w:rPr>
                <w:rFonts w:ascii="Arial" w:hAnsi="Arial" w:cs="Arial"/>
              </w:rPr>
            </w:pPr>
            <w:r w:rsidRPr="00757CA5">
              <w:rPr>
                <w:rFonts w:ascii="Arial" w:cs="Arial"/>
              </w:rPr>
              <w:t>审核</w:t>
            </w:r>
            <w:r w:rsidRPr="00757CA5">
              <w:rPr>
                <w:rFonts w:ascii="Arial" w:hAnsi="Arial" w:cs="Arial"/>
              </w:rPr>
              <w:t>:</w:t>
            </w:r>
          </w:p>
        </w:tc>
        <w:tc>
          <w:tcPr>
            <w:tcW w:w="2638" w:type="dxa"/>
            <w:tcBorders>
              <w:top w:val="single" w:sz="6" w:space="0" w:color="auto"/>
              <w:bottom w:val="single" w:sz="6" w:space="0" w:color="auto"/>
            </w:tcBorders>
            <w:vAlign w:val="center"/>
          </w:tcPr>
          <w:p w:rsidR="00711821" w:rsidRPr="00757CA5" w:rsidRDefault="00711821" w:rsidP="006776F8">
            <w:pPr>
              <w:pStyle w:val="af"/>
              <w:rPr>
                <w:rFonts w:ascii="Arial" w:hAnsi="Arial" w:cs="Arial"/>
                <w:b w:val="0"/>
                <w:i/>
                <w:sz w:val="21"/>
                <w:szCs w:val="21"/>
              </w:rPr>
            </w:pPr>
          </w:p>
        </w:tc>
        <w:tc>
          <w:tcPr>
            <w:tcW w:w="846" w:type="dxa"/>
          </w:tcPr>
          <w:p w:rsidR="00711821" w:rsidRPr="00757CA5" w:rsidRDefault="00711821" w:rsidP="006776F8">
            <w:pPr>
              <w:widowControl/>
              <w:rPr>
                <w:rFonts w:ascii="Arial" w:hAnsi="Arial" w:cs="Arial"/>
                <w:sz w:val="24"/>
              </w:rPr>
            </w:pPr>
          </w:p>
        </w:tc>
        <w:tc>
          <w:tcPr>
            <w:tcW w:w="990" w:type="dxa"/>
          </w:tcPr>
          <w:p w:rsidR="00711821" w:rsidRPr="00757CA5" w:rsidRDefault="00711821" w:rsidP="006776F8">
            <w:pPr>
              <w:pStyle w:val="af"/>
              <w:rPr>
                <w:rFonts w:ascii="Arial" w:hAnsi="Arial" w:cs="Arial"/>
              </w:rPr>
            </w:pPr>
            <w:r w:rsidRPr="00757CA5">
              <w:rPr>
                <w:rFonts w:ascii="Arial" w:cs="Arial"/>
              </w:rPr>
              <w:t>日期：</w:t>
            </w:r>
          </w:p>
        </w:tc>
        <w:tc>
          <w:tcPr>
            <w:tcW w:w="1779" w:type="dxa"/>
            <w:tcBorders>
              <w:top w:val="single" w:sz="6" w:space="0" w:color="auto"/>
              <w:bottom w:val="single" w:sz="6" w:space="0" w:color="auto"/>
            </w:tcBorders>
            <w:vAlign w:val="center"/>
          </w:tcPr>
          <w:p w:rsidR="00711821" w:rsidRPr="00757CA5" w:rsidRDefault="00711821" w:rsidP="006776F8">
            <w:pPr>
              <w:pStyle w:val="af"/>
              <w:rPr>
                <w:rFonts w:ascii="Arial" w:hAnsi="Arial" w:cs="Arial"/>
              </w:rPr>
            </w:pPr>
          </w:p>
        </w:tc>
      </w:tr>
    </w:tbl>
    <w:p w:rsidR="009D22E0" w:rsidRPr="00757CA5" w:rsidRDefault="009D22E0" w:rsidP="009D22E0">
      <w:pPr>
        <w:pStyle w:val="ad"/>
        <w:widowControl/>
        <w:rPr>
          <w:rFonts w:cs="Arial"/>
        </w:rPr>
      </w:pPr>
      <w:r w:rsidRPr="00757CA5">
        <w:rPr>
          <w:rFonts w:cs="Arial"/>
        </w:rPr>
        <w:lastRenderedPageBreak/>
        <w:t>修订记录</w:t>
      </w:r>
    </w:p>
    <w:tbl>
      <w:tblPr>
        <w:tblW w:w="9468" w:type="dxa"/>
        <w:jc w:val="center"/>
        <w:tblLayout w:type="fixed"/>
        <w:tblCellMar>
          <w:left w:w="57" w:type="dxa"/>
          <w:right w:w="57" w:type="dxa"/>
        </w:tblCellMar>
        <w:tblLook w:val="0000"/>
      </w:tblPr>
      <w:tblGrid>
        <w:gridCol w:w="1303"/>
        <w:gridCol w:w="1242"/>
        <w:gridCol w:w="4757"/>
        <w:gridCol w:w="2166"/>
      </w:tblGrid>
      <w:tr w:rsidR="009D22E0" w:rsidRPr="00757CA5" w:rsidTr="004B45E5">
        <w:trPr>
          <w:cantSplit/>
          <w:jc w:val="center"/>
        </w:trPr>
        <w:tc>
          <w:tcPr>
            <w:tcW w:w="1303" w:type="dxa"/>
            <w:tcBorders>
              <w:top w:val="single" w:sz="6" w:space="0" w:color="auto"/>
              <w:left w:val="single" w:sz="6" w:space="0" w:color="auto"/>
              <w:bottom w:val="single" w:sz="6" w:space="0" w:color="auto"/>
              <w:right w:val="single" w:sz="6" w:space="0" w:color="auto"/>
            </w:tcBorders>
          </w:tcPr>
          <w:p w:rsidR="009D22E0" w:rsidRPr="00757CA5" w:rsidRDefault="009D22E0" w:rsidP="006776F8">
            <w:pPr>
              <w:pStyle w:val="ae"/>
              <w:widowControl/>
              <w:rPr>
                <w:rFonts w:ascii="Arial" w:hAnsi="Arial" w:cs="Arial"/>
              </w:rPr>
            </w:pPr>
            <w:r w:rsidRPr="00757CA5">
              <w:rPr>
                <w:rFonts w:ascii="Arial" w:hAnsi="Arial" w:cs="Arial"/>
              </w:rPr>
              <w:t>日期</w:t>
            </w:r>
          </w:p>
        </w:tc>
        <w:tc>
          <w:tcPr>
            <w:tcW w:w="1242" w:type="dxa"/>
            <w:tcBorders>
              <w:top w:val="single" w:sz="6" w:space="0" w:color="auto"/>
              <w:left w:val="single" w:sz="6" w:space="0" w:color="auto"/>
              <w:bottom w:val="single" w:sz="6" w:space="0" w:color="auto"/>
              <w:right w:val="single" w:sz="6" w:space="0" w:color="auto"/>
            </w:tcBorders>
          </w:tcPr>
          <w:p w:rsidR="009D22E0" w:rsidRPr="00757CA5" w:rsidRDefault="009D22E0" w:rsidP="006776F8">
            <w:pPr>
              <w:pStyle w:val="ae"/>
              <w:widowControl/>
              <w:rPr>
                <w:rFonts w:ascii="Arial" w:hAnsi="Arial" w:cs="Arial"/>
              </w:rPr>
            </w:pPr>
            <w:r w:rsidRPr="00757CA5">
              <w:rPr>
                <w:rFonts w:ascii="Arial" w:hAnsi="Arial" w:cs="Arial"/>
              </w:rPr>
              <w:t>修订版本</w:t>
            </w:r>
          </w:p>
        </w:tc>
        <w:tc>
          <w:tcPr>
            <w:tcW w:w="4757" w:type="dxa"/>
            <w:tcBorders>
              <w:top w:val="single" w:sz="6" w:space="0" w:color="auto"/>
              <w:left w:val="single" w:sz="6" w:space="0" w:color="auto"/>
              <w:bottom w:val="single" w:sz="6" w:space="0" w:color="auto"/>
              <w:right w:val="single" w:sz="6" w:space="0" w:color="auto"/>
            </w:tcBorders>
          </w:tcPr>
          <w:p w:rsidR="009D22E0" w:rsidRPr="00757CA5" w:rsidRDefault="009D22E0" w:rsidP="006776F8">
            <w:pPr>
              <w:pStyle w:val="ae"/>
              <w:widowControl/>
              <w:rPr>
                <w:rFonts w:ascii="Arial" w:hAnsi="Arial" w:cs="Arial"/>
              </w:rPr>
            </w:pPr>
            <w:r w:rsidRPr="00757CA5">
              <w:rPr>
                <w:rFonts w:ascii="Arial" w:hAnsi="Arial" w:cs="Arial"/>
              </w:rPr>
              <w:t>修改描述</w:t>
            </w:r>
            <w:r w:rsidRPr="00757CA5">
              <w:rPr>
                <w:rFonts w:ascii="Arial" w:hAnsi="Arial" w:cs="Arial"/>
              </w:rPr>
              <w:t xml:space="preserve"> </w:t>
            </w:r>
          </w:p>
        </w:tc>
        <w:tc>
          <w:tcPr>
            <w:tcW w:w="2166" w:type="dxa"/>
            <w:tcBorders>
              <w:top w:val="single" w:sz="6" w:space="0" w:color="auto"/>
              <w:left w:val="single" w:sz="6" w:space="0" w:color="auto"/>
              <w:bottom w:val="single" w:sz="6" w:space="0" w:color="auto"/>
              <w:right w:val="single" w:sz="6" w:space="0" w:color="auto"/>
            </w:tcBorders>
          </w:tcPr>
          <w:p w:rsidR="009D22E0" w:rsidRPr="00757CA5" w:rsidRDefault="009D22E0" w:rsidP="006776F8">
            <w:pPr>
              <w:pStyle w:val="ae"/>
              <w:widowControl/>
              <w:rPr>
                <w:rFonts w:ascii="Arial" w:hAnsi="Arial" w:cs="Arial"/>
              </w:rPr>
            </w:pPr>
            <w:r w:rsidRPr="00757CA5">
              <w:rPr>
                <w:rFonts w:ascii="Arial" w:hAnsi="Arial" w:cs="Arial"/>
              </w:rPr>
              <w:t>作者</w:t>
            </w:r>
          </w:p>
        </w:tc>
      </w:tr>
      <w:tr w:rsidR="009D22E0" w:rsidRPr="00757CA5" w:rsidTr="004B45E5">
        <w:trPr>
          <w:cantSplit/>
          <w:trHeight w:hRule="exact" w:val="341"/>
          <w:jc w:val="center"/>
        </w:trPr>
        <w:tc>
          <w:tcPr>
            <w:tcW w:w="1303" w:type="dxa"/>
            <w:tcBorders>
              <w:top w:val="single" w:sz="6" w:space="0" w:color="auto"/>
              <w:left w:val="single" w:sz="6" w:space="0" w:color="auto"/>
              <w:bottom w:val="single" w:sz="6" w:space="0" w:color="auto"/>
              <w:right w:val="single" w:sz="6" w:space="0" w:color="auto"/>
            </w:tcBorders>
          </w:tcPr>
          <w:p w:rsidR="009D22E0" w:rsidRPr="00757CA5" w:rsidRDefault="000C7C70" w:rsidP="00C70AE6">
            <w:pPr>
              <w:pStyle w:val="a2"/>
              <w:rPr>
                <w:rFonts w:cs="Arial"/>
              </w:rPr>
            </w:pPr>
            <w:r>
              <w:rPr>
                <w:rFonts w:cs="Arial"/>
              </w:rPr>
              <w:t>201</w:t>
            </w:r>
            <w:r w:rsidR="0047038B">
              <w:rPr>
                <w:rFonts w:cs="Arial" w:hint="eastAsia"/>
              </w:rPr>
              <w:t>5</w:t>
            </w:r>
            <w:r w:rsidR="00F27F21" w:rsidRPr="00757CA5">
              <w:rPr>
                <w:rFonts w:cs="Arial"/>
              </w:rPr>
              <w:t>-0</w:t>
            </w:r>
            <w:r w:rsidR="0047038B">
              <w:rPr>
                <w:rFonts w:cs="Arial" w:hint="eastAsia"/>
              </w:rPr>
              <w:t>5</w:t>
            </w:r>
            <w:r w:rsidR="00946E7C" w:rsidRPr="00757CA5">
              <w:rPr>
                <w:rFonts w:cs="Arial"/>
              </w:rPr>
              <w:t>-</w:t>
            </w:r>
            <w:r w:rsidR="00D5043C">
              <w:rPr>
                <w:rFonts w:cs="Arial" w:hint="eastAsia"/>
              </w:rPr>
              <w:t>13</w:t>
            </w:r>
          </w:p>
        </w:tc>
        <w:tc>
          <w:tcPr>
            <w:tcW w:w="1242" w:type="dxa"/>
            <w:tcBorders>
              <w:top w:val="single" w:sz="6" w:space="0" w:color="auto"/>
              <w:left w:val="single" w:sz="6" w:space="0" w:color="auto"/>
              <w:bottom w:val="single" w:sz="6" w:space="0" w:color="auto"/>
              <w:right w:val="single" w:sz="6" w:space="0" w:color="auto"/>
            </w:tcBorders>
          </w:tcPr>
          <w:p w:rsidR="009D22E0" w:rsidRPr="00757CA5" w:rsidRDefault="009D22E0" w:rsidP="006776F8">
            <w:pPr>
              <w:pStyle w:val="a2"/>
              <w:rPr>
                <w:rFonts w:cs="Arial"/>
              </w:rPr>
            </w:pPr>
            <w:r w:rsidRPr="00757CA5">
              <w:rPr>
                <w:rFonts w:cs="Arial"/>
              </w:rPr>
              <w:t>1.0</w:t>
            </w:r>
          </w:p>
        </w:tc>
        <w:tc>
          <w:tcPr>
            <w:tcW w:w="4757" w:type="dxa"/>
            <w:tcBorders>
              <w:top w:val="single" w:sz="6" w:space="0" w:color="auto"/>
              <w:left w:val="single" w:sz="6" w:space="0" w:color="auto"/>
              <w:bottom w:val="single" w:sz="6" w:space="0" w:color="auto"/>
              <w:right w:val="single" w:sz="6" w:space="0" w:color="auto"/>
            </w:tcBorders>
          </w:tcPr>
          <w:p w:rsidR="009D22E0" w:rsidRPr="00757CA5" w:rsidRDefault="009D22E0" w:rsidP="006776F8">
            <w:pPr>
              <w:pStyle w:val="a2"/>
              <w:rPr>
                <w:rFonts w:cs="Arial"/>
              </w:rPr>
            </w:pPr>
            <w:r w:rsidRPr="00757CA5">
              <w:rPr>
                <w:rFonts w:cs="Arial"/>
              </w:rPr>
              <w:t>初稿完成</w:t>
            </w:r>
            <w:r w:rsidRPr="00757CA5">
              <w:rPr>
                <w:rFonts w:cs="Arial"/>
              </w:rPr>
              <w:t xml:space="preserve"> </w:t>
            </w:r>
          </w:p>
        </w:tc>
        <w:tc>
          <w:tcPr>
            <w:tcW w:w="2166" w:type="dxa"/>
            <w:tcBorders>
              <w:top w:val="single" w:sz="6" w:space="0" w:color="auto"/>
              <w:left w:val="single" w:sz="6" w:space="0" w:color="auto"/>
              <w:bottom w:val="single" w:sz="6" w:space="0" w:color="auto"/>
              <w:right w:val="single" w:sz="6" w:space="0" w:color="auto"/>
            </w:tcBorders>
          </w:tcPr>
          <w:p w:rsidR="009D22E0" w:rsidRPr="00757CA5" w:rsidRDefault="00D5043C" w:rsidP="006776F8">
            <w:pPr>
              <w:pStyle w:val="a2"/>
              <w:rPr>
                <w:rFonts w:cs="Arial"/>
                <w:i/>
              </w:rPr>
            </w:pPr>
            <w:r>
              <w:rPr>
                <w:rFonts w:cs="Arial" w:hint="eastAsia"/>
              </w:rPr>
              <w:t>胡晓均</w:t>
            </w:r>
          </w:p>
        </w:tc>
      </w:tr>
      <w:tr w:rsidR="009D22E0" w:rsidRPr="00757CA5" w:rsidTr="004B45E5">
        <w:trPr>
          <w:cantSplit/>
          <w:trHeight w:hRule="exact" w:val="341"/>
          <w:jc w:val="center"/>
        </w:trPr>
        <w:tc>
          <w:tcPr>
            <w:tcW w:w="1303" w:type="dxa"/>
            <w:tcBorders>
              <w:top w:val="single" w:sz="6" w:space="0" w:color="auto"/>
              <w:left w:val="single" w:sz="6" w:space="0" w:color="auto"/>
              <w:bottom w:val="single" w:sz="6" w:space="0" w:color="auto"/>
              <w:right w:val="single" w:sz="6" w:space="0" w:color="auto"/>
            </w:tcBorders>
          </w:tcPr>
          <w:p w:rsidR="009D22E0" w:rsidRPr="00757CA5" w:rsidRDefault="009D22E0" w:rsidP="006776F8">
            <w:pPr>
              <w:pStyle w:val="a2"/>
              <w:rPr>
                <w:rFonts w:cs="Arial"/>
              </w:rPr>
            </w:pPr>
          </w:p>
        </w:tc>
        <w:tc>
          <w:tcPr>
            <w:tcW w:w="1242" w:type="dxa"/>
            <w:tcBorders>
              <w:top w:val="single" w:sz="6" w:space="0" w:color="auto"/>
              <w:left w:val="single" w:sz="6" w:space="0" w:color="auto"/>
              <w:bottom w:val="single" w:sz="6" w:space="0" w:color="auto"/>
              <w:right w:val="single" w:sz="6" w:space="0" w:color="auto"/>
            </w:tcBorders>
          </w:tcPr>
          <w:p w:rsidR="009D22E0" w:rsidRPr="00757CA5" w:rsidRDefault="009D22E0" w:rsidP="006776F8">
            <w:pPr>
              <w:pStyle w:val="a2"/>
              <w:rPr>
                <w:rFonts w:cs="Arial"/>
              </w:rPr>
            </w:pPr>
          </w:p>
        </w:tc>
        <w:tc>
          <w:tcPr>
            <w:tcW w:w="4757" w:type="dxa"/>
            <w:tcBorders>
              <w:top w:val="single" w:sz="6" w:space="0" w:color="auto"/>
              <w:left w:val="single" w:sz="6" w:space="0" w:color="auto"/>
              <w:bottom w:val="single" w:sz="6" w:space="0" w:color="auto"/>
              <w:right w:val="single" w:sz="6" w:space="0" w:color="auto"/>
            </w:tcBorders>
          </w:tcPr>
          <w:p w:rsidR="009D22E0" w:rsidRPr="00757CA5" w:rsidRDefault="009D22E0" w:rsidP="006776F8">
            <w:pPr>
              <w:pStyle w:val="a2"/>
              <w:rPr>
                <w:rFonts w:cs="Arial"/>
              </w:rPr>
            </w:pPr>
          </w:p>
        </w:tc>
        <w:tc>
          <w:tcPr>
            <w:tcW w:w="2166" w:type="dxa"/>
            <w:tcBorders>
              <w:top w:val="single" w:sz="6" w:space="0" w:color="auto"/>
              <w:left w:val="single" w:sz="6" w:space="0" w:color="auto"/>
              <w:bottom w:val="single" w:sz="6" w:space="0" w:color="auto"/>
              <w:right w:val="single" w:sz="6" w:space="0" w:color="auto"/>
            </w:tcBorders>
          </w:tcPr>
          <w:p w:rsidR="009D22E0" w:rsidRPr="00757CA5" w:rsidRDefault="009D22E0" w:rsidP="006776F8">
            <w:pPr>
              <w:pStyle w:val="a2"/>
              <w:rPr>
                <w:rFonts w:cs="Arial"/>
              </w:rPr>
            </w:pPr>
          </w:p>
        </w:tc>
      </w:tr>
      <w:tr w:rsidR="009D22E0" w:rsidRPr="00757CA5" w:rsidTr="004B45E5">
        <w:trPr>
          <w:cantSplit/>
          <w:trHeight w:hRule="exact" w:val="341"/>
          <w:jc w:val="center"/>
        </w:trPr>
        <w:tc>
          <w:tcPr>
            <w:tcW w:w="1303" w:type="dxa"/>
            <w:tcBorders>
              <w:top w:val="single" w:sz="6" w:space="0" w:color="auto"/>
              <w:left w:val="single" w:sz="6" w:space="0" w:color="auto"/>
              <w:bottom w:val="single" w:sz="6" w:space="0" w:color="auto"/>
              <w:right w:val="single" w:sz="6" w:space="0" w:color="auto"/>
            </w:tcBorders>
          </w:tcPr>
          <w:p w:rsidR="009D22E0" w:rsidRPr="00757CA5" w:rsidRDefault="009D22E0" w:rsidP="006776F8">
            <w:pPr>
              <w:pStyle w:val="a2"/>
              <w:rPr>
                <w:rFonts w:cs="Arial"/>
              </w:rPr>
            </w:pPr>
          </w:p>
        </w:tc>
        <w:tc>
          <w:tcPr>
            <w:tcW w:w="1242" w:type="dxa"/>
            <w:tcBorders>
              <w:top w:val="single" w:sz="6" w:space="0" w:color="auto"/>
              <w:left w:val="single" w:sz="6" w:space="0" w:color="auto"/>
              <w:bottom w:val="single" w:sz="6" w:space="0" w:color="auto"/>
              <w:right w:val="single" w:sz="6" w:space="0" w:color="auto"/>
            </w:tcBorders>
          </w:tcPr>
          <w:p w:rsidR="009D22E0" w:rsidRPr="00757CA5" w:rsidRDefault="009D22E0" w:rsidP="006776F8">
            <w:pPr>
              <w:pStyle w:val="a2"/>
              <w:rPr>
                <w:rFonts w:cs="Arial"/>
              </w:rPr>
            </w:pPr>
          </w:p>
        </w:tc>
        <w:tc>
          <w:tcPr>
            <w:tcW w:w="4757" w:type="dxa"/>
            <w:tcBorders>
              <w:top w:val="single" w:sz="6" w:space="0" w:color="auto"/>
              <w:left w:val="single" w:sz="6" w:space="0" w:color="auto"/>
              <w:bottom w:val="single" w:sz="6" w:space="0" w:color="auto"/>
              <w:right w:val="single" w:sz="6" w:space="0" w:color="auto"/>
            </w:tcBorders>
          </w:tcPr>
          <w:p w:rsidR="009D22E0" w:rsidRPr="00757CA5" w:rsidRDefault="009D22E0" w:rsidP="006776F8">
            <w:pPr>
              <w:pStyle w:val="a2"/>
              <w:rPr>
                <w:rFonts w:cs="Arial"/>
              </w:rPr>
            </w:pPr>
          </w:p>
        </w:tc>
        <w:tc>
          <w:tcPr>
            <w:tcW w:w="2166" w:type="dxa"/>
            <w:tcBorders>
              <w:top w:val="single" w:sz="6" w:space="0" w:color="auto"/>
              <w:left w:val="single" w:sz="6" w:space="0" w:color="auto"/>
              <w:bottom w:val="single" w:sz="6" w:space="0" w:color="auto"/>
              <w:right w:val="single" w:sz="6" w:space="0" w:color="auto"/>
            </w:tcBorders>
          </w:tcPr>
          <w:p w:rsidR="009D22E0" w:rsidRPr="00757CA5" w:rsidRDefault="009D22E0" w:rsidP="006776F8">
            <w:pPr>
              <w:pStyle w:val="a2"/>
              <w:rPr>
                <w:rFonts w:cs="Arial"/>
              </w:rPr>
            </w:pPr>
          </w:p>
        </w:tc>
      </w:tr>
      <w:tr w:rsidR="009D22E0" w:rsidRPr="00757CA5" w:rsidTr="004B45E5">
        <w:trPr>
          <w:cantSplit/>
          <w:trHeight w:hRule="exact" w:val="341"/>
          <w:jc w:val="center"/>
        </w:trPr>
        <w:tc>
          <w:tcPr>
            <w:tcW w:w="1303" w:type="dxa"/>
            <w:tcBorders>
              <w:top w:val="single" w:sz="6" w:space="0" w:color="auto"/>
              <w:left w:val="single" w:sz="6" w:space="0" w:color="auto"/>
              <w:bottom w:val="single" w:sz="6" w:space="0" w:color="auto"/>
              <w:right w:val="single" w:sz="6" w:space="0" w:color="auto"/>
            </w:tcBorders>
          </w:tcPr>
          <w:p w:rsidR="009D22E0" w:rsidRPr="00757CA5" w:rsidRDefault="009D22E0" w:rsidP="006776F8">
            <w:pPr>
              <w:widowControl/>
              <w:rPr>
                <w:rFonts w:ascii="Arial" w:hAnsi="Arial" w:cs="Arial"/>
                <w:sz w:val="24"/>
              </w:rPr>
            </w:pPr>
          </w:p>
        </w:tc>
        <w:tc>
          <w:tcPr>
            <w:tcW w:w="1242" w:type="dxa"/>
            <w:tcBorders>
              <w:top w:val="single" w:sz="6" w:space="0" w:color="auto"/>
              <w:left w:val="single" w:sz="6" w:space="0" w:color="auto"/>
              <w:bottom w:val="single" w:sz="6" w:space="0" w:color="auto"/>
              <w:right w:val="single" w:sz="6" w:space="0" w:color="auto"/>
            </w:tcBorders>
          </w:tcPr>
          <w:p w:rsidR="009D22E0" w:rsidRPr="00757CA5" w:rsidRDefault="009D22E0" w:rsidP="006776F8">
            <w:pPr>
              <w:widowControl/>
              <w:rPr>
                <w:rFonts w:ascii="Arial" w:hAnsi="Arial" w:cs="Arial"/>
                <w:sz w:val="24"/>
              </w:rPr>
            </w:pPr>
          </w:p>
        </w:tc>
        <w:tc>
          <w:tcPr>
            <w:tcW w:w="4757" w:type="dxa"/>
            <w:tcBorders>
              <w:top w:val="single" w:sz="6" w:space="0" w:color="auto"/>
              <w:left w:val="single" w:sz="6" w:space="0" w:color="auto"/>
              <w:bottom w:val="single" w:sz="6" w:space="0" w:color="auto"/>
              <w:right w:val="single" w:sz="6" w:space="0" w:color="auto"/>
            </w:tcBorders>
          </w:tcPr>
          <w:p w:rsidR="009D22E0" w:rsidRPr="00757CA5" w:rsidRDefault="009D22E0" w:rsidP="006776F8">
            <w:pPr>
              <w:widowControl/>
              <w:rPr>
                <w:rFonts w:ascii="Arial" w:hAnsi="Arial" w:cs="Arial"/>
                <w:sz w:val="24"/>
              </w:rPr>
            </w:pPr>
          </w:p>
        </w:tc>
        <w:tc>
          <w:tcPr>
            <w:tcW w:w="2166" w:type="dxa"/>
            <w:tcBorders>
              <w:top w:val="single" w:sz="6" w:space="0" w:color="auto"/>
              <w:left w:val="single" w:sz="6" w:space="0" w:color="auto"/>
              <w:bottom w:val="single" w:sz="6" w:space="0" w:color="auto"/>
              <w:right w:val="single" w:sz="6" w:space="0" w:color="auto"/>
            </w:tcBorders>
          </w:tcPr>
          <w:p w:rsidR="009D22E0" w:rsidRPr="00757CA5" w:rsidRDefault="009D22E0" w:rsidP="006776F8">
            <w:pPr>
              <w:widowControl/>
              <w:rPr>
                <w:rFonts w:ascii="Arial" w:hAnsi="Arial" w:cs="Arial"/>
                <w:sz w:val="24"/>
              </w:rPr>
            </w:pPr>
          </w:p>
        </w:tc>
      </w:tr>
      <w:tr w:rsidR="009D22E0" w:rsidRPr="00757CA5" w:rsidTr="004B45E5">
        <w:trPr>
          <w:cantSplit/>
          <w:trHeight w:hRule="exact" w:val="341"/>
          <w:jc w:val="center"/>
        </w:trPr>
        <w:tc>
          <w:tcPr>
            <w:tcW w:w="1303" w:type="dxa"/>
            <w:tcBorders>
              <w:top w:val="single" w:sz="6" w:space="0" w:color="auto"/>
              <w:left w:val="single" w:sz="6" w:space="0" w:color="auto"/>
              <w:bottom w:val="single" w:sz="6" w:space="0" w:color="auto"/>
              <w:right w:val="single" w:sz="6" w:space="0" w:color="auto"/>
            </w:tcBorders>
          </w:tcPr>
          <w:p w:rsidR="009D22E0" w:rsidRPr="00757CA5" w:rsidRDefault="009D22E0" w:rsidP="006776F8">
            <w:pPr>
              <w:widowControl/>
              <w:rPr>
                <w:rFonts w:ascii="Arial" w:hAnsi="Arial" w:cs="Arial"/>
                <w:sz w:val="24"/>
              </w:rPr>
            </w:pPr>
          </w:p>
        </w:tc>
        <w:tc>
          <w:tcPr>
            <w:tcW w:w="1242" w:type="dxa"/>
            <w:tcBorders>
              <w:top w:val="single" w:sz="6" w:space="0" w:color="auto"/>
              <w:left w:val="single" w:sz="6" w:space="0" w:color="auto"/>
              <w:bottom w:val="single" w:sz="6" w:space="0" w:color="auto"/>
              <w:right w:val="single" w:sz="6" w:space="0" w:color="auto"/>
            </w:tcBorders>
          </w:tcPr>
          <w:p w:rsidR="009D22E0" w:rsidRPr="00757CA5" w:rsidRDefault="009D22E0" w:rsidP="006776F8">
            <w:pPr>
              <w:widowControl/>
              <w:rPr>
                <w:rFonts w:ascii="Arial" w:hAnsi="Arial" w:cs="Arial"/>
                <w:sz w:val="24"/>
              </w:rPr>
            </w:pPr>
          </w:p>
        </w:tc>
        <w:tc>
          <w:tcPr>
            <w:tcW w:w="4757" w:type="dxa"/>
            <w:tcBorders>
              <w:top w:val="single" w:sz="6" w:space="0" w:color="auto"/>
              <w:left w:val="single" w:sz="6" w:space="0" w:color="auto"/>
              <w:bottom w:val="single" w:sz="6" w:space="0" w:color="auto"/>
              <w:right w:val="single" w:sz="6" w:space="0" w:color="auto"/>
            </w:tcBorders>
          </w:tcPr>
          <w:p w:rsidR="009D22E0" w:rsidRPr="00757CA5" w:rsidRDefault="009D22E0" w:rsidP="006776F8">
            <w:pPr>
              <w:widowControl/>
              <w:rPr>
                <w:rFonts w:ascii="Arial" w:hAnsi="Arial" w:cs="Arial"/>
                <w:sz w:val="24"/>
              </w:rPr>
            </w:pPr>
          </w:p>
        </w:tc>
        <w:tc>
          <w:tcPr>
            <w:tcW w:w="2166" w:type="dxa"/>
            <w:tcBorders>
              <w:top w:val="single" w:sz="6" w:space="0" w:color="auto"/>
              <w:left w:val="single" w:sz="6" w:space="0" w:color="auto"/>
              <w:bottom w:val="single" w:sz="6" w:space="0" w:color="auto"/>
              <w:right w:val="single" w:sz="6" w:space="0" w:color="auto"/>
            </w:tcBorders>
          </w:tcPr>
          <w:p w:rsidR="009D22E0" w:rsidRPr="00757CA5" w:rsidRDefault="009D22E0" w:rsidP="006776F8">
            <w:pPr>
              <w:widowControl/>
              <w:rPr>
                <w:rFonts w:ascii="Arial" w:hAnsi="Arial" w:cs="Arial"/>
                <w:sz w:val="24"/>
              </w:rPr>
            </w:pPr>
          </w:p>
        </w:tc>
      </w:tr>
    </w:tbl>
    <w:p w:rsidR="009D22E0" w:rsidRPr="00757CA5" w:rsidRDefault="009D22E0" w:rsidP="009D22E0">
      <w:pPr>
        <w:rPr>
          <w:rFonts w:ascii="Arial" w:hAnsi="Arial" w:cs="Arial"/>
        </w:rPr>
      </w:pPr>
    </w:p>
    <w:p w:rsidR="009D22E0" w:rsidRPr="00757CA5" w:rsidRDefault="009D22E0" w:rsidP="009D22E0">
      <w:pPr>
        <w:rPr>
          <w:rFonts w:ascii="Arial" w:hAnsi="Arial" w:cs="Arial"/>
        </w:rPr>
      </w:pPr>
    </w:p>
    <w:p w:rsidR="008D15E2" w:rsidRPr="00757CA5" w:rsidRDefault="008D15E2">
      <w:pPr>
        <w:widowControl/>
        <w:jc w:val="left"/>
        <w:rPr>
          <w:rFonts w:ascii="Arial" w:hAnsi="Arial" w:cs="Arial"/>
        </w:rPr>
      </w:pPr>
      <w:r w:rsidRPr="00757CA5">
        <w:rPr>
          <w:rFonts w:ascii="Arial" w:hAnsi="Arial" w:cs="Arial"/>
        </w:rPr>
        <w:br w:type="page"/>
      </w:r>
    </w:p>
    <w:p w:rsidR="009D22E0" w:rsidRPr="00757CA5" w:rsidRDefault="009D22E0" w:rsidP="009D22E0">
      <w:pPr>
        <w:rPr>
          <w:rFonts w:ascii="Arial" w:hAnsi="Arial" w:cs="Arial"/>
        </w:rPr>
      </w:pPr>
    </w:p>
    <w:sdt>
      <w:sdtPr>
        <w:rPr>
          <w:rFonts w:ascii="Arial" w:eastAsiaTheme="minorEastAsia" w:hAnsi="Arial" w:cs="Arial"/>
          <w:b w:val="0"/>
          <w:bCs w:val="0"/>
          <w:color w:val="auto"/>
          <w:kern w:val="2"/>
          <w:sz w:val="21"/>
          <w:szCs w:val="22"/>
          <w:lang w:val="zh-CN"/>
        </w:rPr>
        <w:id w:val="2047141"/>
        <w:docPartObj>
          <w:docPartGallery w:val="Table of Contents"/>
          <w:docPartUnique/>
        </w:docPartObj>
      </w:sdtPr>
      <w:sdtEndPr>
        <w:rPr>
          <w:rFonts w:eastAsia="宋体"/>
          <w:kern w:val="0"/>
          <w:szCs w:val="21"/>
          <w:lang w:val="en-US"/>
        </w:rPr>
      </w:sdtEndPr>
      <w:sdtContent>
        <w:p w:rsidR="003C03F8" w:rsidRDefault="00A94217" w:rsidP="003659D5">
          <w:pPr>
            <w:pStyle w:val="TOCHeading"/>
            <w:jc w:val="center"/>
            <w:rPr>
              <w:noProof/>
            </w:rPr>
          </w:pPr>
          <w:r w:rsidRPr="00757CA5">
            <w:rPr>
              <w:rFonts w:ascii="Arial" w:cs="Arial"/>
              <w:lang w:val="zh-CN"/>
            </w:rPr>
            <w:t>目录</w:t>
          </w:r>
          <w:r w:rsidR="008F7813" w:rsidRPr="008F7813">
            <w:rPr>
              <w:rFonts w:ascii="Arial" w:eastAsia="宋体" w:hAnsi="Arial" w:cs="Arial"/>
              <w:szCs w:val="21"/>
            </w:rPr>
            <w:fldChar w:fldCharType="begin"/>
          </w:r>
          <w:r w:rsidRPr="00757CA5">
            <w:rPr>
              <w:rFonts w:ascii="Arial" w:hAnsi="Arial" w:cs="Arial"/>
            </w:rPr>
            <w:instrText xml:space="preserve"> TOC \o "1-3" \h \z \u </w:instrText>
          </w:r>
          <w:r w:rsidR="008F7813" w:rsidRPr="008F7813">
            <w:rPr>
              <w:rFonts w:ascii="Arial" w:eastAsia="宋体" w:hAnsi="Arial" w:cs="Arial"/>
              <w:szCs w:val="21"/>
            </w:rPr>
            <w:fldChar w:fldCharType="separate"/>
          </w:r>
        </w:p>
        <w:p w:rsidR="003C03F8" w:rsidRDefault="008F7813">
          <w:pPr>
            <w:pStyle w:val="TOC1"/>
            <w:tabs>
              <w:tab w:val="right" w:leader="dot" w:pos="8296"/>
            </w:tabs>
            <w:rPr>
              <w:rFonts w:asciiTheme="minorHAnsi" w:eastAsiaTheme="minorEastAsia" w:hAnsiTheme="minorHAnsi" w:cstheme="minorBidi"/>
              <w:noProof/>
              <w:snapToGrid/>
              <w:kern w:val="2"/>
              <w:szCs w:val="22"/>
            </w:rPr>
          </w:pPr>
          <w:hyperlink w:anchor="_Toc363054125" w:history="1">
            <w:r w:rsidR="003C03F8" w:rsidRPr="00CB340B">
              <w:rPr>
                <w:rStyle w:val="Hyperlink"/>
                <w:rFonts w:ascii="Arial" w:hAnsi="Arial" w:cs="Arial"/>
                <w:i/>
                <w:noProof/>
              </w:rPr>
              <w:t>Story</w:t>
            </w:r>
            <w:r w:rsidR="003C03F8" w:rsidRPr="00CB340B">
              <w:rPr>
                <w:rStyle w:val="Hyperlink"/>
                <w:rFonts w:ascii="Arial" w:cs="Arial" w:hint="eastAsia"/>
                <w:i/>
                <w:noProof/>
              </w:rPr>
              <w:t>简要描述</w:t>
            </w:r>
            <w:r w:rsidR="003C03F8">
              <w:rPr>
                <w:noProof/>
                <w:webHidden/>
              </w:rPr>
              <w:tab/>
            </w:r>
            <w:r>
              <w:rPr>
                <w:noProof/>
                <w:webHidden/>
              </w:rPr>
              <w:fldChar w:fldCharType="begin"/>
            </w:r>
            <w:r w:rsidR="003C03F8">
              <w:rPr>
                <w:noProof/>
                <w:webHidden/>
              </w:rPr>
              <w:instrText xml:space="preserve"> PAGEREF _Toc363054125 \h </w:instrText>
            </w:r>
            <w:r>
              <w:rPr>
                <w:noProof/>
                <w:webHidden/>
              </w:rPr>
            </w:r>
            <w:r>
              <w:rPr>
                <w:noProof/>
                <w:webHidden/>
              </w:rPr>
              <w:fldChar w:fldCharType="separate"/>
            </w:r>
            <w:r w:rsidR="003C03F8">
              <w:rPr>
                <w:noProof/>
                <w:webHidden/>
              </w:rPr>
              <w:t>1</w:t>
            </w:r>
            <w:r>
              <w:rPr>
                <w:noProof/>
                <w:webHidden/>
              </w:rPr>
              <w:fldChar w:fldCharType="end"/>
            </w:r>
          </w:hyperlink>
        </w:p>
        <w:p w:rsidR="003C03F8" w:rsidRDefault="008F7813">
          <w:pPr>
            <w:pStyle w:val="TOC1"/>
            <w:tabs>
              <w:tab w:val="left" w:pos="420"/>
              <w:tab w:val="right" w:leader="dot" w:pos="8296"/>
            </w:tabs>
            <w:rPr>
              <w:rFonts w:asciiTheme="minorHAnsi" w:eastAsiaTheme="minorEastAsia" w:hAnsiTheme="minorHAnsi" w:cstheme="minorBidi"/>
              <w:noProof/>
              <w:snapToGrid/>
              <w:kern w:val="2"/>
              <w:szCs w:val="22"/>
            </w:rPr>
          </w:pPr>
          <w:hyperlink w:anchor="_Toc363054126" w:history="1">
            <w:r w:rsidR="003C03F8" w:rsidRPr="00CB340B">
              <w:rPr>
                <w:rStyle w:val="Hyperlink"/>
                <w:rFonts w:cs="Arial"/>
                <w:noProof/>
              </w:rPr>
              <w:t>1</w:t>
            </w:r>
            <w:r w:rsidR="003C03F8">
              <w:rPr>
                <w:rFonts w:asciiTheme="minorHAnsi" w:eastAsiaTheme="minorEastAsia" w:hAnsiTheme="minorHAnsi" w:cstheme="minorBidi"/>
                <w:noProof/>
                <w:snapToGrid/>
                <w:kern w:val="2"/>
                <w:szCs w:val="22"/>
              </w:rPr>
              <w:tab/>
            </w:r>
            <w:r w:rsidR="003C03F8" w:rsidRPr="00CB340B">
              <w:rPr>
                <w:rStyle w:val="Hyperlink"/>
                <w:rFonts w:cs="Arial" w:hint="eastAsia"/>
                <w:noProof/>
              </w:rPr>
              <w:t>概述</w:t>
            </w:r>
            <w:r w:rsidR="003C03F8">
              <w:rPr>
                <w:noProof/>
                <w:webHidden/>
              </w:rPr>
              <w:tab/>
            </w:r>
            <w:r>
              <w:rPr>
                <w:noProof/>
                <w:webHidden/>
              </w:rPr>
              <w:fldChar w:fldCharType="begin"/>
            </w:r>
            <w:r w:rsidR="003C03F8">
              <w:rPr>
                <w:noProof/>
                <w:webHidden/>
              </w:rPr>
              <w:instrText xml:space="preserve"> PAGEREF _Toc363054126 \h </w:instrText>
            </w:r>
            <w:r>
              <w:rPr>
                <w:noProof/>
                <w:webHidden/>
              </w:rPr>
            </w:r>
            <w:r>
              <w:rPr>
                <w:noProof/>
                <w:webHidden/>
              </w:rPr>
              <w:fldChar w:fldCharType="separate"/>
            </w:r>
            <w:r w:rsidR="003C03F8">
              <w:rPr>
                <w:noProof/>
                <w:webHidden/>
              </w:rPr>
              <w:t>5</w:t>
            </w:r>
            <w:r>
              <w:rPr>
                <w:noProof/>
                <w:webHidden/>
              </w:rPr>
              <w:fldChar w:fldCharType="end"/>
            </w:r>
          </w:hyperlink>
        </w:p>
        <w:p w:rsidR="003C03F8" w:rsidRDefault="008F7813">
          <w:pPr>
            <w:pStyle w:val="TOC2"/>
            <w:tabs>
              <w:tab w:val="left" w:pos="1050"/>
              <w:tab w:val="right" w:leader="dot" w:pos="8296"/>
            </w:tabs>
            <w:rPr>
              <w:rFonts w:asciiTheme="minorHAnsi" w:eastAsiaTheme="minorEastAsia" w:hAnsiTheme="minorHAnsi" w:cstheme="minorBidi"/>
              <w:noProof/>
              <w:snapToGrid/>
              <w:kern w:val="2"/>
              <w:szCs w:val="22"/>
            </w:rPr>
          </w:pPr>
          <w:hyperlink w:anchor="_Toc363054127" w:history="1">
            <w:r w:rsidR="003C03F8" w:rsidRPr="00CB340B">
              <w:rPr>
                <w:rStyle w:val="Hyperlink"/>
                <w:rFonts w:cs="Arial"/>
                <w:noProof/>
              </w:rPr>
              <w:t>1.1</w:t>
            </w:r>
            <w:r w:rsidR="003C03F8">
              <w:rPr>
                <w:rFonts w:asciiTheme="minorHAnsi" w:eastAsiaTheme="minorEastAsia" w:hAnsiTheme="minorHAnsi" w:cstheme="minorBidi"/>
                <w:noProof/>
                <w:snapToGrid/>
                <w:kern w:val="2"/>
                <w:szCs w:val="22"/>
              </w:rPr>
              <w:tab/>
            </w:r>
            <w:r w:rsidR="003C03F8" w:rsidRPr="00CB340B">
              <w:rPr>
                <w:rStyle w:val="Hyperlink"/>
                <w:rFonts w:cs="Arial" w:hint="eastAsia"/>
                <w:noProof/>
              </w:rPr>
              <w:t>目的</w:t>
            </w:r>
            <w:r w:rsidR="003C03F8">
              <w:rPr>
                <w:noProof/>
                <w:webHidden/>
              </w:rPr>
              <w:tab/>
            </w:r>
            <w:r>
              <w:rPr>
                <w:noProof/>
                <w:webHidden/>
              </w:rPr>
              <w:fldChar w:fldCharType="begin"/>
            </w:r>
            <w:r w:rsidR="003C03F8">
              <w:rPr>
                <w:noProof/>
                <w:webHidden/>
              </w:rPr>
              <w:instrText xml:space="preserve"> PAGEREF _Toc363054127 \h </w:instrText>
            </w:r>
            <w:r>
              <w:rPr>
                <w:noProof/>
                <w:webHidden/>
              </w:rPr>
            </w:r>
            <w:r>
              <w:rPr>
                <w:noProof/>
                <w:webHidden/>
              </w:rPr>
              <w:fldChar w:fldCharType="separate"/>
            </w:r>
            <w:r w:rsidR="003C03F8">
              <w:rPr>
                <w:noProof/>
                <w:webHidden/>
              </w:rPr>
              <w:t>5</w:t>
            </w:r>
            <w:r>
              <w:rPr>
                <w:noProof/>
                <w:webHidden/>
              </w:rPr>
              <w:fldChar w:fldCharType="end"/>
            </w:r>
          </w:hyperlink>
        </w:p>
        <w:p w:rsidR="003C03F8" w:rsidRDefault="008F7813">
          <w:pPr>
            <w:pStyle w:val="TOC2"/>
            <w:tabs>
              <w:tab w:val="left" w:pos="1050"/>
              <w:tab w:val="right" w:leader="dot" w:pos="8296"/>
            </w:tabs>
            <w:rPr>
              <w:rFonts w:asciiTheme="minorHAnsi" w:eastAsiaTheme="minorEastAsia" w:hAnsiTheme="minorHAnsi" w:cstheme="minorBidi"/>
              <w:noProof/>
              <w:snapToGrid/>
              <w:kern w:val="2"/>
              <w:szCs w:val="22"/>
            </w:rPr>
          </w:pPr>
          <w:hyperlink w:anchor="_Toc363054128" w:history="1">
            <w:r w:rsidR="003C03F8" w:rsidRPr="00CB340B">
              <w:rPr>
                <w:rStyle w:val="Hyperlink"/>
                <w:rFonts w:cs="Arial"/>
                <w:noProof/>
              </w:rPr>
              <w:t>1.2</w:t>
            </w:r>
            <w:r w:rsidR="003C03F8">
              <w:rPr>
                <w:rFonts w:asciiTheme="minorHAnsi" w:eastAsiaTheme="minorEastAsia" w:hAnsiTheme="minorHAnsi" w:cstheme="minorBidi"/>
                <w:noProof/>
                <w:snapToGrid/>
                <w:kern w:val="2"/>
                <w:szCs w:val="22"/>
              </w:rPr>
              <w:tab/>
            </w:r>
            <w:r w:rsidR="003C03F8" w:rsidRPr="00CB340B">
              <w:rPr>
                <w:rStyle w:val="Hyperlink"/>
                <w:rFonts w:cs="Arial" w:hint="eastAsia"/>
                <w:noProof/>
              </w:rPr>
              <w:t>说明</w:t>
            </w:r>
            <w:r w:rsidR="003C03F8">
              <w:rPr>
                <w:noProof/>
                <w:webHidden/>
              </w:rPr>
              <w:tab/>
            </w:r>
            <w:r>
              <w:rPr>
                <w:noProof/>
                <w:webHidden/>
              </w:rPr>
              <w:fldChar w:fldCharType="begin"/>
            </w:r>
            <w:r w:rsidR="003C03F8">
              <w:rPr>
                <w:noProof/>
                <w:webHidden/>
              </w:rPr>
              <w:instrText xml:space="preserve"> PAGEREF _Toc363054128 \h </w:instrText>
            </w:r>
            <w:r>
              <w:rPr>
                <w:noProof/>
                <w:webHidden/>
              </w:rPr>
            </w:r>
            <w:r>
              <w:rPr>
                <w:noProof/>
                <w:webHidden/>
              </w:rPr>
              <w:fldChar w:fldCharType="separate"/>
            </w:r>
            <w:r w:rsidR="003C03F8">
              <w:rPr>
                <w:noProof/>
                <w:webHidden/>
              </w:rPr>
              <w:t>5</w:t>
            </w:r>
            <w:r>
              <w:rPr>
                <w:noProof/>
                <w:webHidden/>
              </w:rPr>
              <w:fldChar w:fldCharType="end"/>
            </w:r>
          </w:hyperlink>
        </w:p>
        <w:p w:rsidR="003C03F8" w:rsidRDefault="008F7813">
          <w:pPr>
            <w:pStyle w:val="TOC2"/>
            <w:tabs>
              <w:tab w:val="left" w:pos="1050"/>
              <w:tab w:val="right" w:leader="dot" w:pos="8296"/>
            </w:tabs>
            <w:rPr>
              <w:rFonts w:asciiTheme="minorHAnsi" w:eastAsiaTheme="minorEastAsia" w:hAnsiTheme="minorHAnsi" w:cstheme="minorBidi"/>
              <w:noProof/>
              <w:snapToGrid/>
              <w:kern w:val="2"/>
              <w:szCs w:val="22"/>
            </w:rPr>
          </w:pPr>
          <w:hyperlink w:anchor="_Toc363054129" w:history="1">
            <w:r w:rsidR="003C03F8" w:rsidRPr="00CB340B">
              <w:rPr>
                <w:rStyle w:val="Hyperlink"/>
                <w:rFonts w:cs="Arial"/>
                <w:noProof/>
              </w:rPr>
              <w:t>1.3</w:t>
            </w:r>
            <w:r w:rsidR="003C03F8">
              <w:rPr>
                <w:rFonts w:asciiTheme="minorHAnsi" w:eastAsiaTheme="minorEastAsia" w:hAnsiTheme="minorHAnsi" w:cstheme="minorBidi"/>
                <w:noProof/>
                <w:snapToGrid/>
                <w:kern w:val="2"/>
                <w:szCs w:val="22"/>
              </w:rPr>
              <w:tab/>
            </w:r>
            <w:r w:rsidR="003C03F8" w:rsidRPr="00CB340B">
              <w:rPr>
                <w:rStyle w:val="Hyperlink"/>
                <w:rFonts w:cs="Arial" w:hint="eastAsia"/>
                <w:noProof/>
              </w:rPr>
              <w:t>接口</w:t>
            </w:r>
            <w:r w:rsidR="003C03F8">
              <w:rPr>
                <w:noProof/>
                <w:webHidden/>
              </w:rPr>
              <w:tab/>
            </w:r>
            <w:r>
              <w:rPr>
                <w:noProof/>
                <w:webHidden/>
              </w:rPr>
              <w:fldChar w:fldCharType="begin"/>
            </w:r>
            <w:r w:rsidR="003C03F8">
              <w:rPr>
                <w:noProof/>
                <w:webHidden/>
              </w:rPr>
              <w:instrText xml:space="preserve"> PAGEREF _Toc363054129 \h </w:instrText>
            </w:r>
            <w:r>
              <w:rPr>
                <w:noProof/>
                <w:webHidden/>
              </w:rPr>
            </w:r>
            <w:r>
              <w:rPr>
                <w:noProof/>
                <w:webHidden/>
              </w:rPr>
              <w:fldChar w:fldCharType="separate"/>
            </w:r>
            <w:r w:rsidR="003C03F8">
              <w:rPr>
                <w:noProof/>
                <w:webHidden/>
              </w:rPr>
              <w:t>5</w:t>
            </w:r>
            <w:r>
              <w:rPr>
                <w:noProof/>
                <w:webHidden/>
              </w:rPr>
              <w:fldChar w:fldCharType="end"/>
            </w:r>
          </w:hyperlink>
        </w:p>
        <w:p w:rsidR="003C03F8" w:rsidRDefault="008F7813">
          <w:pPr>
            <w:pStyle w:val="TOC2"/>
            <w:tabs>
              <w:tab w:val="left" w:pos="1050"/>
              <w:tab w:val="right" w:leader="dot" w:pos="8296"/>
            </w:tabs>
            <w:rPr>
              <w:rFonts w:asciiTheme="minorHAnsi" w:eastAsiaTheme="minorEastAsia" w:hAnsiTheme="minorHAnsi" w:cstheme="minorBidi"/>
              <w:noProof/>
              <w:snapToGrid/>
              <w:kern w:val="2"/>
              <w:szCs w:val="22"/>
            </w:rPr>
          </w:pPr>
          <w:hyperlink w:anchor="_Toc363054130" w:history="1">
            <w:r w:rsidR="003C03F8" w:rsidRPr="00CB340B">
              <w:rPr>
                <w:rStyle w:val="Hyperlink"/>
                <w:rFonts w:cs="Arial"/>
                <w:noProof/>
              </w:rPr>
              <w:t>1.4</w:t>
            </w:r>
            <w:r w:rsidR="003C03F8">
              <w:rPr>
                <w:rFonts w:asciiTheme="minorHAnsi" w:eastAsiaTheme="minorEastAsia" w:hAnsiTheme="minorHAnsi" w:cstheme="minorBidi"/>
                <w:noProof/>
                <w:snapToGrid/>
                <w:kern w:val="2"/>
                <w:szCs w:val="22"/>
              </w:rPr>
              <w:tab/>
            </w:r>
            <w:r w:rsidR="003C03F8" w:rsidRPr="00CB340B">
              <w:rPr>
                <w:rStyle w:val="Hyperlink"/>
                <w:rFonts w:cs="Arial" w:hint="eastAsia"/>
                <w:noProof/>
              </w:rPr>
              <w:t>规格</w:t>
            </w:r>
            <w:r w:rsidR="003C03F8">
              <w:rPr>
                <w:noProof/>
                <w:webHidden/>
              </w:rPr>
              <w:tab/>
            </w:r>
            <w:r>
              <w:rPr>
                <w:noProof/>
                <w:webHidden/>
              </w:rPr>
              <w:fldChar w:fldCharType="begin"/>
            </w:r>
            <w:r w:rsidR="003C03F8">
              <w:rPr>
                <w:noProof/>
                <w:webHidden/>
              </w:rPr>
              <w:instrText xml:space="preserve"> PAGEREF _Toc363054130 \h </w:instrText>
            </w:r>
            <w:r>
              <w:rPr>
                <w:noProof/>
                <w:webHidden/>
              </w:rPr>
            </w:r>
            <w:r>
              <w:rPr>
                <w:noProof/>
                <w:webHidden/>
              </w:rPr>
              <w:fldChar w:fldCharType="separate"/>
            </w:r>
            <w:r w:rsidR="003C03F8">
              <w:rPr>
                <w:noProof/>
                <w:webHidden/>
              </w:rPr>
              <w:t>5</w:t>
            </w:r>
            <w:r>
              <w:rPr>
                <w:noProof/>
                <w:webHidden/>
              </w:rPr>
              <w:fldChar w:fldCharType="end"/>
            </w:r>
          </w:hyperlink>
        </w:p>
        <w:p w:rsidR="003C03F8" w:rsidRDefault="008F7813">
          <w:pPr>
            <w:pStyle w:val="TOC2"/>
            <w:tabs>
              <w:tab w:val="left" w:pos="1050"/>
              <w:tab w:val="right" w:leader="dot" w:pos="8296"/>
            </w:tabs>
            <w:rPr>
              <w:rFonts w:asciiTheme="minorHAnsi" w:eastAsiaTheme="minorEastAsia" w:hAnsiTheme="minorHAnsi" w:cstheme="minorBidi"/>
              <w:noProof/>
              <w:snapToGrid/>
              <w:kern w:val="2"/>
              <w:szCs w:val="22"/>
            </w:rPr>
          </w:pPr>
          <w:hyperlink w:anchor="_Toc363054131" w:history="1">
            <w:r w:rsidR="003C03F8" w:rsidRPr="00CB340B">
              <w:rPr>
                <w:rStyle w:val="Hyperlink"/>
                <w:rFonts w:cs="Arial"/>
                <w:noProof/>
              </w:rPr>
              <w:t>1.5</w:t>
            </w:r>
            <w:r w:rsidR="003C03F8">
              <w:rPr>
                <w:rFonts w:asciiTheme="minorHAnsi" w:eastAsiaTheme="minorEastAsia" w:hAnsiTheme="minorHAnsi" w:cstheme="minorBidi"/>
                <w:noProof/>
                <w:snapToGrid/>
                <w:kern w:val="2"/>
                <w:szCs w:val="22"/>
              </w:rPr>
              <w:tab/>
            </w:r>
            <w:r w:rsidR="003C03F8" w:rsidRPr="00CB340B">
              <w:rPr>
                <w:rStyle w:val="Hyperlink"/>
                <w:rFonts w:cs="Arial" w:hint="eastAsia"/>
                <w:noProof/>
              </w:rPr>
              <w:t>功能约束</w:t>
            </w:r>
            <w:r w:rsidR="003C03F8">
              <w:rPr>
                <w:noProof/>
                <w:webHidden/>
              </w:rPr>
              <w:tab/>
            </w:r>
            <w:r>
              <w:rPr>
                <w:noProof/>
                <w:webHidden/>
              </w:rPr>
              <w:fldChar w:fldCharType="begin"/>
            </w:r>
            <w:r w:rsidR="003C03F8">
              <w:rPr>
                <w:noProof/>
                <w:webHidden/>
              </w:rPr>
              <w:instrText xml:space="preserve"> PAGEREF _Toc363054131 \h </w:instrText>
            </w:r>
            <w:r>
              <w:rPr>
                <w:noProof/>
                <w:webHidden/>
              </w:rPr>
            </w:r>
            <w:r>
              <w:rPr>
                <w:noProof/>
                <w:webHidden/>
              </w:rPr>
              <w:fldChar w:fldCharType="separate"/>
            </w:r>
            <w:r w:rsidR="003C03F8">
              <w:rPr>
                <w:noProof/>
                <w:webHidden/>
              </w:rPr>
              <w:t>5</w:t>
            </w:r>
            <w:r>
              <w:rPr>
                <w:noProof/>
                <w:webHidden/>
              </w:rPr>
              <w:fldChar w:fldCharType="end"/>
            </w:r>
          </w:hyperlink>
        </w:p>
        <w:p w:rsidR="003C03F8" w:rsidRDefault="008F7813">
          <w:pPr>
            <w:pStyle w:val="TOC1"/>
            <w:tabs>
              <w:tab w:val="left" w:pos="420"/>
              <w:tab w:val="right" w:leader="dot" w:pos="8296"/>
            </w:tabs>
            <w:rPr>
              <w:rFonts w:asciiTheme="minorHAnsi" w:eastAsiaTheme="minorEastAsia" w:hAnsiTheme="minorHAnsi" w:cstheme="minorBidi"/>
              <w:noProof/>
              <w:snapToGrid/>
              <w:kern w:val="2"/>
              <w:szCs w:val="22"/>
            </w:rPr>
          </w:pPr>
          <w:hyperlink w:anchor="_Toc363054132" w:history="1">
            <w:r w:rsidR="003C03F8" w:rsidRPr="00CB340B">
              <w:rPr>
                <w:rStyle w:val="Hyperlink"/>
                <w:rFonts w:cs="Arial"/>
                <w:noProof/>
              </w:rPr>
              <w:t>2</w:t>
            </w:r>
            <w:r w:rsidR="003C03F8">
              <w:rPr>
                <w:rFonts w:asciiTheme="minorHAnsi" w:eastAsiaTheme="minorEastAsia" w:hAnsiTheme="minorHAnsi" w:cstheme="minorBidi"/>
                <w:noProof/>
                <w:snapToGrid/>
                <w:kern w:val="2"/>
                <w:szCs w:val="22"/>
              </w:rPr>
              <w:tab/>
            </w:r>
            <w:r w:rsidR="003C03F8" w:rsidRPr="00CB340B">
              <w:rPr>
                <w:rStyle w:val="Hyperlink"/>
                <w:rFonts w:cs="Arial" w:hint="eastAsia"/>
                <w:noProof/>
              </w:rPr>
              <w:t>简单设计</w:t>
            </w:r>
            <w:r w:rsidR="003C03F8">
              <w:rPr>
                <w:noProof/>
                <w:webHidden/>
              </w:rPr>
              <w:tab/>
            </w:r>
            <w:r>
              <w:rPr>
                <w:noProof/>
                <w:webHidden/>
              </w:rPr>
              <w:fldChar w:fldCharType="begin"/>
            </w:r>
            <w:r w:rsidR="003C03F8">
              <w:rPr>
                <w:noProof/>
                <w:webHidden/>
              </w:rPr>
              <w:instrText xml:space="preserve"> PAGEREF _Toc363054132 \h </w:instrText>
            </w:r>
            <w:r>
              <w:rPr>
                <w:noProof/>
                <w:webHidden/>
              </w:rPr>
            </w:r>
            <w:r>
              <w:rPr>
                <w:noProof/>
                <w:webHidden/>
              </w:rPr>
              <w:fldChar w:fldCharType="separate"/>
            </w:r>
            <w:r w:rsidR="003C03F8">
              <w:rPr>
                <w:noProof/>
                <w:webHidden/>
              </w:rPr>
              <w:t>5</w:t>
            </w:r>
            <w:r>
              <w:rPr>
                <w:noProof/>
                <w:webHidden/>
              </w:rPr>
              <w:fldChar w:fldCharType="end"/>
            </w:r>
          </w:hyperlink>
        </w:p>
        <w:p w:rsidR="003C03F8" w:rsidRDefault="008F7813">
          <w:pPr>
            <w:pStyle w:val="TOC2"/>
            <w:tabs>
              <w:tab w:val="left" w:pos="1050"/>
              <w:tab w:val="right" w:leader="dot" w:pos="8296"/>
            </w:tabs>
            <w:rPr>
              <w:rFonts w:asciiTheme="minorHAnsi" w:eastAsiaTheme="minorEastAsia" w:hAnsiTheme="minorHAnsi" w:cstheme="minorBidi"/>
              <w:noProof/>
              <w:snapToGrid/>
              <w:kern w:val="2"/>
              <w:szCs w:val="22"/>
            </w:rPr>
          </w:pPr>
          <w:hyperlink w:anchor="_Toc363054133" w:history="1">
            <w:r w:rsidR="003C03F8" w:rsidRPr="00CB340B">
              <w:rPr>
                <w:rStyle w:val="Hyperlink"/>
                <w:rFonts w:cs="Arial"/>
                <w:noProof/>
              </w:rPr>
              <w:t>2.1</w:t>
            </w:r>
            <w:r w:rsidR="003C03F8">
              <w:rPr>
                <w:rFonts w:asciiTheme="minorHAnsi" w:eastAsiaTheme="minorEastAsia" w:hAnsiTheme="minorHAnsi" w:cstheme="minorBidi"/>
                <w:noProof/>
                <w:snapToGrid/>
                <w:kern w:val="2"/>
                <w:szCs w:val="22"/>
              </w:rPr>
              <w:tab/>
            </w:r>
            <w:r w:rsidR="003C03F8" w:rsidRPr="00CB340B">
              <w:rPr>
                <w:rStyle w:val="Hyperlink"/>
                <w:rFonts w:cs="Arial" w:hint="eastAsia"/>
                <w:noProof/>
              </w:rPr>
              <w:t>场景</w:t>
            </w:r>
            <w:r w:rsidR="003C03F8">
              <w:rPr>
                <w:noProof/>
                <w:webHidden/>
              </w:rPr>
              <w:tab/>
            </w:r>
            <w:r>
              <w:rPr>
                <w:noProof/>
                <w:webHidden/>
              </w:rPr>
              <w:fldChar w:fldCharType="begin"/>
            </w:r>
            <w:r w:rsidR="003C03F8">
              <w:rPr>
                <w:noProof/>
                <w:webHidden/>
              </w:rPr>
              <w:instrText xml:space="preserve"> PAGEREF _Toc363054133 \h </w:instrText>
            </w:r>
            <w:r>
              <w:rPr>
                <w:noProof/>
                <w:webHidden/>
              </w:rPr>
            </w:r>
            <w:r>
              <w:rPr>
                <w:noProof/>
                <w:webHidden/>
              </w:rPr>
              <w:fldChar w:fldCharType="separate"/>
            </w:r>
            <w:r w:rsidR="003C03F8">
              <w:rPr>
                <w:noProof/>
                <w:webHidden/>
              </w:rPr>
              <w:t>5</w:t>
            </w:r>
            <w:r>
              <w:rPr>
                <w:noProof/>
                <w:webHidden/>
              </w:rPr>
              <w:fldChar w:fldCharType="end"/>
            </w:r>
          </w:hyperlink>
        </w:p>
        <w:p w:rsidR="003C03F8" w:rsidRDefault="008F7813">
          <w:pPr>
            <w:pStyle w:val="TOC2"/>
            <w:tabs>
              <w:tab w:val="left" w:pos="1050"/>
              <w:tab w:val="right" w:leader="dot" w:pos="8296"/>
            </w:tabs>
            <w:rPr>
              <w:rFonts w:asciiTheme="minorHAnsi" w:eastAsiaTheme="minorEastAsia" w:hAnsiTheme="minorHAnsi" w:cstheme="minorBidi"/>
              <w:noProof/>
              <w:snapToGrid/>
              <w:kern w:val="2"/>
              <w:szCs w:val="22"/>
            </w:rPr>
          </w:pPr>
          <w:hyperlink w:anchor="_Toc363054134" w:history="1">
            <w:r w:rsidR="003C03F8" w:rsidRPr="00CB340B">
              <w:rPr>
                <w:rStyle w:val="Hyperlink"/>
                <w:rFonts w:cs="Arial"/>
                <w:noProof/>
              </w:rPr>
              <w:t>2.2</w:t>
            </w:r>
            <w:r w:rsidR="003C03F8">
              <w:rPr>
                <w:rFonts w:asciiTheme="minorHAnsi" w:eastAsiaTheme="minorEastAsia" w:hAnsiTheme="minorHAnsi" w:cstheme="minorBidi"/>
                <w:noProof/>
                <w:snapToGrid/>
                <w:kern w:val="2"/>
                <w:szCs w:val="22"/>
              </w:rPr>
              <w:tab/>
            </w:r>
            <w:r w:rsidR="003C03F8" w:rsidRPr="00CB340B">
              <w:rPr>
                <w:rStyle w:val="Hyperlink"/>
                <w:rFonts w:cs="Arial" w:hint="eastAsia"/>
                <w:noProof/>
              </w:rPr>
              <w:t>逻辑或流程</w:t>
            </w:r>
            <w:r w:rsidR="003C03F8">
              <w:rPr>
                <w:noProof/>
                <w:webHidden/>
              </w:rPr>
              <w:tab/>
            </w:r>
            <w:r>
              <w:rPr>
                <w:noProof/>
                <w:webHidden/>
              </w:rPr>
              <w:fldChar w:fldCharType="begin"/>
            </w:r>
            <w:r w:rsidR="003C03F8">
              <w:rPr>
                <w:noProof/>
                <w:webHidden/>
              </w:rPr>
              <w:instrText xml:space="preserve"> PAGEREF _Toc363054134 \h </w:instrText>
            </w:r>
            <w:r>
              <w:rPr>
                <w:noProof/>
                <w:webHidden/>
              </w:rPr>
            </w:r>
            <w:r>
              <w:rPr>
                <w:noProof/>
                <w:webHidden/>
              </w:rPr>
              <w:fldChar w:fldCharType="separate"/>
            </w:r>
            <w:r w:rsidR="003C03F8">
              <w:rPr>
                <w:noProof/>
                <w:webHidden/>
              </w:rPr>
              <w:t>5</w:t>
            </w:r>
            <w:r>
              <w:rPr>
                <w:noProof/>
                <w:webHidden/>
              </w:rPr>
              <w:fldChar w:fldCharType="end"/>
            </w:r>
          </w:hyperlink>
        </w:p>
        <w:p w:rsidR="003C03F8" w:rsidRDefault="008F7813">
          <w:pPr>
            <w:pStyle w:val="TOC2"/>
            <w:tabs>
              <w:tab w:val="left" w:pos="1050"/>
              <w:tab w:val="right" w:leader="dot" w:pos="8296"/>
            </w:tabs>
            <w:rPr>
              <w:rFonts w:asciiTheme="minorHAnsi" w:eastAsiaTheme="minorEastAsia" w:hAnsiTheme="minorHAnsi" w:cstheme="minorBidi"/>
              <w:noProof/>
              <w:snapToGrid/>
              <w:kern w:val="2"/>
              <w:szCs w:val="22"/>
            </w:rPr>
          </w:pPr>
          <w:hyperlink w:anchor="_Toc363054135" w:history="1">
            <w:r w:rsidR="003C03F8" w:rsidRPr="00CB340B">
              <w:rPr>
                <w:rStyle w:val="Hyperlink"/>
                <w:rFonts w:cs="Arial"/>
                <w:noProof/>
              </w:rPr>
              <w:t>2.3</w:t>
            </w:r>
            <w:r w:rsidR="003C03F8">
              <w:rPr>
                <w:rFonts w:asciiTheme="minorHAnsi" w:eastAsiaTheme="minorEastAsia" w:hAnsiTheme="minorHAnsi" w:cstheme="minorBidi"/>
                <w:noProof/>
                <w:snapToGrid/>
                <w:kern w:val="2"/>
                <w:szCs w:val="22"/>
              </w:rPr>
              <w:tab/>
            </w:r>
            <w:r w:rsidR="003C03F8" w:rsidRPr="00CB340B">
              <w:rPr>
                <w:rStyle w:val="Hyperlink"/>
                <w:rFonts w:cs="Arial" w:hint="eastAsia"/>
                <w:noProof/>
              </w:rPr>
              <w:t>界面参数</w:t>
            </w:r>
            <w:r w:rsidR="003C03F8">
              <w:rPr>
                <w:noProof/>
                <w:webHidden/>
              </w:rPr>
              <w:tab/>
            </w:r>
            <w:r>
              <w:rPr>
                <w:noProof/>
                <w:webHidden/>
              </w:rPr>
              <w:fldChar w:fldCharType="begin"/>
            </w:r>
            <w:r w:rsidR="003C03F8">
              <w:rPr>
                <w:noProof/>
                <w:webHidden/>
              </w:rPr>
              <w:instrText xml:space="preserve"> PAGEREF _Toc363054135 \h </w:instrText>
            </w:r>
            <w:r>
              <w:rPr>
                <w:noProof/>
                <w:webHidden/>
              </w:rPr>
            </w:r>
            <w:r>
              <w:rPr>
                <w:noProof/>
                <w:webHidden/>
              </w:rPr>
              <w:fldChar w:fldCharType="separate"/>
            </w:r>
            <w:r w:rsidR="003C03F8">
              <w:rPr>
                <w:noProof/>
                <w:webHidden/>
              </w:rPr>
              <w:t>5</w:t>
            </w:r>
            <w:r>
              <w:rPr>
                <w:noProof/>
                <w:webHidden/>
              </w:rPr>
              <w:fldChar w:fldCharType="end"/>
            </w:r>
          </w:hyperlink>
        </w:p>
        <w:p w:rsidR="003C03F8" w:rsidRDefault="008F7813">
          <w:pPr>
            <w:pStyle w:val="TOC2"/>
            <w:tabs>
              <w:tab w:val="left" w:pos="1050"/>
              <w:tab w:val="right" w:leader="dot" w:pos="8296"/>
            </w:tabs>
            <w:rPr>
              <w:rFonts w:asciiTheme="minorHAnsi" w:eastAsiaTheme="minorEastAsia" w:hAnsiTheme="minorHAnsi" w:cstheme="minorBidi"/>
              <w:noProof/>
              <w:snapToGrid/>
              <w:kern w:val="2"/>
              <w:szCs w:val="22"/>
            </w:rPr>
          </w:pPr>
          <w:hyperlink w:anchor="_Toc363054136" w:history="1">
            <w:r w:rsidR="003C03F8" w:rsidRPr="00CB340B">
              <w:rPr>
                <w:rStyle w:val="Hyperlink"/>
                <w:rFonts w:cs="Arial"/>
                <w:noProof/>
              </w:rPr>
              <w:t>2.4</w:t>
            </w:r>
            <w:r w:rsidR="003C03F8">
              <w:rPr>
                <w:rFonts w:asciiTheme="minorHAnsi" w:eastAsiaTheme="minorEastAsia" w:hAnsiTheme="minorHAnsi" w:cstheme="minorBidi"/>
                <w:noProof/>
                <w:snapToGrid/>
                <w:kern w:val="2"/>
                <w:szCs w:val="22"/>
              </w:rPr>
              <w:tab/>
            </w:r>
            <w:r w:rsidR="003C03F8" w:rsidRPr="00CB340B">
              <w:rPr>
                <w:rStyle w:val="Hyperlink"/>
                <w:rFonts w:cs="Arial" w:hint="eastAsia"/>
                <w:noProof/>
              </w:rPr>
              <w:t>其它</w:t>
            </w:r>
            <w:r w:rsidR="003C03F8">
              <w:rPr>
                <w:noProof/>
                <w:webHidden/>
              </w:rPr>
              <w:tab/>
            </w:r>
            <w:r>
              <w:rPr>
                <w:noProof/>
                <w:webHidden/>
              </w:rPr>
              <w:fldChar w:fldCharType="begin"/>
            </w:r>
            <w:r w:rsidR="003C03F8">
              <w:rPr>
                <w:noProof/>
                <w:webHidden/>
              </w:rPr>
              <w:instrText xml:space="preserve"> PAGEREF _Toc363054136 \h </w:instrText>
            </w:r>
            <w:r>
              <w:rPr>
                <w:noProof/>
                <w:webHidden/>
              </w:rPr>
            </w:r>
            <w:r>
              <w:rPr>
                <w:noProof/>
                <w:webHidden/>
              </w:rPr>
              <w:fldChar w:fldCharType="separate"/>
            </w:r>
            <w:r w:rsidR="003C03F8">
              <w:rPr>
                <w:noProof/>
                <w:webHidden/>
              </w:rPr>
              <w:t>5</w:t>
            </w:r>
            <w:r>
              <w:rPr>
                <w:noProof/>
                <w:webHidden/>
              </w:rPr>
              <w:fldChar w:fldCharType="end"/>
            </w:r>
          </w:hyperlink>
        </w:p>
        <w:p w:rsidR="003C03F8" w:rsidRDefault="008F7813">
          <w:pPr>
            <w:pStyle w:val="TOC1"/>
            <w:tabs>
              <w:tab w:val="left" w:pos="420"/>
              <w:tab w:val="right" w:leader="dot" w:pos="8296"/>
            </w:tabs>
            <w:rPr>
              <w:rFonts w:asciiTheme="minorHAnsi" w:eastAsiaTheme="minorEastAsia" w:hAnsiTheme="minorHAnsi" w:cstheme="minorBidi"/>
              <w:noProof/>
              <w:snapToGrid/>
              <w:kern w:val="2"/>
              <w:szCs w:val="22"/>
            </w:rPr>
          </w:pPr>
          <w:hyperlink w:anchor="_Toc363054137" w:history="1">
            <w:r w:rsidR="003C03F8" w:rsidRPr="00CB340B">
              <w:rPr>
                <w:rStyle w:val="Hyperlink"/>
                <w:rFonts w:cs="Arial"/>
                <w:noProof/>
              </w:rPr>
              <w:t>3</w:t>
            </w:r>
            <w:r w:rsidR="003C03F8">
              <w:rPr>
                <w:rFonts w:asciiTheme="minorHAnsi" w:eastAsiaTheme="minorEastAsia" w:hAnsiTheme="minorHAnsi" w:cstheme="minorBidi"/>
                <w:noProof/>
                <w:snapToGrid/>
                <w:kern w:val="2"/>
                <w:szCs w:val="22"/>
              </w:rPr>
              <w:tab/>
            </w:r>
            <w:r w:rsidR="003C03F8" w:rsidRPr="00CB340B">
              <w:rPr>
                <w:rStyle w:val="Hyperlink"/>
                <w:rFonts w:cs="Arial" w:hint="eastAsia"/>
                <w:noProof/>
              </w:rPr>
              <w:t>测试设计</w:t>
            </w:r>
            <w:r w:rsidR="003C03F8">
              <w:rPr>
                <w:noProof/>
                <w:webHidden/>
              </w:rPr>
              <w:tab/>
            </w:r>
            <w:r>
              <w:rPr>
                <w:noProof/>
                <w:webHidden/>
              </w:rPr>
              <w:fldChar w:fldCharType="begin"/>
            </w:r>
            <w:r w:rsidR="003C03F8">
              <w:rPr>
                <w:noProof/>
                <w:webHidden/>
              </w:rPr>
              <w:instrText xml:space="preserve"> PAGEREF _Toc363054137 \h </w:instrText>
            </w:r>
            <w:r>
              <w:rPr>
                <w:noProof/>
                <w:webHidden/>
              </w:rPr>
            </w:r>
            <w:r>
              <w:rPr>
                <w:noProof/>
                <w:webHidden/>
              </w:rPr>
              <w:fldChar w:fldCharType="separate"/>
            </w:r>
            <w:r w:rsidR="003C03F8">
              <w:rPr>
                <w:noProof/>
                <w:webHidden/>
              </w:rPr>
              <w:t>6</w:t>
            </w:r>
            <w:r>
              <w:rPr>
                <w:noProof/>
                <w:webHidden/>
              </w:rPr>
              <w:fldChar w:fldCharType="end"/>
            </w:r>
          </w:hyperlink>
        </w:p>
        <w:p w:rsidR="003C03F8" w:rsidRDefault="008F7813">
          <w:pPr>
            <w:pStyle w:val="TOC2"/>
            <w:tabs>
              <w:tab w:val="left" w:pos="1050"/>
              <w:tab w:val="right" w:leader="dot" w:pos="8296"/>
            </w:tabs>
            <w:rPr>
              <w:rFonts w:asciiTheme="minorHAnsi" w:eastAsiaTheme="minorEastAsia" w:hAnsiTheme="minorHAnsi" w:cstheme="minorBidi"/>
              <w:noProof/>
              <w:snapToGrid/>
              <w:kern w:val="2"/>
              <w:szCs w:val="22"/>
            </w:rPr>
          </w:pPr>
          <w:hyperlink w:anchor="_Toc363054138" w:history="1">
            <w:r w:rsidR="003C03F8" w:rsidRPr="00CB340B">
              <w:rPr>
                <w:rStyle w:val="Hyperlink"/>
                <w:rFonts w:cs="Arial"/>
                <w:noProof/>
              </w:rPr>
              <w:t>3.1</w:t>
            </w:r>
            <w:r w:rsidR="003C03F8">
              <w:rPr>
                <w:rFonts w:asciiTheme="minorHAnsi" w:eastAsiaTheme="minorEastAsia" w:hAnsiTheme="minorHAnsi" w:cstheme="minorBidi"/>
                <w:noProof/>
                <w:snapToGrid/>
                <w:kern w:val="2"/>
                <w:szCs w:val="22"/>
              </w:rPr>
              <w:tab/>
            </w:r>
            <w:r w:rsidR="003C03F8" w:rsidRPr="00CB340B">
              <w:rPr>
                <w:rStyle w:val="Hyperlink"/>
                <w:rFonts w:cs="Arial" w:hint="eastAsia"/>
                <w:noProof/>
              </w:rPr>
              <w:t>测试规格</w:t>
            </w:r>
            <w:r w:rsidR="003C03F8">
              <w:rPr>
                <w:noProof/>
                <w:webHidden/>
              </w:rPr>
              <w:tab/>
            </w:r>
            <w:r>
              <w:rPr>
                <w:noProof/>
                <w:webHidden/>
              </w:rPr>
              <w:fldChar w:fldCharType="begin"/>
            </w:r>
            <w:r w:rsidR="003C03F8">
              <w:rPr>
                <w:noProof/>
                <w:webHidden/>
              </w:rPr>
              <w:instrText xml:space="preserve"> PAGEREF _Toc363054138 \h </w:instrText>
            </w:r>
            <w:r>
              <w:rPr>
                <w:noProof/>
                <w:webHidden/>
              </w:rPr>
            </w:r>
            <w:r>
              <w:rPr>
                <w:noProof/>
                <w:webHidden/>
              </w:rPr>
              <w:fldChar w:fldCharType="separate"/>
            </w:r>
            <w:r w:rsidR="003C03F8">
              <w:rPr>
                <w:noProof/>
                <w:webHidden/>
              </w:rPr>
              <w:t>6</w:t>
            </w:r>
            <w:r>
              <w:rPr>
                <w:noProof/>
                <w:webHidden/>
              </w:rPr>
              <w:fldChar w:fldCharType="end"/>
            </w:r>
          </w:hyperlink>
        </w:p>
        <w:p w:rsidR="003C03F8" w:rsidRDefault="008F7813">
          <w:pPr>
            <w:pStyle w:val="TOC3"/>
            <w:tabs>
              <w:tab w:val="left" w:pos="1680"/>
              <w:tab w:val="right" w:leader="dot" w:pos="8296"/>
            </w:tabs>
            <w:rPr>
              <w:rFonts w:asciiTheme="minorHAnsi" w:eastAsiaTheme="minorEastAsia" w:hAnsiTheme="minorHAnsi" w:cstheme="minorBidi"/>
              <w:noProof/>
              <w:snapToGrid/>
              <w:kern w:val="2"/>
              <w:szCs w:val="22"/>
            </w:rPr>
          </w:pPr>
          <w:hyperlink w:anchor="_Toc363054139" w:history="1">
            <w:r w:rsidR="003C03F8" w:rsidRPr="00CB340B">
              <w:rPr>
                <w:rStyle w:val="Hyperlink"/>
                <w:rFonts w:ascii="Arial" w:hAnsi="Arial" w:cs="Arial"/>
                <w:noProof/>
              </w:rPr>
              <w:t>3.1.1</w:t>
            </w:r>
            <w:r w:rsidR="003C03F8">
              <w:rPr>
                <w:rFonts w:asciiTheme="minorHAnsi" w:eastAsiaTheme="minorEastAsia" w:hAnsiTheme="minorHAnsi" w:cstheme="minorBidi"/>
                <w:noProof/>
                <w:snapToGrid/>
                <w:kern w:val="2"/>
                <w:szCs w:val="22"/>
              </w:rPr>
              <w:tab/>
            </w:r>
            <w:r w:rsidR="003C03F8" w:rsidRPr="00CB340B">
              <w:rPr>
                <w:rStyle w:val="Hyperlink"/>
                <w:rFonts w:ascii="Arial" w:cs="Arial" w:hint="eastAsia"/>
                <w:noProof/>
              </w:rPr>
              <w:t>场景分析</w:t>
            </w:r>
            <w:r w:rsidR="003C03F8">
              <w:rPr>
                <w:noProof/>
                <w:webHidden/>
              </w:rPr>
              <w:tab/>
            </w:r>
            <w:r>
              <w:rPr>
                <w:noProof/>
                <w:webHidden/>
              </w:rPr>
              <w:fldChar w:fldCharType="begin"/>
            </w:r>
            <w:r w:rsidR="003C03F8">
              <w:rPr>
                <w:noProof/>
                <w:webHidden/>
              </w:rPr>
              <w:instrText xml:space="preserve"> PAGEREF _Toc363054139 \h </w:instrText>
            </w:r>
            <w:r>
              <w:rPr>
                <w:noProof/>
                <w:webHidden/>
              </w:rPr>
            </w:r>
            <w:r>
              <w:rPr>
                <w:noProof/>
                <w:webHidden/>
              </w:rPr>
              <w:fldChar w:fldCharType="separate"/>
            </w:r>
            <w:r w:rsidR="003C03F8">
              <w:rPr>
                <w:noProof/>
                <w:webHidden/>
              </w:rPr>
              <w:t>6</w:t>
            </w:r>
            <w:r>
              <w:rPr>
                <w:noProof/>
                <w:webHidden/>
              </w:rPr>
              <w:fldChar w:fldCharType="end"/>
            </w:r>
          </w:hyperlink>
        </w:p>
        <w:p w:rsidR="003C03F8" w:rsidRDefault="008F7813">
          <w:pPr>
            <w:pStyle w:val="TOC3"/>
            <w:tabs>
              <w:tab w:val="left" w:pos="1680"/>
              <w:tab w:val="right" w:leader="dot" w:pos="8296"/>
            </w:tabs>
            <w:rPr>
              <w:rFonts w:asciiTheme="minorHAnsi" w:eastAsiaTheme="minorEastAsia" w:hAnsiTheme="minorHAnsi" w:cstheme="minorBidi"/>
              <w:noProof/>
              <w:snapToGrid/>
              <w:kern w:val="2"/>
              <w:szCs w:val="22"/>
            </w:rPr>
          </w:pPr>
          <w:hyperlink w:anchor="_Toc363054140" w:history="1">
            <w:r w:rsidR="003C03F8" w:rsidRPr="00CB340B">
              <w:rPr>
                <w:rStyle w:val="Hyperlink"/>
                <w:rFonts w:ascii="Arial" w:hAnsi="Arial" w:cs="Arial"/>
                <w:noProof/>
              </w:rPr>
              <w:t>3.1.2</w:t>
            </w:r>
            <w:r w:rsidR="003C03F8">
              <w:rPr>
                <w:rFonts w:asciiTheme="minorHAnsi" w:eastAsiaTheme="minorEastAsia" w:hAnsiTheme="minorHAnsi" w:cstheme="minorBidi"/>
                <w:noProof/>
                <w:snapToGrid/>
                <w:kern w:val="2"/>
                <w:szCs w:val="22"/>
              </w:rPr>
              <w:tab/>
            </w:r>
            <w:r w:rsidR="003C03F8" w:rsidRPr="00CB340B">
              <w:rPr>
                <w:rStyle w:val="Hyperlink"/>
                <w:rFonts w:ascii="Arial" w:cs="Arial" w:hint="eastAsia"/>
                <w:noProof/>
              </w:rPr>
              <w:t>功能分析和设计（要求包含正常功能和异常情况）</w:t>
            </w:r>
            <w:r w:rsidR="003C03F8">
              <w:rPr>
                <w:noProof/>
                <w:webHidden/>
              </w:rPr>
              <w:tab/>
            </w:r>
            <w:r>
              <w:rPr>
                <w:noProof/>
                <w:webHidden/>
              </w:rPr>
              <w:fldChar w:fldCharType="begin"/>
            </w:r>
            <w:r w:rsidR="003C03F8">
              <w:rPr>
                <w:noProof/>
                <w:webHidden/>
              </w:rPr>
              <w:instrText xml:space="preserve"> PAGEREF _Toc363054140 \h </w:instrText>
            </w:r>
            <w:r>
              <w:rPr>
                <w:noProof/>
                <w:webHidden/>
              </w:rPr>
            </w:r>
            <w:r>
              <w:rPr>
                <w:noProof/>
                <w:webHidden/>
              </w:rPr>
              <w:fldChar w:fldCharType="separate"/>
            </w:r>
            <w:r w:rsidR="003C03F8">
              <w:rPr>
                <w:noProof/>
                <w:webHidden/>
              </w:rPr>
              <w:t>6</w:t>
            </w:r>
            <w:r>
              <w:rPr>
                <w:noProof/>
                <w:webHidden/>
              </w:rPr>
              <w:fldChar w:fldCharType="end"/>
            </w:r>
          </w:hyperlink>
        </w:p>
        <w:p w:rsidR="003C03F8" w:rsidRDefault="008F7813">
          <w:pPr>
            <w:pStyle w:val="TOC3"/>
            <w:tabs>
              <w:tab w:val="left" w:pos="1680"/>
              <w:tab w:val="right" w:leader="dot" w:pos="8296"/>
            </w:tabs>
            <w:rPr>
              <w:rFonts w:asciiTheme="minorHAnsi" w:eastAsiaTheme="minorEastAsia" w:hAnsiTheme="minorHAnsi" w:cstheme="minorBidi"/>
              <w:noProof/>
              <w:snapToGrid/>
              <w:kern w:val="2"/>
              <w:szCs w:val="22"/>
            </w:rPr>
          </w:pPr>
          <w:hyperlink w:anchor="_Toc363054141" w:history="1">
            <w:r w:rsidR="003C03F8" w:rsidRPr="00CB340B">
              <w:rPr>
                <w:rStyle w:val="Hyperlink"/>
                <w:rFonts w:ascii="Arial" w:hAnsi="Arial" w:cs="Arial"/>
                <w:noProof/>
              </w:rPr>
              <w:t>3.1.3</w:t>
            </w:r>
            <w:r w:rsidR="003C03F8">
              <w:rPr>
                <w:rFonts w:asciiTheme="minorHAnsi" w:eastAsiaTheme="minorEastAsia" w:hAnsiTheme="minorHAnsi" w:cstheme="minorBidi"/>
                <w:noProof/>
                <w:snapToGrid/>
                <w:kern w:val="2"/>
                <w:szCs w:val="22"/>
              </w:rPr>
              <w:tab/>
            </w:r>
            <w:r w:rsidR="003C03F8" w:rsidRPr="00CB340B">
              <w:rPr>
                <w:rStyle w:val="Hyperlink"/>
                <w:rFonts w:ascii="Arial" w:hAnsi="Arial" w:cs="Arial" w:hint="eastAsia"/>
                <w:noProof/>
              </w:rPr>
              <w:t>性能分析和设计</w:t>
            </w:r>
            <w:r w:rsidR="003C03F8">
              <w:rPr>
                <w:noProof/>
                <w:webHidden/>
              </w:rPr>
              <w:tab/>
            </w:r>
            <w:r>
              <w:rPr>
                <w:noProof/>
                <w:webHidden/>
              </w:rPr>
              <w:fldChar w:fldCharType="begin"/>
            </w:r>
            <w:r w:rsidR="003C03F8">
              <w:rPr>
                <w:noProof/>
                <w:webHidden/>
              </w:rPr>
              <w:instrText xml:space="preserve"> PAGEREF _Toc363054141 \h </w:instrText>
            </w:r>
            <w:r>
              <w:rPr>
                <w:noProof/>
                <w:webHidden/>
              </w:rPr>
            </w:r>
            <w:r>
              <w:rPr>
                <w:noProof/>
                <w:webHidden/>
              </w:rPr>
              <w:fldChar w:fldCharType="separate"/>
            </w:r>
            <w:r w:rsidR="003C03F8">
              <w:rPr>
                <w:noProof/>
                <w:webHidden/>
              </w:rPr>
              <w:t>6</w:t>
            </w:r>
            <w:r>
              <w:rPr>
                <w:noProof/>
                <w:webHidden/>
              </w:rPr>
              <w:fldChar w:fldCharType="end"/>
            </w:r>
          </w:hyperlink>
        </w:p>
        <w:p w:rsidR="003C03F8" w:rsidRDefault="008F7813">
          <w:pPr>
            <w:pStyle w:val="TOC3"/>
            <w:tabs>
              <w:tab w:val="left" w:pos="1680"/>
              <w:tab w:val="right" w:leader="dot" w:pos="8296"/>
            </w:tabs>
            <w:rPr>
              <w:rFonts w:asciiTheme="minorHAnsi" w:eastAsiaTheme="minorEastAsia" w:hAnsiTheme="minorHAnsi" w:cstheme="minorBidi"/>
              <w:noProof/>
              <w:snapToGrid/>
              <w:kern w:val="2"/>
              <w:szCs w:val="22"/>
            </w:rPr>
          </w:pPr>
          <w:hyperlink w:anchor="_Toc363054142" w:history="1">
            <w:r w:rsidR="003C03F8" w:rsidRPr="00CB340B">
              <w:rPr>
                <w:rStyle w:val="Hyperlink"/>
                <w:rFonts w:ascii="Arial" w:hAnsi="Arial" w:cs="Arial"/>
                <w:noProof/>
              </w:rPr>
              <w:t>3.1.4</w:t>
            </w:r>
            <w:r w:rsidR="003C03F8">
              <w:rPr>
                <w:rFonts w:asciiTheme="minorHAnsi" w:eastAsiaTheme="minorEastAsia" w:hAnsiTheme="minorHAnsi" w:cstheme="minorBidi"/>
                <w:noProof/>
                <w:snapToGrid/>
                <w:kern w:val="2"/>
                <w:szCs w:val="22"/>
              </w:rPr>
              <w:tab/>
            </w:r>
            <w:r w:rsidR="003C03F8" w:rsidRPr="00CB340B">
              <w:rPr>
                <w:rStyle w:val="Hyperlink"/>
                <w:rFonts w:ascii="Arial" w:hAnsi="Arial" w:cs="Arial" w:hint="eastAsia"/>
                <w:noProof/>
              </w:rPr>
              <w:t>可靠性分析和设计</w:t>
            </w:r>
            <w:r w:rsidR="003C03F8">
              <w:rPr>
                <w:noProof/>
                <w:webHidden/>
              </w:rPr>
              <w:tab/>
            </w:r>
            <w:r>
              <w:rPr>
                <w:noProof/>
                <w:webHidden/>
              </w:rPr>
              <w:fldChar w:fldCharType="begin"/>
            </w:r>
            <w:r w:rsidR="003C03F8">
              <w:rPr>
                <w:noProof/>
                <w:webHidden/>
              </w:rPr>
              <w:instrText xml:space="preserve"> PAGEREF _Toc363054142 \h </w:instrText>
            </w:r>
            <w:r>
              <w:rPr>
                <w:noProof/>
                <w:webHidden/>
              </w:rPr>
            </w:r>
            <w:r>
              <w:rPr>
                <w:noProof/>
                <w:webHidden/>
              </w:rPr>
              <w:fldChar w:fldCharType="separate"/>
            </w:r>
            <w:r w:rsidR="003C03F8">
              <w:rPr>
                <w:noProof/>
                <w:webHidden/>
              </w:rPr>
              <w:t>6</w:t>
            </w:r>
            <w:r>
              <w:rPr>
                <w:noProof/>
                <w:webHidden/>
              </w:rPr>
              <w:fldChar w:fldCharType="end"/>
            </w:r>
          </w:hyperlink>
        </w:p>
        <w:p w:rsidR="003C03F8" w:rsidRDefault="008F7813">
          <w:pPr>
            <w:pStyle w:val="TOC3"/>
            <w:tabs>
              <w:tab w:val="left" w:pos="1680"/>
              <w:tab w:val="right" w:leader="dot" w:pos="8296"/>
            </w:tabs>
            <w:rPr>
              <w:rFonts w:asciiTheme="minorHAnsi" w:eastAsiaTheme="minorEastAsia" w:hAnsiTheme="minorHAnsi" w:cstheme="minorBidi"/>
              <w:noProof/>
              <w:snapToGrid/>
              <w:kern w:val="2"/>
              <w:szCs w:val="22"/>
            </w:rPr>
          </w:pPr>
          <w:hyperlink w:anchor="_Toc363054143" w:history="1">
            <w:r w:rsidR="003C03F8" w:rsidRPr="00CB340B">
              <w:rPr>
                <w:rStyle w:val="Hyperlink"/>
                <w:rFonts w:ascii="Arial" w:hAnsi="Arial" w:cs="Arial"/>
                <w:noProof/>
              </w:rPr>
              <w:t>3.1.5</w:t>
            </w:r>
            <w:r w:rsidR="003C03F8">
              <w:rPr>
                <w:rFonts w:asciiTheme="minorHAnsi" w:eastAsiaTheme="minorEastAsia" w:hAnsiTheme="minorHAnsi" w:cstheme="minorBidi"/>
                <w:noProof/>
                <w:snapToGrid/>
                <w:kern w:val="2"/>
                <w:szCs w:val="22"/>
              </w:rPr>
              <w:tab/>
            </w:r>
            <w:r w:rsidR="003C03F8" w:rsidRPr="00CB340B">
              <w:rPr>
                <w:rStyle w:val="Hyperlink"/>
                <w:rFonts w:ascii="Arial" w:hAnsi="Arial" w:cs="Arial" w:hint="eastAsia"/>
                <w:noProof/>
              </w:rPr>
              <w:t>兼容性分析和设计</w:t>
            </w:r>
            <w:r w:rsidR="003C03F8">
              <w:rPr>
                <w:noProof/>
                <w:webHidden/>
              </w:rPr>
              <w:tab/>
            </w:r>
            <w:r>
              <w:rPr>
                <w:noProof/>
                <w:webHidden/>
              </w:rPr>
              <w:fldChar w:fldCharType="begin"/>
            </w:r>
            <w:r w:rsidR="003C03F8">
              <w:rPr>
                <w:noProof/>
                <w:webHidden/>
              </w:rPr>
              <w:instrText xml:space="preserve"> PAGEREF _Toc363054143 \h </w:instrText>
            </w:r>
            <w:r>
              <w:rPr>
                <w:noProof/>
                <w:webHidden/>
              </w:rPr>
            </w:r>
            <w:r>
              <w:rPr>
                <w:noProof/>
                <w:webHidden/>
              </w:rPr>
              <w:fldChar w:fldCharType="separate"/>
            </w:r>
            <w:r w:rsidR="003C03F8">
              <w:rPr>
                <w:noProof/>
                <w:webHidden/>
              </w:rPr>
              <w:t>7</w:t>
            </w:r>
            <w:r>
              <w:rPr>
                <w:noProof/>
                <w:webHidden/>
              </w:rPr>
              <w:fldChar w:fldCharType="end"/>
            </w:r>
          </w:hyperlink>
        </w:p>
        <w:p w:rsidR="003C03F8" w:rsidRDefault="008F7813">
          <w:pPr>
            <w:pStyle w:val="TOC3"/>
            <w:tabs>
              <w:tab w:val="left" w:pos="1680"/>
              <w:tab w:val="right" w:leader="dot" w:pos="8296"/>
            </w:tabs>
            <w:rPr>
              <w:rFonts w:asciiTheme="minorHAnsi" w:eastAsiaTheme="minorEastAsia" w:hAnsiTheme="minorHAnsi" w:cstheme="minorBidi"/>
              <w:noProof/>
              <w:snapToGrid/>
              <w:kern w:val="2"/>
              <w:szCs w:val="22"/>
            </w:rPr>
          </w:pPr>
          <w:hyperlink w:anchor="_Toc363054144" w:history="1">
            <w:r w:rsidR="003C03F8" w:rsidRPr="00CB340B">
              <w:rPr>
                <w:rStyle w:val="Hyperlink"/>
                <w:rFonts w:ascii="Arial" w:hAnsi="Arial" w:cs="Arial"/>
                <w:noProof/>
              </w:rPr>
              <w:t>3.1.6</w:t>
            </w:r>
            <w:r w:rsidR="003C03F8">
              <w:rPr>
                <w:rFonts w:asciiTheme="minorHAnsi" w:eastAsiaTheme="minorEastAsia" w:hAnsiTheme="minorHAnsi" w:cstheme="minorBidi"/>
                <w:noProof/>
                <w:snapToGrid/>
                <w:kern w:val="2"/>
                <w:szCs w:val="22"/>
              </w:rPr>
              <w:tab/>
            </w:r>
            <w:r w:rsidR="003C03F8" w:rsidRPr="00CB340B">
              <w:rPr>
                <w:rStyle w:val="Hyperlink"/>
                <w:rFonts w:ascii="Arial" w:hAnsi="Arial" w:cs="Arial" w:hint="eastAsia"/>
                <w:noProof/>
              </w:rPr>
              <w:t>可服务性分析和设计</w:t>
            </w:r>
            <w:r w:rsidR="003C03F8">
              <w:rPr>
                <w:noProof/>
                <w:webHidden/>
              </w:rPr>
              <w:tab/>
            </w:r>
            <w:r>
              <w:rPr>
                <w:noProof/>
                <w:webHidden/>
              </w:rPr>
              <w:fldChar w:fldCharType="begin"/>
            </w:r>
            <w:r w:rsidR="003C03F8">
              <w:rPr>
                <w:noProof/>
                <w:webHidden/>
              </w:rPr>
              <w:instrText xml:space="preserve"> PAGEREF _Toc363054144 \h </w:instrText>
            </w:r>
            <w:r>
              <w:rPr>
                <w:noProof/>
                <w:webHidden/>
              </w:rPr>
            </w:r>
            <w:r>
              <w:rPr>
                <w:noProof/>
                <w:webHidden/>
              </w:rPr>
              <w:fldChar w:fldCharType="separate"/>
            </w:r>
            <w:r w:rsidR="003C03F8">
              <w:rPr>
                <w:noProof/>
                <w:webHidden/>
              </w:rPr>
              <w:t>7</w:t>
            </w:r>
            <w:r>
              <w:rPr>
                <w:noProof/>
                <w:webHidden/>
              </w:rPr>
              <w:fldChar w:fldCharType="end"/>
            </w:r>
          </w:hyperlink>
        </w:p>
        <w:p w:rsidR="003C03F8" w:rsidRDefault="008F7813">
          <w:pPr>
            <w:pStyle w:val="TOC3"/>
            <w:tabs>
              <w:tab w:val="left" w:pos="1680"/>
              <w:tab w:val="right" w:leader="dot" w:pos="8296"/>
            </w:tabs>
            <w:rPr>
              <w:rFonts w:asciiTheme="minorHAnsi" w:eastAsiaTheme="minorEastAsia" w:hAnsiTheme="minorHAnsi" w:cstheme="minorBidi"/>
              <w:noProof/>
              <w:snapToGrid/>
              <w:kern w:val="2"/>
              <w:szCs w:val="22"/>
            </w:rPr>
          </w:pPr>
          <w:hyperlink w:anchor="_Toc363054145" w:history="1">
            <w:r w:rsidR="003C03F8" w:rsidRPr="00CB340B">
              <w:rPr>
                <w:rStyle w:val="Hyperlink"/>
                <w:rFonts w:ascii="Arial" w:hAnsi="Arial" w:cs="Arial"/>
                <w:noProof/>
              </w:rPr>
              <w:t>3.1.7</w:t>
            </w:r>
            <w:r w:rsidR="003C03F8">
              <w:rPr>
                <w:rFonts w:asciiTheme="minorHAnsi" w:eastAsiaTheme="minorEastAsia" w:hAnsiTheme="minorHAnsi" w:cstheme="minorBidi"/>
                <w:noProof/>
                <w:snapToGrid/>
                <w:kern w:val="2"/>
                <w:szCs w:val="22"/>
              </w:rPr>
              <w:tab/>
            </w:r>
            <w:r w:rsidR="003C03F8" w:rsidRPr="00CB340B">
              <w:rPr>
                <w:rStyle w:val="Hyperlink"/>
                <w:rFonts w:ascii="Arial" w:hAnsi="Arial" w:cs="Arial" w:hint="eastAsia"/>
                <w:noProof/>
              </w:rPr>
              <w:t>安全性分析和设计</w:t>
            </w:r>
            <w:r w:rsidR="003C03F8">
              <w:rPr>
                <w:noProof/>
                <w:webHidden/>
              </w:rPr>
              <w:tab/>
            </w:r>
            <w:r>
              <w:rPr>
                <w:noProof/>
                <w:webHidden/>
              </w:rPr>
              <w:fldChar w:fldCharType="begin"/>
            </w:r>
            <w:r w:rsidR="003C03F8">
              <w:rPr>
                <w:noProof/>
                <w:webHidden/>
              </w:rPr>
              <w:instrText xml:space="preserve"> PAGEREF _Toc363054145 \h </w:instrText>
            </w:r>
            <w:r>
              <w:rPr>
                <w:noProof/>
                <w:webHidden/>
              </w:rPr>
            </w:r>
            <w:r>
              <w:rPr>
                <w:noProof/>
                <w:webHidden/>
              </w:rPr>
              <w:fldChar w:fldCharType="separate"/>
            </w:r>
            <w:r w:rsidR="003C03F8">
              <w:rPr>
                <w:noProof/>
                <w:webHidden/>
              </w:rPr>
              <w:t>7</w:t>
            </w:r>
            <w:r>
              <w:rPr>
                <w:noProof/>
                <w:webHidden/>
              </w:rPr>
              <w:fldChar w:fldCharType="end"/>
            </w:r>
          </w:hyperlink>
        </w:p>
        <w:p w:rsidR="003C03F8" w:rsidRDefault="008F7813">
          <w:pPr>
            <w:pStyle w:val="TOC3"/>
            <w:tabs>
              <w:tab w:val="left" w:pos="1680"/>
              <w:tab w:val="right" w:leader="dot" w:pos="8296"/>
            </w:tabs>
            <w:rPr>
              <w:rFonts w:asciiTheme="minorHAnsi" w:eastAsiaTheme="minorEastAsia" w:hAnsiTheme="minorHAnsi" w:cstheme="minorBidi"/>
              <w:noProof/>
              <w:snapToGrid/>
              <w:kern w:val="2"/>
              <w:szCs w:val="22"/>
            </w:rPr>
          </w:pPr>
          <w:hyperlink w:anchor="_Toc363054146" w:history="1">
            <w:r w:rsidR="003C03F8" w:rsidRPr="00CB340B">
              <w:rPr>
                <w:rStyle w:val="Hyperlink"/>
                <w:rFonts w:ascii="Arial" w:hAnsi="Arial" w:cs="Arial"/>
                <w:noProof/>
              </w:rPr>
              <w:t>3.1.8</w:t>
            </w:r>
            <w:r w:rsidR="003C03F8">
              <w:rPr>
                <w:rFonts w:asciiTheme="minorHAnsi" w:eastAsiaTheme="minorEastAsia" w:hAnsiTheme="minorHAnsi" w:cstheme="minorBidi"/>
                <w:noProof/>
                <w:snapToGrid/>
                <w:kern w:val="2"/>
                <w:szCs w:val="22"/>
              </w:rPr>
              <w:tab/>
            </w:r>
            <w:r w:rsidR="003C03F8" w:rsidRPr="00CB340B">
              <w:rPr>
                <w:rStyle w:val="Hyperlink"/>
                <w:rFonts w:ascii="Arial" w:hAnsi="Arial" w:cs="Arial" w:hint="eastAsia"/>
                <w:noProof/>
              </w:rPr>
              <w:t>稳定性</w:t>
            </w:r>
            <w:r w:rsidR="003C03F8" w:rsidRPr="00CB340B">
              <w:rPr>
                <w:rStyle w:val="Hyperlink"/>
                <w:rFonts w:ascii="Arial" w:hAnsi="Arial" w:cs="Arial"/>
                <w:noProof/>
              </w:rPr>
              <w:t>/</w:t>
            </w:r>
            <w:r w:rsidR="003C03F8" w:rsidRPr="00CB340B">
              <w:rPr>
                <w:rStyle w:val="Hyperlink"/>
                <w:rFonts w:ascii="Arial" w:hAnsi="Arial" w:cs="Arial" w:hint="eastAsia"/>
                <w:noProof/>
              </w:rPr>
              <w:t>压力测试设计</w:t>
            </w:r>
            <w:r w:rsidR="003C03F8">
              <w:rPr>
                <w:noProof/>
                <w:webHidden/>
              </w:rPr>
              <w:tab/>
            </w:r>
            <w:r>
              <w:rPr>
                <w:noProof/>
                <w:webHidden/>
              </w:rPr>
              <w:fldChar w:fldCharType="begin"/>
            </w:r>
            <w:r w:rsidR="003C03F8">
              <w:rPr>
                <w:noProof/>
                <w:webHidden/>
              </w:rPr>
              <w:instrText xml:space="preserve"> PAGEREF _Toc363054146 \h </w:instrText>
            </w:r>
            <w:r>
              <w:rPr>
                <w:noProof/>
                <w:webHidden/>
              </w:rPr>
            </w:r>
            <w:r>
              <w:rPr>
                <w:noProof/>
                <w:webHidden/>
              </w:rPr>
              <w:fldChar w:fldCharType="separate"/>
            </w:r>
            <w:r w:rsidR="003C03F8">
              <w:rPr>
                <w:noProof/>
                <w:webHidden/>
              </w:rPr>
              <w:t>7</w:t>
            </w:r>
            <w:r>
              <w:rPr>
                <w:noProof/>
                <w:webHidden/>
              </w:rPr>
              <w:fldChar w:fldCharType="end"/>
            </w:r>
          </w:hyperlink>
        </w:p>
        <w:p w:rsidR="003C03F8" w:rsidRDefault="008F7813">
          <w:pPr>
            <w:pStyle w:val="TOC3"/>
            <w:tabs>
              <w:tab w:val="left" w:pos="1680"/>
              <w:tab w:val="right" w:leader="dot" w:pos="8296"/>
            </w:tabs>
            <w:rPr>
              <w:rFonts w:asciiTheme="minorHAnsi" w:eastAsiaTheme="minorEastAsia" w:hAnsiTheme="minorHAnsi" w:cstheme="minorBidi"/>
              <w:noProof/>
              <w:snapToGrid/>
              <w:kern w:val="2"/>
              <w:szCs w:val="22"/>
            </w:rPr>
          </w:pPr>
          <w:hyperlink w:anchor="_Toc363054147" w:history="1">
            <w:r w:rsidR="003C03F8" w:rsidRPr="00CB340B">
              <w:rPr>
                <w:rStyle w:val="Hyperlink"/>
                <w:rFonts w:ascii="Arial" w:hAnsi="Arial" w:cs="Arial"/>
                <w:noProof/>
              </w:rPr>
              <w:t>3.1.9</w:t>
            </w:r>
            <w:r w:rsidR="003C03F8">
              <w:rPr>
                <w:rFonts w:asciiTheme="minorHAnsi" w:eastAsiaTheme="minorEastAsia" w:hAnsiTheme="minorHAnsi" w:cstheme="minorBidi"/>
                <w:noProof/>
                <w:snapToGrid/>
                <w:kern w:val="2"/>
                <w:szCs w:val="22"/>
              </w:rPr>
              <w:tab/>
            </w:r>
            <w:r w:rsidR="003C03F8" w:rsidRPr="00CB340B">
              <w:rPr>
                <w:rStyle w:val="Hyperlink"/>
                <w:rFonts w:ascii="Arial" w:hAnsi="Arial" w:cs="Arial" w:hint="eastAsia"/>
                <w:noProof/>
              </w:rPr>
              <w:t>与其它</w:t>
            </w:r>
            <w:r w:rsidR="003C03F8" w:rsidRPr="00CB340B">
              <w:rPr>
                <w:rStyle w:val="Hyperlink"/>
                <w:rFonts w:ascii="Arial" w:hAnsi="Arial" w:cs="Arial"/>
                <w:noProof/>
              </w:rPr>
              <w:t>story</w:t>
            </w:r>
            <w:r w:rsidR="003C03F8" w:rsidRPr="00CB340B">
              <w:rPr>
                <w:rStyle w:val="Hyperlink"/>
                <w:rFonts w:ascii="Arial" w:hAnsi="Arial" w:cs="Arial" w:hint="eastAsia"/>
                <w:noProof/>
              </w:rPr>
              <w:t>和特性交互分析和设计</w:t>
            </w:r>
            <w:r w:rsidR="003C03F8">
              <w:rPr>
                <w:noProof/>
                <w:webHidden/>
              </w:rPr>
              <w:tab/>
            </w:r>
            <w:r>
              <w:rPr>
                <w:noProof/>
                <w:webHidden/>
              </w:rPr>
              <w:fldChar w:fldCharType="begin"/>
            </w:r>
            <w:r w:rsidR="003C03F8">
              <w:rPr>
                <w:noProof/>
                <w:webHidden/>
              </w:rPr>
              <w:instrText xml:space="preserve"> PAGEREF _Toc363054147 \h </w:instrText>
            </w:r>
            <w:r>
              <w:rPr>
                <w:noProof/>
                <w:webHidden/>
              </w:rPr>
            </w:r>
            <w:r>
              <w:rPr>
                <w:noProof/>
                <w:webHidden/>
              </w:rPr>
              <w:fldChar w:fldCharType="separate"/>
            </w:r>
            <w:r w:rsidR="003C03F8">
              <w:rPr>
                <w:noProof/>
                <w:webHidden/>
              </w:rPr>
              <w:t>7</w:t>
            </w:r>
            <w:r>
              <w:rPr>
                <w:noProof/>
                <w:webHidden/>
              </w:rPr>
              <w:fldChar w:fldCharType="end"/>
            </w:r>
          </w:hyperlink>
        </w:p>
        <w:p w:rsidR="003C03F8" w:rsidRDefault="008F7813">
          <w:pPr>
            <w:pStyle w:val="TOC2"/>
            <w:tabs>
              <w:tab w:val="left" w:pos="1050"/>
              <w:tab w:val="right" w:leader="dot" w:pos="8296"/>
            </w:tabs>
            <w:rPr>
              <w:rFonts w:asciiTheme="minorHAnsi" w:eastAsiaTheme="minorEastAsia" w:hAnsiTheme="minorHAnsi" w:cstheme="minorBidi"/>
              <w:noProof/>
              <w:snapToGrid/>
              <w:kern w:val="2"/>
              <w:szCs w:val="22"/>
            </w:rPr>
          </w:pPr>
          <w:hyperlink w:anchor="_Toc363054148" w:history="1">
            <w:r w:rsidR="003C03F8" w:rsidRPr="00CB340B">
              <w:rPr>
                <w:rStyle w:val="Hyperlink"/>
                <w:rFonts w:cs="Arial"/>
                <w:noProof/>
              </w:rPr>
              <w:t>3.2</w:t>
            </w:r>
            <w:r w:rsidR="003C03F8">
              <w:rPr>
                <w:rFonts w:asciiTheme="minorHAnsi" w:eastAsiaTheme="minorEastAsia" w:hAnsiTheme="minorHAnsi" w:cstheme="minorBidi"/>
                <w:noProof/>
                <w:snapToGrid/>
                <w:kern w:val="2"/>
                <w:szCs w:val="22"/>
              </w:rPr>
              <w:tab/>
            </w:r>
            <w:r w:rsidR="003C03F8" w:rsidRPr="00CB340B">
              <w:rPr>
                <w:rStyle w:val="Hyperlink"/>
                <w:rFonts w:cs="Arial" w:hint="eastAsia"/>
                <w:noProof/>
              </w:rPr>
              <w:t>可测试性分析</w:t>
            </w:r>
            <w:r w:rsidR="003C03F8">
              <w:rPr>
                <w:noProof/>
                <w:webHidden/>
              </w:rPr>
              <w:tab/>
            </w:r>
            <w:r>
              <w:rPr>
                <w:noProof/>
                <w:webHidden/>
              </w:rPr>
              <w:fldChar w:fldCharType="begin"/>
            </w:r>
            <w:r w:rsidR="003C03F8">
              <w:rPr>
                <w:noProof/>
                <w:webHidden/>
              </w:rPr>
              <w:instrText xml:space="preserve"> PAGEREF _Toc363054148 \h </w:instrText>
            </w:r>
            <w:r>
              <w:rPr>
                <w:noProof/>
                <w:webHidden/>
              </w:rPr>
            </w:r>
            <w:r>
              <w:rPr>
                <w:noProof/>
                <w:webHidden/>
              </w:rPr>
              <w:fldChar w:fldCharType="separate"/>
            </w:r>
            <w:r w:rsidR="003C03F8">
              <w:rPr>
                <w:noProof/>
                <w:webHidden/>
              </w:rPr>
              <w:t>7</w:t>
            </w:r>
            <w:r>
              <w:rPr>
                <w:noProof/>
                <w:webHidden/>
              </w:rPr>
              <w:fldChar w:fldCharType="end"/>
            </w:r>
          </w:hyperlink>
        </w:p>
        <w:p w:rsidR="003C03F8" w:rsidRDefault="008F7813">
          <w:pPr>
            <w:pStyle w:val="TOC2"/>
            <w:tabs>
              <w:tab w:val="left" w:pos="1050"/>
              <w:tab w:val="right" w:leader="dot" w:pos="8296"/>
            </w:tabs>
            <w:rPr>
              <w:rFonts w:asciiTheme="minorHAnsi" w:eastAsiaTheme="minorEastAsia" w:hAnsiTheme="minorHAnsi" w:cstheme="minorBidi"/>
              <w:noProof/>
              <w:snapToGrid/>
              <w:kern w:val="2"/>
              <w:szCs w:val="22"/>
            </w:rPr>
          </w:pPr>
          <w:hyperlink w:anchor="_Toc363054149" w:history="1">
            <w:r w:rsidR="003C03F8" w:rsidRPr="00CB340B">
              <w:rPr>
                <w:rStyle w:val="Hyperlink"/>
                <w:rFonts w:cs="Arial"/>
                <w:noProof/>
              </w:rPr>
              <w:t>3.3</w:t>
            </w:r>
            <w:r w:rsidR="003C03F8">
              <w:rPr>
                <w:rFonts w:asciiTheme="minorHAnsi" w:eastAsiaTheme="minorEastAsia" w:hAnsiTheme="minorHAnsi" w:cstheme="minorBidi"/>
                <w:noProof/>
                <w:snapToGrid/>
                <w:kern w:val="2"/>
                <w:szCs w:val="22"/>
              </w:rPr>
              <w:tab/>
            </w:r>
            <w:r w:rsidR="003C03F8" w:rsidRPr="00CB340B">
              <w:rPr>
                <w:rStyle w:val="Hyperlink"/>
                <w:rFonts w:cs="Arial" w:hint="eastAsia"/>
                <w:noProof/>
              </w:rPr>
              <w:t>自动化分析和设计</w:t>
            </w:r>
            <w:r w:rsidR="003C03F8">
              <w:rPr>
                <w:noProof/>
                <w:webHidden/>
              </w:rPr>
              <w:tab/>
            </w:r>
            <w:r>
              <w:rPr>
                <w:noProof/>
                <w:webHidden/>
              </w:rPr>
              <w:fldChar w:fldCharType="begin"/>
            </w:r>
            <w:r w:rsidR="003C03F8">
              <w:rPr>
                <w:noProof/>
                <w:webHidden/>
              </w:rPr>
              <w:instrText xml:space="preserve"> PAGEREF _Toc363054149 \h </w:instrText>
            </w:r>
            <w:r>
              <w:rPr>
                <w:noProof/>
                <w:webHidden/>
              </w:rPr>
            </w:r>
            <w:r>
              <w:rPr>
                <w:noProof/>
                <w:webHidden/>
              </w:rPr>
              <w:fldChar w:fldCharType="separate"/>
            </w:r>
            <w:r w:rsidR="003C03F8">
              <w:rPr>
                <w:noProof/>
                <w:webHidden/>
              </w:rPr>
              <w:t>7</w:t>
            </w:r>
            <w:r>
              <w:rPr>
                <w:noProof/>
                <w:webHidden/>
              </w:rPr>
              <w:fldChar w:fldCharType="end"/>
            </w:r>
          </w:hyperlink>
        </w:p>
        <w:p w:rsidR="003C03F8" w:rsidRDefault="008F7813">
          <w:pPr>
            <w:pStyle w:val="TOC2"/>
            <w:tabs>
              <w:tab w:val="left" w:pos="1050"/>
              <w:tab w:val="right" w:leader="dot" w:pos="8296"/>
            </w:tabs>
            <w:rPr>
              <w:rFonts w:asciiTheme="minorHAnsi" w:eastAsiaTheme="minorEastAsia" w:hAnsiTheme="minorHAnsi" w:cstheme="minorBidi"/>
              <w:noProof/>
              <w:snapToGrid/>
              <w:kern w:val="2"/>
              <w:szCs w:val="22"/>
            </w:rPr>
          </w:pPr>
          <w:hyperlink w:anchor="_Toc363054150" w:history="1">
            <w:r w:rsidR="003C03F8" w:rsidRPr="00CB340B">
              <w:rPr>
                <w:rStyle w:val="Hyperlink"/>
                <w:rFonts w:cs="Arial"/>
                <w:noProof/>
              </w:rPr>
              <w:t>3.4</w:t>
            </w:r>
            <w:r w:rsidR="003C03F8">
              <w:rPr>
                <w:rFonts w:asciiTheme="minorHAnsi" w:eastAsiaTheme="minorEastAsia" w:hAnsiTheme="minorHAnsi" w:cstheme="minorBidi"/>
                <w:noProof/>
                <w:snapToGrid/>
                <w:kern w:val="2"/>
                <w:szCs w:val="22"/>
              </w:rPr>
              <w:tab/>
            </w:r>
            <w:r w:rsidR="003C03F8" w:rsidRPr="00CB340B">
              <w:rPr>
                <w:rStyle w:val="Hyperlink"/>
                <w:rFonts w:cs="Arial" w:hint="eastAsia"/>
                <w:noProof/>
              </w:rPr>
              <w:t>详细测试方法</w:t>
            </w:r>
            <w:r w:rsidR="003C03F8">
              <w:rPr>
                <w:noProof/>
                <w:webHidden/>
              </w:rPr>
              <w:tab/>
            </w:r>
            <w:r>
              <w:rPr>
                <w:noProof/>
                <w:webHidden/>
              </w:rPr>
              <w:fldChar w:fldCharType="begin"/>
            </w:r>
            <w:r w:rsidR="003C03F8">
              <w:rPr>
                <w:noProof/>
                <w:webHidden/>
              </w:rPr>
              <w:instrText xml:space="preserve"> PAGEREF _Toc363054150 \h </w:instrText>
            </w:r>
            <w:r>
              <w:rPr>
                <w:noProof/>
                <w:webHidden/>
              </w:rPr>
            </w:r>
            <w:r>
              <w:rPr>
                <w:noProof/>
                <w:webHidden/>
              </w:rPr>
              <w:fldChar w:fldCharType="separate"/>
            </w:r>
            <w:r w:rsidR="003C03F8">
              <w:rPr>
                <w:noProof/>
                <w:webHidden/>
              </w:rPr>
              <w:t>8</w:t>
            </w:r>
            <w:r>
              <w:rPr>
                <w:noProof/>
                <w:webHidden/>
              </w:rPr>
              <w:fldChar w:fldCharType="end"/>
            </w:r>
          </w:hyperlink>
        </w:p>
        <w:p w:rsidR="003C03F8" w:rsidRDefault="008F7813">
          <w:pPr>
            <w:pStyle w:val="TOC3"/>
            <w:tabs>
              <w:tab w:val="left" w:pos="1680"/>
              <w:tab w:val="right" w:leader="dot" w:pos="8296"/>
            </w:tabs>
            <w:rPr>
              <w:rFonts w:asciiTheme="minorHAnsi" w:eastAsiaTheme="minorEastAsia" w:hAnsiTheme="minorHAnsi" w:cstheme="minorBidi"/>
              <w:noProof/>
              <w:snapToGrid/>
              <w:kern w:val="2"/>
              <w:szCs w:val="22"/>
            </w:rPr>
          </w:pPr>
          <w:hyperlink w:anchor="_Toc363054151" w:history="1">
            <w:r w:rsidR="003C03F8" w:rsidRPr="00CB340B">
              <w:rPr>
                <w:rStyle w:val="Hyperlink"/>
                <w:rFonts w:ascii="Arial" w:hAnsi="Arial" w:cs="Arial"/>
                <w:noProof/>
              </w:rPr>
              <w:t>3.4.1</w:t>
            </w:r>
            <w:r w:rsidR="003C03F8">
              <w:rPr>
                <w:rFonts w:asciiTheme="minorHAnsi" w:eastAsiaTheme="minorEastAsia" w:hAnsiTheme="minorHAnsi" w:cstheme="minorBidi"/>
                <w:noProof/>
                <w:snapToGrid/>
                <w:kern w:val="2"/>
                <w:szCs w:val="22"/>
              </w:rPr>
              <w:tab/>
            </w:r>
            <w:r w:rsidR="003C03F8" w:rsidRPr="00CB340B">
              <w:rPr>
                <w:rStyle w:val="Hyperlink"/>
                <w:rFonts w:ascii="Arial" w:hAnsi="Arial" w:cs="Arial" w:hint="eastAsia"/>
                <w:noProof/>
              </w:rPr>
              <w:t>详细设计</w:t>
            </w:r>
            <w:r w:rsidR="003C03F8">
              <w:rPr>
                <w:noProof/>
                <w:webHidden/>
              </w:rPr>
              <w:tab/>
            </w:r>
            <w:r>
              <w:rPr>
                <w:noProof/>
                <w:webHidden/>
              </w:rPr>
              <w:fldChar w:fldCharType="begin"/>
            </w:r>
            <w:r w:rsidR="003C03F8">
              <w:rPr>
                <w:noProof/>
                <w:webHidden/>
              </w:rPr>
              <w:instrText xml:space="preserve"> PAGEREF _Toc363054151 \h </w:instrText>
            </w:r>
            <w:r>
              <w:rPr>
                <w:noProof/>
                <w:webHidden/>
              </w:rPr>
            </w:r>
            <w:r>
              <w:rPr>
                <w:noProof/>
                <w:webHidden/>
              </w:rPr>
              <w:fldChar w:fldCharType="separate"/>
            </w:r>
            <w:r w:rsidR="003C03F8">
              <w:rPr>
                <w:noProof/>
                <w:webHidden/>
              </w:rPr>
              <w:t>8</w:t>
            </w:r>
            <w:r>
              <w:rPr>
                <w:noProof/>
                <w:webHidden/>
              </w:rPr>
              <w:fldChar w:fldCharType="end"/>
            </w:r>
          </w:hyperlink>
        </w:p>
        <w:p w:rsidR="003C03F8" w:rsidRDefault="008F7813">
          <w:pPr>
            <w:pStyle w:val="TOC3"/>
            <w:tabs>
              <w:tab w:val="left" w:pos="1680"/>
              <w:tab w:val="right" w:leader="dot" w:pos="8296"/>
            </w:tabs>
            <w:rPr>
              <w:rFonts w:asciiTheme="minorHAnsi" w:eastAsiaTheme="minorEastAsia" w:hAnsiTheme="minorHAnsi" w:cstheme="minorBidi"/>
              <w:noProof/>
              <w:snapToGrid/>
              <w:kern w:val="2"/>
              <w:szCs w:val="22"/>
            </w:rPr>
          </w:pPr>
          <w:hyperlink w:anchor="_Toc363054152" w:history="1">
            <w:r w:rsidR="003C03F8" w:rsidRPr="00CB340B">
              <w:rPr>
                <w:rStyle w:val="Hyperlink"/>
                <w:rFonts w:ascii="Arial" w:hAnsi="Arial" w:cs="Arial"/>
                <w:noProof/>
              </w:rPr>
              <w:t>3.4.2</w:t>
            </w:r>
            <w:r w:rsidR="003C03F8">
              <w:rPr>
                <w:rFonts w:asciiTheme="minorHAnsi" w:eastAsiaTheme="minorEastAsia" w:hAnsiTheme="minorHAnsi" w:cstheme="minorBidi"/>
                <w:noProof/>
                <w:snapToGrid/>
                <w:kern w:val="2"/>
                <w:szCs w:val="22"/>
              </w:rPr>
              <w:tab/>
            </w:r>
            <w:r w:rsidR="003C03F8" w:rsidRPr="00CB340B">
              <w:rPr>
                <w:rStyle w:val="Hyperlink"/>
                <w:rFonts w:ascii="Arial" w:hAnsi="Arial" w:cs="Arial" w:hint="eastAsia"/>
                <w:noProof/>
              </w:rPr>
              <w:t>验收测试用例</w:t>
            </w:r>
            <w:r w:rsidR="003C03F8">
              <w:rPr>
                <w:noProof/>
                <w:webHidden/>
              </w:rPr>
              <w:tab/>
            </w:r>
            <w:r>
              <w:rPr>
                <w:noProof/>
                <w:webHidden/>
              </w:rPr>
              <w:fldChar w:fldCharType="begin"/>
            </w:r>
            <w:r w:rsidR="003C03F8">
              <w:rPr>
                <w:noProof/>
                <w:webHidden/>
              </w:rPr>
              <w:instrText xml:space="preserve"> PAGEREF _Toc363054152 \h </w:instrText>
            </w:r>
            <w:r>
              <w:rPr>
                <w:noProof/>
                <w:webHidden/>
              </w:rPr>
            </w:r>
            <w:r>
              <w:rPr>
                <w:noProof/>
                <w:webHidden/>
              </w:rPr>
              <w:fldChar w:fldCharType="separate"/>
            </w:r>
            <w:r w:rsidR="003C03F8">
              <w:rPr>
                <w:noProof/>
                <w:webHidden/>
              </w:rPr>
              <w:t>8</w:t>
            </w:r>
            <w:r>
              <w:rPr>
                <w:noProof/>
                <w:webHidden/>
              </w:rPr>
              <w:fldChar w:fldCharType="end"/>
            </w:r>
          </w:hyperlink>
        </w:p>
        <w:p w:rsidR="00A94217" w:rsidRPr="00757CA5" w:rsidRDefault="008F7813" w:rsidP="00A94217">
          <w:pPr>
            <w:rPr>
              <w:rFonts w:ascii="Arial" w:hAnsi="Arial" w:cs="Arial"/>
            </w:rPr>
          </w:pPr>
          <w:r w:rsidRPr="00757CA5">
            <w:rPr>
              <w:rFonts w:ascii="Arial" w:hAnsi="Arial" w:cs="Arial"/>
            </w:rPr>
            <w:fldChar w:fldCharType="end"/>
          </w:r>
        </w:p>
      </w:sdtContent>
    </w:sdt>
    <w:p w:rsidR="001C428B" w:rsidRPr="00757CA5" w:rsidRDefault="001C428B" w:rsidP="001C428B">
      <w:pPr>
        <w:rPr>
          <w:rFonts w:ascii="Arial" w:hAnsi="Arial" w:cs="Arial"/>
        </w:rPr>
      </w:pPr>
    </w:p>
    <w:p w:rsidR="001C428B" w:rsidRPr="00757CA5" w:rsidRDefault="001C428B">
      <w:pPr>
        <w:widowControl/>
        <w:jc w:val="left"/>
        <w:rPr>
          <w:rFonts w:ascii="Arial" w:hAnsi="Arial" w:cs="Arial"/>
        </w:rPr>
      </w:pPr>
      <w:r w:rsidRPr="00757CA5">
        <w:rPr>
          <w:rFonts w:ascii="Arial" w:hAnsi="Arial" w:cs="Arial"/>
        </w:rPr>
        <w:br w:type="page"/>
      </w:r>
    </w:p>
    <w:p w:rsidR="00A94217" w:rsidRPr="00757CA5" w:rsidRDefault="00A94217" w:rsidP="00A94217">
      <w:pPr>
        <w:pStyle w:val="Heading1"/>
        <w:rPr>
          <w:rFonts w:cs="Arial"/>
        </w:rPr>
      </w:pPr>
      <w:bookmarkStart w:id="1" w:name="_Toc363054126"/>
      <w:r w:rsidRPr="00757CA5">
        <w:rPr>
          <w:rFonts w:cs="Arial"/>
        </w:rPr>
        <w:lastRenderedPageBreak/>
        <w:t>概述</w:t>
      </w:r>
      <w:bookmarkEnd w:id="1"/>
    </w:p>
    <w:p w:rsidR="00A94217" w:rsidRPr="00757CA5" w:rsidRDefault="00482D02" w:rsidP="00A94217">
      <w:pPr>
        <w:pStyle w:val="Heading2"/>
        <w:rPr>
          <w:rFonts w:cs="Arial"/>
        </w:rPr>
      </w:pPr>
      <w:bookmarkStart w:id="2" w:name="_Toc363054127"/>
      <w:r w:rsidRPr="00757CA5">
        <w:rPr>
          <w:rFonts w:cs="Arial"/>
        </w:rPr>
        <w:t>目的</w:t>
      </w:r>
      <w:bookmarkEnd w:id="2"/>
    </w:p>
    <w:p w:rsidR="008474CA" w:rsidRPr="00757CA5" w:rsidRDefault="0083355E" w:rsidP="00414D1E">
      <w:pPr>
        <w:ind w:firstLine="420"/>
        <w:jc w:val="left"/>
        <w:rPr>
          <w:rFonts w:ascii="Arial" w:hAnsi="Arial" w:cs="Arial"/>
        </w:rPr>
      </w:pPr>
      <w:r>
        <w:rPr>
          <w:rFonts w:hint="eastAsia"/>
        </w:rPr>
        <w:t>在不删除表的情况下，快速的清除数据操作</w:t>
      </w:r>
      <w:r w:rsidR="00A60A2C">
        <w:rPr>
          <w:rFonts w:hint="eastAsia"/>
        </w:rPr>
        <w:t>。</w:t>
      </w:r>
      <w:r w:rsidR="0017340C">
        <w:rPr>
          <w:rFonts w:hint="eastAsia"/>
        </w:rPr>
        <w:t>也可以是回收数据页操作。</w:t>
      </w:r>
    </w:p>
    <w:p w:rsidR="006B2EA1" w:rsidRPr="0083355E" w:rsidRDefault="0053339C" w:rsidP="0083355E">
      <w:pPr>
        <w:pStyle w:val="Heading2"/>
        <w:rPr>
          <w:rFonts w:cs="Arial"/>
        </w:rPr>
      </w:pPr>
      <w:bookmarkStart w:id="3" w:name="_Toc363054128"/>
      <w:r w:rsidRPr="00757CA5">
        <w:rPr>
          <w:rFonts w:cs="Arial"/>
        </w:rPr>
        <w:t>说明</w:t>
      </w:r>
      <w:bookmarkEnd w:id="3"/>
    </w:p>
    <w:p w:rsidR="008474CA" w:rsidRDefault="0083355E" w:rsidP="008474CA">
      <w:pPr>
        <w:ind w:firstLine="420"/>
      </w:pPr>
      <w:r>
        <w:rPr>
          <w:rFonts w:hint="eastAsia"/>
        </w:rPr>
        <w:t>当表内的数据量很大时，想清除数据，但是又不想进行删除表的操作</w:t>
      </w:r>
      <w:r w:rsidR="008474CA">
        <w:rPr>
          <w:rFonts w:hint="eastAsia"/>
        </w:rPr>
        <w:t>。</w:t>
      </w:r>
      <w:r>
        <w:rPr>
          <w:rFonts w:hint="eastAsia"/>
        </w:rPr>
        <w:t>此时用</w:t>
      </w:r>
      <w:r>
        <w:rPr>
          <w:rFonts w:hint="eastAsia"/>
        </w:rPr>
        <w:t>remove()</w:t>
      </w:r>
      <w:r>
        <w:rPr>
          <w:rFonts w:hint="eastAsia"/>
        </w:rPr>
        <w:t>操作可以达到此目的，但是</w:t>
      </w:r>
      <w:r>
        <w:rPr>
          <w:rFonts w:hint="eastAsia"/>
        </w:rPr>
        <w:t>remove()</w:t>
      </w:r>
      <w:r>
        <w:rPr>
          <w:rFonts w:hint="eastAsia"/>
        </w:rPr>
        <w:t>操作是一条一条的对数据进行清除操作，所以会非常的慢。</w:t>
      </w:r>
      <w:r w:rsidR="007F73F1">
        <w:rPr>
          <w:rFonts w:hint="eastAsia"/>
        </w:rPr>
        <w:t>另外，在某些场景下，需要对表的数据页进行回收操作。根据这两种需求，故开发了</w:t>
      </w:r>
      <w:r w:rsidR="007F73F1">
        <w:rPr>
          <w:rFonts w:hint="eastAsia"/>
        </w:rPr>
        <w:t>truncate</w:t>
      </w:r>
      <w:r w:rsidR="007F73F1">
        <w:rPr>
          <w:rFonts w:hint="eastAsia"/>
        </w:rPr>
        <w:t>功能。</w:t>
      </w:r>
    </w:p>
    <w:p w:rsidR="0089101D" w:rsidRPr="0083355E" w:rsidRDefault="0089101D" w:rsidP="0083355E">
      <w:pPr>
        <w:pStyle w:val="Heading2"/>
        <w:rPr>
          <w:rFonts w:cs="Arial"/>
        </w:rPr>
      </w:pPr>
      <w:bookmarkStart w:id="4" w:name="_Toc363054129"/>
      <w:r w:rsidRPr="00757CA5">
        <w:rPr>
          <w:rFonts w:cs="Arial"/>
        </w:rPr>
        <w:t>接口</w:t>
      </w:r>
      <w:bookmarkEnd w:id="4"/>
    </w:p>
    <w:p w:rsidR="008474CA" w:rsidRPr="0083355E" w:rsidRDefault="0083355E" w:rsidP="0083355E">
      <w:r>
        <w:rPr>
          <w:rFonts w:hint="eastAsia"/>
        </w:rPr>
        <w:t>db.collectionspace.collection.truncate()</w:t>
      </w:r>
    </w:p>
    <w:p w:rsidR="0089101D" w:rsidRPr="00757CA5" w:rsidRDefault="005853E4" w:rsidP="005853E4">
      <w:pPr>
        <w:pStyle w:val="Heading2"/>
        <w:rPr>
          <w:rFonts w:cs="Arial"/>
        </w:rPr>
      </w:pPr>
      <w:bookmarkStart w:id="5" w:name="_Toc363054130"/>
      <w:r w:rsidRPr="00757CA5">
        <w:rPr>
          <w:rFonts w:cs="Arial"/>
        </w:rPr>
        <w:t>规格</w:t>
      </w:r>
      <w:bookmarkEnd w:id="5"/>
    </w:p>
    <w:p w:rsidR="00743ACA" w:rsidRPr="00757CA5" w:rsidRDefault="00743ACA" w:rsidP="00743ACA">
      <w:pPr>
        <w:pStyle w:val="ListParagraph"/>
        <w:ind w:left="420" w:firstLineChars="0" w:firstLine="0"/>
        <w:rPr>
          <w:rFonts w:ascii="Arial" w:hAnsi="Arial" w:cs="Arial"/>
        </w:rPr>
      </w:pPr>
    </w:p>
    <w:p w:rsidR="00743ACA" w:rsidRPr="00757CA5" w:rsidRDefault="00743ACA" w:rsidP="00743ACA">
      <w:pPr>
        <w:pStyle w:val="Heading2"/>
        <w:rPr>
          <w:rFonts w:cs="Arial"/>
        </w:rPr>
      </w:pPr>
      <w:bookmarkStart w:id="6" w:name="_Toc363054131"/>
      <w:r w:rsidRPr="00757CA5">
        <w:rPr>
          <w:rFonts w:cs="Arial"/>
        </w:rPr>
        <w:t>功能约束</w:t>
      </w:r>
      <w:bookmarkEnd w:id="6"/>
    </w:p>
    <w:p w:rsidR="008474CA" w:rsidRPr="00162136" w:rsidRDefault="0083355E" w:rsidP="00162136">
      <w:pPr>
        <w:pStyle w:val="ListParagraph"/>
        <w:numPr>
          <w:ilvl w:val="0"/>
          <w:numId w:val="4"/>
        </w:numPr>
        <w:ind w:firstLineChars="0"/>
        <w:rPr>
          <w:rFonts w:asciiTheme="minorHAnsi" w:hAnsiTheme="minorHAnsi"/>
        </w:rPr>
      </w:pPr>
      <w:r w:rsidRPr="00A96FEF">
        <w:rPr>
          <w:rFonts w:hint="eastAsia"/>
        </w:rPr>
        <w:t>查询和</w:t>
      </w:r>
      <w:r w:rsidRPr="00A96FEF">
        <w:rPr>
          <w:rFonts w:hint="eastAsia"/>
        </w:rPr>
        <w:t>truncate</w:t>
      </w:r>
      <w:r w:rsidRPr="00A96FEF">
        <w:rPr>
          <w:rFonts w:hint="eastAsia"/>
        </w:rPr>
        <w:t>并发</w:t>
      </w:r>
      <w:r w:rsidRPr="00A96FEF">
        <w:rPr>
          <w:rFonts w:hint="eastAsia"/>
        </w:rPr>
        <w:t xml:space="preserve"> (</w:t>
      </w:r>
      <w:r w:rsidRPr="0017340C">
        <w:rPr>
          <w:rFonts w:hint="eastAsia"/>
          <w:color w:val="FF0000"/>
        </w:rPr>
        <w:t>查询可能会报表不存在的错误。目前无法解决这个问题</w:t>
      </w:r>
      <w:r w:rsidRPr="00A96FEF">
        <w:rPr>
          <w:rFonts w:hint="eastAsia"/>
        </w:rPr>
        <w:t>)</w:t>
      </w:r>
    </w:p>
    <w:p w:rsidR="00A94217" w:rsidRPr="00757CA5" w:rsidRDefault="0090257D" w:rsidP="00854F55">
      <w:pPr>
        <w:pStyle w:val="Heading1"/>
        <w:rPr>
          <w:rFonts w:cs="Arial"/>
        </w:rPr>
      </w:pPr>
      <w:bookmarkStart w:id="7" w:name="_Toc363054132"/>
      <w:r w:rsidRPr="00757CA5">
        <w:rPr>
          <w:rFonts w:cs="Arial"/>
        </w:rPr>
        <w:t>简单设计</w:t>
      </w:r>
      <w:bookmarkEnd w:id="7"/>
    </w:p>
    <w:p w:rsidR="0028466B" w:rsidRPr="00757CA5" w:rsidRDefault="00506FE0" w:rsidP="00506FE0">
      <w:pPr>
        <w:pStyle w:val="Heading2"/>
        <w:rPr>
          <w:rFonts w:cs="Arial"/>
        </w:rPr>
      </w:pPr>
      <w:bookmarkStart w:id="8" w:name="_Toc363054133"/>
      <w:r w:rsidRPr="00757CA5">
        <w:rPr>
          <w:rFonts w:cs="Arial"/>
        </w:rPr>
        <w:t>场景</w:t>
      </w:r>
      <w:bookmarkEnd w:id="8"/>
    </w:p>
    <w:p w:rsidR="008474CA" w:rsidRPr="008474CA" w:rsidRDefault="0083355E" w:rsidP="008474CA">
      <w:pPr>
        <w:ind w:firstLine="420"/>
        <w:rPr>
          <w:rFonts w:ascii="Arial" w:hAnsi="Arial" w:cs="Arial"/>
        </w:rPr>
      </w:pPr>
      <w:r>
        <w:rPr>
          <w:rFonts w:hint="eastAsia"/>
        </w:rPr>
        <w:t>数据库集群含有大量的数据，在不删除表的前提下，想要快速的清除数据</w:t>
      </w:r>
      <w:r w:rsidR="008474CA">
        <w:rPr>
          <w:rFonts w:hint="eastAsia"/>
        </w:rPr>
        <w:t>。</w:t>
      </w:r>
      <w:r w:rsidR="00F23F65">
        <w:rPr>
          <w:rFonts w:hint="eastAsia"/>
        </w:rPr>
        <w:t>回收数据页。</w:t>
      </w:r>
    </w:p>
    <w:p w:rsidR="00951619" w:rsidRPr="00757CA5" w:rsidRDefault="00C31065" w:rsidP="00C31065">
      <w:pPr>
        <w:pStyle w:val="Heading2"/>
        <w:rPr>
          <w:rFonts w:cs="Arial"/>
        </w:rPr>
      </w:pPr>
      <w:bookmarkStart w:id="9" w:name="_Toc363054134"/>
      <w:r w:rsidRPr="00757CA5">
        <w:rPr>
          <w:rFonts w:cs="Arial"/>
        </w:rPr>
        <w:t>逻辑</w:t>
      </w:r>
      <w:r w:rsidR="00F3067A" w:rsidRPr="00757CA5">
        <w:rPr>
          <w:rFonts w:cs="Arial"/>
        </w:rPr>
        <w:t>或流程</w:t>
      </w:r>
      <w:bookmarkEnd w:id="9"/>
    </w:p>
    <w:p w:rsidR="00BE095F" w:rsidRDefault="00BE095F" w:rsidP="00BE095F">
      <w:pPr>
        <w:ind w:firstLineChars="200" w:firstLine="420"/>
      </w:pPr>
      <w:r>
        <w:rPr>
          <w:rFonts w:hint="eastAsia"/>
        </w:rPr>
        <w:t>truncate</w:t>
      </w:r>
      <w:r>
        <w:rPr>
          <w:rFonts w:hint="eastAsia"/>
        </w:rPr>
        <w:t>的功能：</w:t>
      </w:r>
    </w:p>
    <w:p w:rsidR="00BE095F" w:rsidRDefault="00BE095F" w:rsidP="00BE095F">
      <w:pPr>
        <w:pStyle w:val="ListParagraph"/>
        <w:numPr>
          <w:ilvl w:val="0"/>
          <w:numId w:val="5"/>
        </w:numPr>
        <w:autoSpaceDE/>
        <w:autoSpaceDN/>
        <w:adjustRightInd/>
        <w:spacing w:line="240" w:lineRule="auto"/>
        <w:ind w:firstLineChars="0"/>
        <w:jc w:val="both"/>
      </w:pPr>
      <w:r>
        <w:rPr>
          <w:rFonts w:hint="eastAsia"/>
        </w:rPr>
        <w:t>清空所有的数据，包括普通数据及大对象数据</w:t>
      </w:r>
      <w:r>
        <w:rPr>
          <w:rFonts w:hint="eastAsia"/>
        </w:rPr>
        <w:t>(lob)</w:t>
      </w:r>
      <w:r>
        <w:rPr>
          <w:rFonts w:hint="eastAsia"/>
        </w:rPr>
        <w:t>；</w:t>
      </w:r>
    </w:p>
    <w:p w:rsidR="00BE095F" w:rsidRDefault="00BE095F" w:rsidP="00BE095F">
      <w:pPr>
        <w:pStyle w:val="ListParagraph"/>
        <w:numPr>
          <w:ilvl w:val="0"/>
          <w:numId w:val="5"/>
        </w:numPr>
        <w:autoSpaceDE/>
        <w:autoSpaceDN/>
        <w:adjustRightInd/>
        <w:spacing w:after="312" w:line="240" w:lineRule="auto"/>
        <w:ind w:firstLineChars="0"/>
        <w:jc w:val="both"/>
      </w:pPr>
      <w:r>
        <w:rPr>
          <w:rFonts w:hint="eastAsia"/>
        </w:rPr>
        <w:t>释放所有非元数据的数据页；</w:t>
      </w:r>
      <w:r>
        <w:rPr>
          <w:rFonts w:hint="eastAsia"/>
        </w:rPr>
        <w:t>(</w:t>
      </w:r>
      <w:r>
        <w:rPr>
          <w:rFonts w:hint="eastAsia"/>
        </w:rPr>
        <w:t>与</w:t>
      </w:r>
      <w:r>
        <w:rPr>
          <w:rFonts w:hint="eastAsia"/>
        </w:rPr>
        <w:t>remove</w:t>
      </w:r>
      <w:r>
        <w:rPr>
          <w:rFonts w:hint="eastAsia"/>
        </w:rPr>
        <w:t>的区别</w:t>
      </w:r>
      <w:r>
        <w:rPr>
          <w:rFonts w:hint="eastAsia"/>
        </w:rPr>
        <w:t>)</w:t>
      </w:r>
      <w:r>
        <w:rPr>
          <w:rFonts w:hint="eastAsia"/>
        </w:rPr>
        <w:t>；</w:t>
      </w:r>
    </w:p>
    <w:p w:rsidR="008474CA" w:rsidRDefault="00BE095F" w:rsidP="00BE095F">
      <w:pPr>
        <w:ind w:firstLineChars="200" w:firstLine="420"/>
        <w:rPr>
          <w:ins w:id="10" w:author="huxiaojun" w:date="2015-05-13T15:05:00Z"/>
          <w:rFonts w:hint="eastAsia"/>
        </w:rPr>
      </w:pPr>
      <w:r>
        <w:rPr>
          <w:rFonts w:hint="eastAsia"/>
        </w:rPr>
        <w:t>truncate</w:t>
      </w:r>
      <w:r>
        <w:rPr>
          <w:rFonts w:hint="eastAsia"/>
        </w:rPr>
        <w:t>操作后的验证可以使用</w:t>
      </w:r>
      <w:r>
        <w:rPr>
          <w:rFonts w:hint="eastAsia"/>
        </w:rPr>
        <w:t>db.snapshot(4,{</w:t>
      </w:r>
      <w:r>
        <w:t>“</w:t>
      </w:r>
      <w:r>
        <w:rPr>
          <w:rFonts w:hint="eastAsia"/>
        </w:rPr>
        <w:t>Name</w:t>
      </w:r>
      <w:r>
        <w:t>”</w:t>
      </w:r>
      <w:r>
        <w:rPr>
          <w:rFonts w:hint="eastAsia"/>
        </w:rPr>
        <w:t>:</w:t>
      </w:r>
      <w:r>
        <w:t>”</w:t>
      </w:r>
      <w:r>
        <w:rPr>
          <w:rFonts w:hint="eastAsia"/>
        </w:rPr>
        <w:t>collectionspace.collection</w:t>
      </w:r>
      <w:r>
        <w:t>”</w:t>
      </w:r>
      <w:r>
        <w:rPr>
          <w:rFonts w:hint="eastAsia"/>
        </w:rPr>
        <w:t>})</w:t>
      </w:r>
      <w:r>
        <w:rPr>
          <w:rFonts w:hint="eastAsia"/>
        </w:rPr>
        <w:t>查看其结果中的</w:t>
      </w:r>
      <w:r w:rsidRPr="00A96FEF">
        <w:t>"TotalRecords"</w:t>
      </w:r>
      <w:r>
        <w:rPr>
          <w:rFonts w:hint="eastAsia"/>
        </w:rPr>
        <w:t>，</w:t>
      </w:r>
      <w:r w:rsidRPr="00A96FEF">
        <w:t>"TotalDataPages"</w:t>
      </w:r>
      <w:r>
        <w:rPr>
          <w:rFonts w:hint="eastAsia"/>
        </w:rPr>
        <w:t>，</w:t>
      </w:r>
      <w:r w:rsidRPr="00A96FEF">
        <w:t>"TotalIndexPages"</w:t>
      </w:r>
      <w:r>
        <w:rPr>
          <w:rFonts w:hint="eastAsia"/>
        </w:rPr>
        <w:t>，</w:t>
      </w:r>
      <w:r w:rsidRPr="00A96FEF">
        <w:t>"TotalLobPages"</w:t>
      </w:r>
      <w:r>
        <w:rPr>
          <w:rFonts w:hint="eastAsia"/>
        </w:rPr>
        <w:t>。其中</w:t>
      </w:r>
      <w:r w:rsidRPr="00A96FEF">
        <w:t>"TotalIndexPages"</w:t>
      </w:r>
      <w:r>
        <w:rPr>
          <w:rFonts w:hint="eastAsia"/>
        </w:rPr>
        <w:t>索引的数据页是不会被清除掉的。</w:t>
      </w:r>
      <w:r w:rsidR="00A37388">
        <w:rPr>
          <w:rFonts w:hint="eastAsia"/>
        </w:rPr>
        <w:t>按数据块进行</w:t>
      </w:r>
      <w:r w:rsidR="004610F4">
        <w:rPr>
          <w:rFonts w:hint="eastAsia"/>
        </w:rPr>
        <w:t>数据的清除操作。</w:t>
      </w:r>
    </w:p>
    <w:p w:rsidR="00D9674B" w:rsidRDefault="00D9674B" w:rsidP="00BE095F">
      <w:pPr>
        <w:ind w:firstLineChars="200" w:firstLine="420"/>
        <w:rPr>
          <w:ins w:id="11" w:author="huxiaojun" w:date="2015-05-13T15:05:00Z"/>
          <w:rFonts w:hint="eastAsia"/>
        </w:rPr>
      </w:pPr>
      <w:ins w:id="12" w:author="huxiaojun" w:date="2015-05-13T15:05:00Z">
        <w:r>
          <w:rPr>
            <w:rFonts w:hint="eastAsia"/>
          </w:rPr>
          <w:t>工作流程：</w:t>
        </w:r>
      </w:ins>
    </w:p>
    <w:p w:rsidR="00D9674B" w:rsidRDefault="00D9674B" w:rsidP="00D9674B">
      <w:pPr>
        <w:pStyle w:val="ListParagraph"/>
        <w:numPr>
          <w:ilvl w:val="3"/>
          <w:numId w:val="1"/>
        </w:numPr>
        <w:ind w:firstLineChars="0"/>
        <w:rPr>
          <w:ins w:id="13" w:author="huxiaojun" w:date="2015-05-13T15:06:00Z"/>
          <w:rFonts w:hint="eastAsia"/>
        </w:rPr>
        <w:pPrChange w:id="14" w:author="huxiaojun" w:date="2015-05-13T15:06:00Z">
          <w:pPr>
            <w:ind w:firstLineChars="200" w:firstLine="420"/>
          </w:pPr>
        </w:pPrChange>
      </w:pPr>
      <w:ins w:id="15" w:author="huxiaojun" w:date="2015-05-13T15:05:00Z">
        <w:r>
          <w:rPr>
            <w:rFonts w:hint="eastAsia"/>
          </w:rPr>
          <w:t>创建表</w:t>
        </w:r>
      </w:ins>
      <w:ins w:id="16" w:author="huxiaojun" w:date="2015-05-13T15:06:00Z">
        <w:r>
          <w:rPr>
            <w:rFonts w:hint="eastAsia"/>
          </w:rPr>
          <w:t>；</w:t>
        </w:r>
      </w:ins>
    </w:p>
    <w:p w:rsidR="00D9674B" w:rsidRDefault="00D9674B" w:rsidP="00D9674B">
      <w:pPr>
        <w:pStyle w:val="ListParagraph"/>
        <w:numPr>
          <w:ilvl w:val="3"/>
          <w:numId w:val="1"/>
        </w:numPr>
        <w:ind w:firstLineChars="0"/>
        <w:rPr>
          <w:ins w:id="17" w:author="huxiaojun" w:date="2015-05-13T15:06:00Z"/>
          <w:rFonts w:hint="eastAsia"/>
        </w:rPr>
        <w:pPrChange w:id="18" w:author="huxiaojun" w:date="2015-05-13T15:06:00Z">
          <w:pPr>
            <w:ind w:firstLineChars="200" w:firstLine="420"/>
          </w:pPr>
        </w:pPrChange>
      </w:pPr>
      <w:ins w:id="19" w:author="huxiaojun" w:date="2015-05-13T15:06:00Z">
        <w:r>
          <w:rPr>
            <w:rFonts w:hint="eastAsia"/>
          </w:rPr>
          <w:t>写入普通数据或者大对象数据；</w:t>
        </w:r>
      </w:ins>
    </w:p>
    <w:p w:rsidR="00D9674B" w:rsidRPr="008474CA" w:rsidRDefault="00D9674B" w:rsidP="00D9674B">
      <w:pPr>
        <w:pStyle w:val="ListParagraph"/>
        <w:numPr>
          <w:ilvl w:val="3"/>
          <w:numId w:val="1"/>
        </w:numPr>
        <w:ind w:firstLineChars="0"/>
        <w:pPrChange w:id="20" w:author="huxiaojun" w:date="2015-05-13T15:06:00Z">
          <w:pPr>
            <w:ind w:firstLineChars="200" w:firstLine="420"/>
          </w:pPr>
        </w:pPrChange>
      </w:pPr>
      <w:ins w:id="21" w:author="huxiaojun" w:date="2015-05-13T15:06:00Z">
        <w:r>
          <w:rPr>
            <w:rFonts w:hint="eastAsia"/>
          </w:rPr>
          <w:lastRenderedPageBreak/>
          <w:t>数据</w:t>
        </w:r>
      </w:ins>
      <w:ins w:id="22" w:author="huxiaojun" w:date="2015-05-13T15:07:00Z">
        <w:r>
          <w:rPr>
            <w:rFonts w:hint="eastAsia"/>
          </w:rPr>
          <w:t>和数据页被清除干净；</w:t>
        </w:r>
      </w:ins>
    </w:p>
    <w:p w:rsidR="00F76970" w:rsidRPr="00757CA5" w:rsidRDefault="00F76970" w:rsidP="00633732">
      <w:pPr>
        <w:pStyle w:val="Heading1"/>
        <w:rPr>
          <w:rFonts w:cs="Arial"/>
        </w:rPr>
      </w:pPr>
      <w:bookmarkStart w:id="23" w:name="_Toc363054137"/>
      <w:r w:rsidRPr="00757CA5">
        <w:rPr>
          <w:rFonts w:cs="Arial"/>
        </w:rPr>
        <w:t>测试</w:t>
      </w:r>
      <w:r w:rsidR="00DB3A26" w:rsidRPr="00757CA5">
        <w:rPr>
          <w:rFonts w:cs="Arial"/>
        </w:rPr>
        <w:t>设计</w:t>
      </w:r>
      <w:bookmarkEnd w:id="23"/>
    </w:p>
    <w:p w:rsidR="00F76970" w:rsidRPr="00757CA5" w:rsidRDefault="00797DAF" w:rsidP="00E5744C">
      <w:pPr>
        <w:ind w:firstLineChars="200" w:firstLine="420"/>
        <w:rPr>
          <w:rFonts w:ascii="Arial" w:eastAsia="黑体" w:hAnsi="Arial" w:cs="Arial"/>
          <w:i/>
          <w:color w:val="0000FF"/>
        </w:rPr>
      </w:pPr>
      <w:r w:rsidRPr="00757CA5">
        <w:rPr>
          <w:rFonts w:ascii="Arial" w:eastAsia="黑体" w:cs="Arial"/>
          <w:i/>
          <w:color w:val="0000FF"/>
        </w:rPr>
        <w:t>主要从使用场景、功能、性能、可靠性、</w:t>
      </w:r>
      <w:r w:rsidR="00E11669" w:rsidRPr="00757CA5">
        <w:rPr>
          <w:rFonts w:ascii="Arial" w:eastAsia="黑体" w:cs="Arial"/>
          <w:i/>
          <w:color w:val="0000FF"/>
        </w:rPr>
        <w:t>兼容性、</w:t>
      </w:r>
      <w:r w:rsidR="00883621" w:rsidRPr="00757CA5">
        <w:rPr>
          <w:rFonts w:ascii="Arial" w:eastAsia="黑体" w:cs="Arial"/>
          <w:i/>
          <w:color w:val="0000FF"/>
        </w:rPr>
        <w:t>可服务性、</w:t>
      </w:r>
      <w:r w:rsidRPr="00757CA5">
        <w:rPr>
          <w:rFonts w:ascii="Arial" w:eastAsia="黑体" w:cs="Arial"/>
          <w:i/>
          <w:color w:val="0000FF"/>
        </w:rPr>
        <w:t>安全、稳定性（压力）、交互等角度对</w:t>
      </w:r>
      <w:r w:rsidRPr="00757CA5">
        <w:rPr>
          <w:rFonts w:ascii="Arial" w:eastAsia="黑体" w:hAnsi="Arial" w:cs="Arial"/>
          <w:i/>
          <w:color w:val="0000FF"/>
        </w:rPr>
        <w:t>story</w:t>
      </w:r>
      <w:r w:rsidRPr="00757CA5">
        <w:rPr>
          <w:rFonts w:ascii="Arial" w:eastAsia="黑体" w:cs="Arial"/>
          <w:i/>
          <w:color w:val="0000FF"/>
        </w:rPr>
        <w:t>进行分析和设计，以及</w:t>
      </w:r>
      <w:r w:rsidRPr="00757CA5">
        <w:rPr>
          <w:rFonts w:ascii="Arial" w:eastAsia="黑体" w:hAnsi="Arial" w:cs="Arial"/>
          <w:i/>
          <w:color w:val="0000FF"/>
        </w:rPr>
        <w:t>story</w:t>
      </w:r>
      <w:r w:rsidRPr="00757CA5">
        <w:rPr>
          <w:rFonts w:ascii="Arial" w:eastAsia="黑体" w:cs="Arial"/>
          <w:i/>
          <w:color w:val="0000FF"/>
        </w:rPr>
        <w:t>的测试策略。</w:t>
      </w:r>
    </w:p>
    <w:p w:rsidR="00DB3A26" w:rsidRPr="00757CA5" w:rsidRDefault="00DB3A26" w:rsidP="00512D7C">
      <w:pPr>
        <w:pStyle w:val="Heading2"/>
        <w:rPr>
          <w:rFonts w:cs="Arial"/>
        </w:rPr>
      </w:pPr>
      <w:bookmarkStart w:id="24" w:name="_Toc363054138"/>
      <w:r w:rsidRPr="00757CA5">
        <w:rPr>
          <w:rFonts w:cs="Arial"/>
        </w:rPr>
        <w:t>测试规格</w:t>
      </w:r>
      <w:bookmarkEnd w:id="24"/>
    </w:p>
    <w:p w:rsidR="00F50C54" w:rsidRPr="00757CA5" w:rsidRDefault="00F50C54" w:rsidP="00F50C54">
      <w:pPr>
        <w:pStyle w:val="Heading3"/>
        <w:rPr>
          <w:rFonts w:ascii="Arial" w:hAnsi="Arial" w:cs="Arial"/>
        </w:rPr>
      </w:pPr>
      <w:bookmarkStart w:id="25" w:name="_Toc363054139"/>
      <w:r w:rsidRPr="00757CA5">
        <w:rPr>
          <w:rFonts w:ascii="Arial" w:cs="Arial"/>
        </w:rPr>
        <w:t>场景分析</w:t>
      </w:r>
      <w:bookmarkEnd w:id="25"/>
    </w:p>
    <w:p w:rsidR="00E45932" w:rsidRDefault="00DB6D53" w:rsidP="00DB6D53">
      <w:pPr>
        <w:pStyle w:val="ListParagraph"/>
        <w:ind w:left="680" w:firstLineChars="0" w:firstLine="0"/>
      </w:pPr>
      <w:r>
        <w:rPr>
          <w:rFonts w:hint="eastAsia"/>
        </w:rPr>
        <w:t>1.</w:t>
      </w:r>
      <w:r w:rsidR="00BE095F">
        <w:rPr>
          <w:rFonts w:hint="eastAsia"/>
        </w:rPr>
        <w:t>数据库集群含有大量的数据，在不删除表的前提下，想要快速的清除数据。</w:t>
      </w:r>
    </w:p>
    <w:p w:rsidR="00DB6D53" w:rsidRPr="00DB6D53" w:rsidRDefault="00DB6D53" w:rsidP="00DB6D53">
      <w:pPr>
        <w:pStyle w:val="ListParagraph"/>
        <w:ind w:left="680" w:firstLineChars="0" w:firstLine="0"/>
        <w:rPr>
          <w:rFonts w:ascii="Arial" w:hAnsi="Arial" w:cs="Arial"/>
        </w:rPr>
      </w:pPr>
      <w:r>
        <w:rPr>
          <w:rFonts w:ascii="Arial" w:hAnsi="Arial" w:cs="Arial" w:hint="eastAsia"/>
        </w:rPr>
        <w:t>2.</w:t>
      </w:r>
      <w:r>
        <w:rPr>
          <w:rFonts w:ascii="Arial" w:hAnsi="Arial" w:cs="Arial" w:hint="eastAsia"/>
        </w:rPr>
        <w:t>想回收表的数据页。</w:t>
      </w:r>
    </w:p>
    <w:p w:rsidR="00D74033" w:rsidRDefault="00F76970" w:rsidP="00D74033">
      <w:pPr>
        <w:pStyle w:val="Heading3"/>
        <w:rPr>
          <w:rFonts w:ascii="Arial" w:cs="Arial"/>
        </w:rPr>
      </w:pPr>
      <w:bookmarkStart w:id="26" w:name="_Toc363054140"/>
      <w:r w:rsidRPr="00757CA5">
        <w:rPr>
          <w:rFonts w:ascii="Arial" w:cs="Arial"/>
        </w:rPr>
        <w:t>功能</w:t>
      </w:r>
      <w:r w:rsidR="000608B5" w:rsidRPr="00757CA5">
        <w:rPr>
          <w:rFonts w:ascii="Arial" w:cs="Arial"/>
        </w:rPr>
        <w:t>分析和设计</w:t>
      </w:r>
      <w:r w:rsidRPr="00757CA5">
        <w:rPr>
          <w:rFonts w:ascii="Arial" w:cs="Arial"/>
        </w:rPr>
        <w:t>（要求包含正常功能和异常情况）</w:t>
      </w:r>
      <w:bookmarkEnd w:id="26"/>
    </w:p>
    <w:p w:rsidR="00A504F4" w:rsidRPr="00A504F4" w:rsidRDefault="00A504F4" w:rsidP="00A504F4">
      <w:r>
        <w:rPr>
          <w:noProof/>
        </w:rPr>
        <w:drawing>
          <wp:inline distT="0" distB="0" distL="0" distR="0">
            <wp:extent cx="5274310" cy="2386017"/>
            <wp:effectExtent l="1905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srcRect/>
                    <a:stretch>
                      <a:fillRect/>
                    </a:stretch>
                  </pic:blipFill>
                  <pic:spPr bwMode="auto">
                    <a:xfrm>
                      <a:off x="0" y="0"/>
                      <a:ext cx="5274310" cy="2386017"/>
                    </a:xfrm>
                    <a:prstGeom prst="rect">
                      <a:avLst/>
                    </a:prstGeom>
                    <a:noFill/>
                    <a:ln w="9525">
                      <a:noFill/>
                      <a:miter lim="800000"/>
                      <a:headEnd/>
                      <a:tailEnd/>
                    </a:ln>
                  </pic:spPr>
                </pic:pic>
              </a:graphicData>
            </a:graphic>
          </wp:inline>
        </w:drawing>
      </w:r>
    </w:p>
    <w:p w:rsidR="009F2F0E" w:rsidRDefault="009F2F0E" w:rsidP="009F2F0E">
      <w:pPr>
        <w:rPr>
          <w:rFonts w:asciiTheme="minorHAnsi" w:eastAsiaTheme="minorEastAsia" w:hAnsiTheme="minorHAnsi" w:cstheme="minorBidi"/>
          <w:b/>
          <w:szCs w:val="22"/>
        </w:rPr>
      </w:pPr>
      <w:r w:rsidRPr="00D863F5">
        <w:rPr>
          <w:rFonts w:asciiTheme="minorHAnsi" w:eastAsiaTheme="minorEastAsia" w:hAnsiTheme="minorHAnsi" w:cstheme="minorBidi" w:hint="eastAsia"/>
          <w:b/>
          <w:szCs w:val="22"/>
        </w:rPr>
        <w:t>功能点分析：</w:t>
      </w:r>
    </w:p>
    <w:p w:rsidR="00525261" w:rsidRDefault="004610F4" w:rsidP="00484246">
      <w:pPr>
        <w:rPr>
          <w:rFonts w:asciiTheme="minorHAnsi" w:eastAsiaTheme="minorEastAsia" w:hAnsiTheme="minorHAnsi" w:cstheme="minorBidi"/>
          <w:szCs w:val="22"/>
        </w:rPr>
      </w:pPr>
      <w:r>
        <w:rPr>
          <w:rFonts w:asciiTheme="minorHAnsi" w:eastAsiaTheme="minorEastAsia" w:hAnsiTheme="minorHAnsi" w:cstheme="minorBidi" w:hint="eastAsia"/>
          <w:szCs w:val="22"/>
        </w:rPr>
        <w:t xml:space="preserve">    truncate</w:t>
      </w:r>
      <w:r>
        <w:rPr>
          <w:rFonts w:asciiTheme="minorHAnsi" w:eastAsiaTheme="minorEastAsia" w:hAnsiTheme="minorHAnsi" w:cstheme="minorBidi" w:hint="eastAsia"/>
          <w:szCs w:val="22"/>
        </w:rPr>
        <w:t>操作有两个</w:t>
      </w:r>
      <w:r w:rsidR="00842324">
        <w:rPr>
          <w:rFonts w:asciiTheme="minorHAnsi" w:eastAsiaTheme="minorEastAsia" w:hAnsiTheme="minorHAnsi" w:cstheme="minorBidi" w:hint="eastAsia"/>
          <w:szCs w:val="22"/>
        </w:rPr>
        <w:t>基本</w:t>
      </w:r>
      <w:r>
        <w:rPr>
          <w:rFonts w:asciiTheme="minorHAnsi" w:eastAsiaTheme="minorEastAsia" w:hAnsiTheme="minorHAnsi" w:cstheme="minorBidi" w:hint="eastAsia"/>
          <w:szCs w:val="22"/>
        </w:rPr>
        <w:t>功能：清除数据</w:t>
      </w:r>
      <w:r>
        <w:rPr>
          <w:rFonts w:asciiTheme="minorHAnsi" w:eastAsiaTheme="minorEastAsia" w:hAnsiTheme="minorHAnsi" w:cstheme="minorBidi" w:hint="eastAsia"/>
          <w:szCs w:val="22"/>
        </w:rPr>
        <w:t>(</w:t>
      </w:r>
      <w:r>
        <w:rPr>
          <w:rFonts w:asciiTheme="minorHAnsi" w:eastAsiaTheme="minorEastAsia" w:hAnsiTheme="minorHAnsi" w:cstheme="minorBidi" w:hint="eastAsia"/>
          <w:szCs w:val="22"/>
        </w:rPr>
        <w:t>包括大对象和普通数据</w:t>
      </w:r>
      <w:r>
        <w:rPr>
          <w:rFonts w:asciiTheme="minorHAnsi" w:eastAsiaTheme="minorEastAsia" w:hAnsiTheme="minorHAnsi" w:cstheme="minorBidi" w:hint="eastAsia"/>
          <w:szCs w:val="22"/>
        </w:rPr>
        <w:t>)</w:t>
      </w:r>
      <w:r w:rsidR="00842324">
        <w:rPr>
          <w:rFonts w:asciiTheme="minorHAnsi" w:eastAsiaTheme="minorEastAsia" w:hAnsiTheme="minorHAnsi" w:cstheme="minorBidi" w:hint="eastAsia"/>
          <w:szCs w:val="22"/>
        </w:rPr>
        <w:t>和清除数据页的功能。将测试划分为这几大类：基本操作、不同表类型、数据页</w:t>
      </w:r>
      <w:r w:rsidR="00006D8D">
        <w:rPr>
          <w:rFonts w:asciiTheme="minorHAnsi" w:eastAsiaTheme="minorEastAsia" w:hAnsiTheme="minorHAnsi" w:cstheme="minorBidi" w:hint="eastAsia"/>
          <w:szCs w:val="22"/>
        </w:rPr>
        <w:t>数据记录、布署类型、相关功能、驱动接口、</w:t>
      </w:r>
    </w:p>
    <w:p w:rsidR="00E65A8A" w:rsidRDefault="00525261" w:rsidP="00484246">
      <w:pPr>
        <w:rPr>
          <w:rFonts w:asciiTheme="minorHAnsi" w:eastAsiaTheme="minorEastAsia" w:hAnsiTheme="minorHAnsi" w:cstheme="minorBidi"/>
          <w:szCs w:val="22"/>
        </w:rPr>
      </w:pPr>
      <w:r>
        <w:rPr>
          <w:rFonts w:asciiTheme="minorHAnsi" w:eastAsiaTheme="minorEastAsia" w:hAnsiTheme="minorHAnsi" w:cstheme="minorBidi" w:hint="eastAsia"/>
          <w:szCs w:val="22"/>
        </w:rPr>
        <w:tab/>
      </w:r>
    </w:p>
    <w:tbl>
      <w:tblPr>
        <w:tblStyle w:val="TableGrid"/>
        <w:tblW w:w="0" w:type="auto"/>
        <w:tblLook w:val="04A0"/>
      </w:tblPr>
      <w:tblGrid>
        <w:gridCol w:w="1809"/>
        <w:gridCol w:w="6713"/>
      </w:tblGrid>
      <w:tr w:rsidR="00006D8D" w:rsidTr="00DB67BC">
        <w:tc>
          <w:tcPr>
            <w:tcW w:w="1809" w:type="dxa"/>
            <w:vMerge w:val="restart"/>
          </w:tcPr>
          <w:p w:rsidR="00006D8D" w:rsidRDefault="00006D8D" w:rsidP="00484246">
            <w:pPr>
              <w:rPr>
                <w:rFonts w:asciiTheme="minorHAnsi" w:eastAsiaTheme="minorEastAsia" w:hAnsiTheme="minorHAnsi" w:cstheme="minorBidi"/>
                <w:szCs w:val="22"/>
              </w:rPr>
            </w:pPr>
            <w:r w:rsidRPr="00DB67BC">
              <w:rPr>
                <w:rFonts w:asciiTheme="minorHAnsi" w:eastAsiaTheme="minorEastAsia" w:hAnsiTheme="minorHAnsi" w:cstheme="minorBidi" w:hint="eastAsia"/>
                <w:b/>
                <w:szCs w:val="22"/>
              </w:rPr>
              <w:t>基本</w:t>
            </w:r>
            <w:r>
              <w:rPr>
                <w:rFonts w:asciiTheme="minorHAnsi" w:eastAsiaTheme="minorEastAsia" w:hAnsiTheme="minorHAnsi" w:cstheme="minorBidi" w:hint="eastAsia"/>
                <w:b/>
                <w:szCs w:val="22"/>
              </w:rPr>
              <w:t>操作</w:t>
            </w:r>
          </w:p>
        </w:tc>
        <w:tc>
          <w:tcPr>
            <w:tcW w:w="6713" w:type="dxa"/>
          </w:tcPr>
          <w:p w:rsidR="00006D8D" w:rsidRDefault="00006D8D" w:rsidP="00006D8D">
            <w:pPr>
              <w:rPr>
                <w:rFonts w:asciiTheme="minorHAnsi" w:eastAsiaTheme="minorEastAsia" w:hAnsiTheme="minorHAnsi" w:cstheme="minorBidi"/>
                <w:szCs w:val="22"/>
              </w:rPr>
            </w:pPr>
            <w:r>
              <w:rPr>
                <w:rFonts w:asciiTheme="minorHAnsi" w:eastAsiaTheme="minorEastAsia" w:hAnsiTheme="minorHAnsi" w:cstheme="minorBidi" w:hint="eastAsia"/>
                <w:szCs w:val="22"/>
              </w:rPr>
              <w:t>普通记录数据</w:t>
            </w:r>
          </w:p>
        </w:tc>
      </w:tr>
      <w:tr w:rsidR="00006D8D" w:rsidTr="00DB67BC">
        <w:tc>
          <w:tcPr>
            <w:tcW w:w="1809" w:type="dxa"/>
            <w:vMerge/>
          </w:tcPr>
          <w:p w:rsidR="00006D8D" w:rsidRDefault="00006D8D" w:rsidP="00484246">
            <w:pPr>
              <w:rPr>
                <w:rFonts w:asciiTheme="minorHAnsi" w:eastAsiaTheme="minorEastAsia" w:hAnsiTheme="minorHAnsi" w:cstheme="minorBidi"/>
                <w:szCs w:val="22"/>
              </w:rPr>
            </w:pPr>
          </w:p>
        </w:tc>
        <w:tc>
          <w:tcPr>
            <w:tcW w:w="6713" w:type="dxa"/>
          </w:tcPr>
          <w:p w:rsidR="00006D8D" w:rsidRDefault="00006D8D" w:rsidP="00006D8D">
            <w:pPr>
              <w:rPr>
                <w:rFonts w:asciiTheme="minorHAnsi" w:eastAsiaTheme="minorEastAsia" w:hAnsiTheme="minorHAnsi" w:cstheme="minorBidi"/>
                <w:szCs w:val="22"/>
              </w:rPr>
            </w:pPr>
            <w:r>
              <w:rPr>
                <w:rFonts w:asciiTheme="minorHAnsi" w:eastAsiaTheme="minorEastAsia" w:hAnsiTheme="minorHAnsi" w:cstheme="minorBidi" w:hint="eastAsia"/>
                <w:szCs w:val="22"/>
              </w:rPr>
              <w:t>大对象记录数据</w:t>
            </w:r>
          </w:p>
        </w:tc>
      </w:tr>
      <w:tr w:rsidR="00006D8D" w:rsidTr="00DB67BC">
        <w:tc>
          <w:tcPr>
            <w:tcW w:w="1809" w:type="dxa"/>
            <w:vMerge/>
          </w:tcPr>
          <w:p w:rsidR="00006D8D" w:rsidRDefault="00006D8D" w:rsidP="00484246">
            <w:pPr>
              <w:rPr>
                <w:rFonts w:asciiTheme="minorHAnsi" w:eastAsiaTheme="minorEastAsia" w:hAnsiTheme="minorHAnsi" w:cstheme="minorBidi"/>
                <w:szCs w:val="22"/>
              </w:rPr>
            </w:pPr>
          </w:p>
        </w:tc>
        <w:tc>
          <w:tcPr>
            <w:tcW w:w="6713" w:type="dxa"/>
          </w:tcPr>
          <w:p w:rsidR="00006D8D" w:rsidRDefault="00006D8D" w:rsidP="00006D8D">
            <w:pPr>
              <w:rPr>
                <w:rFonts w:asciiTheme="minorHAnsi" w:eastAsiaTheme="minorEastAsia" w:hAnsiTheme="minorHAnsi" w:cstheme="minorBidi"/>
                <w:szCs w:val="22"/>
              </w:rPr>
            </w:pPr>
            <w:r>
              <w:rPr>
                <w:rFonts w:asciiTheme="minorHAnsi" w:eastAsiaTheme="minorEastAsia" w:hAnsiTheme="minorHAnsi" w:cstheme="minorBidi" w:hint="eastAsia"/>
                <w:szCs w:val="22"/>
              </w:rPr>
              <w:t>普通</w:t>
            </w:r>
            <w:r>
              <w:rPr>
                <w:rFonts w:asciiTheme="minorHAnsi" w:eastAsiaTheme="minorEastAsia" w:hAnsiTheme="minorHAnsi" w:cstheme="minorBidi" w:hint="eastAsia"/>
                <w:szCs w:val="22"/>
              </w:rPr>
              <w:t>+</w:t>
            </w:r>
            <w:r>
              <w:rPr>
                <w:rFonts w:asciiTheme="minorHAnsi" w:eastAsiaTheme="minorEastAsia" w:hAnsiTheme="minorHAnsi" w:cstheme="minorBidi" w:hint="eastAsia"/>
                <w:szCs w:val="22"/>
              </w:rPr>
              <w:t>大对象记录</w:t>
            </w:r>
          </w:p>
        </w:tc>
      </w:tr>
      <w:tr w:rsidR="00006D8D" w:rsidTr="00842324">
        <w:tc>
          <w:tcPr>
            <w:tcW w:w="1809" w:type="dxa"/>
            <w:vMerge w:val="restart"/>
          </w:tcPr>
          <w:p w:rsidR="00006D8D" w:rsidRPr="00DB67BC" w:rsidRDefault="00006D8D" w:rsidP="00006D8D">
            <w:pPr>
              <w:rPr>
                <w:rFonts w:asciiTheme="minorHAnsi" w:eastAsiaTheme="minorEastAsia" w:hAnsiTheme="minorHAnsi" w:cstheme="minorBidi"/>
                <w:b/>
                <w:szCs w:val="22"/>
              </w:rPr>
            </w:pPr>
            <w:r w:rsidRPr="00DB67BC">
              <w:rPr>
                <w:rFonts w:asciiTheme="minorHAnsi" w:eastAsiaTheme="minorEastAsia" w:hAnsiTheme="minorHAnsi" w:cstheme="minorBidi" w:hint="eastAsia"/>
                <w:b/>
                <w:szCs w:val="22"/>
              </w:rPr>
              <w:t>不同表类型</w:t>
            </w:r>
          </w:p>
        </w:tc>
        <w:tc>
          <w:tcPr>
            <w:tcW w:w="6713" w:type="dxa"/>
          </w:tcPr>
          <w:p w:rsidR="00006D8D" w:rsidRPr="00DB67BC" w:rsidRDefault="00006D8D" w:rsidP="00006D8D">
            <w:pPr>
              <w:rPr>
                <w:rFonts w:asciiTheme="minorHAnsi" w:eastAsiaTheme="minorEastAsia" w:hAnsiTheme="minorHAnsi" w:cstheme="minorBidi"/>
                <w:szCs w:val="22"/>
              </w:rPr>
            </w:pPr>
            <w:r w:rsidRPr="00DB67BC">
              <w:rPr>
                <w:rFonts w:asciiTheme="minorHAnsi" w:eastAsiaTheme="minorEastAsia" w:hAnsiTheme="minorHAnsi" w:cstheme="minorBidi" w:hint="eastAsia"/>
                <w:szCs w:val="22"/>
              </w:rPr>
              <w:t>普通表</w:t>
            </w:r>
          </w:p>
        </w:tc>
      </w:tr>
      <w:tr w:rsidR="00006D8D" w:rsidTr="00842324">
        <w:tc>
          <w:tcPr>
            <w:tcW w:w="1809" w:type="dxa"/>
            <w:vMerge/>
          </w:tcPr>
          <w:p w:rsidR="00006D8D" w:rsidRPr="00DB67BC" w:rsidRDefault="00006D8D" w:rsidP="00484246">
            <w:pPr>
              <w:rPr>
                <w:rFonts w:asciiTheme="minorHAnsi" w:eastAsiaTheme="minorEastAsia" w:hAnsiTheme="minorHAnsi" w:cstheme="minorBidi"/>
                <w:szCs w:val="22"/>
              </w:rPr>
            </w:pPr>
          </w:p>
        </w:tc>
        <w:tc>
          <w:tcPr>
            <w:tcW w:w="6713" w:type="dxa"/>
          </w:tcPr>
          <w:p w:rsidR="00006D8D" w:rsidRPr="00DB67BC" w:rsidRDefault="00006D8D" w:rsidP="00006D8D">
            <w:pPr>
              <w:rPr>
                <w:rFonts w:asciiTheme="minorHAnsi" w:eastAsiaTheme="minorEastAsia" w:hAnsiTheme="minorHAnsi" w:cstheme="minorBidi"/>
                <w:szCs w:val="22"/>
              </w:rPr>
            </w:pPr>
            <w:r>
              <w:rPr>
                <w:rFonts w:asciiTheme="minorHAnsi" w:eastAsiaTheme="minorEastAsia" w:hAnsiTheme="minorHAnsi" w:cstheme="minorBidi" w:hint="eastAsia"/>
                <w:szCs w:val="22"/>
              </w:rPr>
              <w:t>水平分区表</w:t>
            </w:r>
          </w:p>
        </w:tc>
      </w:tr>
      <w:tr w:rsidR="00006D8D" w:rsidTr="00842324">
        <w:tc>
          <w:tcPr>
            <w:tcW w:w="1809" w:type="dxa"/>
            <w:vMerge/>
          </w:tcPr>
          <w:p w:rsidR="00006D8D" w:rsidRDefault="00006D8D" w:rsidP="00484246">
            <w:pPr>
              <w:rPr>
                <w:rFonts w:asciiTheme="minorHAnsi" w:eastAsiaTheme="minorEastAsia" w:hAnsiTheme="minorHAnsi" w:cstheme="minorBidi"/>
                <w:szCs w:val="22"/>
              </w:rPr>
            </w:pPr>
          </w:p>
        </w:tc>
        <w:tc>
          <w:tcPr>
            <w:tcW w:w="6713" w:type="dxa"/>
          </w:tcPr>
          <w:p w:rsidR="00006D8D" w:rsidRDefault="00006D8D" w:rsidP="00006D8D">
            <w:pPr>
              <w:rPr>
                <w:rFonts w:asciiTheme="minorHAnsi" w:eastAsiaTheme="minorEastAsia" w:hAnsiTheme="minorHAnsi" w:cstheme="minorBidi"/>
                <w:szCs w:val="22"/>
              </w:rPr>
            </w:pPr>
            <w:r>
              <w:rPr>
                <w:rFonts w:asciiTheme="minorHAnsi" w:eastAsiaTheme="minorEastAsia" w:hAnsiTheme="minorHAnsi" w:cstheme="minorBidi" w:hint="eastAsia"/>
                <w:szCs w:val="22"/>
              </w:rPr>
              <w:t>垂直分区表</w:t>
            </w:r>
          </w:p>
        </w:tc>
      </w:tr>
      <w:tr w:rsidR="00006D8D" w:rsidTr="00842324">
        <w:tc>
          <w:tcPr>
            <w:tcW w:w="1809" w:type="dxa"/>
            <w:vMerge/>
          </w:tcPr>
          <w:p w:rsidR="00006D8D" w:rsidRDefault="00006D8D" w:rsidP="00484246">
            <w:pPr>
              <w:rPr>
                <w:rFonts w:asciiTheme="minorHAnsi" w:eastAsiaTheme="minorEastAsia" w:hAnsiTheme="minorHAnsi" w:cstheme="minorBidi"/>
                <w:szCs w:val="22"/>
              </w:rPr>
            </w:pPr>
          </w:p>
        </w:tc>
        <w:tc>
          <w:tcPr>
            <w:tcW w:w="6713" w:type="dxa"/>
          </w:tcPr>
          <w:p w:rsidR="00006D8D" w:rsidRDefault="00006D8D" w:rsidP="00006D8D">
            <w:pPr>
              <w:rPr>
                <w:rFonts w:asciiTheme="minorHAnsi" w:eastAsiaTheme="minorEastAsia" w:hAnsiTheme="minorHAnsi" w:cstheme="minorBidi"/>
                <w:szCs w:val="22"/>
              </w:rPr>
            </w:pPr>
            <w:r>
              <w:rPr>
                <w:rFonts w:asciiTheme="minorHAnsi" w:eastAsiaTheme="minorEastAsia" w:hAnsiTheme="minorHAnsi" w:cstheme="minorBidi" w:hint="eastAsia"/>
                <w:szCs w:val="22"/>
              </w:rPr>
              <w:t>混合分区表</w:t>
            </w:r>
          </w:p>
        </w:tc>
      </w:tr>
      <w:tr w:rsidR="00006D8D" w:rsidTr="00006D8D">
        <w:tc>
          <w:tcPr>
            <w:tcW w:w="1809" w:type="dxa"/>
            <w:vMerge w:val="restart"/>
          </w:tcPr>
          <w:p w:rsidR="00006D8D" w:rsidRPr="00DB67BC" w:rsidRDefault="00006D8D" w:rsidP="00006D8D">
            <w:pPr>
              <w:rPr>
                <w:rFonts w:asciiTheme="minorHAnsi" w:eastAsiaTheme="minorEastAsia" w:hAnsiTheme="minorHAnsi" w:cstheme="minorBidi"/>
                <w:b/>
                <w:szCs w:val="22"/>
              </w:rPr>
            </w:pPr>
            <w:r>
              <w:rPr>
                <w:rFonts w:asciiTheme="minorHAnsi" w:eastAsiaTheme="minorEastAsia" w:hAnsiTheme="minorHAnsi" w:cstheme="minorBidi" w:hint="eastAsia"/>
                <w:b/>
                <w:szCs w:val="22"/>
              </w:rPr>
              <w:t>数据页数据记录</w:t>
            </w:r>
          </w:p>
        </w:tc>
        <w:tc>
          <w:tcPr>
            <w:tcW w:w="6713" w:type="dxa"/>
          </w:tcPr>
          <w:p w:rsidR="00006D8D" w:rsidRDefault="00006D8D" w:rsidP="00006D8D">
            <w:pPr>
              <w:rPr>
                <w:rFonts w:asciiTheme="minorHAnsi" w:eastAsiaTheme="minorEastAsia" w:hAnsiTheme="minorHAnsi" w:cstheme="minorBidi"/>
                <w:szCs w:val="22"/>
              </w:rPr>
            </w:pPr>
            <w:r>
              <w:rPr>
                <w:rFonts w:asciiTheme="minorHAnsi" w:eastAsiaTheme="minorEastAsia" w:hAnsiTheme="minorHAnsi" w:cstheme="minorBidi" w:hint="eastAsia"/>
                <w:szCs w:val="22"/>
              </w:rPr>
              <w:t>记录小于数据页</w:t>
            </w:r>
          </w:p>
        </w:tc>
      </w:tr>
      <w:tr w:rsidR="00006D8D" w:rsidTr="00006D8D">
        <w:tc>
          <w:tcPr>
            <w:tcW w:w="1809" w:type="dxa"/>
            <w:vMerge/>
          </w:tcPr>
          <w:p w:rsidR="00006D8D" w:rsidRDefault="00006D8D" w:rsidP="00484246">
            <w:pPr>
              <w:rPr>
                <w:rFonts w:asciiTheme="minorHAnsi" w:eastAsiaTheme="minorEastAsia" w:hAnsiTheme="minorHAnsi" w:cstheme="minorBidi"/>
                <w:szCs w:val="22"/>
              </w:rPr>
            </w:pPr>
          </w:p>
        </w:tc>
        <w:tc>
          <w:tcPr>
            <w:tcW w:w="6713" w:type="dxa"/>
          </w:tcPr>
          <w:p w:rsidR="00006D8D" w:rsidRDefault="00006D8D" w:rsidP="00006D8D">
            <w:pPr>
              <w:rPr>
                <w:rFonts w:asciiTheme="minorHAnsi" w:eastAsiaTheme="minorEastAsia" w:hAnsiTheme="minorHAnsi" w:cstheme="minorBidi"/>
                <w:szCs w:val="22"/>
              </w:rPr>
            </w:pPr>
            <w:r>
              <w:rPr>
                <w:rFonts w:asciiTheme="minorHAnsi" w:eastAsiaTheme="minorEastAsia" w:hAnsiTheme="minorHAnsi" w:cstheme="minorBidi" w:hint="eastAsia"/>
                <w:szCs w:val="22"/>
              </w:rPr>
              <w:t>记录大于数据页</w:t>
            </w:r>
          </w:p>
        </w:tc>
      </w:tr>
      <w:tr w:rsidR="00006D8D" w:rsidTr="00006D8D">
        <w:tc>
          <w:tcPr>
            <w:tcW w:w="1809" w:type="dxa"/>
            <w:vMerge/>
          </w:tcPr>
          <w:p w:rsidR="00006D8D" w:rsidRDefault="00006D8D" w:rsidP="00484246">
            <w:pPr>
              <w:rPr>
                <w:rFonts w:asciiTheme="minorHAnsi" w:eastAsiaTheme="minorEastAsia" w:hAnsiTheme="minorHAnsi" w:cstheme="minorBidi"/>
                <w:szCs w:val="22"/>
              </w:rPr>
            </w:pPr>
          </w:p>
        </w:tc>
        <w:tc>
          <w:tcPr>
            <w:tcW w:w="6713" w:type="dxa"/>
          </w:tcPr>
          <w:p w:rsidR="00006D8D" w:rsidRDefault="00006D8D" w:rsidP="00006D8D">
            <w:pPr>
              <w:rPr>
                <w:rFonts w:asciiTheme="minorHAnsi" w:eastAsiaTheme="minorEastAsia" w:hAnsiTheme="minorHAnsi" w:cstheme="minorBidi"/>
                <w:szCs w:val="22"/>
              </w:rPr>
            </w:pPr>
            <w:r>
              <w:rPr>
                <w:rFonts w:asciiTheme="minorHAnsi" w:eastAsiaTheme="minorEastAsia" w:hAnsiTheme="minorHAnsi" w:cstheme="minorBidi" w:hint="eastAsia"/>
                <w:szCs w:val="22"/>
              </w:rPr>
              <w:t>记录等于数据页</w:t>
            </w:r>
          </w:p>
        </w:tc>
      </w:tr>
      <w:tr w:rsidR="00006D8D" w:rsidTr="00006D8D">
        <w:tc>
          <w:tcPr>
            <w:tcW w:w="1809" w:type="dxa"/>
            <w:vMerge/>
          </w:tcPr>
          <w:p w:rsidR="00006D8D" w:rsidRDefault="00006D8D" w:rsidP="00484246">
            <w:pPr>
              <w:rPr>
                <w:rFonts w:asciiTheme="minorHAnsi" w:eastAsiaTheme="minorEastAsia" w:hAnsiTheme="minorHAnsi" w:cstheme="minorBidi"/>
                <w:szCs w:val="22"/>
              </w:rPr>
            </w:pPr>
          </w:p>
        </w:tc>
        <w:tc>
          <w:tcPr>
            <w:tcW w:w="6713" w:type="dxa"/>
          </w:tcPr>
          <w:p w:rsidR="00006D8D" w:rsidRDefault="00006D8D" w:rsidP="00006D8D">
            <w:pPr>
              <w:rPr>
                <w:rFonts w:asciiTheme="minorHAnsi" w:eastAsiaTheme="minorEastAsia" w:hAnsiTheme="minorHAnsi" w:cstheme="minorBidi"/>
                <w:szCs w:val="22"/>
              </w:rPr>
            </w:pPr>
            <w:r>
              <w:rPr>
                <w:rFonts w:asciiTheme="minorHAnsi" w:eastAsiaTheme="minorEastAsia" w:hAnsiTheme="minorHAnsi" w:cstheme="minorBidi" w:hint="eastAsia"/>
                <w:szCs w:val="22"/>
              </w:rPr>
              <w:t>总记录大于多个数据页</w:t>
            </w:r>
          </w:p>
        </w:tc>
      </w:tr>
      <w:tr w:rsidR="00006D8D" w:rsidTr="00842324">
        <w:tc>
          <w:tcPr>
            <w:tcW w:w="1809" w:type="dxa"/>
            <w:vMerge w:val="restart"/>
          </w:tcPr>
          <w:p w:rsidR="00006D8D" w:rsidRDefault="00006D8D" w:rsidP="00484246">
            <w:pPr>
              <w:rPr>
                <w:rFonts w:asciiTheme="minorHAnsi" w:eastAsiaTheme="minorEastAsia" w:hAnsiTheme="minorHAnsi" w:cstheme="minorBidi"/>
                <w:szCs w:val="22"/>
              </w:rPr>
            </w:pPr>
            <w:r>
              <w:rPr>
                <w:rFonts w:asciiTheme="minorHAnsi" w:eastAsiaTheme="minorEastAsia" w:hAnsiTheme="minorHAnsi" w:cstheme="minorBidi" w:hint="eastAsia"/>
                <w:b/>
                <w:szCs w:val="22"/>
              </w:rPr>
              <w:t>布署类型</w:t>
            </w:r>
          </w:p>
        </w:tc>
        <w:tc>
          <w:tcPr>
            <w:tcW w:w="6713" w:type="dxa"/>
          </w:tcPr>
          <w:p w:rsidR="00006D8D" w:rsidRDefault="00006D8D" w:rsidP="00006D8D">
            <w:pPr>
              <w:rPr>
                <w:rFonts w:asciiTheme="minorHAnsi" w:eastAsiaTheme="minorEastAsia" w:hAnsiTheme="minorHAnsi" w:cstheme="minorBidi"/>
                <w:szCs w:val="22"/>
              </w:rPr>
            </w:pPr>
            <w:r>
              <w:rPr>
                <w:rFonts w:asciiTheme="minorHAnsi" w:eastAsiaTheme="minorEastAsia" w:hAnsiTheme="minorHAnsi" w:cstheme="minorBidi" w:hint="eastAsia"/>
                <w:szCs w:val="22"/>
              </w:rPr>
              <w:t>单机</w:t>
            </w:r>
          </w:p>
        </w:tc>
      </w:tr>
      <w:tr w:rsidR="00006D8D" w:rsidTr="00842324">
        <w:tc>
          <w:tcPr>
            <w:tcW w:w="1809" w:type="dxa"/>
            <w:vMerge/>
          </w:tcPr>
          <w:p w:rsidR="00006D8D" w:rsidRDefault="00006D8D" w:rsidP="00484246">
            <w:pPr>
              <w:rPr>
                <w:rFonts w:asciiTheme="minorHAnsi" w:eastAsiaTheme="minorEastAsia" w:hAnsiTheme="minorHAnsi" w:cstheme="minorBidi"/>
                <w:szCs w:val="22"/>
              </w:rPr>
            </w:pPr>
          </w:p>
        </w:tc>
        <w:tc>
          <w:tcPr>
            <w:tcW w:w="6713" w:type="dxa"/>
          </w:tcPr>
          <w:p w:rsidR="00006D8D" w:rsidRDefault="00006D8D" w:rsidP="00006D8D">
            <w:pPr>
              <w:rPr>
                <w:rFonts w:asciiTheme="minorHAnsi" w:eastAsiaTheme="minorEastAsia" w:hAnsiTheme="minorHAnsi" w:cstheme="minorBidi"/>
                <w:szCs w:val="22"/>
              </w:rPr>
            </w:pPr>
            <w:r>
              <w:rPr>
                <w:rFonts w:asciiTheme="minorHAnsi" w:eastAsiaTheme="minorEastAsia" w:hAnsiTheme="minorHAnsi" w:cstheme="minorBidi" w:hint="eastAsia"/>
                <w:szCs w:val="22"/>
              </w:rPr>
              <w:t>集群</w:t>
            </w:r>
          </w:p>
        </w:tc>
      </w:tr>
      <w:tr w:rsidR="00006D8D" w:rsidTr="00842324">
        <w:tc>
          <w:tcPr>
            <w:tcW w:w="1809" w:type="dxa"/>
            <w:vMerge w:val="restart"/>
          </w:tcPr>
          <w:p w:rsidR="00006D8D" w:rsidRPr="00DB67BC" w:rsidRDefault="00006D8D" w:rsidP="00006D8D">
            <w:pPr>
              <w:rPr>
                <w:rFonts w:asciiTheme="minorHAnsi" w:eastAsiaTheme="minorEastAsia" w:hAnsiTheme="minorHAnsi" w:cstheme="minorBidi"/>
                <w:b/>
                <w:szCs w:val="22"/>
              </w:rPr>
            </w:pPr>
            <w:r>
              <w:rPr>
                <w:rFonts w:asciiTheme="minorHAnsi" w:eastAsiaTheme="minorEastAsia" w:hAnsiTheme="minorHAnsi" w:cstheme="minorBidi" w:hint="eastAsia"/>
                <w:b/>
                <w:szCs w:val="22"/>
              </w:rPr>
              <w:t>相关功能</w:t>
            </w:r>
          </w:p>
        </w:tc>
        <w:tc>
          <w:tcPr>
            <w:tcW w:w="6713" w:type="dxa"/>
          </w:tcPr>
          <w:p w:rsidR="00006D8D" w:rsidRDefault="00006D8D" w:rsidP="00006D8D">
            <w:pPr>
              <w:rPr>
                <w:rFonts w:asciiTheme="minorHAnsi" w:eastAsiaTheme="minorEastAsia" w:hAnsiTheme="minorHAnsi" w:cstheme="minorBidi"/>
                <w:szCs w:val="22"/>
              </w:rPr>
            </w:pPr>
            <w:r>
              <w:rPr>
                <w:rFonts w:asciiTheme="minorHAnsi" w:eastAsiaTheme="minorEastAsia" w:hAnsiTheme="minorHAnsi" w:cstheme="minorBidi" w:hint="eastAsia"/>
                <w:szCs w:val="22"/>
              </w:rPr>
              <w:t>表内创建索引</w:t>
            </w:r>
          </w:p>
        </w:tc>
      </w:tr>
      <w:tr w:rsidR="00006D8D" w:rsidTr="00842324">
        <w:tc>
          <w:tcPr>
            <w:tcW w:w="1809" w:type="dxa"/>
            <w:vMerge/>
          </w:tcPr>
          <w:p w:rsidR="00006D8D" w:rsidRDefault="00006D8D" w:rsidP="00484246">
            <w:pPr>
              <w:rPr>
                <w:rFonts w:asciiTheme="minorHAnsi" w:eastAsiaTheme="minorEastAsia" w:hAnsiTheme="minorHAnsi" w:cstheme="minorBidi"/>
                <w:szCs w:val="22"/>
              </w:rPr>
            </w:pPr>
          </w:p>
        </w:tc>
        <w:tc>
          <w:tcPr>
            <w:tcW w:w="6713" w:type="dxa"/>
          </w:tcPr>
          <w:p w:rsidR="00006D8D" w:rsidRDefault="00006D8D" w:rsidP="00006D8D">
            <w:pPr>
              <w:rPr>
                <w:rFonts w:asciiTheme="minorHAnsi" w:eastAsiaTheme="minorEastAsia" w:hAnsiTheme="minorHAnsi" w:cstheme="minorBidi"/>
                <w:szCs w:val="22"/>
              </w:rPr>
            </w:pPr>
            <w:r>
              <w:rPr>
                <w:rFonts w:asciiTheme="minorHAnsi" w:eastAsiaTheme="minorEastAsia" w:hAnsiTheme="minorHAnsi" w:cstheme="minorBidi" w:hint="eastAsia"/>
                <w:szCs w:val="22"/>
              </w:rPr>
              <w:t>创建域</w:t>
            </w:r>
          </w:p>
        </w:tc>
      </w:tr>
      <w:tr w:rsidR="00006D8D" w:rsidTr="00842324">
        <w:tc>
          <w:tcPr>
            <w:tcW w:w="1809" w:type="dxa"/>
            <w:vMerge/>
          </w:tcPr>
          <w:p w:rsidR="00006D8D" w:rsidRDefault="00006D8D" w:rsidP="00484246">
            <w:pPr>
              <w:rPr>
                <w:rFonts w:asciiTheme="minorHAnsi" w:eastAsiaTheme="minorEastAsia" w:hAnsiTheme="minorHAnsi" w:cstheme="minorBidi"/>
                <w:szCs w:val="22"/>
              </w:rPr>
            </w:pPr>
          </w:p>
        </w:tc>
        <w:tc>
          <w:tcPr>
            <w:tcW w:w="6713" w:type="dxa"/>
          </w:tcPr>
          <w:p w:rsidR="00006D8D" w:rsidRDefault="00006D8D" w:rsidP="00006D8D">
            <w:pPr>
              <w:rPr>
                <w:rFonts w:asciiTheme="minorHAnsi" w:eastAsiaTheme="minorEastAsia" w:hAnsiTheme="minorHAnsi" w:cstheme="minorBidi"/>
                <w:szCs w:val="22"/>
              </w:rPr>
            </w:pPr>
            <w:r>
              <w:rPr>
                <w:rFonts w:asciiTheme="minorHAnsi" w:eastAsiaTheme="minorEastAsia" w:hAnsiTheme="minorHAnsi" w:cstheme="minorBidi" w:hint="eastAsia"/>
                <w:szCs w:val="22"/>
              </w:rPr>
              <w:t>回滚操作</w:t>
            </w:r>
          </w:p>
        </w:tc>
      </w:tr>
      <w:tr w:rsidR="00006D8D" w:rsidTr="00842324">
        <w:tc>
          <w:tcPr>
            <w:tcW w:w="1809" w:type="dxa"/>
            <w:vMerge/>
          </w:tcPr>
          <w:p w:rsidR="00006D8D" w:rsidRDefault="00006D8D" w:rsidP="00484246">
            <w:pPr>
              <w:rPr>
                <w:rFonts w:asciiTheme="minorHAnsi" w:eastAsiaTheme="minorEastAsia" w:hAnsiTheme="minorHAnsi" w:cstheme="minorBidi"/>
                <w:szCs w:val="22"/>
              </w:rPr>
            </w:pPr>
          </w:p>
        </w:tc>
        <w:tc>
          <w:tcPr>
            <w:tcW w:w="6713" w:type="dxa"/>
          </w:tcPr>
          <w:p w:rsidR="00006D8D" w:rsidRDefault="00006D8D" w:rsidP="00006D8D">
            <w:pPr>
              <w:rPr>
                <w:rFonts w:asciiTheme="minorHAnsi" w:eastAsiaTheme="minorEastAsia" w:hAnsiTheme="minorHAnsi" w:cstheme="minorBidi"/>
                <w:szCs w:val="22"/>
              </w:rPr>
            </w:pPr>
            <w:r>
              <w:rPr>
                <w:rFonts w:asciiTheme="minorHAnsi" w:eastAsiaTheme="minorEastAsia" w:hAnsiTheme="minorHAnsi" w:cstheme="minorBidi" w:hint="eastAsia"/>
                <w:szCs w:val="22"/>
              </w:rPr>
              <w:t>存储过程</w:t>
            </w:r>
          </w:p>
        </w:tc>
      </w:tr>
      <w:tr w:rsidR="00006D8D" w:rsidTr="00842324">
        <w:tc>
          <w:tcPr>
            <w:tcW w:w="1809" w:type="dxa"/>
            <w:vMerge/>
          </w:tcPr>
          <w:p w:rsidR="00006D8D" w:rsidRDefault="00006D8D" w:rsidP="00484246">
            <w:pPr>
              <w:rPr>
                <w:rFonts w:asciiTheme="minorHAnsi" w:eastAsiaTheme="minorEastAsia" w:hAnsiTheme="minorHAnsi" w:cstheme="minorBidi"/>
                <w:szCs w:val="22"/>
              </w:rPr>
            </w:pPr>
          </w:p>
        </w:tc>
        <w:tc>
          <w:tcPr>
            <w:tcW w:w="6713" w:type="dxa"/>
          </w:tcPr>
          <w:p w:rsidR="00006D8D" w:rsidRDefault="00006D8D" w:rsidP="00006D8D">
            <w:pPr>
              <w:rPr>
                <w:rFonts w:asciiTheme="minorHAnsi" w:eastAsiaTheme="minorEastAsia" w:hAnsiTheme="minorHAnsi" w:cstheme="minorBidi"/>
                <w:szCs w:val="22"/>
              </w:rPr>
            </w:pPr>
            <w:r>
              <w:rPr>
                <w:rFonts w:asciiTheme="minorHAnsi" w:eastAsiaTheme="minorEastAsia" w:hAnsiTheme="minorHAnsi" w:cstheme="minorBidi" w:hint="eastAsia"/>
                <w:szCs w:val="22"/>
              </w:rPr>
              <w:t>聚集</w:t>
            </w:r>
          </w:p>
        </w:tc>
      </w:tr>
      <w:tr w:rsidR="00006D8D" w:rsidTr="00842324">
        <w:tc>
          <w:tcPr>
            <w:tcW w:w="1809" w:type="dxa"/>
            <w:vMerge w:val="restart"/>
          </w:tcPr>
          <w:p w:rsidR="00006D8D" w:rsidRPr="00DB67BC" w:rsidRDefault="00006D8D" w:rsidP="00006D8D">
            <w:pPr>
              <w:rPr>
                <w:rFonts w:asciiTheme="minorHAnsi" w:eastAsiaTheme="minorEastAsia" w:hAnsiTheme="minorHAnsi" w:cstheme="minorBidi"/>
                <w:b/>
                <w:szCs w:val="22"/>
              </w:rPr>
            </w:pPr>
            <w:r>
              <w:rPr>
                <w:rFonts w:asciiTheme="minorHAnsi" w:eastAsiaTheme="minorEastAsia" w:hAnsiTheme="minorHAnsi" w:cstheme="minorBidi" w:hint="eastAsia"/>
                <w:b/>
                <w:szCs w:val="22"/>
              </w:rPr>
              <w:t>驱动接口</w:t>
            </w:r>
          </w:p>
        </w:tc>
        <w:tc>
          <w:tcPr>
            <w:tcW w:w="6713" w:type="dxa"/>
          </w:tcPr>
          <w:p w:rsidR="00006D8D" w:rsidRDefault="00006D8D" w:rsidP="00006D8D">
            <w:pPr>
              <w:rPr>
                <w:rFonts w:asciiTheme="minorHAnsi" w:eastAsiaTheme="minorEastAsia" w:hAnsiTheme="minorHAnsi" w:cstheme="minorBidi"/>
                <w:szCs w:val="22"/>
              </w:rPr>
            </w:pPr>
            <w:r>
              <w:rPr>
                <w:rFonts w:asciiTheme="minorHAnsi" w:eastAsiaTheme="minorEastAsia" w:hAnsiTheme="minorHAnsi" w:cstheme="minorBidi" w:hint="eastAsia"/>
                <w:szCs w:val="22"/>
              </w:rPr>
              <w:t>C</w:t>
            </w:r>
          </w:p>
        </w:tc>
      </w:tr>
      <w:tr w:rsidR="00006D8D" w:rsidTr="00842324">
        <w:tc>
          <w:tcPr>
            <w:tcW w:w="1809" w:type="dxa"/>
            <w:vMerge/>
          </w:tcPr>
          <w:p w:rsidR="00006D8D" w:rsidRDefault="00006D8D" w:rsidP="00484246">
            <w:pPr>
              <w:rPr>
                <w:rFonts w:asciiTheme="minorHAnsi" w:eastAsiaTheme="minorEastAsia" w:hAnsiTheme="minorHAnsi" w:cstheme="minorBidi"/>
                <w:szCs w:val="22"/>
              </w:rPr>
            </w:pPr>
          </w:p>
        </w:tc>
        <w:tc>
          <w:tcPr>
            <w:tcW w:w="6713" w:type="dxa"/>
          </w:tcPr>
          <w:p w:rsidR="00006D8D" w:rsidRDefault="00006D8D" w:rsidP="00006D8D">
            <w:pPr>
              <w:rPr>
                <w:rFonts w:asciiTheme="minorHAnsi" w:eastAsiaTheme="minorEastAsia" w:hAnsiTheme="minorHAnsi" w:cstheme="minorBidi"/>
                <w:szCs w:val="22"/>
              </w:rPr>
            </w:pPr>
            <w:r>
              <w:rPr>
                <w:rFonts w:asciiTheme="minorHAnsi" w:eastAsiaTheme="minorEastAsia" w:hAnsiTheme="minorHAnsi" w:cstheme="minorBidi" w:hint="eastAsia"/>
                <w:szCs w:val="22"/>
              </w:rPr>
              <w:t>C++</w:t>
            </w:r>
          </w:p>
        </w:tc>
      </w:tr>
      <w:tr w:rsidR="00006D8D" w:rsidTr="00842324">
        <w:tc>
          <w:tcPr>
            <w:tcW w:w="1809" w:type="dxa"/>
            <w:vMerge/>
          </w:tcPr>
          <w:p w:rsidR="00006D8D" w:rsidRDefault="00006D8D" w:rsidP="00484246">
            <w:pPr>
              <w:rPr>
                <w:rFonts w:asciiTheme="minorHAnsi" w:eastAsiaTheme="minorEastAsia" w:hAnsiTheme="minorHAnsi" w:cstheme="minorBidi"/>
                <w:szCs w:val="22"/>
              </w:rPr>
            </w:pPr>
          </w:p>
        </w:tc>
        <w:tc>
          <w:tcPr>
            <w:tcW w:w="6713" w:type="dxa"/>
          </w:tcPr>
          <w:p w:rsidR="00006D8D" w:rsidRDefault="00006D8D" w:rsidP="00006D8D">
            <w:pPr>
              <w:rPr>
                <w:rFonts w:asciiTheme="minorHAnsi" w:eastAsiaTheme="minorEastAsia" w:hAnsiTheme="minorHAnsi" w:cstheme="minorBidi"/>
                <w:szCs w:val="22"/>
              </w:rPr>
            </w:pPr>
            <w:r>
              <w:rPr>
                <w:rFonts w:asciiTheme="minorHAnsi" w:eastAsiaTheme="minorEastAsia" w:hAnsiTheme="minorHAnsi" w:cstheme="minorBidi" w:hint="eastAsia"/>
                <w:szCs w:val="22"/>
              </w:rPr>
              <w:t>JAVA</w:t>
            </w:r>
          </w:p>
        </w:tc>
      </w:tr>
      <w:tr w:rsidR="00006D8D" w:rsidTr="00842324">
        <w:tc>
          <w:tcPr>
            <w:tcW w:w="1809" w:type="dxa"/>
            <w:vMerge/>
          </w:tcPr>
          <w:p w:rsidR="00006D8D" w:rsidRDefault="00006D8D" w:rsidP="00484246">
            <w:pPr>
              <w:rPr>
                <w:rFonts w:asciiTheme="minorHAnsi" w:eastAsiaTheme="minorEastAsia" w:hAnsiTheme="minorHAnsi" w:cstheme="minorBidi"/>
                <w:szCs w:val="22"/>
              </w:rPr>
            </w:pPr>
          </w:p>
        </w:tc>
        <w:tc>
          <w:tcPr>
            <w:tcW w:w="6713" w:type="dxa"/>
          </w:tcPr>
          <w:p w:rsidR="00006D8D" w:rsidRDefault="00006D8D" w:rsidP="00006D8D">
            <w:pPr>
              <w:rPr>
                <w:rFonts w:asciiTheme="minorHAnsi" w:eastAsiaTheme="minorEastAsia" w:hAnsiTheme="minorHAnsi" w:cstheme="minorBidi"/>
                <w:szCs w:val="22"/>
              </w:rPr>
            </w:pPr>
            <w:r>
              <w:rPr>
                <w:rFonts w:asciiTheme="minorHAnsi" w:eastAsiaTheme="minorEastAsia" w:hAnsiTheme="minorHAnsi" w:cstheme="minorBidi" w:hint="eastAsia"/>
                <w:szCs w:val="22"/>
              </w:rPr>
              <w:t>Python</w:t>
            </w:r>
          </w:p>
        </w:tc>
      </w:tr>
      <w:tr w:rsidR="00006D8D" w:rsidTr="00842324">
        <w:tc>
          <w:tcPr>
            <w:tcW w:w="1809" w:type="dxa"/>
            <w:vMerge/>
          </w:tcPr>
          <w:p w:rsidR="00006D8D" w:rsidRDefault="00006D8D" w:rsidP="00484246">
            <w:pPr>
              <w:rPr>
                <w:rFonts w:asciiTheme="minorHAnsi" w:eastAsiaTheme="minorEastAsia" w:hAnsiTheme="minorHAnsi" w:cstheme="minorBidi"/>
                <w:szCs w:val="22"/>
              </w:rPr>
            </w:pPr>
          </w:p>
        </w:tc>
        <w:tc>
          <w:tcPr>
            <w:tcW w:w="6713" w:type="dxa"/>
          </w:tcPr>
          <w:p w:rsidR="00006D8D" w:rsidRDefault="00006D8D" w:rsidP="00006D8D">
            <w:pPr>
              <w:rPr>
                <w:rFonts w:asciiTheme="minorHAnsi" w:eastAsiaTheme="minorEastAsia" w:hAnsiTheme="minorHAnsi" w:cstheme="minorBidi"/>
                <w:szCs w:val="22"/>
              </w:rPr>
            </w:pPr>
            <w:r>
              <w:rPr>
                <w:rFonts w:asciiTheme="minorHAnsi" w:eastAsiaTheme="minorEastAsia" w:hAnsiTheme="minorHAnsi" w:cstheme="minorBidi" w:hint="eastAsia"/>
                <w:szCs w:val="22"/>
              </w:rPr>
              <w:t>PHP</w:t>
            </w:r>
          </w:p>
        </w:tc>
      </w:tr>
      <w:tr w:rsidR="00006D8D" w:rsidTr="00842324">
        <w:tc>
          <w:tcPr>
            <w:tcW w:w="1809" w:type="dxa"/>
            <w:vMerge w:val="restart"/>
          </w:tcPr>
          <w:p w:rsidR="00006D8D" w:rsidRPr="00DB67BC" w:rsidRDefault="00006D8D" w:rsidP="00006D8D">
            <w:pPr>
              <w:rPr>
                <w:rFonts w:asciiTheme="minorHAnsi" w:eastAsiaTheme="minorEastAsia" w:hAnsiTheme="minorHAnsi" w:cstheme="minorBidi"/>
                <w:b/>
                <w:szCs w:val="22"/>
              </w:rPr>
            </w:pPr>
            <w:r>
              <w:rPr>
                <w:rFonts w:asciiTheme="minorHAnsi" w:eastAsiaTheme="minorEastAsia" w:hAnsiTheme="minorHAnsi" w:cstheme="minorBidi" w:hint="eastAsia"/>
                <w:b/>
                <w:szCs w:val="22"/>
              </w:rPr>
              <w:t>并发操作</w:t>
            </w:r>
          </w:p>
        </w:tc>
        <w:tc>
          <w:tcPr>
            <w:tcW w:w="6713" w:type="dxa"/>
          </w:tcPr>
          <w:p w:rsidR="00006D8D" w:rsidRDefault="00006D8D" w:rsidP="00006D8D">
            <w:pPr>
              <w:rPr>
                <w:rFonts w:asciiTheme="minorHAnsi" w:eastAsiaTheme="minorEastAsia" w:hAnsiTheme="minorHAnsi" w:cstheme="minorBidi"/>
                <w:szCs w:val="22"/>
              </w:rPr>
            </w:pPr>
            <w:r>
              <w:rPr>
                <w:rFonts w:asciiTheme="minorHAnsi" w:eastAsiaTheme="minorEastAsia" w:hAnsiTheme="minorHAnsi" w:cstheme="minorBidi" w:hint="eastAsia"/>
                <w:szCs w:val="22"/>
              </w:rPr>
              <w:t>查询</w:t>
            </w:r>
            <w:r>
              <w:rPr>
                <w:rFonts w:asciiTheme="minorHAnsi" w:eastAsiaTheme="minorEastAsia" w:hAnsiTheme="minorHAnsi" w:cstheme="minorBidi" w:hint="eastAsia"/>
                <w:szCs w:val="22"/>
              </w:rPr>
              <w:t>+truncate</w:t>
            </w:r>
          </w:p>
        </w:tc>
      </w:tr>
      <w:tr w:rsidR="00006D8D" w:rsidTr="00842324">
        <w:tc>
          <w:tcPr>
            <w:tcW w:w="1809" w:type="dxa"/>
            <w:vMerge/>
          </w:tcPr>
          <w:p w:rsidR="00006D8D" w:rsidRDefault="00006D8D" w:rsidP="00484246">
            <w:pPr>
              <w:rPr>
                <w:rFonts w:asciiTheme="minorHAnsi" w:eastAsiaTheme="minorEastAsia" w:hAnsiTheme="minorHAnsi" w:cstheme="minorBidi"/>
                <w:szCs w:val="22"/>
              </w:rPr>
            </w:pPr>
          </w:p>
        </w:tc>
        <w:tc>
          <w:tcPr>
            <w:tcW w:w="6713" w:type="dxa"/>
          </w:tcPr>
          <w:p w:rsidR="00006D8D" w:rsidRDefault="00006D8D" w:rsidP="00006D8D">
            <w:pPr>
              <w:rPr>
                <w:rFonts w:asciiTheme="minorHAnsi" w:eastAsiaTheme="minorEastAsia" w:hAnsiTheme="minorHAnsi" w:cstheme="minorBidi"/>
                <w:szCs w:val="22"/>
              </w:rPr>
            </w:pPr>
            <w:r>
              <w:rPr>
                <w:rFonts w:asciiTheme="minorHAnsi" w:eastAsiaTheme="minorEastAsia" w:hAnsiTheme="minorHAnsi" w:cstheme="minorBidi" w:hint="eastAsia"/>
                <w:szCs w:val="22"/>
              </w:rPr>
              <w:t>split+truncate</w:t>
            </w:r>
          </w:p>
        </w:tc>
      </w:tr>
      <w:tr w:rsidR="00006D8D" w:rsidTr="00842324">
        <w:tc>
          <w:tcPr>
            <w:tcW w:w="1809" w:type="dxa"/>
            <w:vMerge/>
          </w:tcPr>
          <w:p w:rsidR="00006D8D" w:rsidRDefault="00006D8D" w:rsidP="00484246">
            <w:pPr>
              <w:rPr>
                <w:rFonts w:asciiTheme="minorHAnsi" w:eastAsiaTheme="minorEastAsia" w:hAnsiTheme="minorHAnsi" w:cstheme="minorBidi"/>
                <w:szCs w:val="22"/>
              </w:rPr>
            </w:pPr>
          </w:p>
        </w:tc>
        <w:tc>
          <w:tcPr>
            <w:tcW w:w="6713" w:type="dxa"/>
          </w:tcPr>
          <w:p w:rsidR="00006D8D" w:rsidRDefault="00006D8D" w:rsidP="00006D8D">
            <w:pPr>
              <w:rPr>
                <w:rFonts w:asciiTheme="minorHAnsi" w:eastAsiaTheme="minorEastAsia" w:hAnsiTheme="minorHAnsi" w:cstheme="minorBidi"/>
                <w:szCs w:val="22"/>
              </w:rPr>
            </w:pPr>
            <w:r>
              <w:rPr>
                <w:rFonts w:asciiTheme="minorHAnsi" w:eastAsiaTheme="minorEastAsia" w:hAnsiTheme="minorHAnsi" w:cstheme="minorBidi" w:hint="eastAsia"/>
                <w:szCs w:val="22"/>
              </w:rPr>
              <w:t>备份</w:t>
            </w:r>
            <w:r>
              <w:rPr>
                <w:rFonts w:asciiTheme="minorHAnsi" w:eastAsiaTheme="minorEastAsia" w:hAnsiTheme="minorHAnsi" w:cstheme="minorBidi" w:hint="eastAsia"/>
                <w:szCs w:val="22"/>
              </w:rPr>
              <w:t>+truncate</w:t>
            </w:r>
          </w:p>
        </w:tc>
      </w:tr>
      <w:tr w:rsidR="00006D8D" w:rsidTr="00842324">
        <w:tc>
          <w:tcPr>
            <w:tcW w:w="1809" w:type="dxa"/>
            <w:vMerge/>
          </w:tcPr>
          <w:p w:rsidR="00006D8D" w:rsidRDefault="00006D8D" w:rsidP="00484246">
            <w:pPr>
              <w:rPr>
                <w:rFonts w:asciiTheme="minorHAnsi" w:eastAsiaTheme="minorEastAsia" w:hAnsiTheme="minorHAnsi" w:cstheme="minorBidi"/>
                <w:szCs w:val="22"/>
              </w:rPr>
            </w:pPr>
          </w:p>
        </w:tc>
        <w:tc>
          <w:tcPr>
            <w:tcW w:w="6713" w:type="dxa"/>
          </w:tcPr>
          <w:p w:rsidR="00006D8D" w:rsidRDefault="00006D8D" w:rsidP="00006D8D">
            <w:pPr>
              <w:rPr>
                <w:rFonts w:asciiTheme="minorHAnsi" w:eastAsiaTheme="minorEastAsia" w:hAnsiTheme="minorHAnsi" w:cstheme="minorBidi"/>
                <w:szCs w:val="22"/>
              </w:rPr>
            </w:pPr>
            <w:r>
              <w:rPr>
                <w:rFonts w:asciiTheme="minorHAnsi" w:eastAsiaTheme="minorEastAsia" w:hAnsiTheme="minorHAnsi" w:cstheme="minorBidi" w:hint="eastAsia"/>
                <w:szCs w:val="22"/>
              </w:rPr>
              <w:t>truncate+truncate</w:t>
            </w:r>
          </w:p>
        </w:tc>
      </w:tr>
      <w:tr w:rsidR="00006D8D" w:rsidTr="00842324">
        <w:tc>
          <w:tcPr>
            <w:tcW w:w="1809" w:type="dxa"/>
            <w:vMerge/>
          </w:tcPr>
          <w:p w:rsidR="00006D8D" w:rsidRDefault="00006D8D" w:rsidP="00484246">
            <w:pPr>
              <w:rPr>
                <w:rFonts w:asciiTheme="minorHAnsi" w:eastAsiaTheme="minorEastAsia" w:hAnsiTheme="minorHAnsi" w:cstheme="minorBidi"/>
                <w:szCs w:val="22"/>
              </w:rPr>
            </w:pPr>
          </w:p>
        </w:tc>
        <w:tc>
          <w:tcPr>
            <w:tcW w:w="6713" w:type="dxa"/>
          </w:tcPr>
          <w:p w:rsidR="00006D8D" w:rsidRDefault="00006D8D" w:rsidP="00006D8D">
            <w:pPr>
              <w:rPr>
                <w:rFonts w:asciiTheme="minorHAnsi" w:eastAsiaTheme="minorEastAsia" w:hAnsiTheme="minorHAnsi" w:cstheme="minorBidi"/>
                <w:szCs w:val="22"/>
              </w:rPr>
            </w:pPr>
            <w:r>
              <w:rPr>
                <w:rFonts w:asciiTheme="minorHAnsi" w:eastAsiaTheme="minorEastAsia" w:hAnsiTheme="minorHAnsi" w:cstheme="minorBidi" w:hint="eastAsia"/>
                <w:szCs w:val="22"/>
              </w:rPr>
              <w:t>insert+truncate</w:t>
            </w:r>
          </w:p>
        </w:tc>
      </w:tr>
      <w:tr w:rsidR="00006D8D" w:rsidTr="00842324">
        <w:tc>
          <w:tcPr>
            <w:tcW w:w="1809" w:type="dxa"/>
            <w:vMerge/>
          </w:tcPr>
          <w:p w:rsidR="00006D8D" w:rsidRDefault="00006D8D" w:rsidP="00484246">
            <w:pPr>
              <w:rPr>
                <w:rFonts w:asciiTheme="minorHAnsi" w:eastAsiaTheme="minorEastAsia" w:hAnsiTheme="minorHAnsi" w:cstheme="minorBidi"/>
                <w:szCs w:val="22"/>
              </w:rPr>
            </w:pPr>
          </w:p>
        </w:tc>
        <w:tc>
          <w:tcPr>
            <w:tcW w:w="6713" w:type="dxa"/>
          </w:tcPr>
          <w:p w:rsidR="00006D8D" w:rsidRDefault="00006D8D" w:rsidP="00006D8D">
            <w:pPr>
              <w:rPr>
                <w:rFonts w:asciiTheme="minorHAnsi" w:eastAsiaTheme="minorEastAsia" w:hAnsiTheme="minorHAnsi" w:cstheme="minorBidi"/>
                <w:szCs w:val="22"/>
              </w:rPr>
            </w:pPr>
            <w:r>
              <w:rPr>
                <w:rFonts w:asciiTheme="minorHAnsi" w:eastAsiaTheme="minorEastAsia" w:hAnsiTheme="minorHAnsi" w:cstheme="minorBidi" w:hint="eastAsia"/>
                <w:szCs w:val="22"/>
              </w:rPr>
              <w:t>update+truncate</w:t>
            </w:r>
          </w:p>
        </w:tc>
      </w:tr>
      <w:tr w:rsidR="00006D8D" w:rsidTr="00842324">
        <w:tc>
          <w:tcPr>
            <w:tcW w:w="1809" w:type="dxa"/>
            <w:vMerge/>
          </w:tcPr>
          <w:p w:rsidR="00006D8D" w:rsidRDefault="00006D8D" w:rsidP="00484246">
            <w:pPr>
              <w:rPr>
                <w:rFonts w:asciiTheme="minorHAnsi" w:eastAsiaTheme="minorEastAsia" w:hAnsiTheme="minorHAnsi" w:cstheme="minorBidi"/>
                <w:szCs w:val="22"/>
              </w:rPr>
            </w:pPr>
          </w:p>
        </w:tc>
        <w:tc>
          <w:tcPr>
            <w:tcW w:w="6713" w:type="dxa"/>
          </w:tcPr>
          <w:p w:rsidR="00006D8D" w:rsidRDefault="00006D8D" w:rsidP="00006D8D">
            <w:pPr>
              <w:rPr>
                <w:rFonts w:asciiTheme="minorHAnsi" w:eastAsiaTheme="minorEastAsia" w:hAnsiTheme="minorHAnsi" w:cstheme="minorBidi"/>
                <w:szCs w:val="22"/>
              </w:rPr>
            </w:pPr>
            <w:r>
              <w:rPr>
                <w:rFonts w:asciiTheme="minorHAnsi" w:eastAsiaTheme="minorEastAsia" w:hAnsiTheme="minorHAnsi" w:cstheme="minorBidi" w:hint="eastAsia"/>
                <w:szCs w:val="22"/>
              </w:rPr>
              <w:t>upsert+truncate</w:t>
            </w:r>
          </w:p>
        </w:tc>
      </w:tr>
      <w:tr w:rsidR="00006D8D" w:rsidTr="00842324">
        <w:tc>
          <w:tcPr>
            <w:tcW w:w="1809" w:type="dxa"/>
            <w:vMerge/>
          </w:tcPr>
          <w:p w:rsidR="00006D8D" w:rsidRDefault="00006D8D" w:rsidP="00484246">
            <w:pPr>
              <w:rPr>
                <w:rFonts w:asciiTheme="minorHAnsi" w:eastAsiaTheme="minorEastAsia" w:hAnsiTheme="minorHAnsi" w:cstheme="minorBidi"/>
                <w:szCs w:val="22"/>
              </w:rPr>
            </w:pPr>
          </w:p>
        </w:tc>
        <w:tc>
          <w:tcPr>
            <w:tcW w:w="6713" w:type="dxa"/>
          </w:tcPr>
          <w:p w:rsidR="00006D8D" w:rsidRDefault="00006D8D" w:rsidP="00006D8D">
            <w:pPr>
              <w:rPr>
                <w:rFonts w:asciiTheme="minorHAnsi" w:eastAsiaTheme="minorEastAsia" w:hAnsiTheme="minorHAnsi" w:cstheme="minorBidi"/>
                <w:szCs w:val="22"/>
              </w:rPr>
            </w:pPr>
            <w:r>
              <w:rPr>
                <w:rFonts w:asciiTheme="minorHAnsi" w:eastAsiaTheme="minorEastAsia" w:hAnsiTheme="minorHAnsi" w:cstheme="minorBidi" w:hint="eastAsia"/>
                <w:szCs w:val="22"/>
              </w:rPr>
              <w:t>remove+truncate</w:t>
            </w:r>
          </w:p>
        </w:tc>
      </w:tr>
      <w:tr w:rsidR="00006D8D" w:rsidTr="00842324">
        <w:tc>
          <w:tcPr>
            <w:tcW w:w="1809" w:type="dxa"/>
            <w:vMerge/>
          </w:tcPr>
          <w:p w:rsidR="00006D8D" w:rsidRDefault="00006D8D" w:rsidP="00484246">
            <w:pPr>
              <w:rPr>
                <w:rFonts w:asciiTheme="minorHAnsi" w:eastAsiaTheme="minorEastAsia" w:hAnsiTheme="minorHAnsi" w:cstheme="minorBidi"/>
                <w:szCs w:val="22"/>
              </w:rPr>
            </w:pPr>
          </w:p>
        </w:tc>
        <w:tc>
          <w:tcPr>
            <w:tcW w:w="6713" w:type="dxa"/>
          </w:tcPr>
          <w:p w:rsidR="00006D8D" w:rsidRDefault="00006D8D" w:rsidP="00006D8D">
            <w:pPr>
              <w:rPr>
                <w:rFonts w:asciiTheme="minorHAnsi" w:eastAsiaTheme="minorEastAsia" w:hAnsiTheme="minorHAnsi" w:cstheme="minorBidi"/>
                <w:szCs w:val="22"/>
              </w:rPr>
            </w:pPr>
            <w:r>
              <w:rPr>
                <w:rFonts w:asciiTheme="minorHAnsi" w:eastAsiaTheme="minorEastAsia" w:hAnsiTheme="minorHAnsi" w:cstheme="minorBidi" w:hint="eastAsia"/>
                <w:szCs w:val="22"/>
              </w:rPr>
              <w:t>dropCS+truncate</w:t>
            </w:r>
          </w:p>
        </w:tc>
      </w:tr>
      <w:tr w:rsidR="00006D8D" w:rsidTr="00842324">
        <w:tc>
          <w:tcPr>
            <w:tcW w:w="1809" w:type="dxa"/>
            <w:vMerge/>
          </w:tcPr>
          <w:p w:rsidR="00006D8D" w:rsidRDefault="00006D8D" w:rsidP="00484246">
            <w:pPr>
              <w:rPr>
                <w:rFonts w:asciiTheme="minorHAnsi" w:eastAsiaTheme="minorEastAsia" w:hAnsiTheme="minorHAnsi" w:cstheme="minorBidi"/>
                <w:szCs w:val="22"/>
              </w:rPr>
            </w:pPr>
          </w:p>
        </w:tc>
        <w:tc>
          <w:tcPr>
            <w:tcW w:w="6713" w:type="dxa"/>
          </w:tcPr>
          <w:p w:rsidR="00006D8D" w:rsidRDefault="00006D8D" w:rsidP="00006D8D">
            <w:pPr>
              <w:rPr>
                <w:rFonts w:asciiTheme="minorHAnsi" w:eastAsiaTheme="minorEastAsia" w:hAnsiTheme="minorHAnsi" w:cstheme="minorBidi"/>
                <w:szCs w:val="22"/>
              </w:rPr>
            </w:pPr>
            <w:r>
              <w:rPr>
                <w:rFonts w:asciiTheme="minorHAnsi" w:eastAsiaTheme="minorEastAsia" w:hAnsiTheme="minorHAnsi" w:cstheme="minorBidi" w:hint="eastAsia"/>
                <w:szCs w:val="22"/>
              </w:rPr>
              <w:t>dropCL+truncate</w:t>
            </w:r>
          </w:p>
        </w:tc>
      </w:tr>
      <w:tr w:rsidR="00006D8D" w:rsidTr="00006D8D">
        <w:tc>
          <w:tcPr>
            <w:tcW w:w="1809" w:type="dxa"/>
            <w:vMerge w:val="restart"/>
          </w:tcPr>
          <w:p w:rsidR="00006D8D" w:rsidRPr="00DB67BC" w:rsidRDefault="00006D8D" w:rsidP="00006D8D">
            <w:pPr>
              <w:rPr>
                <w:rFonts w:asciiTheme="minorHAnsi" w:eastAsiaTheme="minorEastAsia" w:hAnsiTheme="minorHAnsi" w:cstheme="minorBidi"/>
                <w:b/>
                <w:szCs w:val="22"/>
              </w:rPr>
            </w:pPr>
            <w:r>
              <w:rPr>
                <w:rFonts w:asciiTheme="minorHAnsi" w:eastAsiaTheme="minorEastAsia" w:hAnsiTheme="minorHAnsi" w:cstheme="minorBidi" w:hint="eastAsia"/>
                <w:b/>
                <w:szCs w:val="22"/>
              </w:rPr>
              <w:t>性能</w:t>
            </w:r>
          </w:p>
        </w:tc>
        <w:tc>
          <w:tcPr>
            <w:tcW w:w="6713" w:type="dxa"/>
          </w:tcPr>
          <w:p w:rsidR="00006D8D" w:rsidRDefault="00006D8D" w:rsidP="00006D8D">
            <w:pPr>
              <w:rPr>
                <w:rFonts w:asciiTheme="minorHAnsi" w:eastAsiaTheme="minorEastAsia" w:hAnsiTheme="minorHAnsi" w:cstheme="minorBidi"/>
                <w:szCs w:val="22"/>
              </w:rPr>
            </w:pPr>
            <w:r>
              <w:rPr>
                <w:rFonts w:asciiTheme="minorHAnsi" w:eastAsiaTheme="minorEastAsia" w:hAnsiTheme="minorHAnsi" w:cstheme="minorBidi" w:hint="eastAsia"/>
                <w:szCs w:val="22"/>
              </w:rPr>
              <w:t>truncate</w:t>
            </w:r>
            <w:r>
              <w:rPr>
                <w:rFonts w:asciiTheme="minorHAnsi" w:eastAsiaTheme="minorEastAsia" w:hAnsiTheme="minorHAnsi" w:cstheme="minorBidi" w:hint="eastAsia"/>
                <w:szCs w:val="22"/>
              </w:rPr>
              <w:t>与</w:t>
            </w:r>
            <w:r>
              <w:rPr>
                <w:rFonts w:asciiTheme="minorHAnsi" w:eastAsiaTheme="minorEastAsia" w:hAnsiTheme="minorHAnsi" w:cstheme="minorBidi" w:hint="eastAsia"/>
                <w:szCs w:val="22"/>
              </w:rPr>
              <w:t>remove</w:t>
            </w:r>
            <w:r>
              <w:rPr>
                <w:rFonts w:asciiTheme="minorHAnsi" w:eastAsiaTheme="minorEastAsia" w:hAnsiTheme="minorHAnsi" w:cstheme="minorBidi" w:hint="eastAsia"/>
                <w:szCs w:val="22"/>
              </w:rPr>
              <w:t>性能对比</w:t>
            </w:r>
          </w:p>
        </w:tc>
      </w:tr>
      <w:tr w:rsidR="00006D8D" w:rsidTr="00006D8D">
        <w:tc>
          <w:tcPr>
            <w:tcW w:w="1809" w:type="dxa"/>
            <w:vMerge/>
          </w:tcPr>
          <w:p w:rsidR="00006D8D" w:rsidRDefault="00006D8D" w:rsidP="00484246">
            <w:pPr>
              <w:rPr>
                <w:rFonts w:asciiTheme="minorHAnsi" w:eastAsiaTheme="minorEastAsia" w:hAnsiTheme="minorHAnsi" w:cstheme="minorBidi"/>
                <w:szCs w:val="22"/>
              </w:rPr>
            </w:pPr>
          </w:p>
        </w:tc>
        <w:tc>
          <w:tcPr>
            <w:tcW w:w="6713" w:type="dxa"/>
          </w:tcPr>
          <w:p w:rsidR="00006D8D" w:rsidRDefault="00006D8D" w:rsidP="00006D8D">
            <w:pPr>
              <w:rPr>
                <w:rFonts w:asciiTheme="minorHAnsi" w:eastAsiaTheme="minorEastAsia" w:hAnsiTheme="minorHAnsi" w:cstheme="minorBidi"/>
                <w:szCs w:val="22"/>
              </w:rPr>
            </w:pPr>
            <w:r>
              <w:rPr>
                <w:rFonts w:asciiTheme="minorHAnsi" w:eastAsiaTheme="minorEastAsia" w:hAnsiTheme="minorHAnsi" w:cstheme="minorBidi" w:hint="eastAsia"/>
                <w:szCs w:val="22"/>
              </w:rPr>
              <w:t>truncate</w:t>
            </w:r>
            <w:r>
              <w:rPr>
                <w:rFonts w:asciiTheme="minorHAnsi" w:eastAsiaTheme="minorEastAsia" w:hAnsiTheme="minorHAnsi" w:cstheme="minorBidi" w:hint="eastAsia"/>
                <w:szCs w:val="22"/>
              </w:rPr>
              <w:t>与</w:t>
            </w:r>
            <w:r>
              <w:rPr>
                <w:rFonts w:asciiTheme="minorHAnsi" w:eastAsiaTheme="minorEastAsia" w:hAnsiTheme="minorHAnsi" w:cstheme="minorBidi" w:hint="eastAsia"/>
                <w:szCs w:val="22"/>
              </w:rPr>
              <w:t>dropCL</w:t>
            </w:r>
            <w:r>
              <w:rPr>
                <w:rFonts w:asciiTheme="minorHAnsi" w:eastAsiaTheme="minorEastAsia" w:hAnsiTheme="minorHAnsi" w:cstheme="minorBidi" w:hint="eastAsia"/>
                <w:szCs w:val="22"/>
              </w:rPr>
              <w:t>性能对比</w:t>
            </w:r>
          </w:p>
        </w:tc>
      </w:tr>
    </w:tbl>
    <w:p w:rsidR="00DB67BC" w:rsidRDefault="00DB67BC" w:rsidP="00484246">
      <w:pPr>
        <w:rPr>
          <w:rFonts w:asciiTheme="minorHAnsi" w:eastAsiaTheme="minorEastAsia" w:hAnsiTheme="minorHAnsi" w:cstheme="minorBidi"/>
          <w:szCs w:val="22"/>
        </w:rPr>
      </w:pPr>
    </w:p>
    <w:p w:rsidR="00DB67BC" w:rsidRDefault="00DB67BC" w:rsidP="00484246">
      <w:pPr>
        <w:rPr>
          <w:rFonts w:asciiTheme="minorHAnsi" w:eastAsiaTheme="minorEastAsia" w:hAnsiTheme="minorHAnsi" w:cstheme="minorBidi"/>
          <w:szCs w:val="22"/>
        </w:rPr>
      </w:pPr>
    </w:p>
    <w:p w:rsidR="00DB3A26" w:rsidRPr="00757CA5" w:rsidRDefault="00DB3A26" w:rsidP="00DB3A26">
      <w:pPr>
        <w:pStyle w:val="Heading2"/>
        <w:rPr>
          <w:rFonts w:cs="Arial"/>
        </w:rPr>
      </w:pPr>
      <w:bookmarkStart w:id="27" w:name="_Toc363054150"/>
      <w:r w:rsidRPr="00757CA5">
        <w:rPr>
          <w:rFonts w:cs="Arial"/>
        </w:rPr>
        <w:t>详细测试方法</w:t>
      </w:r>
      <w:bookmarkEnd w:id="27"/>
    </w:p>
    <w:p w:rsidR="00105B24" w:rsidRPr="00757CA5" w:rsidRDefault="00105B24" w:rsidP="00105B24">
      <w:pPr>
        <w:pStyle w:val="Heading3"/>
        <w:rPr>
          <w:rFonts w:ascii="Arial" w:hAnsi="Arial" w:cs="Arial"/>
        </w:rPr>
      </w:pPr>
      <w:bookmarkStart w:id="28" w:name="_Toc363054151"/>
      <w:r w:rsidRPr="00757CA5">
        <w:rPr>
          <w:rFonts w:ascii="Arial" w:hAnsi="Arial" w:cs="Arial"/>
        </w:rPr>
        <w:t>详细设计</w:t>
      </w:r>
      <w:bookmarkEnd w:id="28"/>
    </w:p>
    <w:p w:rsidR="00AB3A8E" w:rsidRDefault="000141B8" w:rsidP="00473D6B">
      <w:pPr>
        <w:ind w:firstLineChars="200" w:firstLine="420"/>
        <w:rPr>
          <w:rFonts w:ascii="Arial" w:eastAsia="黑体" w:hAnsi="Arial" w:cs="Arial"/>
          <w:i/>
          <w:color w:val="0000FF"/>
        </w:rPr>
      </w:pPr>
      <w:r w:rsidRPr="00757CA5">
        <w:rPr>
          <w:rFonts w:ascii="Arial" w:eastAsia="黑体" w:hAnsi="Arial" w:cs="Arial"/>
          <w:i/>
          <w:color w:val="0000FF"/>
        </w:rPr>
        <w:t>对于用例数多，可按照前面的测试分析分类列出测试方法，如用例数较少可在一个表格中</w:t>
      </w:r>
      <w:r w:rsidR="00DB3A26" w:rsidRPr="00757CA5">
        <w:rPr>
          <w:rFonts w:ascii="Arial" w:eastAsia="黑体" w:hAnsi="Arial" w:cs="Arial"/>
          <w:i/>
          <w:color w:val="0000FF"/>
        </w:rPr>
        <w:t>列出针对各测试规格的详细测试方法</w:t>
      </w:r>
    </w:p>
    <w:p w:rsidR="00006D8D" w:rsidRDefault="00006D8D" w:rsidP="00006D8D">
      <w:pPr>
        <w:rPr>
          <w:rFonts w:ascii="Arial" w:eastAsia="黑体" w:hAnsi="Arial" w:cs="Arial"/>
          <w:i/>
          <w:color w:val="0000FF"/>
        </w:rPr>
      </w:pPr>
    </w:p>
    <w:tbl>
      <w:tblPr>
        <w:tblStyle w:val="TableGrid"/>
        <w:tblW w:w="0" w:type="auto"/>
        <w:tblLook w:val="04A0"/>
      </w:tblPr>
      <w:tblGrid>
        <w:gridCol w:w="1809"/>
        <w:gridCol w:w="851"/>
        <w:gridCol w:w="850"/>
        <w:gridCol w:w="5012"/>
      </w:tblGrid>
      <w:tr w:rsidR="00006D8D" w:rsidTr="00006D8D">
        <w:tc>
          <w:tcPr>
            <w:tcW w:w="8522" w:type="dxa"/>
            <w:gridSpan w:val="4"/>
          </w:tcPr>
          <w:p w:rsidR="00006D8D" w:rsidRPr="00DB67BC" w:rsidRDefault="00006D8D" w:rsidP="00006D8D">
            <w:pPr>
              <w:rPr>
                <w:rFonts w:asciiTheme="minorHAnsi" w:eastAsiaTheme="minorEastAsia" w:hAnsiTheme="minorHAnsi" w:cstheme="minorBidi"/>
                <w:b/>
                <w:szCs w:val="22"/>
              </w:rPr>
            </w:pPr>
            <w:r w:rsidRPr="00DB67BC">
              <w:rPr>
                <w:rFonts w:asciiTheme="minorHAnsi" w:eastAsiaTheme="minorEastAsia" w:hAnsiTheme="minorHAnsi" w:cstheme="minorBidi" w:hint="eastAsia"/>
                <w:b/>
                <w:szCs w:val="22"/>
              </w:rPr>
              <w:t>基本</w:t>
            </w:r>
            <w:r>
              <w:rPr>
                <w:rFonts w:asciiTheme="minorHAnsi" w:eastAsiaTheme="minorEastAsia" w:hAnsiTheme="minorHAnsi" w:cstheme="minorBidi" w:hint="eastAsia"/>
                <w:b/>
                <w:szCs w:val="22"/>
              </w:rPr>
              <w:t>操作</w:t>
            </w:r>
          </w:p>
        </w:tc>
      </w:tr>
      <w:tr w:rsidR="00006D8D" w:rsidTr="00006D8D">
        <w:tc>
          <w:tcPr>
            <w:tcW w:w="1809" w:type="dxa"/>
          </w:tcPr>
          <w:p w:rsidR="00006D8D" w:rsidRDefault="00006D8D" w:rsidP="00006D8D">
            <w:pPr>
              <w:rPr>
                <w:rFonts w:asciiTheme="minorHAnsi" w:eastAsiaTheme="minorEastAsia" w:hAnsiTheme="minorHAnsi" w:cstheme="minorBidi"/>
                <w:szCs w:val="22"/>
              </w:rPr>
            </w:pPr>
            <w:r>
              <w:rPr>
                <w:rFonts w:asciiTheme="minorHAnsi" w:eastAsiaTheme="minorEastAsia" w:hAnsiTheme="minorHAnsi" w:cstheme="minorBidi" w:hint="eastAsia"/>
                <w:szCs w:val="22"/>
              </w:rPr>
              <w:t>普通记录数据</w:t>
            </w:r>
          </w:p>
        </w:tc>
        <w:tc>
          <w:tcPr>
            <w:tcW w:w="6713" w:type="dxa"/>
            <w:gridSpan w:val="3"/>
          </w:tcPr>
          <w:p w:rsidR="00006D8D" w:rsidRDefault="00006D8D" w:rsidP="00006D8D">
            <w:pPr>
              <w:rPr>
                <w:rFonts w:asciiTheme="minorHAnsi" w:eastAsiaTheme="minorEastAsia" w:hAnsiTheme="minorHAnsi" w:cstheme="minorBidi"/>
                <w:szCs w:val="22"/>
              </w:rPr>
            </w:pPr>
            <w:r>
              <w:rPr>
                <w:rFonts w:asciiTheme="minorHAnsi" w:eastAsiaTheme="minorEastAsia" w:hAnsiTheme="minorHAnsi" w:cstheme="minorBidi" w:hint="eastAsia"/>
                <w:szCs w:val="22"/>
              </w:rPr>
              <w:t>普通记录数据</w:t>
            </w:r>
            <w:r>
              <w:rPr>
                <w:rFonts w:asciiTheme="minorHAnsi" w:eastAsiaTheme="minorEastAsia" w:hAnsiTheme="minorHAnsi" w:cstheme="minorBidi" w:hint="eastAsia"/>
                <w:szCs w:val="22"/>
              </w:rPr>
              <w:t>+db.collectionspace.collection.truncate()</w:t>
            </w:r>
          </w:p>
        </w:tc>
      </w:tr>
      <w:tr w:rsidR="00006D8D" w:rsidTr="00006D8D">
        <w:tc>
          <w:tcPr>
            <w:tcW w:w="1809" w:type="dxa"/>
          </w:tcPr>
          <w:p w:rsidR="00006D8D" w:rsidRDefault="00006D8D" w:rsidP="00006D8D">
            <w:pPr>
              <w:rPr>
                <w:rFonts w:asciiTheme="minorHAnsi" w:eastAsiaTheme="minorEastAsia" w:hAnsiTheme="minorHAnsi" w:cstheme="minorBidi"/>
                <w:szCs w:val="22"/>
              </w:rPr>
            </w:pPr>
            <w:r>
              <w:rPr>
                <w:rFonts w:asciiTheme="minorHAnsi" w:eastAsiaTheme="minorEastAsia" w:hAnsiTheme="minorHAnsi" w:cstheme="minorBidi" w:hint="eastAsia"/>
                <w:szCs w:val="22"/>
              </w:rPr>
              <w:t>大对象记录数据</w:t>
            </w:r>
          </w:p>
        </w:tc>
        <w:tc>
          <w:tcPr>
            <w:tcW w:w="6713" w:type="dxa"/>
            <w:gridSpan w:val="3"/>
          </w:tcPr>
          <w:p w:rsidR="00006D8D" w:rsidRDefault="00006D8D" w:rsidP="00006D8D">
            <w:pPr>
              <w:rPr>
                <w:rFonts w:asciiTheme="minorHAnsi" w:eastAsiaTheme="minorEastAsia" w:hAnsiTheme="minorHAnsi" w:cstheme="minorBidi"/>
                <w:szCs w:val="22"/>
              </w:rPr>
            </w:pPr>
            <w:r>
              <w:rPr>
                <w:rFonts w:asciiTheme="minorHAnsi" w:eastAsiaTheme="minorEastAsia" w:hAnsiTheme="minorHAnsi" w:cstheme="minorBidi" w:hint="eastAsia"/>
                <w:szCs w:val="22"/>
              </w:rPr>
              <w:t>大对象记录数据</w:t>
            </w:r>
            <w:r>
              <w:rPr>
                <w:rFonts w:asciiTheme="minorHAnsi" w:eastAsiaTheme="minorEastAsia" w:hAnsiTheme="minorHAnsi" w:cstheme="minorBidi" w:hint="eastAsia"/>
                <w:szCs w:val="22"/>
              </w:rPr>
              <w:t>+db.collectionspace.collection.truncate()</w:t>
            </w:r>
          </w:p>
        </w:tc>
      </w:tr>
      <w:tr w:rsidR="00006D8D" w:rsidTr="00006D8D">
        <w:tc>
          <w:tcPr>
            <w:tcW w:w="1809" w:type="dxa"/>
          </w:tcPr>
          <w:p w:rsidR="00006D8D" w:rsidRDefault="00006D8D" w:rsidP="00006D8D">
            <w:pPr>
              <w:rPr>
                <w:rFonts w:asciiTheme="minorHAnsi" w:eastAsiaTheme="minorEastAsia" w:hAnsiTheme="minorHAnsi" w:cstheme="minorBidi"/>
                <w:szCs w:val="22"/>
              </w:rPr>
            </w:pPr>
            <w:r>
              <w:rPr>
                <w:rFonts w:asciiTheme="minorHAnsi" w:eastAsiaTheme="minorEastAsia" w:hAnsiTheme="minorHAnsi" w:cstheme="minorBidi" w:hint="eastAsia"/>
                <w:szCs w:val="22"/>
              </w:rPr>
              <w:t>普通</w:t>
            </w:r>
            <w:r>
              <w:rPr>
                <w:rFonts w:asciiTheme="minorHAnsi" w:eastAsiaTheme="minorEastAsia" w:hAnsiTheme="minorHAnsi" w:cstheme="minorBidi" w:hint="eastAsia"/>
                <w:szCs w:val="22"/>
              </w:rPr>
              <w:t>+</w:t>
            </w:r>
            <w:r>
              <w:rPr>
                <w:rFonts w:asciiTheme="minorHAnsi" w:eastAsiaTheme="minorEastAsia" w:hAnsiTheme="minorHAnsi" w:cstheme="minorBidi" w:hint="eastAsia"/>
                <w:szCs w:val="22"/>
              </w:rPr>
              <w:t>大对象记录</w:t>
            </w:r>
          </w:p>
        </w:tc>
        <w:tc>
          <w:tcPr>
            <w:tcW w:w="6713" w:type="dxa"/>
            <w:gridSpan w:val="3"/>
          </w:tcPr>
          <w:p w:rsidR="00006D8D" w:rsidRDefault="00006D8D" w:rsidP="00006D8D">
            <w:pPr>
              <w:rPr>
                <w:rFonts w:asciiTheme="minorHAnsi" w:eastAsiaTheme="minorEastAsia" w:hAnsiTheme="minorHAnsi" w:cstheme="minorBidi"/>
                <w:szCs w:val="22"/>
              </w:rPr>
            </w:pPr>
            <w:r>
              <w:rPr>
                <w:rFonts w:asciiTheme="minorHAnsi" w:eastAsiaTheme="minorEastAsia" w:hAnsiTheme="minorHAnsi" w:cstheme="minorBidi" w:hint="eastAsia"/>
                <w:szCs w:val="22"/>
              </w:rPr>
              <w:t>普通记录</w:t>
            </w:r>
            <w:r>
              <w:rPr>
                <w:rFonts w:asciiTheme="minorHAnsi" w:eastAsiaTheme="minorEastAsia" w:hAnsiTheme="minorHAnsi" w:cstheme="minorBidi" w:hint="eastAsia"/>
                <w:szCs w:val="22"/>
              </w:rPr>
              <w:t>+</w:t>
            </w:r>
            <w:r>
              <w:rPr>
                <w:rFonts w:asciiTheme="minorHAnsi" w:eastAsiaTheme="minorEastAsia" w:hAnsiTheme="minorHAnsi" w:cstheme="minorBidi" w:hint="eastAsia"/>
                <w:szCs w:val="22"/>
              </w:rPr>
              <w:t>大对象记录</w:t>
            </w:r>
            <w:r>
              <w:rPr>
                <w:rFonts w:asciiTheme="minorHAnsi" w:eastAsiaTheme="minorEastAsia" w:hAnsiTheme="minorHAnsi" w:cstheme="minorBidi" w:hint="eastAsia"/>
                <w:szCs w:val="22"/>
              </w:rPr>
              <w:t>+ db.collectionspace.collection.truncate()</w:t>
            </w:r>
          </w:p>
        </w:tc>
      </w:tr>
      <w:tr w:rsidR="00006D8D" w:rsidTr="00006D8D">
        <w:tc>
          <w:tcPr>
            <w:tcW w:w="8522" w:type="dxa"/>
            <w:gridSpan w:val="4"/>
          </w:tcPr>
          <w:p w:rsidR="00006D8D" w:rsidRPr="00DB67BC" w:rsidRDefault="00006D8D" w:rsidP="00006D8D">
            <w:pPr>
              <w:rPr>
                <w:rFonts w:asciiTheme="minorHAnsi" w:eastAsiaTheme="minorEastAsia" w:hAnsiTheme="minorHAnsi" w:cstheme="minorBidi"/>
                <w:b/>
                <w:szCs w:val="22"/>
              </w:rPr>
            </w:pPr>
            <w:r w:rsidRPr="00DB67BC">
              <w:rPr>
                <w:rFonts w:asciiTheme="minorHAnsi" w:eastAsiaTheme="minorEastAsia" w:hAnsiTheme="minorHAnsi" w:cstheme="minorBidi" w:hint="eastAsia"/>
                <w:b/>
                <w:szCs w:val="22"/>
              </w:rPr>
              <w:t>不同表类型</w:t>
            </w:r>
          </w:p>
        </w:tc>
      </w:tr>
      <w:tr w:rsidR="000035D4" w:rsidTr="00006D8D">
        <w:tc>
          <w:tcPr>
            <w:tcW w:w="1809" w:type="dxa"/>
          </w:tcPr>
          <w:p w:rsidR="000035D4" w:rsidRPr="00DB67BC" w:rsidRDefault="000035D4" w:rsidP="00006D8D">
            <w:pPr>
              <w:rPr>
                <w:rFonts w:asciiTheme="minorHAnsi" w:eastAsiaTheme="minorEastAsia" w:hAnsiTheme="minorHAnsi" w:cstheme="minorBidi"/>
                <w:szCs w:val="22"/>
              </w:rPr>
            </w:pPr>
            <w:r w:rsidRPr="00DB67BC">
              <w:rPr>
                <w:rFonts w:asciiTheme="minorHAnsi" w:eastAsiaTheme="minorEastAsia" w:hAnsiTheme="minorHAnsi" w:cstheme="minorBidi" w:hint="eastAsia"/>
                <w:szCs w:val="22"/>
              </w:rPr>
              <w:t>普通表</w:t>
            </w:r>
          </w:p>
        </w:tc>
        <w:tc>
          <w:tcPr>
            <w:tcW w:w="6713" w:type="dxa"/>
            <w:gridSpan w:val="3"/>
          </w:tcPr>
          <w:p w:rsidR="000035D4" w:rsidRPr="000035D4" w:rsidRDefault="000035D4" w:rsidP="000035D4">
            <w:pPr>
              <w:rPr>
                <w:rFonts w:asciiTheme="minorHAnsi" w:eastAsiaTheme="minorEastAsia" w:hAnsiTheme="minorHAnsi" w:cstheme="minorBidi"/>
                <w:szCs w:val="22"/>
              </w:rPr>
            </w:pPr>
            <w:r>
              <w:rPr>
                <w:rFonts w:asciiTheme="minorHAnsi" w:eastAsiaTheme="minorEastAsia" w:hAnsiTheme="minorHAnsi" w:cstheme="minorBidi" w:hint="eastAsia"/>
                <w:szCs w:val="22"/>
              </w:rPr>
              <w:t>普通表</w:t>
            </w:r>
            <w:r w:rsidRPr="000035D4">
              <w:rPr>
                <w:rFonts w:asciiTheme="minorHAnsi" w:eastAsiaTheme="minorEastAsia" w:hAnsiTheme="minorHAnsi" w:cstheme="minorBidi" w:hint="eastAsia"/>
                <w:szCs w:val="22"/>
              </w:rPr>
              <w:t>+</w:t>
            </w:r>
            <w:r w:rsidRPr="000035D4">
              <w:rPr>
                <w:rFonts w:asciiTheme="minorHAnsi" w:eastAsiaTheme="minorEastAsia" w:hAnsiTheme="minorHAnsi" w:cstheme="minorBidi" w:hint="eastAsia"/>
                <w:szCs w:val="22"/>
              </w:rPr>
              <w:t>普通数据</w:t>
            </w:r>
            <w:r w:rsidRPr="000035D4">
              <w:rPr>
                <w:rFonts w:asciiTheme="minorHAnsi" w:eastAsiaTheme="minorEastAsia" w:hAnsiTheme="minorHAnsi" w:cstheme="minorBidi" w:hint="eastAsia"/>
                <w:szCs w:val="22"/>
              </w:rPr>
              <w:t>/LOB</w:t>
            </w:r>
            <w:r w:rsidRPr="000035D4">
              <w:rPr>
                <w:rFonts w:asciiTheme="minorHAnsi" w:eastAsiaTheme="minorEastAsia" w:hAnsiTheme="minorHAnsi" w:cstheme="minorBidi" w:hint="eastAsia"/>
                <w:szCs w:val="22"/>
              </w:rPr>
              <w:t>数据</w:t>
            </w:r>
            <w:r w:rsidRPr="000035D4">
              <w:rPr>
                <w:rFonts w:asciiTheme="minorHAnsi" w:eastAsiaTheme="minorEastAsia" w:hAnsiTheme="minorHAnsi" w:cstheme="minorBidi" w:hint="eastAsia"/>
                <w:szCs w:val="22"/>
              </w:rPr>
              <w:t>+truncate</w:t>
            </w:r>
            <w:r w:rsidRPr="000035D4">
              <w:rPr>
                <w:rFonts w:asciiTheme="minorHAnsi" w:eastAsiaTheme="minorEastAsia" w:hAnsiTheme="minorHAnsi" w:cstheme="minorBidi" w:hint="eastAsia"/>
                <w:szCs w:val="22"/>
              </w:rPr>
              <w:t>操作</w:t>
            </w:r>
            <w:r>
              <w:rPr>
                <w:rFonts w:asciiTheme="minorHAnsi" w:eastAsiaTheme="minorEastAsia" w:hAnsiTheme="minorHAnsi" w:cstheme="minorBidi" w:hint="eastAsia"/>
                <w:szCs w:val="22"/>
              </w:rPr>
              <w:t>【冗余？】</w:t>
            </w:r>
          </w:p>
        </w:tc>
      </w:tr>
      <w:tr w:rsidR="00006D8D" w:rsidTr="00006D8D">
        <w:tc>
          <w:tcPr>
            <w:tcW w:w="1809" w:type="dxa"/>
          </w:tcPr>
          <w:p w:rsidR="00006D8D" w:rsidRPr="00DB67BC" w:rsidRDefault="00006D8D" w:rsidP="00006D8D">
            <w:pPr>
              <w:rPr>
                <w:rFonts w:asciiTheme="minorHAnsi" w:eastAsiaTheme="minorEastAsia" w:hAnsiTheme="minorHAnsi" w:cstheme="minorBidi"/>
                <w:szCs w:val="22"/>
              </w:rPr>
            </w:pPr>
            <w:r>
              <w:rPr>
                <w:rFonts w:asciiTheme="minorHAnsi" w:eastAsiaTheme="minorEastAsia" w:hAnsiTheme="minorHAnsi" w:cstheme="minorBidi" w:hint="eastAsia"/>
                <w:szCs w:val="22"/>
              </w:rPr>
              <w:t>水平分区表</w:t>
            </w:r>
          </w:p>
        </w:tc>
        <w:tc>
          <w:tcPr>
            <w:tcW w:w="6713" w:type="dxa"/>
            <w:gridSpan w:val="3"/>
          </w:tcPr>
          <w:p w:rsidR="00006D8D" w:rsidRPr="000035D4" w:rsidRDefault="000035D4" w:rsidP="00006D8D">
            <w:pPr>
              <w:rPr>
                <w:rFonts w:asciiTheme="minorHAnsi" w:eastAsiaTheme="minorEastAsia" w:hAnsiTheme="minorHAnsi" w:cstheme="minorBidi"/>
                <w:szCs w:val="22"/>
              </w:rPr>
            </w:pPr>
            <w:r w:rsidRPr="000035D4">
              <w:rPr>
                <w:rFonts w:asciiTheme="minorHAnsi" w:eastAsiaTheme="minorEastAsia" w:hAnsiTheme="minorHAnsi" w:cstheme="minorBidi" w:hint="eastAsia"/>
                <w:szCs w:val="22"/>
              </w:rPr>
              <w:t>表做</w:t>
            </w:r>
            <w:r w:rsidRPr="000035D4">
              <w:rPr>
                <w:rFonts w:asciiTheme="minorHAnsi" w:eastAsiaTheme="minorEastAsia" w:hAnsiTheme="minorHAnsi" w:cstheme="minorBidi" w:hint="eastAsia"/>
                <w:szCs w:val="22"/>
              </w:rPr>
              <w:t>hash/rangesplit+</w:t>
            </w:r>
            <w:r w:rsidRPr="000035D4">
              <w:rPr>
                <w:rFonts w:asciiTheme="minorHAnsi" w:eastAsiaTheme="minorEastAsia" w:hAnsiTheme="minorHAnsi" w:cstheme="minorBidi" w:hint="eastAsia"/>
                <w:szCs w:val="22"/>
              </w:rPr>
              <w:t>普通数据</w:t>
            </w:r>
            <w:r w:rsidRPr="000035D4">
              <w:rPr>
                <w:rFonts w:asciiTheme="minorHAnsi" w:eastAsiaTheme="minorEastAsia" w:hAnsiTheme="minorHAnsi" w:cstheme="minorBidi" w:hint="eastAsia"/>
                <w:szCs w:val="22"/>
              </w:rPr>
              <w:t>/LOB</w:t>
            </w:r>
            <w:r w:rsidRPr="000035D4">
              <w:rPr>
                <w:rFonts w:asciiTheme="minorHAnsi" w:eastAsiaTheme="minorEastAsia" w:hAnsiTheme="minorHAnsi" w:cstheme="minorBidi" w:hint="eastAsia"/>
                <w:szCs w:val="22"/>
              </w:rPr>
              <w:t>数据</w:t>
            </w:r>
            <w:r w:rsidRPr="000035D4">
              <w:rPr>
                <w:rFonts w:asciiTheme="minorHAnsi" w:eastAsiaTheme="minorEastAsia" w:hAnsiTheme="minorHAnsi" w:cstheme="minorBidi" w:hint="eastAsia"/>
                <w:szCs w:val="22"/>
              </w:rPr>
              <w:t>+truncate</w:t>
            </w:r>
            <w:r w:rsidRPr="000035D4">
              <w:rPr>
                <w:rFonts w:asciiTheme="minorHAnsi" w:eastAsiaTheme="minorEastAsia" w:hAnsiTheme="minorHAnsi" w:cstheme="minorBidi" w:hint="eastAsia"/>
                <w:szCs w:val="22"/>
              </w:rPr>
              <w:t>操作</w:t>
            </w:r>
          </w:p>
        </w:tc>
      </w:tr>
      <w:tr w:rsidR="00006D8D" w:rsidTr="00006D8D">
        <w:tc>
          <w:tcPr>
            <w:tcW w:w="1809" w:type="dxa"/>
          </w:tcPr>
          <w:p w:rsidR="00006D8D" w:rsidRDefault="00006D8D" w:rsidP="00006D8D">
            <w:pPr>
              <w:rPr>
                <w:rFonts w:asciiTheme="minorHAnsi" w:eastAsiaTheme="minorEastAsia" w:hAnsiTheme="minorHAnsi" w:cstheme="minorBidi"/>
                <w:szCs w:val="22"/>
              </w:rPr>
            </w:pPr>
            <w:r>
              <w:rPr>
                <w:rFonts w:asciiTheme="minorHAnsi" w:eastAsiaTheme="minorEastAsia" w:hAnsiTheme="minorHAnsi" w:cstheme="minorBidi" w:hint="eastAsia"/>
                <w:szCs w:val="22"/>
              </w:rPr>
              <w:t>垂直分区表</w:t>
            </w:r>
          </w:p>
        </w:tc>
        <w:tc>
          <w:tcPr>
            <w:tcW w:w="6713" w:type="dxa"/>
            <w:gridSpan w:val="3"/>
          </w:tcPr>
          <w:p w:rsidR="00006D8D" w:rsidRPr="000035D4" w:rsidRDefault="000035D4" w:rsidP="00006D8D">
            <w:pPr>
              <w:rPr>
                <w:rFonts w:asciiTheme="minorHAnsi" w:eastAsiaTheme="minorEastAsia" w:hAnsiTheme="minorHAnsi" w:cstheme="minorBidi"/>
                <w:szCs w:val="22"/>
              </w:rPr>
            </w:pPr>
            <w:r w:rsidRPr="000035D4">
              <w:rPr>
                <w:rFonts w:asciiTheme="minorHAnsi" w:eastAsiaTheme="minorEastAsia" w:hAnsiTheme="minorHAnsi" w:cstheme="minorBidi" w:hint="eastAsia"/>
                <w:szCs w:val="22"/>
              </w:rPr>
              <w:t>主子表</w:t>
            </w:r>
            <w:r w:rsidRPr="000035D4">
              <w:rPr>
                <w:rFonts w:asciiTheme="minorHAnsi" w:eastAsiaTheme="minorEastAsia" w:hAnsiTheme="minorHAnsi" w:cstheme="minorBidi" w:hint="eastAsia"/>
                <w:szCs w:val="22"/>
              </w:rPr>
              <w:t>+</w:t>
            </w:r>
            <w:r w:rsidRPr="000035D4">
              <w:rPr>
                <w:rFonts w:asciiTheme="minorHAnsi" w:eastAsiaTheme="minorEastAsia" w:hAnsiTheme="minorHAnsi" w:cstheme="minorBidi" w:hint="eastAsia"/>
                <w:szCs w:val="22"/>
              </w:rPr>
              <w:t>普通数据</w:t>
            </w:r>
            <w:r w:rsidRPr="000035D4">
              <w:rPr>
                <w:rFonts w:asciiTheme="minorHAnsi" w:eastAsiaTheme="minorEastAsia" w:hAnsiTheme="minorHAnsi" w:cstheme="minorBidi" w:hint="eastAsia"/>
                <w:szCs w:val="22"/>
              </w:rPr>
              <w:t>+truncate</w:t>
            </w:r>
            <w:r w:rsidRPr="000035D4">
              <w:rPr>
                <w:rFonts w:asciiTheme="minorHAnsi" w:eastAsiaTheme="minorEastAsia" w:hAnsiTheme="minorHAnsi" w:cstheme="minorBidi" w:hint="eastAsia"/>
                <w:szCs w:val="22"/>
              </w:rPr>
              <w:t>操作</w:t>
            </w:r>
          </w:p>
        </w:tc>
      </w:tr>
      <w:tr w:rsidR="00006D8D" w:rsidTr="00006D8D">
        <w:tc>
          <w:tcPr>
            <w:tcW w:w="1809" w:type="dxa"/>
          </w:tcPr>
          <w:p w:rsidR="00006D8D" w:rsidRDefault="00006D8D" w:rsidP="00006D8D">
            <w:pPr>
              <w:rPr>
                <w:rFonts w:asciiTheme="minorHAnsi" w:eastAsiaTheme="minorEastAsia" w:hAnsiTheme="minorHAnsi" w:cstheme="minorBidi"/>
                <w:szCs w:val="22"/>
              </w:rPr>
            </w:pPr>
            <w:r>
              <w:rPr>
                <w:rFonts w:asciiTheme="minorHAnsi" w:eastAsiaTheme="minorEastAsia" w:hAnsiTheme="minorHAnsi" w:cstheme="minorBidi" w:hint="eastAsia"/>
                <w:szCs w:val="22"/>
              </w:rPr>
              <w:t>混合分区表</w:t>
            </w:r>
          </w:p>
        </w:tc>
        <w:tc>
          <w:tcPr>
            <w:tcW w:w="6713" w:type="dxa"/>
            <w:gridSpan w:val="3"/>
          </w:tcPr>
          <w:p w:rsidR="00006D8D" w:rsidRPr="000035D4" w:rsidRDefault="00006D8D" w:rsidP="00006D8D">
            <w:pPr>
              <w:rPr>
                <w:rFonts w:asciiTheme="minorHAnsi" w:eastAsiaTheme="minorEastAsia" w:hAnsiTheme="minorHAnsi" w:cstheme="minorBidi"/>
                <w:szCs w:val="22"/>
              </w:rPr>
            </w:pPr>
            <w:r w:rsidRPr="000035D4">
              <w:rPr>
                <w:rFonts w:asciiTheme="minorHAnsi" w:eastAsiaTheme="minorEastAsia" w:hAnsiTheme="minorHAnsi" w:cstheme="minorBidi" w:hint="eastAsia"/>
                <w:szCs w:val="22"/>
              </w:rPr>
              <w:t>主子表</w:t>
            </w:r>
            <w:r w:rsidRPr="000035D4">
              <w:rPr>
                <w:rFonts w:asciiTheme="minorHAnsi" w:eastAsiaTheme="minorEastAsia" w:hAnsiTheme="minorHAnsi" w:cstheme="minorBidi" w:hint="eastAsia"/>
                <w:szCs w:val="22"/>
              </w:rPr>
              <w:t>(</w:t>
            </w:r>
            <w:r w:rsidRPr="000035D4">
              <w:rPr>
                <w:rFonts w:asciiTheme="minorHAnsi" w:eastAsiaTheme="minorEastAsia" w:hAnsiTheme="minorHAnsi" w:cstheme="minorBidi" w:hint="eastAsia"/>
                <w:szCs w:val="22"/>
              </w:rPr>
              <w:t>子表为</w:t>
            </w:r>
            <w:r w:rsidRPr="000035D4">
              <w:rPr>
                <w:rFonts w:asciiTheme="minorHAnsi" w:eastAsiaTheme="minorEastAsia" w:hAnsiTheme="minorHAnsi" w:cstheme="minorBidi" w:hint="eastAsia"/>
                <w:szCs w:val="22"/>
              </w:rPr>
              <w:t>hash</w:t>
            </w:r>
            <w:r w:rsidR="000035D4">
              <w:rPr>
                <w:rFonts w:asciiTheme="minorHAnsi" w:eastAsiaTheme="minorEastAsia" w:hAnsiTheme="minorHAnsi" w:cstheme="minorBidi" w:hint="eastAsia"/>
                <w:szCs w:val="22"/>
              </w:rPr>
              <w:t>/range</w:t>
            </w:r>
            <w:r w:rsidRPr="000035D4">
              <w:rPr>
                <w:rFonts w:asciiTheme="minorHAnsi" w:eastAsiaTheme="minorEastAsia" w:hAnsiTheme="minorHAnsi" w:cstheme="minorBidi" w:hint="eastAsia"/>
                <w:szCs w:val="22"/>
              </w:rPr>
              <w:t>切分</w:t>
            </w:r>
            <w:r w:rsidRPr="000035D4">
              <w:rPr>
                <w:rFonts w:asciiTheme="minorHAnsi" w:eastAsiaTheme="minorEastAsia" w:hAnsiTheme="minorHAnsi" w:cstheme="minorBidi" w:hint="eastAsia"/>
                <w:szCs w:val="22"/>
              </w:rPr>
              <w:t>)+</w:t>
            </w:r>
            <w:r w:rsidRPr="000035D4">
              <w:rPr>
                <w:rFonts w:asciiTheme="minorHAnsi" w:eastAsiaTheme="minorEastAsia" w:hAnsiTheme="minorHAnsi" w:cstheme="minorBidi" w:hint="eastAsia"/>
                <w:szCs w:val="22"/>
              </w:rPr>
              <w:t>普通数据</w:t>
            </w:r>
            <w:r w:rsidRPr="000035D4">
              <w:rPr>
                <w:rFonts w:asciiTheme="minorHAnsi" w:eastAsiaTheme="minorEastAsia" w:hAnsiTheme="minorHAnsi" w:cstheme="minorBidi" w:hint="eastAsia"/>
                <w:szCs w:val="22"/>
              </w:rPr>
              <w:t>/LOB</w:t>
            </w:r>
            <w:r w:rsidRPr="000035D4">
              <w:rPr>
                <w:rFonts w:asciiTheme="minorHAnsi" w:eastAsiaTheme="minorEastAsia" w:hAnsiTheme="minorHAnsi" w:cstheme="minorBidi" w:hint="eastAsia"/>
                <w:szCs w:val="22"/>
              </w:rPr>
              <w:t>数据</w:t>
            </w:r>
            <w:r w:rsidRPr="000035D4">
              <w:rPr>
                <w:rFonts w:asciiTheme="minorHAnsi" w:eastAsiaTheme="minorEastAsia" w:hAnsiTheme="minorHAnsi" w:cstheme="minorBidi" w:hint="eastAsia"/>
                <w:szCs w:val="22"/>
              </w:rPr>
              <w:t>+truncate</w:t>
            </w:r>
            <w:r w:rsidRPr="000035D4">
              <w:rPr>
                <w:rFonts w:asciiTheme="minorHAnsi" w:eastAsiaTheme="minorEastAsia" w:hAnsiTheme="minorHAnsi" w:cstheme="minorBidi" w:hint="eastAsia"/>
                <w:szCs w:val="22"/>
              </w:rPr>
              <w:t>操作</w:t>
            </w:r>
          </w:p>
        </w:tc>
      </w:tr>
      <w:tr w:rsidR="00006D8D" w:rsidTr="00006D8D">
        <w:tc>
          <w:tcPr>
            <w:tcW w:w="8522" w:type="dxa"/>
            <w:gridSpan w:val="4"/>
          </w:tcPr>
          <w:p w:rsidR="00006D8D" w:rsidRPr="00DB67BC" w:rsidRDefault="00006D8D" w:rsidP="00006D8D">
            <w:pPr>
              <w:rPr>
                <w:rFonts w:asciiTheme="minorHAnsi" w:eastAsiaTheme="minorEastAsia" w:hAnsiTheme="minorHAnsi" w:cstheme="minorBidi"/>
                <w:b/>
                <w:szCs w:val="22"/>
              </w:rPr>
            </w:pPr>
            <w:r>
              <w:rPr>
                <w:rFonts w:asciiTheme="minorHAnsi" w:eastAsiaTheme="minorEastAsia" w:hAnsiTheme="minorHAnsi" w:cstheme="minorBidi" w:hint="eastAsia"/>
                <w:b/>
                <w:szCs w:val="22"/>
              </w:rPr>
              <w:t>数据页数据记录</w:t>
            </w:r>
          </w:p>
        </w:tc>
      </w:tr>
      <w:tr w:rsidR="00006D8D" w:rsidTr="009F61C0">
        <w:tc>
          <w:tcPr>
            <w:tcW w:w="3510" w:type="dxa"/>
            <w:gridSpan w:val="3"/>
          </w:tcPr>
          <w:p w:rsidR="00006D8D" w:rsidRDefault="00006D8D" w:rsidP="00006D8D">
            <w:pPr>
              <w:rPr>
                <w:rFonts w:asciiTheme="minorHAnsi" w:eastAsiaTheme="minorEastAsia" w:hAnsiTheme="minorHAnsi" w:cstheme="minorBidi"/>
                <w:szCs w:val="22"/>
              </w:rPr>
            </w:pPr>
            <w:r>
              <w:rPr>
                <w:rFonts w:asciiTheme="minorHAnsi" w:eastAsiaTheme="minorEastAsia" w:hAnsiTheme="minorHAnsi" w:cstheme="minorBidi" w:hint="eastAsia"/>
                <w:szCs w:val="22"/>
              </w:rPr>
              <w:t>记录小于数据页</w:t>
            </w:r>
          </w:p>
        </w:tc>
        <w:tc>
          <w:tcPr>
            <w:tcW w:w="5012" w:type="dxa"/>
          </w:tcPr>
          <w:p w:rsidR="00006D8D" w:rsidRPr="00F23F65" w:rsidRDefault="00F23F65" w:rsidP="00006D8D">
            <w:pPr>
              <w:rPr>
                <w:rFonts w:asciiTheme="minorHAnsi" w:eastAsiaTheme="minorEastAsia" w:hAnsiTheme="minorHAnsi" w:cstheme="minorBidi"/>
                <w:szCs w:val="22"/>
              </w:rPr>
            </w:pPr>
            <w:r w:rsidRPr="00F23F65">
              <w:rPr>
                <w:rFonts w:asciiTheme="minorHAnsi" w:eastAsiaTheme="minorEastAsia" w:hAnsiTheme="minorHAnsi" w:cstheme="minorBidi" w:hint="eastAsia"/>
                <w:szCs w:val="22"/>
              </w:rPr>
              <w:t>小于数据页记录</w:t>
            </w:r>
            <w:r w:rsidRPr="00F23F65">
              <w:rPr>
                <w:rFonts w:asciiTheme="minorHAnsi" w:eastAsiaTheme="minorEastAsia" w:hAnsiTheme="minorHAnsi" w:cstheme="minorBidi" w:hint="eastAsia"/>
                <w:szCs w:val="22"/>
              </w:rPr>
              <w:t>+</w:t>
            </w:r>
            <w:r w:rsidRPr="00F23F65">
              <w:rPr>
                <w:rFonts w:asciiTheme="minorHAnsi" w:eastAsiaTheme="minorEastAsia" w:hAnsiTheme="minorHAnsi" w:cstheme="minorBidi" w:hint="eastAsia"/>
                <w:szCs w:val="22"/>
              </w:rPr>
              <w:t>普通数据</w:t>
            </w:r>
            <w:r w:rsidRPr="00F23F65">
              <w:rPr>
                <w:rFonts w:asciiTheme="minorHAnsi" w:eastAsiaTheme="minorEastAsia" w:hAnsiTheme="minorHAnsi" w:cstheme="minorBidi" w:hint="eastAsia"/>
                <w:szCs w:val="22"/>
              </w:rPr>
              <w:t>/lob</w:t>
            </w:r>
            <w:r w:rsidRPr="00F23F65">
              <w:rPr>
                <w:rFonts w:asciiTheme="minorHAnsi" w:eastAsiaTheme="minorEastAsia" w:hAnsiTheme="minorHAnsi" w:cstheme="minorBidi" w:hint="eastAsia"/>
                <w:szCs w:val="22"/>
              </w:rPr>
              <w:t>数据</w:t>
            </w:r>
            <w:r w:rsidRPr="00F23F65">
              <w:rPr>
                <w:rFonts w:asciiTheme="minorHAnsi" w:eastAsiaTheme="minorEastAsia" w:hAnsiTheme="minorHAnsi" w:cstheme="minorBidi" w:hint="eastAsia"/>
                <w:szCs w:val="22"/>
              </w:rPr>
              <w:t>+truncate</w:t>
            </w:r>
            <w:r w:rsidRPr="00F23F65">
              <w:rPr>
                <w:rFonts w:asciiTheme="minorHAnsi" w:eastAsiaTheme="minorEastAsia" w:hAnsiTheme="minorHAnsi" w:cstheme="minorBidi" w:hint="eastAsia"/>
                <w:szCs w:val="22"/>
              </w:rPr>
              <w:t>操作</w:t>
            </w:r>
          </w:p>
        </w:tc>
      </w:tr>
      <w:tr w:rsidR="00F23F65" w:rsidTr="009F61C0">
        <w:tc>
          <w:tcPr>
            <w:tcW w:w="3510" w:type="dxa"/>
            <w:gridSpan w:val="3"/>
          </w:tcPr>
          <w:p w:rsidR="00F23F65" w:rsidRDefault="00F23F65" w:rsidP="00006D8D">
            <w:pPr>
              <w:rPr>
                <w:rFonts w:asciiTheme="minorHAnsi" w:eastAsiaTheme="minorEastAsia" w:hAnsiTheme="minorHAnsi" w:cstheme="minorBidi"/>
                <w:szCs w:val="22"/>
              </w:rPr>
            </w:pPr>
            <w:r>
              <w:rPr>
                <w:rFonts w:asciiTheme="minorHAnsi" w:eastAsiaTheme="minorEastAsia" w:hAnsiTheme="minorHAnsi" w:cstheme="minorBidi" w:hint="eastAsia"/>
                <w:szCs w:val="22"/>
              </w:rPr>
              <w:t>记录大于数据页</w:t>
            </w:r>
          </w:p>
        </w:tc>
        <w:tc>
          <w:tcPr>
            <w:tcW w:w="5012" w:type="dxa"/>
          </w:tcPr>
          <w:p w:rsidR="00F23F65" w:rsidRPr="00F23F65" w:rsidRDefault="00F23F65" w:rsidP="007555F7">
            <w:pPr>
              <w:rPr>
                <w:rFonts w:asciiTheme="minorHAnsi" w:eastAsiaTheme="minorEastAsia" w:hAnsiTheme="minorHAnsi" w:cstheme="minorBidi"/>
                <w:szCs w:val="22"/>
              </w:rPr>
            </w:pPr>
            <w:r>
              <w:rPr>
                <w:rFonts w:asciiTheme="minorHAnsi" w:eastAsiaTheme="minorEastAsia" w:hAnsiTheme="minorHAnsi" w:cstheme="minorBidi" w:hint="eastAsia"/>
                <w:szCs w:val="22"/>
              </w:rPr>
              <w:t>大</w:t>
            </w:r>
            <w:r w:rsidRPr="00F23F65">
              <w:rPr>
                <w:rFonts w:asciiTheme="minorHAnsi" w:eastAsiaTheme="minorEastAsia" w:hAnsiTheme="minorHAnsi" w:cstheme="minorBidi" w:hint="eastAsia"/>
                <w:szCs w:val="22"/>
              </w:rPr>
              <w:t>于数据页记录</w:t>
            </w:r>
            <w:r w:rsidRPr="00F23F65">
              <w:rPr>
                <w:rFonts w:asciiTheme="minorHAnsi" w:eastAsiaTheme="minorEastAsia" w:hAnsiTheme="minorHAnsi" w:cstheme="minorBidi" w:hint="eastAsia"/>
                <w:szCs w:val="22"/>
              </w:rPr>
              <w:t>+</w:t>
            </w:r>
            <w:r w:rsidRPr="00F23F65">
              <w:rPr>
                <w:rFonts w:asciiTheme="minorHAnsi" w:eastAsiaTheme="minorEastAsia" w:hAnsiTheme="minorHAnsi" w:cstheme="minorBidi" w:hint="eastAsia"/>
                <w:szCs w:val="22"/>
              </w:rPr>
              <w:t>普通数据</w:t>
            </w:r>
            <w:r w:rsidRPr="00F23F65">
              <w:rPr>
                <w:rFonts w:asciiTheme="minorHAnsi" w:eastAsiaTheme="minorEastAsia" w:hAnsiTheme="minorHAnsi" w:cstheme="minorBidi" w:hint="eastAsia"/>
                <w:szCs w:val="22"/>
              </w:rPr>
              <w:t>/lob</w:t>
            </w:r>
            <w:r w:rsidRPr="00F23F65">
              <w:rPr>
                <w:rFonts w:asciiTheme="minorHAnsi" w:eastAsiaTheme="minorEastAsia" w:hAnsiTheme="minorHAnsi" w:cstheme="minorBidi" w:hint="eastAsia"/>
                <w:szCs w:val="22"/>
              </w:rPr>
              <w:t>数据</w:t>
            </w:r>
            <w:r w:rsidRPr="00F23F65">
              <w:rPr>
                <w:rFonts w:asciiTheme="minorHAnsi" w:eastAsiaTheme="minorEastAsia" w:hAnsiTheme="minorHAnsi" w:cstheme="minorBidi" w:hint="eastAsia"/>
                <w:szCs w:val="22"/>
              </w:rPr>
              <w:t>+truncate</w:t>
            </w:r>
            <w:r w:rsidRPr="00F23F65">
              <w:rPr>
                <w:rFonts w:asciiTheme="minorHAnsi" w:eastAsiaTheme="minorEastAsia" w:hAnsiTheme="minorHAnsi" w:cstheme="minorBidi" w:hint="eastAsia"/>
                <w:szCs w:val="22"/>
              </w:rPr>
              <w:t>操作</w:t>
            </w:r>
          </w:p>
        </w:tc>
      </w:tr>
      <w:tr w:rsidR="00F23F65" w:rsidTr="009F61C0">
        <w:tc>
          <w:tcPr>
            <w:tcW w:w="3510" w:type="dxa"/>
            <w:gridSpan w:val="3"/>
          </w:tcPr>
          <w:p w:rsidR="00F23F65" w:rsidRDefault="00F23F65" w:rsidP="00006D8D">
            <w:pPr>
              <w:rPr>
                <w:rFonts w:asciiTheme="minorHAnsi" w:eastAsiaTheme="minorEastAsia" w:hAnsiTheme="minorHAnsi" w:cstheme="minorBidi"/>
                <w:szCs w:val="22"/>
              </w:rPr>
            </w:pPr>
            <w:r>
              <w:rPr>
                <w:rFonts w:asciiTheme="minorHAnsi" w:eastAsiaTheme="minorEastAsia" w:hAnsiTheme="minorHAnsi" w:cstheme="minorBidi" w:hint="eastAsia"/>
                <w:szCs w:val="22"/>
              </w:rPr>
              <w:t>记录等于数据页</w:t>
            </w:r>
          </w:p>
        </w:tc>
        <w:tc>
          <w:tcPr>
            <w:tcW w:w="5012" w:type="dxa"/>
          </w:tcPr>
          <w:p w:rsidR="00F23F65" w:rsidRPr="00F23F65" w:rsidRDefault="00F23F65" w:rsidP="007555F7">
            <w:pPr>
              <w:rPr>
                <w:rFonts w:asciiTheme="minorHAnsi" w:eastAsiaTheme="minorEastAsia" w:hAnsiTheme="minorHAnsi" w:cstheme="minorBidi"/>
                <w:szCs w:val="22"/>
              </w:rPr>
            </w:pPr>
            <w:r>
              <w:rPr>
                <w:rFonts w:asciiTheme="minorHAnsi" w:eastAsiaTheme="minorEastAsia" w:hAnsiTheme="minorHAnsi" w:cstheme="minorBidi" w:hint="eastAsia"/>
                <w:szCs w:val="22"/>
              </w:rPr>
              <w:t>等</w:t>
            </w:r>
            <w:r w:rsidRPr="00F23F65">
              <w:rPr>
                <w:rFonts w:asciiTheme="minorHAnsi" w:eastAsiaTheme="minorEastAsia" w:hAnsiTheme="minorHAnsi" w:cstheme="minorBidi" w:hint="eastAsia"/>
                <w:szCs w:val="22"/>
              </w:rPr>
              <w:t>于数据页记录</w:t>
            </w:r>
            <w:r w:rsidRPr="00F23F65">
              <w:rPr>
                <w:rFonts w:asciiTheme="minorHAnsi" w:eastAsiaTheme="minorEastAsia" w:hAnsiTheme="minorHAnsi" w:cstheme="minorBidi" w:hint="eastAsia"/>
                <w:szCs w:val="22"/>
              </w:rPr>
              <w:t>+</w:t>
            </w:r>
            <w:r w:rsidRPr="00F23F65">
              <w:rPr>
                <w:rFonts w:asciiTheme="minorHAnsi" w:eastAsiaTheme="minorEastAsia" w:hAnsiTheme="minorHAnsi" w:cstheme="minorBidi" w:hint="eastAsia"/>
                <w:szCs w:val="22"/>
              </w:rPr>
              <w:t>普通数据</w:t>
            </w:r>
            <w:r w:rsidRPr="00F23F65">
              <w:rPr>
                <w:rFonts w:asciiTheme="minorHAnsi" w:eastAsiaTheme="minorEastAsia" w:hAnsiTheme="minorHAnsi" w:cstheme="minorBidi" w:hint="eastAsia"/>
                <w:szCs w:val="22"/>
              </w:rPr>
              <w:t>/lob</w:t>
            </w:r>
            <w:r w:rsidRPr="00F23F65">
              <w:rPr>
                <w:rFonts w:asciiTheme="minorHAnsi" w:eastAsiaTheme="minorEastAsia" w:hAnsiTheme="minorHAnsi" w:cstheme="minorBidi" w:hint="eastAsia"/>
                <w:szCs w:val="22"/>
              </w:rPr>
              <w:t>数据</w:t>
            </w:r>
            <w:r w:rsidRPr="00F23F65">
              <w:rPr>
                <w:rFonts w:asciiTheme="minorHAnsi" w:eastAsiaTheme="minorEastAsia" w:hAnsiTheme="minorHAnsi" w:cstheme="minorBidi" w:hint="eastAsia"/>
                <w:szCs w:val="22"/>
              </w:rPr>
              <w:t>+truncate</w:t>
            </w:r>
            <w:r w:rsidRPr="00F23F65">
              <w:rPr>
                <w:rFonts w:asciiTheme="minorHAnsi" w:eastAsiaTheme="minorEastAsia" w:hAnsiTheme="minorHAnsi" w:cstheme="minorBidi" w:hint="eastAsia"/>
                <w:szCs w:val="22"/>
              </w:rPr>
              <w:t>操作</w:t>
            </w:r>
          </w:p>
        </w:tc>
      </w:tr>
      <w:tr w:rsidR="00F23F65" w:rsidTr="009F61C0">
        <w:tc>
          <w:tcPr>
            <w:tcW w:w="3510" w:type="dxa"/>
            <w:gridSpan w:val="3"/>
          </w:tcPr>
          <w:p w:rsidR="00F23F65" w:rsidRDefault="00F23F65" w:rsidP="00006D8D">
            <w:pPr>
              <w:rPr>
                <w:rFonts w:asciiTheme="minorHAnsi" w:eastAsiaTheme="minorEastAsia" w:hAnsiTheme="minorHAnsi" w:cstheme="minorBidi"/>
                <w:szCs w:val="22"/>
              </w:rPr>
            </w:pPr>
            <w:r>
              <w:rPr>
                <w:rFonts w:asciiTheme="minorHAnsi" w:eastAsiaTheme="minorEastAsia" w:hAnsiTheme="minorHAnsi" w:cstheme="minorBidi" w:hint="eastAsia"/>
                <w:szCs w:val="22"/>
              </w:rPr>
              <w:t>一条普通记录大于最大数据页</w:t>
            </w:r>
            <w:r>
              <w:rPr>
                <w:rFonts w:asciiTheme="minorHAnsi" w:eastAsiaTheme="minorEastAsia" w:hAnsiTheme="minorHAnsi" w:cstheme="minorBidi" w:hint="eastAsia"/>
                <w:szCs w:val="22"/>
              </w:rPr>
              <w:t>(64K)</w:t>
            </w:r>
          </w:p>
        </w:tc>
        <w:tc>
          <w:tcPr>
            <w:tcW w:w="5012" w:type="dxa"/>
          </w:tcPr>
          <w:p w:rsidR="00F23F65" w:rsidRPr="00F23F65" w:rsidRDefault="00F23F65" w:rsidP="00F23F65">
            <w:pPr>
              <w:rPr>
                <w:rFonts w:asciiTheme="minorHAnsi" w:eastAsiaTheme="minorEastAsia" w:hAnsiTheme="minorHAnsi" w:cstheme="minorBidi"/>
                <w:szCs w:val="22"/>
              </w:rPr>
            </w:pPr>
            <w:r>
              <w:rPr>
                <w:rFonts w:asciiTheme="minorHAnsi" w:eastAsiaTheme="minorEastAsia" w:hAnsiTheme="minorHAnsi" w:cstheme="minorBidi" w:hint="eastAsia"/>
                <w:szCs w:val="22"/>
              </w:rPr>
              <w:t>数据记录大于</w:t>
            </w:r>
            <w:r>
              <w:rPr>
                <w:rFonts w:asciiTheme="minorHAnsi" w:eastAsiaTheme="minorEastAsia" w:hAnsiTheme="minorHAnsi" w:cstheme="minorBidi" w:hint="eastAsia"/>
                <w:szCs w:val="22"/>
              </w:rPr>
              <w:t>64K</w:t>
            </w:r>
            <w:r w:rsidRPr="00F23F65">
              <w:rPr>
                <w:rFonts w:asciiTheme="minorHAnsi" w:eastAsiaTheme="minorEastAsia" w:hAnsiTheme="minorHAnsi" w:cstheme="minorBidi" w:hint="eastAsia"/>
                <w:szCs w:val="22"/>
              </w:rPr>
              <w:t>+</w:t>
            </w:r>
            <w:r w:rsidRPr="00F23F65">
              <w:rPr>
                <w:rFonts w:asciiTheme="minorHAnsi" w:eastAsiaTheme="minorEastAsia" w:hAnsiTheme="minorHAnsi" w:cstheme="minorBidi" w:hint="eastAsia"/>
                <w:szCs w:val="22"/>
              </w:rPr>
              <w:t>普通数据</w:t>
            </w:r>
            <w:r w:rsidRPr="00F23F65">
              <w:rPr>
                <w:rFonts w:asciiTheme="minorHAnsi" w:eastAsiaTheme="minorEastAsia" w:hAnsiTheme="minorHAnsi" w:cstheme="minorBidi" w:hint="eastAsia"/>
                <w:szCs w:val="22"/>
              </w:rPr>
              <w:t xml:space="preserve"> +truncate</w:t>
            </w:r>
            <w:r w:rsidRPr="00F23F65">
              <w:rPr>
                <w:rFonts w:asciiTheme="minorHAnsi" w:eastAsiaTheme="minorEastAsia" w:hAnsiTheme="minorHAnsi" w:cstheme="minorBidi" w:hint="eastAsia"/>
                <w:szCs w:val="22"/>
              </w:rPr>
              <w:t>操作</w:t>
            </w:r>
          </w:p>
        </w:tc>
      </w:tr>
      <w:tr w:rsidR="00F23F65" w:rsidTr="009F61C0">
        <w:tc>
          <w:tcPr>
            <w:tcW w:w="3510" w:type="dxa"/>
            <w:gridSpan w:val="3"/>
          </w:tcPr>
          <w:p w:rsidR="00F23F65" w:rsidRPr="009F61C0" w:rsidRDefault="00F23F65" w:rsidP="00545F8D">
            <w:pPr>
              <w:rPr>
                <w:rFonts w:asciiTheme="minorHAnsi" w:eastAsiaTheme="minorEastAsia" w:hAnsiTheme="minorHAnsi" w:cstheme="minorBidi"/>
                <w:szCs w:val="22"/>
              </w:rPr>
            </w:pPr>
            <w:r w:rsidRPr="009F61C0">
              <w:rPr>
                <w:rFonts w:asciiTheme="minorHAnsi" w:eastAsiaTheme="minorEastAsia" w:hAnsiTheme="minorHAnsi" w:cstheme="minorBidi" w:hint="eastAsia"/>
                <w:szCs w:val="22"/>
              </w:rPr>
              <w:t>一条</w:t>
            </w:r>
            <w:r w:rsidRPr="009F61C0">
              <w:rPr>
                <w:rFonts w:asciiTheme="minorHAnsi" w:eastAsiaTheme="minorEastAsia" w:hAnsiTheme="minorHAnsi" w:cstheme="minorBidi" w:hint="eastAsia"/>
                <w:szCs w:val="22"/>
              </w:rPr>
              <w:t>LOB</w:t>
            </w:r>
            <w:r w:rsidRPr="009F61C0">
              <w:rPr>
                <w:rFonts w:asciiTheme="minorHAnsi" w:eastAsiaTheme="minorEastAsia" w:hAnsiTheme="minorHAnsi" w:cstheme="minorBidi" w:hint="eastAsia"/>
                <w:szCs w:val="22"/>
              </w:rPr>
              <w:t>记录大于最大数据</w:t>
            </w:r>
            <w:r w:rsidRPr="009F61C0">
              <w:rPr>
                <w:rFonts w:asciiTheme="minorHAnsi" w:eastAsiaTheme="minorEastAsia" w:hAnsiTheme="minorHAnsi" w:cstheme="minorBidi" w:hint="eastAsia"/>
                <w:szCs w:val="22"/>
              </w:rPr>
              <w:t>(512k)</w:t>
            </w:r>
          </w:p>
        </w:tc>
        <w:tc>
          <w:tcPr>
            <w:tcW w:w="5012" w:type="dxa"/>
          </w:tcPr>
          <w:p w:rsidR="00F23F65" w:rsidRPr="00F23F65" w:rsidRDefault="00F23F65" w:rsidP="00F23F65">
            <w:pPr>
              <w:rPr>
                <w:rFonts w:asciiTheme="minorHAnsi" w:eastAsiaTheme="minorEastAsia" w:hAnsiTheme="minorHAnsi" w:cstheme="minorBidi"/>
                <w:szCs w:val="22"/>
              </w:rPr>
            </w:pPr>
            <w:r>
              <w:rPr>
                <w:rFonts w:asciiTheme="minorHAnsi" w:eastAsiaTheme="minorEastAsia" w:hAnsiTheme="minorHAnsi" w:cstheme="minorBidi" w:hint="eastAsia"/>
                <w:szCs w:val="22"/>
              </w:rPr>
              <w:t>数据记录大于</w:t>
            </w:r>
            <w:r>
              <w:rPr>
                <w:rFonts w:asciiTheme="minorHAnsi" w:eastAsiaTheme="minorEastAsia" w:hAnsiTheme="minorHAnsi" w:cstheme="minorBidi" w:hint="eastAsia"/>
                <w:szCs w:val="22"/>
              </w:rPr>
              <w:t>64K</w:t>
            </w:r>
            <w:r w:rsidRPr="00F23F65">
              <w:rPr>
                <w:rFonts w:asciiTheme="minorHAnsi" w:eastAsiaTheme="minorEastAsia" w:hAnsiTheme="minorHAnsi" w:cstheme="minorBidi" w:hint="eastAsia"/>
                <w:szCs w:val="22"/>
              </w:rPr>
              <w:t>+ lob</w:t>
            </w:r>
            <w:r w:rsidRPr="00F23F65">
              <w:rPr>
                <w:rFonts w:asciiTheme="minorHAnsi" w:eastAsiaTheme="minorEastAsia" w:hAnsiTheme="minorHAnsi" w:cstheme="minorBidi" w:hint="eastAsia"/>
                <w:szCs w:val="22"/>
              </w:rPr>
              <w:t>数据</w:t>
            </w:r>
            <w:r w:rsidRPr="00F23F65">
              <w:rPr>
                <w:rFonts w:asciiTheme="minorHAnsi" w:eastAsiaTheme="minorEastAsia" w:hAnsiTheme="minorHAnsi" w:cstheme="minorBidi" w:hint="eastAsia"/>
                <w:szCs w:val="22"/>
              </w:rPr>
              <w:t>+truncate</w:t>
            </w:r>
            <w:r w:rsidRPr="00F23F65">
              <w:rPr>
                <w:rFonts w:asciiTheme="minorHAnsi" w:eastAsiaTheme="minorEastAsia" w:hAnsiTheme="minorHAnsi" w:cstheme="minorBidi" w:hint="eastAsia"/>
                <w:szCs w:val="22"/>
              </w:rPr>
              <w:t>操作</w:t>
            </w:r>
          </w:p>
        </w:tc>
      </w:tr>
      <w:tr w:rsidR="00006D8D" w:rsidTr="00006D8D">
        <w:tc>
          <w:tcPr>
            <w:tcW w:w="8522" w:type="dxa"/>
            <w:gridSpan w:val="4"/>
          </w:tcPr>
          <w:p w:rsidR="00006D8D" w:rsidRPr="00DB67BC" w:rsidRDefault="00006D8D" w:rsidP="00006D8D">
            <w:pPr>
              <w:rPr>
                <w:rFonts w:asciiTheme="minorHAnsi" w:eastAsiaTheme="minorEastAsia" w:hAnsiTheme="minorHAnsi" w:cstheme="minorBidi"/>
                <w:b/>
                <w:szCs w:val="22"/>
              </w:rPr>
            </w:pPr>
            <w:r>
              <w:rPr>
                <w:rFonts w:asciiTheme="minorHAnsi" w:eastAsiaTheme="minorEastAsia" w:hAnsiTheme="minorHAnsi" w:cstheme="minorBidi" w:hint="eastAsia"/>
                <w:b/>
                <w:szCs w:val="22"/>
              </w:rPr>
              <w:t>布署类型</w:t>
            </w:r>
          </w:p>
        </w:tc>
      </w:tr>
      <w:tr w:rsidR="00006D8D" w:rsidTr="00006D8D">
        <w:tc>
          <w:tcPr>
            <w:tcW w:w="1809" w:type="dxa"/>
          </w:tcPr>
          <w:p w:rsidR="00006D8D" w:rsidRDefault="00006D8D" w:rsidP="00006D8D">
            <w:pPr>
              <w:rPr>
                <w:rFonts w:asciiTheme="minorHAnsi" w:eastAsiaTheme="minorEastAsia" w:hAnsiTheme="minorHAnsi" w:cstheme="minorBidi"/>
                <w:szCs w:val="22"/>
              </w:rPr>
            </w:pPr>
            <w:r>
              <w:rPr>
                <w:rFonts w:asciiTheme="minorHAnsi" w:eastAsiaTheme="minorEastAsia" w:hAnsiTheme="minorHAnsi" w:cstheme="minorBidi" w:hint="eastAsia"/>
                <w:szCs w:val="22"/>
              </w:rPr>
              <w:t>单机</w:t>
            </w:r>
          </w:p>
        </w:tc>
        <w:tc>
          <w:tcPr>
            <w:tcW w:w="6713" w:type="dxa"/>
            <w:gridSpan w:val="3"/>
          </w:tcPr>
          <w:p w:rsidR="00006D8D" w:rsidRPr="00DB67BC" w:rsidRDefault="00006D8D" w:rsidP="00006D8D">
            <w:pPr>
              <w:rPr>
                <w:rFonts w:asciiTheme="minorHAnsi" w:eastAsiaTheme="minorEastAsia" w:hAnsiTheme="minorHAnsi" w:cstheme="minorBidi"/>
                <w:b/>
                <w:szCs w:val="22"/>
              </w:rPr>
            </w:pPr>
          </w:p>
        </w:tc>
      </w:tr>
      <w:tr w:rsidR="00006D8D" w:rsidTr="00006D8D">
        <w:tc>
          <w:tcPr>
            <w:tcW w:w="1809" w:type="dxa"/>
          </w:tcPr>
          <w:p w:rsidR="00006D8D" w:rsidRDefault="00006D8D" w:rsidP="00006D8D">
            <w:pPr>
              <w:rPr>
                <w:rFonts w:asciiTheme="minorHAnsi" w:eastAsiaTheme="minorEastAsia" w:hAnsiTheme="minorHAnsi" w:cstheme="minorBidi"/>
                <w:szCs w:val="22"/>
              </w:rPr>
            </w:pPr>
            <w:r>
              <w:rPr>
                <w:rFonts w:asciiTheme="minorHAnsi" w:eastAsiaTheme="minorEastAsia" w:hAnsiTheme="minorHAnsi" w:cstheme="minorBidi" w:hint="eastAsia"/>
                <w:szCs w:val="22"/>
              </w:rPr>
              <w:t>集群</w:t>
            </w:r>
          </w:p>
        </w:tc>
        <w:tc>
          <w:tcPr>
            <w:tcW w:w="6713" w:type="dxa"/>
            <w:gridSpan w:val="3"/>
          </w:tcPr>
          <w:p w:rsidR="00006D8D" w:rsidRPr="00DB67BC" w:rsidRDefault="00006D8D" w:rsidP="00006D8D">
            <w:pPr>
              <w:rPr>
                <w:rFonts w:asciiTheme="minorHAnsi" w:eastAsiaTheme="minorEastAsia" w:hAnsiTheme="minorHAnsi" w:cstheme="minorBidi"/>
                <w:b/>
                <w:szCs w:val="22"/>
              </w:rPr>
            </w:pPr>
          </w:p>
        </w:tc>
      </w:tr>
      <w:tr w:rsidR="00006D8D" w:rsidTr="00006D8D">
        <w:tc>
          <w:tcPr>
            <w:tcW w:w="8522" w:type="dxa"/>
            <w:gridSpan w:val="4"/>
          </w:tcPr>
          <w:p w:rsidR="00006D8D" w:rsidRPr="00DB67BC" w:rsidRDefault="00006D8D" w:rsidP="00006D8D">
            <w:pPr>
              <w:rPr>
                <w:rFonts w:asciiTheme="minorHAnsi" w:eastAsiaTheme="minorEastAsia" w:hAnsiTheme="minorHAnsi" w:cstheme="minorBidi"/>
                <w:b/>
                <w:szCs w:val="22"/>
              </w:rPr>
            </w:pPr>
            <w:r>
              <w:rPr>
                <w:rFonts w:asciiTheme="minorHAnsi" w:eastAsiaTheme="minorEastAsia" w:hAnsiTheme="minorHAnsi" w:cstheme="minorBidi" w:hint="eastAsia"/>
                <w:b/>
                <w:szCs w:val="22"/>
              </w:rPr>
              <w:lastRenderedPageBreak/>
              <w:t>相关功能</w:t>
            </w:r>
          </w:p>
        </w:tc>
      </w:tr>
      <w:tr w:rsidR="00C26983" w:rsidTr="00006D8D">
        <w:tc>
          <w:tcPr>
            <w:tcW w:w="1809" w:type="dxa"/>
          </w:tcPr>
          <w:p w:rsidR="00C26983" w:rsidRDefault="00C26983" w:rsidP="00006D8D">
            <w:pPr>
              <w:rPr>
                <w:rFonts w:asciiTheme="minorHAnsi" w:eastAsiaTheme="minorEastAsia" w:hAnsiTheme="minorHAnsi" w:cstheme="minorBidi"/>
                <w:szCs w:val="22"/>
              </w:rPr>
            </w:pPr>
            <w:r>
              <w:rPr>
                <w:rFonts w:asciiTheme="minorHAnsi" w:eastAsiaTheme="minorEastAsia" w:hAnsiTheme="minorHAnsi" w:cstheme="minorBidi" w:hint="eastAsia"/>
                <w:szCs w:val="22"/>
              </w:rPr>
              <w:t>表内创建索引</w:t>
            </w:r>
          </w:p>
        </w:tc>
        <w:tc>
          <w:tcPr>
            <w:tcW w:w="6713" w:type="dxa"/>
            <w:gridSpan w:val="3"/>
          </w:tcPr>
          <w:p w:rsidR="00C26983" w:rsidRPr="000035D4" w:rsidRDefault="00C26983" w:rsidP="00C26983">
            <w:pPr>
              <w:rPr>
                <w:rFonts w:asciiTheme="minorHAnsi" w:eastAsiaTheme="minorEastAsia" w:hAnsiTheme="minorHAnsi" w:cstheme="minorBidi"/>
                <w:szCs w:val="22"/>
              </w:rPr>
            </w:pPr>
            <w:r>
              <w:rPr>
                <w:rFonts w:asciiTheme="minorHAnsi" w:eastAsiaTheme="minorEastAsia" w:hAnsiTheme="minorHAnsi" w:cstheme="minorBidi" w:hint="eastAsia"/>
                <w:szCs w:val="22"/>
              </w:rPr>
              <w:t>普通表</w:t>
            </w:r>
            <w:r>
              <w:rPr>
                <w:rFonts w:asciiTheme="minorHAnsi" w:eastAsiaTheme="minorEastAsia" w:hAnsiTheme="minorHAnsi" w:cstheme="minorBidi" w:hint="eastAsia"/>
                <w:szCs w:val="22"/>
              </w:rPr>
              <w:t>+</w:t>
            </w:r>
            <w:r>
              <w:rPr>
                <w:rFonts w:asciiTheme="minorHAnsi" w:eastAsiaTheme="minorEastAsia" w:hAnsiTheme="minorHAnsi" w:cstheme="minorBidi" w:hint="eastAsia"/>
                <w:szCs w:val="22"/>
              </w:rPr>
              <w:t>索引</w:t>
            </w:r>
            <w:r w:rsidRPr="000035D4">
              <w:rPr>
                <w:rFonts w:asciiTheme="minorHAnsi" w:eastAsiaTheme="minorEastAsia" w:hAnsiTheme="minorHAnsi" w:cstheme="minorBidi" w:hint="eastAsia"/>
                <w:szCs w:val="22"/>
              </w:rPr>
              <w:t>+</w:t>
            </w:r>
            <w:r w:rsidRPr="000035D4">
              <w:rPr>
                <w:rFonts w:asciiTheme="minorHAnsi" w:eastAsiaTheme="minorEastAsia" w:hAnsiTheme="minorHAnsi" w:cstheme="minorBidi" w:hint="eastAsia"/>
                <w:szCs w:val="22"/>
              </w:rPr>
              <w:t>普通数据</w:t>
            </w:r>
            <w:r w:rsidRPr="000035D4">
              <w:rPr>
                <w:rFonts w:asciiTheme="minorHAnsi" w:eastAsiaTheme="minorEastAsia" w:hAnsiTheme="minorHAnsi" w:cstheme="minorBidi" w:hint="eastAsia"/>
                <w:szCs w:val="22"/>
              </w:rPr>
              <w:t>/LOB</w:t>
            </w:r>
            <w:r w:rsidRPr="000035D4">
              <w:rPr>
                <w:rFonts w:asciiTheme="minorHAnsi" w:eastAsiaTheme="minorEastAsia" w:hAnsiTheme="minorHAnsi" w:cstheme="minorBidi" w:hint="eastAsia"/>
                <w:szCs w:val="22"/>
              </w:rPr>
              <w:t>数据</w:t>
            </w:r>
            <w:r w:rsidRPr="000035D4">
              <w:rPr>
                <w:rFonts w:asciiTheme="minorHAnsi" w:eastAsiaTheme="minorEastAsia" w:hAnsiTheme="minorHAnsi" w:cstheme="minorBidi" w:hint="eastAsia"/>
                <w:szCs w:val="22"/>
              </w:rPr>
              <w:t>+truncate</w:t>
            </w:r>
            <w:r w:rsidRPr="000035D4">
              <w:rPr>
                <w:rFonts w:asciiTheme="minorHAnsi" w:eastAsiaTheme="minorEastAsia" w:hAnsiTheme="minorHAnsi" w:cstheme="minorBidi" w:hint="eastAsia"/>
                <w:szCs w:val="22"/>
              </w:rPr>
              <w:t>操作</w:t>
            </w:r>
          </w:p>
        </w:tc>
      </w:tr>
      <w:tr w:rsidR="00C26983" w:rsidTr="00006D8D">
        <w:tc>
          <w:tcPr>
            <w:tcW w:w="1809" w:type="dxa"/>
          </w:tcPr>
          <w:p w:rsidR="00C26983" w:rsidRDefault="00C26983" w:rsidP="00006D8D">
            <w:pPr>
              <w:rPr>
                <w:rFonts w:asciiTheme="minorHAnsi" w:eastAsiaTheme="minorEastAsia" w:hAnsiTheme="minorHAnsi" w:cstheme="minorBidi"/>
                <w:szCs w:val="22"/>
              </w:rPr>
            </w:pPr>
            <w:r>
              <w:rPr>
                <w:rFonts w:asciiTheme="minorHAnsi" w:eastAsiaTheme="minorEastAsia" w:hAnsiTheme="minorHAnsi" w:cstheme="minorBidi" w:hint="eastAsia"/>
                <w:szCs w:val="22"/>
              </w:rPr>
              <w:t>创建域</w:t>
            </w:r>
          </w:p>
        </w:tc>
        <w:tc>
          <w:tcPr>
            <w:tcW w:w="6713" w:type="dxa"/>
            <w:gridSpan w:val="3"/>
          </w:tcPr>
          <w:p w:rsidR="00C26983" w:rsidRPr="000035D4" w:rsidRDefault="00C26983" w:rsidP="00545F8D">
            <w:pPr>
              <w:rPr>
                <w:rFonts w:asciiTheme="minorHAnsi" w:eastAsiaTheme="minorEastAsia" w:hAnsiTheme="minorHAnsi" w:cstheme="minorBidi"/>
                <w:szCs w:val="22"/>
              </w:rPr>
            </w:pPr>
            <w:r>
              <w:rPr>
                <w:rFonts w:asciiTheme="minorHAnsi" w:eastAsiaTheme="minorEastAsia" w:hAnsiTheme="minorHAnsi" w:cstheme="minorBidi" w:hint="eastAsia"/>
                <w:szCs w:val="22"/>
              </w:rPr>
              <w:t>hash</w:t>
            </w:r>
            <w:r>
              <w:rPr>
                <w:rFonts w:asciiTheme="minorHAnsi" w:eastAsiaTheme="minorEastAsia" w:hAnsiTheme="minorHAnsi" w:cstheme="minorBidi" w:hint="eastAsia"/>
                <w:szCs w:val="22"/>
              </w:rPr>
              <w:t>表</w:t>
            </w:r>
            <w:r>
              <w:rPr>
                <w:rFonts w:asciiTheme="minorHAnsi" w:eastAsiaTheme="minorEastAsia" w:hAnsiTheme="minorHAnsi" w:cstheme="minorBidi" w:hint="eastAsia"/>
                <w:szCs w:val="22"/>
              </w:rPr>
              <w:t>split+</w:t>
            </w:r>
            <w:r>
              <w:rPr>
                <w:rFonts w:asciiTheme="minorHAnsi" w:eastAsiaTheme="minorEastAsia" w:hAnsiTheme="minorHAnsi" w:cstheme="minorBidi" w:hint="eastAsia"/>
                <w:szCs w:val="22"/>
              </w:rPr>
              <w:t>域</w:t>
            </w:r>
            <w:r w:rsidRPr="000035D4">
              <w:rPr>
                <w:rFonts w:asciiTheme="minorHAnsi" w:eastAsiaTheme="minorEastAsia" w:hAnsiTheme="minorHAnsi" w:cstheme="minorBidi" w:hint="eastAsia"/>
                <w:szCs w:val="22"/>
              </w:rPr>
              <w:t>+</w:t>
            </w:r>
            <w:r w:rsidRPr="000035D4">
              <w:rPr>
                <w:rFonts w:asciiTheme="minorHAnsi" w:eastAsiaTheme="minorEastAsia" w:hAnsiTheme="minorHAnsi" w:cstheme="minorBidi" w:hint="eastAsia"/>
                <w:szCs w:val="22"/>
              </w:rPr>
              <w:t>普通数据</w:t>
            </w:r>
            <w:r w:rsidRPr="000035D4">
              <w:rPr>
                <w:rFonts w:asciiTheme="minorHAnsi" w:eastAsiaTheme="minorEastAsia" w:hAnsiTheme="minorHAnsi" w:cstheme="minorBidi" w:hint="eastAsia"/>
                <w:szCs w:val="22"/>
              </w:rPr>
              <w:t>/LOB</w:t>
            </w:r>
            <w:r w:rsidRPr="000035D4">
              <w:rPr>
                <w:rFonts w:asciiTheme="minorHAnsi" w:eastAsiaTheme="minorEastAsia" w:hAnsiTheme="minorHAnsi" w:cstheme="minorBidi" w:hint="eastAsia"/>
                <w:szCs w:val="22"/>
              </w:rPr>
              <w:t>数据</w:t>
            </w:r>
            <w:r w:rsidRPr="000035D4">
              <w:rPr>
                <w:rFonts w:asciiTheme="minorHAnsi" w:eastAsiaTheme="minorEastAsia" w:hAnsiTheme="minorHAnsi" w:cstheme="minorBidi" w:hint="eastAsia"/>
                <w:szCs w:val="22"/>
              </w:rPr>
              <w:t>+truncate</w:t>
            </w:r>
            <w:r w:rsidRPr="000035D4">
              <w:rPr>
                <w:rFonts w:asciiTheme="minorHAnsi" w:eastAsiaTheme="minorEastAsia" w:hAnsiTheme="minorHAnsi" w:cstheme="minorBidi" w:hint="eastAsia"/>
                <w:szCs w:val="22"/>
              </w:rPr>
              <w:t>操作</w:t>
            </w:r>
          </w:p>
        </w:tc>
      </w:tr>
      <w:tr w:rsidR="00C26983" w:rsidTr="00006D8D">
        <w:tc>
          <w:tcPr>
            <w:tcW w:w="1809" w:type="dxa"/>
          </w:tcPr>
          <w:p w:rsidR="00C26983" w:rsidRDefault="00C26983" w:rsidP="00006D8D">
            <w:pPr>
              <w:rPr>
                <w:rFonts w:asciiTheme="minorHAnsi" w:eastAsiaTheme="minorEastAsia" w:hAnsiTheme="minorHAnsi" w:cstheme="minorBidi"/>
                <w:szCs w:val="22"/>
              </w:rPr>
            </w:pPr>
            <w:r>
              <w:rPr>
                <w:rFonts w:asciiTheme="minorHAnsi" w:eastAsiaTheme="minorEastAsia" w:hAnsiTheme="minorHAnsi" w:cstheme="minorBidi" w:hint="eastAsia"/>
                <w:szCs w:val="22"/>
              </w:rPr>
              <w:t>回滚操作</w:t>
            </w:r>
          </w:p>
        </w:tc>
        <w:tc>
          <w:tcPr>
            <w:tcW w:w="6713" w:type="dxa"/>
            <w:gridSpan w:val="3"/>
          </w:tcPr>
          <w:p w:rsidR="00C26983" w:rsidRPr="000035D4" w:rsidRDefault="00C26983" w:rsidP="00C26983">
            <w:pPr>
              <w:rPr>
                <w:rFonts w:asciiTheme="minorHAnsi" w:eastAsiaTheme="minorEastAsia" w:hAnsiTheme="minorHAnsi" w:cstheme="minorBidi"/>
                <w:szCs w:val="22"/>
              </w:rPr>
            </w:pPr>
            <w:r>
              <w:rPr>
                <w:rFonts w:asciiTheme="minorHAnsi" w:eastAsiaTheme="minorEastAsia" w:hAnsiTheme="minorHAnsi" w:cstheme="minorBidi" w:hint="eastAsia"/>
                <w:szCs w:val="22"/>
              </w:rPr>
              <w:t>普通表</w:t>
            </w:r>
            <w:r w:rsidRPr="000035D4">
              <w:rPr>
                <w:rFonts w:asciiTheme="minorHAnsi" w:eastAsiaTheme="minorEastAsia" w:hAnsiTheme="minorHAnsi" w:cstheme="minorBidi" w:hint="eastAsia"/>
                <w:szCs w:val="22"/>
              </w:rPr>
              <w:t>+</w:t>
            </w:r>
            <w:r>
              <w:rPr>
                <w:rFonts w:asciiTheme="minorHAnsi" w:eastAsiaTheme="minorEastAsia" w:hAnsiTheme="minorHAnsi" w:cstheme="minorBidi" w:hint="eastAsia"/>
                <w:szCs w:val="22"/>
              </w:rPr>
              <w:t>回滚</w:t>
            </w:r>
            <w:r>
              <w:rPr>
                <w:rFonts w:asciiTheme="minorHAnsi" w:eastAsiaTheme="minorEastAsia" w:hAnsiTheme="minorHAnsi" w:cstheme="minorBidi" w:hint="eastAsia"/>
                <w:szCs w:val="22"/>
              </w:rPr>
              <w:t>+</w:t>
            </w:r>
            <w:r w:rsidRPr="000035D4">
              <w:rPr>
                <w:rFonts w:asciiTheme="minorHAnsi" w:eastAsiaTheme="minorEastAsia" w:hAnsiTheme="minorHAnsi" w:cstheme="minorBidi" w:hint="eastAsia"/>
                <w:szCs w:val="22"/>
              </w:rPr>
              <w:t>普通数据</w:t>
            </w:r>
            <w:r w:rsidRPr="000035D4">
              <w:rPr>
                <w:rFonts w:asciiTheme="minorHAnsi" w:eastAsiaTheme="minorEastAsia" w:hAnsiTheme="minorHAnsi" w:cstheme="minorBidi" w:hint="eastAsia"/>
                <w:szCs w:val="22"/>
              </w:rPr>
              <w:t>/LOB</w:t>
            </w:r>
            <w:r w:rsidRPr="000035D4">
              <w:rPr>
                <w:rFonts w:asciiTheme="minorHAnsi" w:eastAsiaTheme="minorEastAsia" w:hAnsiTheme="minorHAnsi" w:cstheme="minorBidi" w:hint="eastAsia"/>
                <w:szCs w:val="22"/>
              </w:rPr>
              <w:t>数据</w:t>
            </w:r>
            <w:r w:rsidRPr="000035D4">
              <w:rPr>
                <w:rFonts w:asciiTheme="minorHAnsi" w:eastAsiaTheme="minorEastAsia" w:hAnsiTheme="minorHAnsi" w:cstheme="minorBidi" w:hint="eastAsia"/>
                <w:szCs w:val="22"/>
              </w:rPr>
              <w:t>+truncate</w:t>
            </w:r>
            <w:r w:rsidRPr="000035D4">
              <w:rPr>
                <w:rFonts w:asciiTheme="minorHAnsi" w:eastAsiaTheme="minorEastAsia" w:hAnsiTheme="minorHAnsi" w:cstheme="minorBidi" w:hint="eastAsia"/>
                <w:szCs w:val="22"/>
              </w:rPr>
              <w:t>操作</w:t>
            </w:r>
          </w:p>
        </w:tc>
      </w:tr>
      <w:tr w:rsidR="00006D8D" w:rsidTr="00006D8D">
        <w:tc>
          <w:tcPr>
            <w:tcW w:w="1809" w:type="dxa"/>
          </w:tcPr>
          <w:p w:rsidR="00006D8D" w:rsidRDefault="00006D8D" w:rsidP="00006D8D">
            <w:pPr>
              <w:rPr>
                <w:rFonts w:asciiTheme="minorHAnsi" w:eastAsiaTheme="minorEastAsia" w:hAnsiTheme="minorHAnsi" w:cstheme="minorBidi"/>
                <w:szCs w:val="22"/>
              </w:rPr>
            </w:pPr>
            <w:r>
              <w:rPr>
                <w:rFonts w:asciiTheme="minorHAnsi" w:eastAsiaTheme="minorEastAsia" w:hAnsiTheme="minorHAnsi" w:cstheme="minorBidi" w:hint="eastAsia"/>
                <w:szCs w:val="22"/>
              </w:rPr>
              <w:t>存储过程</w:t>
            </w:r>
          </w:p>
        </w:tc>
        <w:tc>
          <w:tcPr>
            <w:tcW w:w="6713" w:type="dxa"/>
            <w:gridSpan w:val="3"/>
          </w:tcPr>
          <w:p w:rsidR="00006D8D" w:rsidRPr="00DB67BC" w:rsidRDefault="00C26983" w:rsidP="00C26983">
            <w:pPr>
              <w:rPr>
                <w:rFonts w:asciiTheme="minorHAnsi" w:eastAsiaTheme="minorEastAsia" w:hAnsiTheme="minorHAnsi" w:cstheme="minorBidi"/>
                <w:b/>
                <w:szCs w:val="22"/>
              </w:rPr>
            </w:pPr>
            <w:r>
              <w:rPr>
                <w:rFonts w:asciiTheme="minorHAnsi" w:eastAsiaTheme="minorEastAsia" w:hAnsiTheme="minorHAnsi" w:cstheme="minorBidi" w:hint="eastAsia"/>
                <w:szCs w:val="22"/>
              </w:rPr>
              <w:t>普通表</w:t>
            </w:r>
            <w:r>
              <w:rPr>
                <w:rFonts w:asciiTheme="minorHAnsi" w:eastAsiaTheme="minorEastAsia" w:hAnsiTheme="minorHAnsi" w:cstheme="minorBidi" w:hint="eastAsia"/>
                <w:szCs w:val="22"/>
              </w:rPr>
              <w:t>+</w:t>
            </w:r>
            <w:r>
              <w:rPr>
                <w:rFonts w:asciiTheme="minorHAnsi" w:eastAsiaTheme="minorEastAsia" w:hAnsiTheme="minorHAnsi" w:cstheme="minorBidi" w:hint="eastAsia"/>
                <w:szCs w:val="22"/>
              </w:rPr>
              <w:t>存储过程</w:t>
            </w:r>
            <w:r w:rsidRPr="000035D4">
              <w:rPr>
                <w:rFonts w:asciiTheme="minorHAnsi" w:eastAsiaTheme="minorEastAsia" w:hAnsiTheme="minorHAnsi" w:cstheme="minorBidi" w:hint="eastAsia"/>
                <w:szCs w:val="22"/>
              </w:rPr>
              <w:t>+</w:t>
            </w:r>
            <w:r w:rsidRPr="000035D4">
              <w:rPr>
                <w:rFonts w:asciiTheme="minorHAnsi" w:eastAsiaTheme="minorEastAsia" w:hAnsiTheme="minorHAnsi" w:cstheme="minorBidi" w:hint="eastAsia"/>
                <w:szCs w:val="22"/>
              </w:rPr>
              <w:t>普通数据</w:t>
            </w:r>
            <w:r w:rsidRPr="000035D4">
              <w:rPr>
                <w:rFonts w:asciiTheme="minorHAnsi" w:eastAsiaTheme="minorEastAsia" w:hAnsiTheme="minorHAnsi" w:cstheme="minorBidi" w:hint="eastAsia"/>
                <w:szCs w:val="22"/>
              </w:rPr>
              <w:t>/LOB</w:t>
            </w:r>
            <w:r w:rsidRPr="000035D4">
              <w:rPr>
                <w:rFonts w:asciiTheme="minorHAnsi" w:eastAsiaTheme="minorEastAsia" w:hAnsiTheme="minorHAnsi" w:cstheme="minorBidi" w:hint="eastAsia"/>
                <w:szCs w:val="22"/>
              </w:rPr>
              <w:t>数据</w:t>
            </w:r>
            <w:r w:rsidRPr="000035D4">
              <w:rPr>
                <w:rFonts w:asciiTheme="minorHAnsi" w:eastAsiaTheme="minorEastAsia" w:hAnsiTheme="minorHAnsi" w:cstheme="minorBidi" w:hint="eastAsia"/>
                <w:szCs w:val="22"/>
              </w:rPr>
              <w:t>+truncate</w:t>
            </w:r>
            <w:r w:rsidRPr="000035D4">
              <w:rPr>
                <w:rFonts w:asciiTheme="minorHAnsi" w:eastAsiaTheme="minorEastAsia" w:hAnsiTheme="minorHAnsi" w:cstheme="minorBidi" w:hint="eastAsia"/>
                <w:szCs w:val="22"/>
              </w:rPr>
              <w:t>操作</w:t>
            </w:r>
          </w:p>
        </w:tc>
      </w:tr>
      <w:tr w:rsidR="00C26983" w:rsidTr="00006D8D">
        <w:tc>
          <w:tcPr>
            <w:tcW w:w="1809" w:type="dxa"/>
          </w:tcPr>
          <w:p w:rsidR="00C26983" w:rsidRDefault="00C26983" w:rsidP="00006D8D">
            <w:pPr>
              <w:rPr>
                <w:rFonts w:asciiTheme="minorHAnsi" w:eastAsiaTheme="minorEastAsia" w:hAnsiTheme="minorHAnsi" w:cstheme="minorBidi"/>
                <w:szCs w:val="22"/>
              </w:rPr>
            </w:pPr>
            <w:r>
              <w:rPr>
                <w:rFonts w:asciiTheme="minorHAnsi" w:eastAsiaTheme="minorEastAsia" w:hAnsiTheme="minorHAnsi" w:cstheme="minorBidi" w:hint="eastAsia"/>
                <w:szCs w:val="22"/>
              </w:rPr>
              <w:t>聚集</w:t>
            </w:r>
          </w:p>
        </w:tc>
        <w:tc>
          <w:tcPr>
            <w:tcW w:w="6713" w:type="dxa"/>
            <w:gridSpan w:val="3"/>
          </w:tcPr>
          <w:p w:rsidR="00C26983" w:rsidRPr="00DB67BC" w:rsidRDefault="00C26983" w:rsidP="00C26983">
            <w:pPr>
              <w:rPr>
                <w:rFonts w:asciiTheme="minorHAnsi" w:eastAsiaTheme="minorEastAsia" w:hAnsiTheme="minorHAnsi" w:cstheme="minorBidi"/>
                <w:b/>
                <w:szCs w:val="22"/>
              </w:rPr>
            </w:pPr>
            <w:r>
              <w:rPr>
                <w:rFonts w:asciiTheme="minorHAnsi" w:eastAsiaTheme="minorEastAsia" w:hAnsiTheme="minorHAnsi" w:cstheme="minorBidi" w:hint="eastAsia"/>
                <w:szCs w:val="22"/>
              </w:rPr>
              <w:t>普通表</w:t>
            </w:r>
            <w:r>
              <w:rPr>
                <w:rFonts w:asciiTheme="minorHAnsi" w:eastAsiaTheme="minorEastAsia" w:hAnsiTheme="minorHAnsi" w:cstheme="minorBidi" w:hint="eastAsia"/>
                <w:szCs w:val="22"/>
              </w:rPr>
              <w:t>+</w:t>
            </w:r>
            <w:r>
              <w:rPr>
                <w:rFonts w:asciiTheme="minorHAnsi" w:eastAsiaTheme="minorEastAsia" w:hAnsiTheme="minorHAnsi" w:cstheme="minorBidi" w:hint="eastAsia"/>
                <w:szCs w:val="22"/>
              </w:rPr>
              <w:t>聚集</w:t>
            </w:r>
            <w:r w:rsidRPr="000035D4">
              <w:rPr>
                <w:rFonts w:asciiTheme="minorHAnsi" w:eastAsiaTheme="minorEastAsia" w:hAnsiTheme="minorHAnsi" w:cstheme="minorBidi" w:hint="eastAsia"/>
                <w:szCs w:val="22"/>
              </w:rPr>
              <w:t>+</w:t>
            </w:r>
            <w:r w:rsidRPr="000035D4">
              <w:rPr>
                <w:rFonts w:asciiTheme="minorHAnsi" w:eastAsiaTheme="minorEastAsia" w:hAnsiTheme="minorHAnsi" w:cstheme="minorBidi" w:hint="eastAsia"/>
                <w:szCs w:val="22"/>
              </w:rPr>
              <w:t>普通数据</w:t>
            </w:r>
            <w:r w:rsidRPr="000035D4">
              <w:rPr>
                <w:rFonts w:asciiTheme="minorHAnsi" w:eastAsiaTheme="minorEastAsia" w:hAnsiTheme="minorHAnsi" w:cstheme="minorBidi" w:hint="eastAsia"/>
                <w:szCs w:val="22"/>
              </w:rPr>
              <w:t>/LOB</w:t>
            </w:r>
            <w:r w:rsidRPr="000035D4">
              <w:rPr>
                <w:rFonts w:asciiTheme="minorHAnsi" w:eastAsiaTheme="minorEastAsia" w:hAnsiTheme="minorHAnsi" w:cstheme="minorBidi" w:hint="eastAsia"/>
                <w:szCs w:val="22"/>
              </w:rPr>
              <w:t>数据</w:t>
            </w:r>
            <w:r w:rsidRPr="000035D4">
              <w:rPr>
                <w:rFonts w:asciiTheme="minorHAnsi" w:eastAsiaTheme="minorEastAsia" w:hAnsiTheme="minorHAnsi" w:cstheme="minorBidi" w:hint="eastAsia"/>
                <w:szCs w:val="22"/>
              </w:rPr>
              <w:t>+truncate</w:t>
            </w:r>
            <w:r w:rsidRPr="000035D4">
              <w:rPr>
                <w:rFonts w:asciiTheme="minorHAnsi" w:eastAsiaTheme="minorEastAsia" w:hAnsiTheme="minorHAnsi" w:cstheme="minorBidi" w:hint="eastAsia"/>
                <w:szCs w:val="22"/>
              </w:rPr>
              <w:t>操作</w:t>
            </w:r>
          </w:p>
        </w:tc>
      </w:tr>
      <w:tr w:rsidR="00006D8D" w:rsidTr="00006D8D">
        <w:tc>
          <w:tcPr>
            <w:tcW w:w="8522" w:type="dxa"/>
            <w:gridSpan w:val="4"/>
          </w:tcPr>
          <w:p w:rsidR="00006D8D" w:rsidRPr="00DB67BC" w:rsidRDefault="00006D8D" w:rsidP="00006D8D">
            <w:pPr>
              <w:rPr>
                <w:rFonts w:asciiTheme="minorHAnsi" w:eastAsiaTheme="minorEastAsia" w:hAnsiTheme="minorHAnsi" w:cstheme="minorBidi"/>
                <w:b/>
                <w:szCs w:val="22"/>
              </w:rPr>
            </w:pPr>
            <w:r>
              <w:rPr>
                <w:rFonts w:asciiTheme="minorHAnsi" w:eastAsiaTheme="minorEastAsia" w:hAnsiTheme="minorHAnsi" w:cstheme="minorBidi" w:hint="eastAsia"/>
                <w:b/>
                <w:szCs w:val="22"/>
              </w:rPr>
              <w:t>驱动接口</w:t>
            </w:r>
          </w:p>
        </w:tc>
      </w:tr>
      <w:tr w:rsidR="00006D8D" w:rsidTr="00006D8D">
        <w:tc>
          <w:tcPr>
            <w:tcW w:w="1809" w:type="dxa"/>
          </w:tcPr>
          <w:p w:rsidR="00006D8D" w:rsidRDefault="00006D8D" w:rsidP="00006D8D">
            <w:pPr>
              <w:rPr>
                <w:rFonts w:asciiTheme="minorHAnsi" w:eastAsiaTheme="minorEastAsia" w:hAnsiTheme="minorHAnsi" w:cstheme="minorBidi"/>
                <w:szCs w:val="22"/>
              </w:rPr>
            </w:pPr>
            <w:r>
              <w:rPr>
                <w:rFonts w:asciiTheme="minorHAnsi" w:eastAsiaTheme="minorEastAsia" w:hAnsiTheme="minorHAnsi" w:cstheme="minorBidi" w:hint="eastAsia"/>
                <w:szCs w:val="22"/>
              </w:rPr>
              <w:t>C</w:t>
            </w:r>
          </w:p>
        </w:tc>
        <w:tc>
          <w:tcPr>
            <w:tcW w:w="6713" w:type="dxa"/>
            <w:gridSpan w:val="3"/>
          </w:tcPr>
          <w:p w:rsidR="00006D8D" w:rsidRPr="00006D8D" w:rsidRDefault="00006D8D" w:rsidP="00006D8D">
            <w:pPr>
              <w:rPr>
                <w:rFonts w:asciiTheme="minorHAnsi" w:eastAsiaTheme="minorEastAsia" w:hAnsiTheme="minorHAnsi" w:cstheme="minorBidi"/>
                <w:szCs w:val="22"/>
              </w:rPr>
            </w:pPr>
            <w:r w:rsidRPr="00006D8D">
              <w:rPr>
                <w:rFonts w:asciiTheme="minorHAnsi" w:eastAsiaTheme="minorEastAsia" w:hAnsiTheme="minorHAnsi" w:cstheme="minorBidi" w:hint="eastAsia"/>
                <w:szCs w:val="22"/>
              </w:rPr>
              <w:t>C</w:t>
            </w:r>
            <w:r w:rsidRPr="00006D8D">
              <w:rPr>
                <w:rFonts w:asciiTheme="minorHAnsi" w:eastAsiaTheme="minorEastAsia" w:hAnsiTheme="minorHAnsi" w:cstheme="minorBidi" w:hint="eastAsia"/>
                <w:szCs w:val="22"/>
              </w:rPr>
              <w:t>语言</w:t>
            </w:r>
            <w:r w:rsidRPr="00006D8D">
              <w:rPr>
                <w:rFonts w:asciiTheme="minorHAnsi" w:eastAsiaTheme="minorEastAsia" w:hAnsiTheme="minorHAnsi" w:cstheme="minorBidi" w:hint="eastAsia"/>
                <w:szCs w:val="22"/>
              </w:rPr>
              <w:t>+</w:t>
            </w:r>
            <w:r w:rsidRPr="00006D8D">
              <w:rPr>
                <w:rFonts w:asciiTheme="minorHAnsi" w:eastAsiaTheme="minorEastAsia" w:hAnsiTheme="minorHAnsi" w:cstheme="minorBidi" w:hint="eastAsia"/>
                <w:szCs w:val="22"/>
              </w:rPr>
              <w:t>普通数据</w:t>
            </w:r>
            <w:r w:rsidRPr="00006D8D">
              <w:rPr>
                <w:rFonts w:asciiTheme="minorHAnsi" w:eastAsiaTheme="minorEastAsia" w:hAnsiTheme="minorHAnsi" w:cstheme="minorBidi" w:hint="eastAsia"/>
                <w:szCs w:val="22"/>
              </w:rPr>
              <w:t>/LOB</w:t>
            </w:r>
            <w:r w:rsidRPr="00006D8D">
              <w:rPr>
                <w:rFonts w:asciiTheme="minorHAnsi" w:eastAsiaTheme="minorEastAsia" w:hAnsiTheme="minorHAnsi" w:cstheme="minorBidi" w:hint="eastAsia"/>
                <w:szCs w:val="22"/>
              </w:rPr>
              <w:t>数据</w:t>
            </w:r>
            <w:r w:rsidRPr="00006D8D">
              <w:rPr>
                <w:rFonts w:asciiTheme="minorHAnsi" w:eastAsiaTheme="minorEastAsia" w:hAnsiTheme="minorHAnsi" w:cstheme="minorBidi" w:hint="eastAsia"/>
                <w:szCs w:val="22"/>
              </w:rPr>
              <w:t>+truncate</w:t>
            </w:r>
            <w:r w:rsidRPr="00006D8D">
              <w:rPr>
                <w:rFonts w:asciiTheme="minorHAnsi" w:eastAsiaTheme="minorEastAsia" w:hAnsiTheme="minorHAnsi" w:cstheme="minorBidi" w:hint="eastAsia"/>
                <w:szCs w:val="22"/>
              </w:rPr>
              <w:t>操作</w:t>
            </w:r>
          </w:p>
        </w:tc>
      </w:tr>
      <w:tr w:rsidR="00006D8D" w:rsidTr="00006D8D">
        <w:tc>
          <w:tcPr>
            <w:tcW w:w="1809" w:type="dxa"/>
          </w:tcPr>
          <w:p w:rsidR="00006D8D" w:rsidRDefault="00006D8D" w:rsidP="00006D8D">
            <w:pPr>
              <w:rPr>
                <w:rFonts w:asciiTheme="minorHAnsi" w:eastAsiaTheme="minorEastAsia" w:hAnsiTheme="minorHAnsi" w:cstheme="minorBidi"/>
                <w:szCs w:val="22"/>
              </w:rPr>
            </w:pPr>
            <w:r>
              <w:rPr>
                <w:rFonts w:asciiTheme="minorHAnsi" w:eastAsiaTheme="minorEastAsia" w:hAnsiTheme="minorHAnsi" w:cstheme="minorBidi" w:hint="eastAsia"/>
                <w:szCs w:val="22"/>
              </w:rPr>
              <w:t>C++</w:t>
            </w:r>
          </w:p>
        </w:tc>
        <w:tc>
          <w:tcPr>
            <w:tcW w:w="6713" w:type="dxa"/>
            <w:gridSpan w:val="3"/>
          </w:tcPr>
          <w:p w:rsidR="00006D8D" w:rsidRPr="00006D8D" w:rsidRDefault="00006D8D" w:rsidP="00006D8D">
            <w:pPr>
              <w:rPr>
                <w:rFonts w:asciiTheme="minorHAnsi" w:eastAsiaTheme="minorEastAsia" w:hAnsiTheme="minorHAnsi" w:cstheme="minorBidi"/>
                <w:szCs w:val="22"/>
              </w:rPr>
            </w:pPr>
            <w:r w:rsidRPr="00006D8D">
              <w:rPr>
                <w:rFonts w:asciiTheme="minorHAnsi" w:eastAsiaTheme="minorEastAsia" w:hAnsiTheme="minorHAnsi" w:cstheme="minorBidi" w:hint="eastAsia"/>
                <w:szCs w:val="22"/>
              </w:rPr>
              <w:t>C</w:t>
            </w:r>
            <w:r>
              <w:rPr>
                <w:rFonts w:asciiTheme="minorHAnsi" w:eastAsiaTheme="minorEastAsia" w:hAnsiTheme="minorHAnsi" w:cstheme="minorBidi" w:hint="eastAsia"/>
                <w:szCs w:val="22"/>
              </w:rPr>
              <w:t>++</w:t>
            </w:r>
            <w:r w:rsidRPr="00006D8D">
              <w:rPr>
                <w:rFonts w:asciiTheme="minorHAnsi" w:eastAsiaTheme="minorEastAsia" w:hAnsiTheme="minorHAnsi" w:cstheme="minorBidi" w:hint="eastAsia"/>
                <w:szCs w:val="22"/>
              </w:rPr>
              <w:t>语言</w:t>
            </w:r>
            <w:r w:rsidRPr="00006D8D">
              <w:rPr>
                <w:rFonts w:asciiTheme="minorHAnsi" w:eastAsiaTheme="minorEastAsia" w:hAnsiTheme="minorHAnsi" w:cstheme="minorBidi" w:hint="eastAsia"/>
                <w:szCs w:val="22"/>
              </w:rPr>
              <w:t>+</w:t>
            </w:r>
            <w:r w:rsidRPr="00006D8D">
              <w:rPr>
                <w:rFonts w:asciiTheme="minorHAnsi" w:eastAsiaTheme="minorEastAsia" w:hAnsiTheme="minorHAnsi" w:cstheme="minorBidi" w:hint="eastAsia"/>
                <w:szCs w:val="22"/>
              </w:rPr>
              <w:t>普通数据</w:t>
            </w:r>
            <w:r w:rsidRPr="00006D8D">
              <w:rPr>
                <w:rFonts w:asciiTheme="minorHAnsi" w:eastAsiaTheme="minorEastAsia" w:hAnsiTheme="minorHAnsi" w:cstheme="minorBidi" w:hint="eastAsia"/>
                <w:szCs w:val="22"/>
              </w:rPr>
              <w:t>/LOB</w:t>
            </w:r>
            <w:r w:rsidRPr="00006D8D">
              <w:rPr>
                <w:rFonts w:asciiTheme="minorHAnsi" w:eastAsiaTheme="minorEastAsia" w:hAnsiTheme="minorHAnsi" w:cstheme="minorBidi" w:hint="eastAsia"/>
                <w:szCs w:val="22"/>
              </w:rPr>
              <w:t>数据</w:t>
            </w:r>
            <w:r w:rsidRPr="00006D8D">
              <w:rPr>
                <w:rFonts w:asciiTheme="minorHAnsi" w:eastAsiaTheme="minorEastAsia" w:hAnsiTheme="minorHAnsi" w:cstheme="minorBidi" w:hint="eastAsia"/>
                <w:szCs w:val="22"/>
              </w:rPr>
              <w:t>+truncate</w:t>
            </w:r>
            <w:r w:rsidRPr="00006D8D">
              <w:rPr>
                <w:rFonts w:asciiTheme="minorHAnsi" w:eastAsiaTheme="minorEastAsia" w:hAnsiTheme="minorHAnsi" w:cstheme="minorBidi" w:hint="eastAsia"/>
                <w:szCs w:val="22"/>
              </w:rPr>
              <w:t>操作</w:t>
            </w:r>
          </w:p>
        </w:tc>
      </w:tr>
      <w:tr w:rsidR="00006D8D" w:rsidTr="00006D8D">
        <w:tc>
          <w:tcPr>
            <w:tcW w:w="1809" w:type="dxa"/>
          </w:tcPr>
          <w:p w:rsidR="00006D8D" w:rsidRDefault="00006D8D" w:rsidP="00006D8D">
            <w:pPr>
              <w:rPr>
                <w:rFonts w:asciiTheme="minorHAnsi" w:eastAsiaTheme="minorEastAsia" w:hAnsiTheme="minorHAnsi" w:cstheme="minorBidi"/>
                <w:szCs w:val="22"/>
              </w:rPr>
            </w:pPr>
            <w:r>
              <w:rPr>
                <w:rFonts w:asciiTheme="minorHAnsi" w:eastAsiaTheme="minorEastAsia" w:hAnsiTheme="minorHAnsi" w:cstheme="minorBidi" w:hint="eastAsia"/>
                <w:szCs w:val="22"/>
              </w:rPr>
              <w:t>Java</w:t>
            </w:r>
          </w:p>
        </w:tc>
        <w:tc>
          <w:tcPr>
            <w:tcW w:w="6713" w:type="dxa"/>
            <w:gridSpan w:val="3"/>
          </w:tcPr>
          <w:p w:rsidR="00006D8D" w:rsidRPr="00006D8D" w:rsidRDefault="00006D8D" w:rsidP="00006D8D">
            <w:pPr>
              <w:rPr>
                <w:rFonts w:asciiTheme="minorHAnsi" w:eastAsiaTheme="minorEastAsia" w:hAnsiTheme="minorHAnsi" w:cstheme="minorBidi"/>
                <w:szCs w:val="22"/>
              </w:rPr>
            </w:pPr>
            <w:r>
              <w:rPr>
                <w:rFonts w:asciiTheme="minorHAnsi" w:eastAsiaTheme="minorEastAsia" w:hAnsiTheme="minorHAnsi" w:cstheme="minorBidi" w:hint="eastAsia"/>
                <w:szCs w:val="22"/>
              </w:rPr>
              <w:t>Java</w:t>
            </w:r>
            <w:r w:rsidRPr="00006D8D">
              <w:rPr>
                <w:rFonts w:asciiTheme="minorHAnsi" w:eastAsiaTheme="minorEastAsia" w:hAnsiTheme="minorHAnsi" w:cstheme="minorBidi" w:hint="eastAsia"/>
                <w:szCs w:val="22"/>
              </w:rPr>
              <w:t>语言</w:t>
            </w:r>
            <w:r w:rsidRPr="00006D8D">
              <w:rPr>
                <w:rFonts w:asciiTheme="minorHAnsi" w:eastAsiaTheme="minorEastAsia" w:hAnsiTheme="minorHAnsi" w:cstheme="minorBidi" w:hint="eastAsia"/>
                <w:szCs w:val="22"/>
              </w:rPr>
              <w:t>+</w:t>
            </w:r>
            <w:r w:rsidRPr="00006D8D">
              <w:rPr>
                <w:rFonts w:asciiTheme="minorHAnsi" w:eastAsiaTheme="minorEastAsia" w:hAnsiTheme="minorHAnsi" w:cstheme="minorBidi" w:hint="eastAsia"/>
                <w:szCs w:val="22"/>
              </w:rPr>
              <w:t>普通数据</w:t>
            </w:r>
            <w:r w:rsidRPr="00006D8D">
              <w:rPr>
                <w:rFonts w:asciiTheme="minorHAnsi" w:eastAsiaTheme="minorEastAsia" w:hAnsiTheme="minorHAnsi" w:cstheme="minorBidi" w:hint="eastAsia"/>
                <w:szCs w:val="22"/>
              </w:rPr>
              <w:t>/LOB</w:t>
            </w:r>
            <w:r w:rsidRPr="00006D8D">
              <w:rPr>
                <w:rFonts w:asciiTheme="minorHAnsi" w:eastAsiaTheme="minorEastAsia" w:hAnsiTheme="minorHAnsi" w:cstheme="minorBidi" w:hint="eastAsia"/>
                <w:szCs w:val="22"/>
              </w:rPr>
              <w:t>数据</w:t>
            </w:r>
            <w:r w:rsidRPr="00006D8D">
              <w:rPr>
                <w:rFonts w:asciiTheme="minorHAnsi" w:eastAsiaTheme="minorEastAsia" w:hAnsiTheme="minorHAnsi" w:cstheme="minorBidi" w:hint="eastAsia"/>
                <w:szCs w:val="22"/>
              </w:rPr>
              <w:t>+truncate</w:t>
            </w:r>
            <w:r w:rsidRPr="00006D8D">
              <w:rPr>
                <w:rFonts w:asciiTheme="minorHAnsi" w:eastAsiaTheme="minorEastAsia" w:hAnsiTheme="minorHAnsi" w:cstheme="minorBidi" w:hint="eastAsia"/>
                <w:szCs w:val="22"/>
              </w:rPr>
              <w:t>操作</w:t>
            </w:r>
          </w:p>
        </w:tc>
      </w:tr>
      <w:tr w:rsidR="00006D8D" w:rsidTr="00006D8D">
        <w:tc>
          <w:tcPr>
            <w:tcW w:w="1809" w:type="dxa"/>
          </w:tcPr>
          <w:p w:rsidR="00006D8D" w:rsidRDefault="00006D8D" w:rsidP="00006D8D">
            <w:pPr>
              <w:rPr>
                <w:rFonts w:asciiTheme="minorHAnsi" w:eastAsiaTheme="minorEastAsia" w:hAnsiTheme="minorHAnsi" w:cstheme="minorBidi"/>
                <w:szCs w:val="22"/>
              </w:rPr>
            </w:pPr>
            <w:r>
              <w:rPr>
                <w:rFonts w:asciiTheme="minorHAnsi" w:eastAsiaTheme="minorEastAsia" w:hAnsiTheme="minorHAnsi" w:cstheme="minorBidi" w:hint="eastAsia"/>
                <w:szCs w:val="22"/>
              </w:rPr>
              <w:t>Python</w:t>
            </w:r>
          </w:p>
        </w:tc>
        <w:tc>
          <w:tcPr>
            <w:tcW w:w="6713" w:type="dxa"/>
            <w:gridSpan w:val="3"/>
          </w:tcPr>
          <w:p w:rsidR="00006D8D" w:rsidRPr="00006D8D" w:rsidRDefault="00006D8D" w:rsidP="00006D8D">
            <w:pPr>
              <w:rPr>
                <w:rFonts w:asciiTheme="minorHAnsi" w:eastAsiaTheme="minorEastAsia" w:hAnsiTheme="minorHAnsi" w:cstheme="minorBidi"/>
                <w:szCs w:val="22"/>
              </w:rPr>
            </w:pPr>
            <w:r>
              <w:rPr>
                <w:rFonts w:asciiTheme="minorHAnsi" w:eastAsiaTheme="minorEastAsia" w:hAnsiTheme="minorHAnsi" w:cstheme="minorBidi" w:hint="eastAsia"/>
                <w:szCs w:val="22"/>
              </w:rPr>
              <w:t>Python</w:t>
            </w:r>
            <w:r w:rsidRPr="00006D8D">
              <w:rPr>
                <w:rFonts w:asciiTheme="minorHAnsi" w:eastAsiaTheme="minorEastAsia" w:hAnsiTheme="minorHAnsi" w:cstheme="minorBidi" w:hint="eastAsia"/>
                <w:szCs w:val="22"/>
              </w:rPr>
              <w:t>语言</w:t>
            </w:r>
            <w:r w:rsidRPr="00006D8D">
              <w:rPr>
                <w:rFonts w:asciiTheme="minorHAnsi" w:eastAsiaTheme="minorEastAsia" w:hAnsiTheme="minorHAnsi" w:cstheme="minorBidi" w:hint="eastAsia"/>
                <w:szCs w:val="22"/>
              </w:rPr>
              <w:t>+</w:t>
            </w:r>
            <w:r w:rsidRPr="00006D8D">
              <w:rPr>
                <w:rFonts w:asciiTheme="minorHAnsi" w:eastAsiaTheme="minorEastAsia" w:hAnsiTheme="minorHAnsi" w:cstheme="minorBidi" w:hint="eastAsia"/>
                <w:szCs w:val="22"/>
              </w:rPr>
              <w:t>普通数据</w:t>
            </w:r>
            <w:r w:rsidRPr="00006D8D">
              <w:rPr>
                <w:rFonts w:asciiTheme="minorHAnsi" w:eastAsiaTheme="minorEastAsia" w:hAnsiTheme="minorHAnsi" w:cstheme="minorBidi" w:hint="eastAsia"/>
                <w:szCs w:val="22"/>
              </w:rPr>
              <w:t>/LOB</w:t>
            </w:r>
            <w:r w:rsidRPr="00006D8D">
              <w:rPr>
                <w:rFonts w:asciiTheme="minorHAnsi" w:eastAsiaTheme="minorEastAsia" w:hAnsiTheme="minorHAnsi" w:cstheme="minorBidi" w:hint="eastAsia"/>
                <w:szCs w:val="22"/>
              </w:rPr>
              <w:t>数据</w:t>
            </w:r>
            <w:r w:rsidRPr="00006D8D">
              <w:rPr>
                <w:rFonts w:asciiTheme="minorHAnsi" w:eastAsiaTheme="minorEastAsia" w:hAnsiTheme="minorHAnsi" w:cstheme="minorBidi" w:hint="eastAsia"/>
                <w:szCs w:val="22"/>
              </w:rPr>
              <w:t>+truncate</w:t>
            </w:r>
            <w:r w:rsidRPr="00006D8D">
              <w:rPr>
                <w:rFonts w:asciiTheme="minorHAnsi" w:eastAsiaTheme="minorEastAsia" w:hAnsiTheme="minorHAnsi" w:cstheme="minorBidi" w:hint="eastAsia"/>
                <w:szCs w:val="22"/>
              </w:rPr>
              <w:t>操作</w:t>
            </w:r>
          </w:p>
        </w:tc>
      </w:tr>
      <w:tr w:rsidR="00006D8D" w:rsidTr="00006D8D">
        <w:tc>
          <w:tcPr>
            <w:tcW w:w="1809" w:type="dxa"/>
          </w:tcPr>
          <w:p w:rsidR="00006D8D" w:rsidRDefault="00006D8D" w:rsidP="00006D8D">
            <w:pPr>
              <w:rPr>
                <w:rFonts w:asciiTheme="minorHAnsi" w:eastAsiaTheme="minorEastAsia" w:hAnsiTheme="minorHAnsi" w:cstheme="minorBidi"/>
                <w:szCs w:val="22"/>
              </w:rPr>
            </w:pPr>
            <w:r>
              <w:rPr>
                <w:rFonts w:asciiTheme="minorHAnsi" w:eastAsiaTheme="minorEastAsia" w:hAnsiTheme="minorHAnsi" w:cstheme="minorBidi" w:hint="eastAsia"/>
                <w:szCs w:val="22"/>
              </w:rPr>
              <w:t>PHP</w:t>
            </w:r>
          </w:p>
        </w:tc>
        <w:tc>
          <w:tcPr>
            <w:tcW w:w="6713" w:type="dxa"/>
            <w:gridSpan w:val="3"/>
          </w:tcPr>
          <w:p w:rsidR="00006D8D" w:rsidRPr="00006D8D" w:rsidRDefault="00006D8D" w:rsidP="00006D8D">
            <w:pPr>
              <w:rPr>
                <w:rFonts w:asciiTheme="minorHAnsi" w:eastAsiaTheme="minorEastAsia" w:hAnsiTheme="minorHAnsi" w:cstheme="minorBidi"/>
                <w:szCs w:val="22"/>
              </w:rPr>
            </w:pPr>
            <w:r>
              <w:rPr>
                <w:rFonts w:asciiTheme="minorHAnsi" w:eastAsiaTheme="minorEastAsia" w:hAnsiTheme="minorHAnsi" w:cstheme="minorBidi" w:hint="eastAsia"/>
                <w:szCs w:val="22"/>
              </w:rPr>
              <w:t>PHP</w:t>
            </w:r>
            <w:r w:rsidRPr="00006D8D">
              <w:rPr>
                <w:rFonts w:asciiTheme="minorHAnsi" w:eastAsiaTheme="minorEastAsia" w:hAnsiTheme="minorHAnsi" w:cstheme="minorBidi" w:hint="eastAsia"/>
                <w:szCs w:val="22"/>
              </w:rPr>
              <w:t>语言</w:t>
            </w:r>
            <w:r w:rsidRPr="00006D8D">
              <w:rPr>
                <w:rFonts w:asciiTheme="minorHAnsi" w:eastAsiaTheme="minorEastAsia" w:hAnsiTheme="minorHAnsi" w:cstheme="minorBidi" w:hint="eastAsia"/>
                <w:szCs w:val="22"/>
              </w:rPr>
              <w:t>+</w:t>
            </w:r>
            <w:r w:rsidRPr="00006D8D">
              <w:rPr>
                <w:rFonts w:asciiTheme="minorHAnsi" w:eastAsiaTheme="minorEastAsia" w:hAnsiTheme="minorHAnsi" w:cstheme="minorBidi" w:hint="eastAsia"/>
                <w:szCs w:val="22"/>
              </w:rPr>
              <w:t>普通数据</w:t>
            </w:r>
            <w:r w:rsidRPr="00006D8D">
              <w:rPr>
                <w:rFonts w:asciiTheme="minorHAnsi" w:eastAsiaTheme="minorEastAsia" w:hAnsiTheme="minorHAnsi" w:cstheme="minorBidi" w:hint="eastAsia"/>
                <w:szCs w:val="22"/>
              </w:rPr>
              <w:t>/LOB</w:t>
            </w:r>
            <w:r w:rsidRPr="00006D8D">
              <w:rPr>
                <w:rFonts w:asciiTheme="minorHAnsi" w:eastAsiaTheme="minorEastAsia" w:hAnsiTheme="minorHAnsi" w:cstheme="minorBidi" w:hint="eastAsia"/>
                <w:szCs w:val="22"/>
              </w:rPr>
              <w:t>数据</w:t>
            </w:r>
            <w:r w:rsidRPr="00006D8D">
              <w:rPr>
                <w:rFonts w:asciiTheme="minorHAnsi" w:eastAsiaTheme="minorEastAsia" w:hAnsiTheme="minorHAnsi" w:cstheme="minorBidi" w:hint="eastAsia"/>
                <w:szCs w:val="22"/>
              </w:rPr>
              <w:t>+truncate</w:t>
            </w:r>
            <w:r w:rsidRPr="00006D8D">
              <w:rPr>
                <w:rFonts w:asciiTheme="minorHAnsi" w:eastAsiaTheme="minorEastAsia" w:hAnsiTheme="minorHAnsi" w:cstheme="minorBidi" w:hint="eastAsia"/>
                <w:szCs w:val="22"/>
              </w:rPr>
              <w:t>操作</w:t>
            </w:r>
          </w:p>
        </w:tc>
      </w:tr>
      <w:tr w:rsidR="00006D8D" w:rsidTr="00006D8D">
        <w:tc>
          <w:tcPr>
            <w:tcW w:w="8522" w:type="dxa"/>
            <w:gridSpan w:val="4"/>
          </w:tcPr>
          <w:p w:rsidR="00006D8D" w:rsidRPr="00DB67BC" w:rsidRDefault="00006D8D" w:rsidP="00006D8D">
            <w:pPr>
              <w:rPr>
                <w:rFonts w:asciiTheme="minorHAnsi" w:eastAsiaTheme="minorEastAsia" w:hAnsiTheme="minorHAnsi" w:cstheme="minorBidi"/>
                <w:b/>
                <w:szCs w:val="22"/>
              </w:rPr>
            </w:pPr>
            <w:r>
              <w:rPr>
                <w:rFonts w:asciiTheme="minorHAnsi" w:eastAsiaTheme="minorEastAsia" w:hAnsiTheme="minorHAnsi" w:cstheme="minorBidi" w:hint="eastAsia"/>
                <w:b/>
                <w:szCs w:val="22"/>
              </w:rPr>
              <w:t>并发操作</w:t>
            </w:r>
          </w:p>
        </w:tc>
      </w:tr>
      <w:tr w:rsidR="00006D8D" w:rsidTr="00006D8D">
        <w:tc>
          <w:tcPr>
            <w:tcW w:w="1809" w:type="dxa"/>
          </w:tcPr>
          <w:p w:rsidR="00006D8D" w:rsidRDefault="00006D8D" w:rsidP="00006D8D">
            <w:pPr>
              <w:rPr>
                <w:rFonts w:asciiTheme="minorHAnsi" w:eastAsiaTheme="minorEastAsia" w:hAnsiTheme="minorHAnsi" w:cstheme="minorBidi"/>
                <w:szCs w:val="22"/>
              </w:rPr>
            </w:pPr>
            <w:r>
              <w:rPr>
                <w:rFonts w:asciiTheme="minorHAnsi" w:eastAsiaTheme="minorEastAsia" w:hAnsiTheme="minorHAnsi" w:cstheme="minorBidi" w:hint="eastAsia"/>
                <w:szCs w:val="22"/>
              </w:rPr>
              <w:t>查询</w:t>
            </w:r>
            <w:r>
              <w:rPr>
                <w:rFonts w:asciiTheme="minorHAnsi" w:eastAsiaTheme="minorEastAsia" w:hAnsiTheme="minorHAnsi" w:cstheme="minorBidi" w:hint="eastAsia"/>
                <w:szCs w:val="22"/>
              </w:rPr>
              <w:t>+truncate</w:t>
            </w:r>
          </w:p>
        </w:tc>
        <w:tc>
          <w:tcPr>
            <w:tcW w:w="6713" w:type="dxa"/>
            <w:gridSpan w:val="3"/>
          </w:tcPr>
          <w:p w:rsidR="00006D8D" w:rsidRPr="00DB67BC" w:rsidRDefault="00006D8D" w:rsidP="00006D8D">
            <w:pPr>
              <w:rPr>
                <w:rFonts w:asciiTheme="minorHAnsi" w:eastAsiaTheme="minorEastAsia" w:hAnsiTheme="minorHAnsi" w:cstheme="minorBidi"/>
                <w:b/>
                <w:szCs w:val="22"/>
              </w:rPr>
            </w:pPr>
          </w:p>
        </w:tc>
      </w:tr>
      <w:tr w:rsidR="00006D8D" w:rsidTr="00006D8D">
        <w:tc>
          <w:tcPr>
            <w:tcW w:w="1809" w:type="dxa"/>
          </w:tcPr>
          <w:p w:rsidR="00006D8D" w:rsidRDefault="00006D8D" w:rsidP="00006D8D">
            <w:pPr>
              <w:rPr>
                <w:rFonts w:asciiTheme="minorHAnsi" w:eastAsiaTheme="minorEastAsia" w:hAnsiTheme="minorHAnsi" w:cstheme="minorBidi"/>
                <w:szCs w:val="22"/>
              </w:rPr>
            </w:pPr>
            <w:r>
              <w:rPr>
                <w:rFonts w:asciiTheme="minorHAnsi" w:eastAsiaTheme="minorEastAsia" w:hAnsiTheme="minorHAnsi" w:cstheme="minorBidi" w:hint="eastAsia"/>
                <w:szCs w:val="22"/>
              </w:rPr>
              <w:t>split+truncate</w:t>
            </w:r>
          </w:p>
        </w:tc>
        <w:tc>
          <w:tcPr>
            <w:tcW w:w="6713" w:type="dxa"/>
            <w:gridSpan w:val="3"/>
          </w:tcPr>
          <w:p w:rsidR="00006D8D" w:rsidRPr="00DB67BC" w:rsidRDefault="00006D8D" w:rsidP="00006D8D">
            <w:pPr>
              <w:rPr>
                <w:rFonts w:asciiTheme="minorHAnsi" w:eastAsiaTheme="minorEastAsia" w:hAnsiTheme="minorHAnsi" w:cstheme="minorBidi"/>
                <w:b/>
                <w:szCs w:val="22"/>
              </w:rPr>
            </w:pPr>
          </w:p>
        </w:tc>
      </w:tr>
      <w:tr w:rsidR="00006D8D" w:rsidTr="00006D8D">
        <w:tc>
          <w:tcPr>
            <w:tcW w:w="1809" w:type="dxa"/>
          </w:tcPr>
          <w:p w:rsidR="00006D8D" w:rsidRDefault="00006D8D" w:rsidP="00006D8D">
            <w:pPr>
              <w:rPr>
                <w:rFonts w:asciiTheme="minorHAnsi" w:eastAsiaTheme="minorEastAsia" w:hAnsiTheme="minorHAnsi" w:cstheme="minorBidi"/>
                <w:szCs w:val="22"/>
              </w:rPr>
            </w:pPr>
            <w:r>
              <w:rPr>
                <w:rFonts w:asciiTheme="minorHAnsi" w:eastAsiaTheme="minorEastAsia" w:hAnsiTheme="minorHAnsi" w:cstheme="minorBidi" w:hint="eastAsia"/>
                <w:szCs w:val="22"/>
              </w:rPr>
              <w:t>备份</w:t>
            </w:r>
            <w:r>
              <w:rPr>
                <w:rFonts w:asciiTheme="minorHAnsi" w:eastAsiaTheme="minorEastAsia" w:hAnsiTheme="minorHAnsi" w:cstheme="minorBidi" w:hint="eastAsia"/>
                <w:szCs w:val="22"/>
              </w:rPr>
              <w:t>+truncate</w:t>
            </w:r>
          </w:p>
        </w:tc>
        <w:tc>
          <w:tcPr>
            <w:tcW w:w="6713" w:type="dxa"/>
            <w:gridSpan w:val="3"/>
          </w:tcPr>
          <w:p w:rsidR="00006D8D" w:rsidRPr="00DB67BC" w:rsidRDefault="00006D8D" w:rsidP="00006D8D">
            <w:pPr>
              <w:rPr>
                <w:rFonts w:asciiTheme="minorHAnsi" w:eastAsiaTheme="minorEastAsia" w:hAnsiTheme="minorHAnsi" w:cstheme="minorBidi"/>
                <w:b/>
                <w:szCs w:val="22"/>
              </w:rPr>
            </w:pPr>
          </w:p>
        </w:tc>
      </w:tr>
      <w:tr w:rsidR="00006D8D" w:rsidTr="00006D8D">
        <w:tc>
          <w:tcPr>
            <w:tcW w:w="1809" w:type="dxa"/>
          </w:tcPr>
          <w:p w:rsidR="00006D8D" w:rsidRDefault="00006D8D" w:rsidP="00006D8D">
            <w:pPr>
              <w:rPr>
                <w:rFonts w:asciiTheme="minorHAnsi" w:eastAsiaTheme="minorEastAsia" w:hAnsiTheme="minorHAnsi" w:cstheme="minorBidi"/>
                <w:szCs w:val="22"/>
              </w:rPr>
            </w:pPr>
            <w:r>
              <w:rPr>
                <w:rFonts w:asciiTheme="minorHAnsi" w:eastAsiaTheme="minorEastAsia" w:hAnsiTheme="minorHAnsi" w:cstheme="minorBidi" w:hint="eastAsia"/>
                <w:szCs w:val="22"/>
              </w:rPr>
              <w:t>truncate+truncate</w:t>
            </w:r>
          </w:p>
        </w:tc>
        <w:tc>
          <w:tcPr>
            <w:tcW w:w="6713" w:type="dxa"/>
            <w:gridSpan w:val="3"/>
          </w:tcPr>
          <w:p w:rsidR="00006D8D" w:rsidRPr="00DB67BC" w:rsidRDefault="00006D8D" w:rsidP="00006D8D">
            <w:pPr>
              <w:rPr>
                <w:rFonts w:asciiTheme="minorHAnsi" w:eastAsiaTheme="minorEastAsia" w:hAnsiTheme="minorHAnsi" w:cstheme="minorBidi"/>
                <w:b/>
                <w:szCs w:val="22"/>
              </w:rPr>
            </w:pPr>
          </w:p>
        </w:tc>
      </w:tr>
      <w:tr w:rsidR="00006D8D" w:rsidTr="00006D8D">
        <w:tc>
          <w:tcPr>
            <w:tcW w:w="1809" w:type="dxa"/>
          </w:tcPr>
          <w:p w:rsidR="00006D8D" w:rsidRDefault="00006D8D" w:rsidP="00006D8D">
            <w:pPr>
              <w:rPr>
                <w:rFonts w:asciiTheme="minorHAnsi" w:eastAsiaTheme="minorEastAsia" w:hAnsiTheme="minorHAnsi" w:cstheme="minorBidi"/>
                <w:szCs w:val="22"/>
              </w:rPr>
            </w:pPr>
            <w:r>
              <w:rPr>
                <w:rFonts w:asciiTheme="minorHAnsi" w:eastAsiaTheme="minorEastAsia" w:hAnsiTheme="minorHAnsi" w:cstheme="minorBidi" w:hint="eastAsia"/>
                <w:szCs w:val="22"/>
              </w:rPr>
              <w:t>insert+truncate</w:t>
            </w:r>
          </w:p>
        </w:tc>
        <w:tc>
          <w:tcPr>
            <w:tcW w:w="6713" w:type="dxa"/>
            <w:gridSpan w:val="3"/>
          </w:tcPr>
          <w:p w:rsidR="00006D8D" w:rsidRPr="00DB67BC" w:rsidRDefault="00006D8D" w:rsidP="00006D8D">
            <w:pPr>
              <w:rPr>
                <w:rFonts w:asciiTheme="minorHAnsi" w:eastAsiaTheme="minorEastAsia" w:hAnsiTheme="minorHAnsi" w:cstheme="minorBidi"/>
                <w:b/>
                <w:szCs w:val="22"/>
              </w:rPr>
            </w:pPr>
          </w:p>
        </w:tc>
      </w:tr>
      <w:tr w:rsidR="00006D8D" w:rsidTr="00006D8D">
        <w:tc>
          <w:tcPr>
            <w:tcW w:w="1809" w:type="dxa"/>
          </w:tcPr>
          <w:p w:rsidR="00006D8D" w:rsidRDefault="00006D8D" w:rsidP="00006D8D">
            <w:pPr>
              <w:rPr>
                <w:rFonts w:asciiTheme="minorHAnsi" w:eastAsiaTheme="minorEastAsia" w:hAnsiTheme="minorHAnsi" w:cstheme="minorBidi"/>
                <w:szCs w:val="22"/>
              </w:rPr>
            </w:pPr>
            <w:r>
              <w:rPr>
                <w:rFonts w:asciiTheme="minorHAnsi" w:eastAsiaTheme="minorEastAsia" w:hAnsiTheme="minorHAnsi" w:cstheme="minorBidi" w:hint="eastAsia"/>
                <w:szCs w:val="22"/>
              </w:rPr>
              <w:t>update+truncate</w:t>
            </w:r>
          </w:p>
        </w:tc>
        <w:tc>
          <w:tcPr>
            <w:tcW w:w="6713" w:type="dxa"/>
            <w:gridSpan w:val="3"/>
          </w:tcPr>
          <w:p w:rsidR="00006D8D" w:rsidRPr="00DB67BC" w:rsidRDefault="00006D8D" w:rsidP="00006D8D">
            <w:pPr>
              <w:rPr>
                <w:rFonts w:asciiTheme="minorHAnsi" w:eastAsiaTheme="minorEastAsia" w:hAnsiTheme="minorHAnsi" w:cstheme="minorBidi"/>
                <w:b/>
                <w:szCs w:val="22"/>
              </w:rPr>
            </w:pPr>
          </w:p>
        </w:tc>
      </w:tr>
      <w:tr w:rsidR="00006D8D" w:rsidTr="00006D8D">
        <w:tc>
          <w:tcPr>
            <w:tcW w:w="1809" w:type="dxa"/>
          </w:tcPr>
          <w:p w:rsidR="00006D8D" w:rsidRDefault="00006D8D" w:rsidP="00006D8D">
            <w:pPr>
              <w:rPr>
                <w:rFonts w:asciiTheme="minorHAnsi" w:eastAsiaTheme="minorEastAsia" w:hAnsiTheme="minorHAnsi" w:cstheme="minorBidi"/>
                <w:szCs w:val="22"/>
              </w:rPr>
            </w:pPr>
            <w:r>
              <w:rPr>
                <w:rFonts w:asciiTheme="minorHAnsi" w:eastAsiaTheme="minorEastAsia" w:hAnsiTheme="minorHAnsi" w:cstheme="minorBidi" w:hint="eastAsia"/>
                <w:szCs w:val="22"/>
              </w:rPr>
              <w:t>upsert+truncate</w:t>
            </w:r>
          </w:p>
        </w:tc>
        <w:tc>
          <w:tcPr>
            <w:tcW w:w="6713" w:type="dxa"/>
            <w:gridSpan w:val="3"/>
          </w:tcPr>
          <w:p w:rsidR="00006D8D" w:rsidRPr="00DB67BC" w:rsidRDefault="00006D8D" w:rsidP="00006D8D">
            <w:pPr>
              <w:rPr>
                <w:rFonts w:asciiTheme="minorHAnsi" w:eastAsiaTheme="minorEastAsia" w:hAnsiTheme="minorHAnsi" w:cstheme="minorBidi"/>
                <w:b/>
                <w:szCs w:val="22"/>
              </w:rPr>
            </w:pPr>
          </w:p>
        </w:tc>
      </w:tr>
      <w:tr w:rsidR="00006D8D" w:rsidTr="00006D8D">
        <w:tc>
          <w:tcPr>
            <w:tcW w:w="1809" w:type="dxa"/>
          </w:tcPr>
          <w:p w:rsidR="00006D8D" w:rsidRDefault="00006D8D" w:rsidP="00006D8D">
            <w:pPr>
              <w:rPr>
                <w:rFonts w:asciiTheme="minorHAnsi" w:eastAsiaTheme="minorEastAsia" w:hAnsiTheme="minorHAnsi" w:cstheme="minorBidi"/>
                <w:szCs w:val="22"/>
              </w:rPr>
            </w:pPr>
            <w:r>
              <w:rPr>
                <w:rFonts w:asciiTheme="minorHAnsi" w:eastAsiaTheme="minorEastAsia" w:hAnsiTheme="minorHAnsi" w:cstheme="minorBidi" w:hint="eastAsia"/>
                <w:szCs w:val="22"/>
              </w:rPr>
              <w:t>remove+truncate</w:t>
            </w:r>
          </w:p>
        </w:tc>
        <w:tc>
          <w:tcPr>
            <w:tcW w:w="6713" w:type="dxa"/>
            <w:gridSpan w:val="3"/>
          </w:tcPr>
          <w:p w:rsidR="00006D8D" w:rsidRPr="00DB67BC" w:rsidRDefault="00006D8D" w:rsidP="00006D8D">
            <w:pPr>
              <w:rPr>
                <w:rFonts w:asciiTheme="minorHAnsi" w:eastAsiaTheme="minorEastAsia" w:hAnsiTheme="minorHAnsi" w:cstheme="minorBidi"/>
                <w:b/>
                <w:szCs w:val="22"/>
              </w:rPr>
            </w:pPr>
          </w:p>
        </w:tc>
      </w:tr>
      <w:tr w:rsidR="00006D8D" w:rsidTr="00006D8D">
        <w:tc>
          <w:tcPr>
            <w:tcW w:w="1809" w:type="dxa"/>
          </w:tcPr>
          <w:p w:rsidR="00006D8D" w:rsidRDefault="00006D8D" w:rsidP="00006D8D">
            <w:pPr>
              <w:rPr>
                <w:rFonts w:asciiTheme="minorHAnsi" w:eastAsiaTheme="minorEastAsia" w:hAnsiTheme="minorHAnsi" w:cstheme="minorBidi"/>
                <w:szCs w:val="22"/>
              </w:rPr>
            </w:pPr>
            <w:r>
              <w:rPr>
                <w:rFonts w:asciiTheme="minorHAnsi" w:eastAsiaTheme="minorEastAsia" w:hAnsiTheme="minorHAnsi" w:cstheme="minorBidi" w:hint="eastAsia"/>
                <w:szCs w:val="22"/>
              </w:rPr>
              <w:t>dropCS+truncate</w:t>
            </w:r>
          </w:p>
        </w:tc>
        <w:tc>
          <w:tcPr>
            <w:tcW w:w="6713" w:type="dxa"/>
            <w:gridSpan w:val="3"/>
          </w:tcPr>
          <w:p w:rsidR="00006D8D" w:rsidRPr="00DB67BC" w:rsidRDefault="00006D8D" w:rsidP="00006D8D">
            <w:pPr>
              <w:rPr>
                <w:rFonts w:asciiTheme="minorHAnsi" w:eastAsiaTheme="minorEastAsia" w:hAnsiTheme="minorHAnsi" w:cstheme="minorBidi"/>
                <w:b/>
                <w:szCs w:val="22"/>
              </w:rPr>
            </w:pPr>
          </w:p>
        </w:tc>
      </w:tr>
      <w:tr w:rsidR="00006D8D" w:rsidTr="00006D8D">
        <w:tc>
          <w:tcPr>
            <w:tcW w:w="1809" w:type="dxa"/>
          </w:tcPr>
          <w:p w:rsidR="00006D8D" w:rsidRDefault="00006D8D" w:rsidP="00006D8D">
            <w:pPr>
              <w:rPr>
                <w:rFonts w:asciiTheme="minorHAnsi" w:eastAsiaTheme="minorEastAsia" w:hAnsiTheme="minorHAnsi" w:cstheme="minorBidi"/>
                <w:szCs w:val="22"/>
              </w:rPr>
            </w:pPr>
            <w:r>
              <w:rPr>
                <w:rFonts w:asciiTheme="minorHAnsi" w:eastAsiaTheme="minorEastAsia" w:hAnsiTheme="minorHAnsi" w:cstheme="minorBidi" w:hint="eastAsia"/>
                <w:szCs w:val="22"/>
              </w:rPr>
              <w:t>dropCL+truncate</w:t>
            </w:r>
          </w:p>
        </w:tc>
        <w:tc>
          <w:tcPr>
            <w:tcW w:w="6713" w:type="dxa"/>
            <w:gridSpan w:val="3"/>
          </w:tcPr>
          <w:p w:rsidR="00006D8D" w:rsidRPr="00DB67BC" w:rsidRDefault="00006D8D" w:rsidP="00006D8D">
            <w:pPr>
              <w:rPr>
                <w:rFonts w:asciiTheme="minorHAnsi" w:eastAsiaTheme="minorEastAsia" w:hAnsiTheme="minorHAnsi" w:cstheme="minorBidi"/>
                <w:b/>
                <w:szCs w:val="22"/>
              </w:rPr>
            </w:pPr>
          </w:p>
        </w:tc>
      </w:tr>
      <w:tr w:rsidR="00006D8D" w:rsidTr="00006D8D">
        <w:tc>
          <w:tcPr>
            <w:tcW w:w="8522" w:type="dxa"/>
            <w:gridSpan w:val="4"/>
          </w:tcPr>
          <w:p w:rsidR="00006D8D" w:rsidRPr="00DB67BC" w:rsidRDefault="00006D8D" w:rsidP="00006D8D">
            <w:pPr>
              <w:rPr>
                <w:rFonts w:asciiTheme="minorHAnsi" w:eastAsiaTheme="minorEastAsia" w:hAnsiTheme="minorHAnsi" w:cstheme="minorBidi"/>
                <w:b/>
                <w:szCs w:val="22"/>
              </w:rPr>
            </w:pPr>
            <w:r>
              <w:rPr>
                <w:rFonts w:asciiTheme="minorHAnsi" w:eastAsiaTheme="minorEastAsia" w:hAnsiTheme="minorHAnsi" w:cstheme="minorBidi" w:hint="eastAsia"/>
                <w:b/>
                <w:szCs w:val="22"/>
              </w:rPr>
              <w:t>性能</w:t>
            </w:r>
          </w:p>
        </w:tc>
      </w:tr>
      <w:tr w:rsidR="00006D8D" w:rsidTr="00006D8D">
        <w:tc>
          <w:tcPr>
            <w:tcW w:w="2660" w:type="dxa"/>
            <w:gridSpan w:val="2"/>
          </w:tcPr>
          <w:p w:rsidR="00006D8D" w:rsidRDefault="00006D8D" w:rsidP="00006D8D">
            <w:pPr>
              <w:rPr>
                <w:rFonts w:asciiTheme="minorHAnsi" w:eastAsiaTheme="minorEastAsia" w:hAnsiTheme="minorHAnsi" w:cstheme="minorBidi"/>
                <w:szCs w:val="22"/>
              </w:rPr>
            </w:pPr>
            <w:r>
              <w:rPr>
                <w:rFonts w:asciiTheme="minorHAnsi" w:eastAsiaTheme="minorEastAsia" w:hAnsiTheme="minorHAnsi" w:cstheme="minorBidi" w:hint="eastAsia"/>
                <w:szCs w:val="22"/>
              </w:rPr>
              <w:t>truncate</w:t>
            </w:r>
            <w:r>
              <w:rPr>
                <w:rFonts w:asciiTheme="minorHAnsi" w:eastAsiaTheme="minorEastAsia" w:hAnsiTheme="minorHAnsi" w:cstheme="minorBidi" w:hint="eastAsia"/>
                <w:szCs w:val="22"/>
              </w:rPr>
              <w:t>与</w:t>
            </w:r>
            <w:r>
              <w:rPr>
                <w:rFonts w:asciiTheme="minorHAnsi" w:eastAsiaTheme="minorEastAsia" w:hAnsiTheme="minorHAnsi" w:cstheme="minorBidi" w:hint="eastAsia"/>
                <w:szCs w:val="22"/>
              </w:rPr>
              <w:t>remove</w:t>
            </w:r>
            <w:r>
              <w:rPr>
                <w:rFonts w:asciiTheme="minorHAnsi" w:eastAsiaTheme="minorEastAsia" w:hAnsiTheme="minorHAnsi" w:cstheme="minorBidi" w:hint="eastAsia"/>
                <w:szCs w:val="22"/>
              </w:rPr>
              <w:t>性能对比</w:t>
            </w:r>
          </w:p>
        </w:tc>
        <w:tc>
          <w:tcPr>
            <w:tcW w:w="5862" w:type="dxa"/>
            <w:gridSpan w:val="2"/>
          </w:tcPr>
          <w:p w:rsidR="00006D8D" w:rsidRPr="00842E4D" w:rsidRDefault="00842E4D" w:rsidP="00006D8D">
            <w:pPr>
              <w:rPr>
                <w:rFonts w:asciiTheme="minorHAnsi" w:eastAsiaTheme="minorEastAsia" w:hAnsiTheme="minorHAnsi" w:cstheme="minorBidi"/>
                <w:szCs w:val="22"/>
              </w:rPr>
            </w:pPr>
            <w:r>
              <w:rPr>
                <w:rFonts w:asciiTheme="minorHAnsi" w:eastAsiaTheme="minorEastAsia" w:hAnsiTheme="minorHAnsi" w:cstheme="minorBidi" w:hint="eastAsia"/>
                <w:szCs w:val="22"/>
              </w:rPr>
              <w:t>变长记录</w:t>
            </w:r>
            <w:r>
              <w:rPr>
                <w:rFonts w:asciiTheme="minorHAnsi" w:eastAsiaTheme="minorEastAsia" w:hAnsiTheme="minorHAnsi" w:cstheme="minorBidi" w:hint="eastAsia"/>
                <w:szCs w:val="22"/>
              </w:rPr>
              <w:t>[0~64K]+</w:t>
            </w:r>
            <w:r w:rsidR="00545F8D" w:rsidRPr="00842E4D">
              <w:rPr>
                <w:rFonts w:asciiTheme="minorHAnsi" w:eastAsiaTheme="minorEastAsia" w:hAnsiTheme="minorHAnsi" w:cstheme="minorBidi" w:hint="eastAsia"/>
                <w:szCs w:val="22"/>
              </w:rPr>
              <w:t>写入</w:t>
            </w:r>
            <w:r w:rsidR="005831C9">
              <w:rPr>
                <w:rFonts w:asciiTheme="minorHAnsi" w:eastAsiaTheme="minorEastAsia" w:hAnsiTheme="minorHAnsi" w:cstheme="minorBidi" w:hint="eastAsia"/>
                <w:szCs w:val="22"/>
              </w:rPr>
              <w:t>1</w:t>
            </w:r>
            <w:r w:rsidR="00545F8D" w:rsidRPr="00842E4D">
              <w:rPr>
                <w:rFonts w:asciiTheme="minorHAnsi" w:eastAsiaTheme="minorEastAsia" w:hAnsiTheme="minorHAnsi" w:cstheme="minorBidi" w:hint="eastAsia"/>
                <w:szCs w:val="22"/>
              </w:rPr>
              <w:t>000</w:t>
            </w:r>
            <w:r w:rsidR="00545F8D" w:rsidRPr="00842E4D">
              <w:rPr>
                <w:rFonts w:asciiTheme="minorHAnsi" w:eastAsiaTheme="minorEastAsia" w:hAnsiTheme="minorHAnsi" w:cstheme="minorBidi" w:hint="eastAsia"/>
                <w:szCs w:val="22"/>
              </w:rPr>
              <w:t>万数据</w:t>
            </w:r>
            <w:r w:rsidR="00545F8D" w:rsidRPr="00842E4D">
              <w:rPr>
                <w:rFonts w:asciiTheme="minorHAnsi" w:eastAsiaTheme="minorEastAsia" w:hAnsiTheme="minorHAnsi" w:cstheme="minorBidi" w:hint="eastAsia"/>
                <w:szCs w:val="22"/>
              </w:rPr>
              <w:t>+truncate/remove</w:t>
            </w:r>
          </w:p>
        </w:tc>
      </w:tr>
      <w:tr w:rsidR="00006D8D" w:rsidTr="00006D8D">
        <w:tc>
          <w:tcPr>
            <w:tcW w:w="2660" w:type="dxa"/>
            <w:gridSpan w:val="2"/>
          </w:tcPr>
          <w:p w:rsidR="00006D8D" w:rsidRDefault="00006D8D" w:rsidP="00006D8D">
            <w:pPr>
              <w:rPr>
                <w:rFonts w:asciiTheme="minorHAnsi" w:eastAsiaTheme="minorEastAsia" w:hAnsiTheme="minorHAnsi" w:cstheme="minorBidi"/>
                <w:szCs w:val="22"/>
              </w:rPr>
            </w:pPr>
            <w:r>
              <w:rPr>
                <w:rFonts w:asciiTheme="minorHAnsi" w:eastAsiaTheme="minorEastAsia" w:hAnsiTheme="minorHAnsi" w:cstheme="minorBidi" w:hint="eastAsia"/>
                <w:szCs w:val="22"/>
              </w:rPr>
              <w:t>truncate</w:t>
            </w:r>
            <w:r>
              <w:rPr>
                <w:rFonts w:asciiTheme="minorHAnsi" w:eastAsiaTheme="minorEastAsia" w:hAnsiTheme="minorHAnsi" w:cstheme="minorBidi" w:hint="eastAsia"/>
                <w:szCs w:val="22"/>
              </w:rPr>
              <w:t>与</w:t>
            </w:r>
            <w:r>
              <w:rPr>
                <w:rFonts w:asciiTheme="minorHAnsi" w:eastAsiaTheme="minorEastAsia" w:hAnsiTheme="minorHAnsi" w:cstheme="minorBidi" w:hint="eastAsia"/>
                <w:szCs w:val="22"/>
              </w:rPr>
              <w:t>dropCL</w:t>
            </w:r>
            <w:r>
              <w:rPr>
                <w:rFonts w:asciiTheme="minorHAnsi" w:eastAsiaTheme="minorEastAsia" w:hAnsiTheme="minorHAnsi" w:cstheme="minorBidi" w:hint="eastAsia"/>
                <w:szCs w:val="22"/>
              </w:rPr>
              <w:t>性能对比</w:t>
            </w:r>
          </w:p>
        </w:tc>
        <w:tc>
          <w:tcPr>
            <w:tcW w:w="5862" w:type="dxa"/>
            <w:gridSpan w:val="2"/>
          </w:tcPr>
          <w:p w:rsidR="00006D8D" w:rsidRPr="00842E4D" w:rsidRDefault="00842E4D" w:rsidP="00006D8D">
            <w:pPr>
              <w:rPr>
                <w:rFonts w:asciiTheme="minorHAnsi" w:eastAsiaTheme="minorEastAsia" w:hAnsiTheme="minorHAnsi" w:cstheme="minorBidi"/>
                <w:szCs w:val="22"/>
              </w:rPr>
            </w:pPr>
            <w:r>
              <w:rPr>
                <w:rFonts w:asciiTheme="minorHAnsi" w:eastAsiaTheme="minorEastAsia" w:hAnsiTheme="minorHAnsi" w:cstheme="minorBidi" w:hint="eastAsia"/>
                <w:szCs w:val="22"/>
              </w:rPr>
              <w:t>变长记录</w:t>
            </w:r>
            <w:r>
              <w:rPr>
                <w:rFonts w:asciiTheme="minorHAnsi" w:eastAsiaTheme="minorEastAsia" w:hAnsiTheme="minorHAnsi" w:cstheme="minorBidi" w:hint="eastAsia"/>
                <w:szCs w:val="22"/>
              </w:rPr>
              <w:t>[0~64K]+</w:t>
            </w:r>
            <w:r w:rsidR="00545F8D" w:rsidRPr="00842E4D">
              <w:rPr>
                <w:rFonts w:asciiTheme="minorHAnsi" w:eastAsiaTheme="minorEastAsia" w:hAnsiTheme="minorHAnsi" w:cstheme="minorBidi" w:hint="eastAsia"/>
                <w:szCs w:val="22"/>
              </w:rPr>
              <w:t>写入</w:t>
            </w:r>
            <w:r w:rsidR="005831C9">
              <w:rPr>
                <w:rFonts w:asciiTheme="minorHAnsi" w:eastAsiaTheme="minorEastAsia" w:hAnsiTheme="minorHAnsi" w:cstheme="minorBidi" w:hint="eastAsia"/>
                <w:szCs w:val="22"/>
              </w:rPr>
              <w:t>1</w:t>
            </w:r>
            <w:r w:rsidR="00545F8D" w:rsidRPr="00842E4D">
              <w:rPr>
                <w:rFonts w:asciiTheme="minorHAnsi" w:eastAsiaTheme="minorEastAsia" w:hAnsiTheme="minorHAnsi" w:cstheme="minorBidi" w:hint="eastAsia"/>
                <w:szCs w:val="22"/>
              </w:rPr>
              <w:t>000</w:t>
            </w:r>
            <w:r w:rsidR="00545F8D" w:rsidRPr="00842E4D">
              <w:rPr>
                <w:rFonts w:asciiTheme="minorHAnsi" w:eastAsiaTheme="minorEastAsia" w:hAnsiTheme="minorHAnsi" w:cstheme="minorBidi" w:hint="eastAsia"/>
                <w:szCs w:val="22"/>
              </w:rPr>
              <w:t>万数据</w:t>
            </w:r>
            <w:r w:rsidR="00545F8D" w:rsidRPr="00842E4D">
              <w:rPr>
                <w:rFonts w:asciiTheme="minorHAnsi" w:eastAsiaTheme="minorEastAsia" w:hAnsiTheme="minorHAnsi" w:cstheme="minorBidi" w:hint="eastAsia"/>
                <w:szCs w:val="22"/>
              </w:rPr>
              <w:t>+truncate/dropCL</w:t>
            </w:r>
          </w:p>
        </w:tc>
      </w:tr>
    </w:tbl>
    <w:p w:rsidR="00006D8D" w:rsidRDefault="00006D8D" w:rsidP="00006D8D">
      <w:pPr>
        <w:rPr>
          <w:rFonts w:ascii="Arial" w:eastAsia="黑体" w:hAnsi="Arial" w:cs="Arial"/>
          <w:i/>
          <w:color w:val="0000FF"/>
        </w:rPr>
      </w:pPr>
    </w:p>
    <w:p w:rsidR="00AB3A8E" w:rsidRPr="00BD6EDF" w:rsidRDefault="00AB3A8E" w:rsidP="00545F8D">
      <w:pPr>
        <w:rPr>
          <w:rFonts w:asciiTheme="minorHAnsi" w:eastAsiaTheme="minorEastAsia" w:hAnsiTheme="minorHAnsi" w:cstheme="minorBidi"/>
          <w:szCs w:val="22"/>
        </w:rPr>
      </w:pPr>
    </w:p>
    <w:p w:rsidR="00105B24" w:rsidRPr="00757CA5" w:rsidRDefault="00105B24" w:rsidP="00105B24">
      <w:pPr>
        <w:pStyle w:val="Heading3"/>
        <w:rPr>
          <w:rFonts w:ascii="Arial" w:hAnsi="Arial" w:cs="Arial"/>
        </w:rPr>
      </w:pPr>
      <w:bookmarkStart w:id="29" w:name="_Toc363054152"/>
      <w:r w:rsidRPr="00757CA5">
        <w:rPr>
          <w:rFonts w:ascii="Arial" w:hAnsi="Arial" w:cs="Arial"/>
        </w:rPr>
        <w:lastRenderedPageBreak/>
        <w:t>验收测试用例</w:t>
      </w:r>
      <w:bookmarkEnd w:id="29"/>
    </w:p>
    <w:p w:rsidR="00CA112C" w:rsidRPr="00757CA5" w:rsidRDefault="00CA112C" w:rsidP="00CA112C">
      <w:pPr>
        <w:ind w:firstLineChars="200" w:firstLine="420"/>
        <w:rPr>
          <w:rFonts w:ascii="Arial" w:eastAsia="黑体" w:hAnsi="Arial" w:cs="Arial"/>
          <w:i/>
          <w:color w:val="0000FF"/>
        </w:rPr>
      </w:pPr>
      <w:r w:rsidRPr="00757CA5">
        <w:rPr>
          <w:rFonts w:ascii="Arial" w:eastAsia="黑体" w:hAnsi="Arial" w:cs="Arial"/>
          <w:i/>
          <w:color w:val="0000FF"/>
        </w:rPr>
        <w:t>挑选详细设计中的一级用例执行通过后可以满足</w:t>
      </w:r>
      <w:r w:rsidRPr="00757CA5">
        <w:rPr>
          <w:rFonts w:ascii="Arial" w:eastAsia="黑体" w:hAnsi="Arial" w:cs="Arial"/>
          <w:i/>
          <w:color w:val="0000FF"/>
        </w:rPr>
        <w:t>story</w:t>
      </w:r>
      <w:r w:rsidRPr="00757CA5">
        <w:rPr>
          <w:rFonts w:ascii="Arial" w:eastAsia="黑体" w:hAnsi="Arial" w:cs="Arial"/>
          <w:i/>
          <w:color w:val="0000FF"/>
        </w:rPr>
        <w:t>转测试</w:t>
      </w:r>
    </w:p>
    <w:p w:rsidR="00CA112C" w:rsidRPr="00757CA5" w:rsidRDefault="00CA112C" w:rsidP="00CA112C">
      <w:pPr>
        <w:rPr>
          <w:rFonts w:ascii="Arial" w:hAnsi="Arial" w:cs="Arial"/>
        </w:rPr>
      </w:pPr>
    </w:p>
    <w:tbl>
      <w:tblPr>
        <w:tblStyle w:val="-110"/>
        <w:tblW w:w="0" w:type="auto"/>
        <w:tblLook w:val="04A0"/>
      </w:tblPr>
      <w:tblGrid>
        <w:gridCol w:w="2129"/>
        <w:gridCol w:w="2131"/>
        <w:gridCol w:w="2131"/>
        <w:gridCol w:w="2131"/>
      </w:tblGrid>
      <w:tr w:rsidR="002167C6" w:rsidRPr="00757CA5" w:rsidTr="002167C6">
        <w:trPr>
          <w:cnfStyle w:val="100000000000"/>
        </w:trPr>
        <w:tc>
          <w:tcPr>
            <w:cnfStyle w:val="001000000000"/>
            <w:tcW w:w="2129" w:type="dxa"/>
          </w:tcPr>
          <w:p w:rsidR="002167C6" w:rsidRPr="00757CA5" w:rsidRDefault="004B67AB" w:rsidP="00251ADC">
            <w:pPr>
              <w:rPr>
                <w:rFonts w:ascii="Arial" w:hAnsi="Arial" w:cs="Arial"/>
              </w:rPr>
            </w:pPr>
            <w:r w:rsidRPr="00757CA5">
              <w:rPr>
                <w:rFonts w:ascii="Arial" w:hAnsi="Arial" w:cs="Arial"/>
              </w:rPr>
              <w:t>编号</w:t>
            </w:r>
          </w:p>
        </w:tc>
        <w:tc>
          <w:tcPr>
            <w:tcW w:w="2131" w:type="dxa"/>
          </w:tcPr>
          <w:p w:rsidR="002167C6" w:rsidRPr="00757CA5" w:rsidRDefault="004B67AB" w:rsidP="00251ADC">
            <w:pPr>
              <w:cnfStyle w:val="100000000000"/>
              <w:rPr>
                <w:rFonts w:ascii="Arial" w:hAnsi="Arial" w:cs="Arial"/>
              </w:rPr>
            </w:pPr>
            <w:r w:rsidRPr="00757CA5">
              <w:rPr>
                <w:rFonts w:ascii="Arial" w:hAnsi="Arial" w:cs="Arial"/>
              </w:rPr>
              <w:t>预置数据</w:t>
            </w:r>
          </w:p>
        </w:tc>
        <w:tc>
          <w:tcPr>
            <w:tcW w:w="2131" w:type="dxa"/>
          </w:tcPr>
          <w:p w:rsidR="002167C6" w:rsidRPr="00757CA5" w:rsidRDefault="004B67AB" w:rsidP="00251ADC">
            <w:pPr>
              <w:cnfStyle w:val="100000000000"/>
              <w:rPr>
                <w:rFonts w:ascii="Arial" w:hAnsi="Arial" w:cs="Arial"/>
              </w:rPr>
            </w:pPr>
            <w:r w:rsidRPr="00757CA5">
              <w:rPr>
                <w:rFonts w:ascii="Arial" w:hAnsi="Arial" w:cs="Arial"/>
              </w:rPr>
              <w:t>预期结果</w:t>
            </w:r>
          </w:p>
        </w:tc>
        <w:tc>
          <w:tcPr>
            <w:tcW w:w="2131" w:type="dxa"/>
          </w:tcPr>
          <w:p w:rsidR="002167C6" w:rsidRPr="00757CA5" w:rsidRDefault="004B67AB" w:rsidP="00251ADC">
            <w:pPr>
              <w:cnfStyle w:val="100000000000"/>
              <w:rPr>
                <w:rFonts w:ascii="Arial" w:hAnsi="Arial" w:cs="Arial"/>
              </w:rPr>
            </w:pPr>
            <w:r w:rsidRPr="00757CA5">
              <w:rPr>
                <w:rFonts w:ascii="Arial" w:hAnsi="Arial" w:cs="Arial"/>
              </w:rPr>
              <w:t>实际结果</w:t>
            </w:r>
          </w:p>
        </w:tc>
      </w:tr>
      <w:tr w:rsidR="002167C6" w:rsidRPr="00BD4876" w:rsidTr="002167C6">
        <w:trPr>
          <w:cnfStyle w:val="000000100000"/>
        </w:trPr>
        <w:tc>
          <w:tcPr>
            <w:cnfStyle w:val="001000000000"/>
            <w:tcW w:w="2129" w:type="dxa"/>
          </w:tcPr>
          <w:p w:rsidR="002167C6" w:rsidRPr="00757CA5" w:rsidRDefault="004B67AB" w:rsidP="00251ADC">
            <w:pPr>
              <w:rPr>
                <w:rFonts w:ascii="Arial" w:hAnsi="Arial" w:cs="Arial"/>
                <w:b w:val="0"/>
                <w:sz w:val="20"/>
                <w:szCs w:val="20"/>
              </w:rPr>
            </w:pPr>
            <w:r w:rsidRPr="00757CA5">
              <w:rPr>
                <w:rFonts w:ascii="Arial" w:hAnsi="Arial" w:cs="Arial"/>
                <w:b w:val="0"/>
                <w:sz w:val="20"/>
                <w:szCs w:val="20"/>
              </w:rPr>
              <w:t>TS001</w:t>
            </w:r>
          </w:p>
        </w:tc>
        <w:tc>
          <w:tcPr>
            <w:tcW w:w="2131" w:type="dxa"/>
          </w:tcPr>
          <w:p w:rsidR="002167C6" w:rsidRPr="00DE2B6F" w:rsidRDefault="00DE2B6F" w:rsidP="00DE2B6F">
            <w:pPr>
              <w:pStyle w:val="ListParagraph"/>
              <w:numPr>
                <w:ilvl w:val="3"/>
                <w:numId w:val="1"/>
              </w:numPr>
              <w:ind w:firstLineChars="0"/>
              <w:cnfStyle w:val="000000100000"/>
              <w:rPr>
                <w:rFonts w:ascii="Arial" w:hAnsi="Arial" w:cs="Arial"/>
                <w:sz w:val="20"/>
                <w:szCs w:val="20"/>
              </w:rPr>
            </w:pPr>
            <w:r w:rsidRPr="00DE2B6F">
              <w:rPr>
                <w:rFonts w:ascii="Arial" w:hAnsi="Arial" w:cs="Arial" w:hint="eastAsia"/>
                <w:sz w:val="20"/>
                <w:szCs w:val="20"/>
              </w:rPr>
              <w:t>写入普通数据；</w:t>
            </w:r>
          </w:p>
          <w:p w:rsidR="00DE2B6F" w:rsidRPr="00DE2B6F" w:rsidRDefault="00DE2B6F" w:rsidP="00DE2B6F">
            <w:pPr>
              <w:pStyle w:val="ListParagraph"/>
              <w:numPr>
                <w:ilvl w:val="3"/>
                <w:numId w:val="1"/>
              </w:numPr>
              <w:ind w:firstLineChars="0"/>
              <w:cnfStyle w:val="000000100000"/>
              <w:rPr>
                <w:rFonts w:ascii="Arial" w:hAnsi="Arial" w:cs="Arial"/>
                <w:sz w:val="20"/>
                <w:szCs w:val="20"/>
              </w:rPr>
            </w:pPr>
            <w:r>
              <w:rPr>
                <w:rFonts w:ascii="Arial" w:hAnsi="Arial" w:cs="Arial" w:hint="eastAsia"/>
                <w:sz w:val="20"/>
                <w:szCs w:val="20"/>
              </w:rPr>
              <w:t>对表进行</w:t>
            </w:r>
            <w:r>
              <w:rPr>
                <w:rFonts w:ascii="Arial" w:hAnsi="Arial" w:cs="Arial" w:hint="eastAsia"/>
                <w:sz w:val="20"/>
                <w:szCs w:val="20"/>
              </w:rPr>
              <w:t>truncate</w:t>
            </w:r>
            <w:r>
              <w:rPr>
                <w:rFonts w:ascii="Arial" w:hAnsi="Arial" w:cs="Arial" w:hint="eastAsia"/>
                <w:sz w:val="20"/>
                <w:szCs w:val="20"/>
              </w:rPr>
              <w:t>操作</w:t>
            </w:r>
          </w:p>
        </w:tc>
        <w:tc>
          <w:tcPr>
            <w:tcW w:w="2131" w:type="dxa"/>
          </w:tcPr>
          <w:p w:rsidR="002167C6" w:rsidRDefault="00DE2B6F" w:rsidP="00251ADC">
            <w:pPr>
              <w:cnfStyle w:val="000000100000"/>
              <w:rPr>
                <w:rFonts w:ascii="Arial" w:hAnsi="Arial" w:cs="Arial"/>
                <w:sz w:val="20"/>
                <w:szCs w:val="20"/>
              </w:rPr>
            </w:pPr>
            <w:r>
              <w:rPr>
                <w:rFonts w:ascii="Arial" w:hAnsi="Arial" w:cs="Arial" w:hint="eastAsia"/>
                <w:sz w:val="20"/>
                <w:szCs w:val="20"/>
              </w:rPr>
              <w:t>数据清除成功；</w:t>
            </w:r>
          </w:p>
          <w:p w:rsidR="00DE2B6F" w:rsidRPr="00BD4876" w:rsidRDefault="00DE2B6F" w:rsidP="00251ADC">
            <w:pPr>
              <w:cnfStyle w:val="000000100000"/>
              <w:rPr>
                <w:rFonts w:ascii="Arial" w:hAnsi="Arial" w:cs="Arial"/>
                <w:sz w:val="20"/>
                <w:szCs w:val="20"/>
              </w:rPr>
            </w:pPr>
            <w:r>
              <w:rPr>
                <w:rFonts w:ascii="Arial" w:hAnsi="Arial" w:cs="Arial" w:hint="eastAsia"/>
                <w:sz w:val="20"/>
                <w:szCs w:val="20"/>
              </w:rPr>
              <w:t>数据页回收成功；</w:t>
            </w:r>
          </w:p>
        </w:tc>
        <w:tc>
          <w:tcPr>
            <w:tcW w:w="2131" w:type="dxa"/>
          </w:tcPr>
          <w:p w:rsidR="002167C6" w:rsidRPr="00757CA5" w:rsidRDefault="002167C6" w:rsidP="00251ADC">
            <w:pPr>
              <w:cnfStyle w:val="000000100000"/>
              <w:rPr>
                <w:rFonts w:ascii="Arial" w:hAnsi="Arial" w:cs="Arial"/>
                <w:sz w:val="20"/>
                <w:szCs w:val="20"/>
              </w:rPr>
            </w:pPr>
          </w:p>
        </w:tc>
      </w:tr>
      <w:tr w:rsidR="00DE2B6F" w:rsidRPr="00BD4876" w:rsidTr="002167C6">
        <w:trPr>
          <w:cnfStyle w:val="000000010000"/>
        </w:trPr>
        <w:tc>
          <w:tcPr>
            <w:cnfStyle w:val="001000000000"/>
            <w:tcW w:w="2129" w:type="dxa"/>
          </w:tcPr>
          <w:p w:rsidR="00DE2B6F" w:rsidRPr="00757CA5" w:rsidRDefault="00DE2B6F" w:rsidP="00251ADC">
            <w:pPr>
              <w:rPr>
                <w:rFonts w:ascii="Arial" w:hAnsi="Arial" w:cs="Arial"/>
                <w:b w:val="0"/>
                <w:sz w:val="20"/>
                <w:szCs w:val="20"/>
              </w:rPr>
            </w:pPr>
            <w:r>
              <w:rPr>
                <w:rFonts w:ascii="Arial" w:hAnsi="Arial" w:cs="Arial" w:hint="eastAsia"/>
                <w:b w:val="0"/>
                <w:sz w:val="20"/>
                <w:szCs w:val="20"/>
              </w:rPr>
              <w:t>TS002</w:t>
            </w:r>
          </w:p>
        </w:tc>
        <w:tc>
          <w:tcPr>
            <w:tcW w:w="2131" w:type="dxa"/>
          </w:tcPr>
          <w:p w:rsidR="00DE2B6F" w:rsidRPr="00DE2B6F" w:rsidRDefault="00DE2B6F" w:rsidP="00DE2B6F">
            <w:pPr>
              <w:pStyle w:val="ListParagraph"/>
              <w:numPr>
                <w:ilvl w:val="0"/>
                <w:numId w:val="6"/>
              </w:numPr>
              <w:ind w:firstLineChars="0"/>
              <w:cnfStyle w:val="000000010000"/>
              <w:rPr>
                <w:rFonts w:ascii="Arial" w:hAnsi="Arial" w:cs="Arial"/>
                <w:sz w:val="20"/>
                <w:szCs w:val="20"/>
              </w:rPr>
            </w:pPr>
            <w:r w:rsidRPr="00DE2B6F">
              <w:rPr>
                <w:rFonts w:ascii="Arial" w:hAnsi="Arial" w:cs="Arial" w:hint="eastAsia"/>
                <w:sz w:val="20"/>
                <w:szCs w:val="20"/>
              </w:rPr>
              <w:t>写入</w:t>
            </w:r>
            <w:r w:rsidRPr="00DE2B6F">
              <w:rPr>
                <w:rFonts w:ascii="Arial" w:hAnsi="Arial" w:cs="Arial" w:hint="eastAsia"/>
                <w:sz w:val="20"/>
                <w:szCs w:val="20"/>
              </w:rPr>
              <w:t>LOB</w:t>
            </w:r>
            <w:r w:rsidRPr="00DE2B6F">
              <w:rPr>
                <w:rFonts w:ascii="Arial" w:hAnsi="Arial" w:cs="Arial" w:hint="eastAsia"/>
                <w:sz w:val="20"/>
                <w:szCs w:val="20"/>
              </w:rPr>
              <w:t>数据；</w:t>
            </w:r>
          </w:p>
          <w:p w:rsidR="00DE2B6F" w:rsidRPr="00DE2B6F" w:rsidRDefault="00DE2B6F" w:rsidP="00DE2B6F">
            <w:pPr>
              <w:pStyle w:val="ListParagraph"/>
              <w:numPr>
                <w:ilvl w:val="0"/>
                <w:numId w:val="6"/>
              </w:numPr>
              <w:ind w:firstLineChars="0"/>
              <w:cnfStyle w:val="000000010000"/>
              <w:rPr>
                <w:rFonts w:ascii="Arial" w:hAnsi="Arial" w:cs="Arial"/>
                <w:sz w:val="20"/>
                <w:szCs w:val="20"/>
              </w:rPr>
            </w:pPr>
            <w:r>
              <w:rPr>
                <w:rFonts w:ascii="Arial" w:hAnsi="Arial" w:cs="Arial" w:hint="eastAsia"/>
                <w:sz w:val="20"/>
                <w:szCs w:val="20"/>
              </w:rPr>
              <w:t>对表进行</w:t>
            </w:r>
            <w:r>
              <w:rPr>
                <w:rFonts w:ascii="Arial" w:hAnsi="Arial" w:cs="Arial" w:hint="eastAsia"/>
                <w:sz w:val="20"/>
                <w:szCs w:val="20"/>
              </w:rPr>
              <w:t>truncate</w:t>
            </w:r>
            <w:r>
              <w:rPr>
                <w:rFonts w:ascii="Arial" w:hAnsi="Arial" w:cs="Arial" w:hint="eastAsia"/>
                <w:sz w:val="20"/>
                <w:szCs w:val="20"/>
              </w:rPr>
              <w:t>操作</w:t>
            </w:r>
          </w:p>
        </w:tc>
        <w:tc>
          <w:tcPr>
            <w:tcW w:w="2131" w:type="dxa"/>
          </w:tcPr>
          <w:p w:rsidR="00DE2B6F" w:rsidRDefault="00DE2B6F" w:rsidP="007555F7">
            <w:pPr>
              <w:cnfStyle w:val="000000010000"/>
              <w:rPr>
                <w:rFonts w:ascii="Arial" w:hAnsi="Arial" w:cs="Arial"/>
                <w:sz w:val="20"/>
                <w:szCs w:val="20"/>
              </w:rPr>
            </w:pPr>
            <w:r>
              <w:rPr>
                <w:rFonts w:ascii="Arial" w:hAnsi="Arial" w:cs="Arial" w:hint="eastAsia"/>
                <w:sz w:val="20"/>
                <w:szCs w:val="20"/>
              </w:rPr>
              <w:t>数据清除成功；</w:t>
            </w:r>
          </w:p>
          <w:p w:rsidR="00DE2B6F" w:rsidRPr="00BD4876" w:rsidRDefault="00DE2B6F" w:rsidP="007555F7">
            <w:pPr>
              <w:cnfStyle w:val="000000010000"/>
              <w:rPr>
                <w:rFonts w:ascii="Arial" w:hAnsi="Arial" w:cs="Arial"/>
                <w:sz w:val="20"/>
                <w:szCs w:val="20"/>
              </w:rPr>
            </w:pPr>
            <w:r>
              <w:rPr>
                <w:rFonts w:ascii="Arial" w:hAnsi="Arial" w:cs="Arial" w:hint="eastAsia"/>
                <w:sz w:val="20"/>
                <w:szCs w:val="20"/>
              </w:rPr>
              <w:t>数据页回收成功；</w:t>
            </w:r>
          </w:p>
        </w:tc>
        <w:tc>
          <w:tcPr>
            <w:tcW w:w="2131" w:type="dxa"/>
          </w:tcPr>
          <w:p w:rsidR="00DE2B6F" w:rsidRPr="00757CA5" w:rsidRDefault="00DE2B6F" w:rsidP="00251ADC">
            <w:pPr>
              <w:cnfStyle w:val="000000010000"/>
              <w:rPr>
                <w:rFonts w:ascii="Arial" w:hAnsi="Arial" w:cs="Arial"/>
                <w:sz w:val="20"/>
                <w:szCs w:val="20"/>
              </w:rPr>
            </w:pPr>
          </w:p>
        </w:tc>
      </w:tr>
    </w:tbl>
    <w:p w:rsidR="00251ADC" w:rsidRPr="00757CA5" w:rsidRDefault="00251ADC" w:rsidP="00251ADC">
      <w:pPr>
        <w:rPr>
          <w:rFonts w:ascii="Arial" w:hAnsi="Arial" w:cs="Arial"/>
        </w:rPr>
      </w:pPr>
    </w:p>
    <w:sectPr w:rsidR="00251ADC" w:rsidRPr="00757CA5" w:rsidSect="006776F8">
      <w:headerReference w:type="even" r:id="rId12"/>
      <w:headerReference w:type="default" r:id="rId13"/>
      <w:footerReference w:type="even" r:id="rId14"/>
      <w:footerReference w:type="default" r:id="rId15"/>
      <w:headerReference w:type="first" r:id="rId16"/>
      <w:footerReference w:type="first" r:id="rId17"/>
      <w:pgSz w:w="11906" w:h="16838"/>
      <w:pgMar w:top="1312" w:right="1800" w:bottom="1440" w:left="1800" w:header="779" w:footer="992" w:gutter="0"/>
      <w:cols w:space="425"/>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57660D" w:rsidRDefault="0057660D" w:rsidP="003B2C55">
      <w:r>
        <w:separator/>
      </w:r>
    </w:p>
  </w:endnote>
  <w:endnote w:type="continuationSeparator" w:id="1">
    <w:p w:rsidR="0057660D" w:rsidRDefault="0057660D" w:rsidP="003B2C55">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80000000" w:usb2="00000008" w:usb3="00000000" w:csb0="000001FF" w:csb1="00000000"/>
  </w:font>
  <w:font w:name="Arial">
    <w:panose1 w:val="020B0604020202020204"/>
    <w:charset w:val="00"/>
    <w:family w:val="swiss"/>
    <w:pitch w:val="variable"/>
    <w:sig w:usb0="20002A87" w:usb1="80000000" w:usb2="00000008" w:usb3="00000000" w:csb0="000001FF" w:csb1="00000000"/>
  </w:font>
  <w:font w:name="黑体">
    <w:altName w:val="SimHei"/>
    <w:panose1 w:val="02010600030101010101"/>
    <w:charset w:val="86"/>
    <w:family w:val="auto"/>
    <w:pitch w:val="variable"/>
    <w:sig w:usb0="00000001" w:usb1="080E0000" w:usb2="00000010" w:usb3="00000000" w:csb0="00040000" w:csb1="00000000"/>
  </w:font>
  <w:font w:name="Calibri">
    <w:panose1 w:val="020F0502020204030204"/>
    <w:charset w:val="00"/>
    <w:family w:val="swiss"/>
    <w:pitch w:val="variable"/>
    <w:sig w:usb0="A00002EF" w:usb1="4000207B" w:usb2="00000000" w:usb3="00000000" w:csb0="0000009F" w:csb1="00000000"/>
  </w:font>
  <w:font w:name="宋体">
    <w:altName w:val="SimSun"/>
    <w:panose1 w:val="02010600030101010101"/>
    <w:charset w:val="86"/>
    <w:family w:val="auto"/>
    <w:pitch w:val="variable"/>
    <w:sig w:usb0="00000003" w:usb1="080E0000" w:usb2="00000010" w:usb3="00000000" w:csb0="00040001" w:csb1="00000000"/>
  </w:font>
  <w:font w:name="Cambria">
    <w:panose1 w:val="02040503050406030204"/>
    <w:charset w:val="00"/>
    <w:family w:val="roman"/>
    <w:pitch w:val="variable"/>
    <w:sig w:usb0="A00002EF" w:usb1="4000004B" w:usb2="00000000" w:usb3="00000000" w:csb0="0000009F" w:csb1="00000000"/>
  </w:font>
  <w:font w:name="楷体_GB2312">
    <w:altName w:val="黑体"/>
    <w:panose1 w:val="02010609030101010101"/>
    <w:charset w:val="86"/>
    <w:family w:val="modern"/>
    <w:pitch w:val="fixed"/>
    <w:sig w:usb0="00000001" w:usb1="080E0000" w:usb2="00000010" w:usb3="00000000" w:csb0="00040000" w:csb1="00000000"/>
  </w:font>
  <w:font w:name="Dotum">
    <w:altName w:val="돋움"/>
    <w:panose1 w:val="020B0600000101010101"/>
    <w:charset w:val="81"/>
    <w:family w:val="swiss"/>
    <w:pitch w:val="variable"/>
    <w:sig w:usb0="B00002AF" w:usb1="69D77CFB" w:usb2="00000030" w:usb3="00000000" w:csb0="0008009F" w:csb1="00000000"/>
  </w:font>
  <w:font w:name="DotumChe">
    <w:panose1 w:val="020B0609000101010101"/>
    <w:charset w:val="81"/>
    <w:family w:val="modern"/>
    <w:pitch w:val="fixed"/>
    <w:sig w:usb0="B00002AF" w:usb1="69D77CFB" w:usb2="00000030" w:usb3="00000000" w:csb0="0008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B3141" w:rsidRDefault="007B3141" w:rsidP="006776F8">
    <w:pPr>
      <w:pStyle w:val="Footer"/>
      <w:ind w:firstLine="36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5000" w:type="pct"/>
      <w:tblBorders>
        <w:top w:val="single" w:sz="4" w:space="0" w:color="auto"/>
      </w:tblBorders>
      <w:tblLook w:val="01E0"/>
    </w:tblPr>
    <w:tblGrid>
      <w:gridCol w:w="2999"/>
      <w:gridCol w:w="2787"/>
      <w:gridCol w:w="2736"/>
    </w:tblGrid>
    <w:tr w:rsidR="007B3141">
      <w:tc>
        <w:tcPr>
          <w:tcW w:w="1760" w:type="pct"/>
        </w:tcPr>
        <w:p w:rsidR="007B3141" w:rsidRDefault="008F7813" w:rsidP="006776F8">
          <w:pPr>
            <w:pStyle w:val="Footer"/>
            <w:ind w:firstLine="360"/>
          </w:pPr>
          <w:fldSimple w:instr=" TIME \@ &quot;yyyy-M-d&quot; ">
            <w:r w:rsidR="00D9674B">
              <w:rPr>
                <w:noProof/>
              </w:rPr>
              <w:t>2015-5-13</w:t>
            </w:r>
          </w:fldSimple>
        </w:p>
      </w:tc>
      <w:tc>
        <w:tcPr>
          <w:tcW w:w="1635" w:type="pct"/>
        </w:tcPr>
        <w:p w:rsidR="007B3141" w:rsidRDefault="007B3141" w:rsidP="006776F8">
          <w:pPr>
            <w:pStyle w:val="Footer"/>
            <w:ind w:firstLineChars="50" w:firstLine="90"/>
          </w:pPr>
        </w:p>
      </w:tc>
      <w:tc>
        <w:tcPr>
          <w:tcW w:w="1606" w:type="pct"/>
        </w:tcPr>
        <w:p w:rsidR="007B3141" w:rsidRDefault="007B3141" w:rsidP="006776F8">
          <w:pPr>
            <w:pStyle w:val="Footer"/>
            <w:ind w:firstLine="360"/>
            <w:jc w:val="right"/>
          </w:pPr>
        </w:p>
      </w:tc>
    </w:tr>
  </w:tbl>
  <w:p w:rsidR="007B3141" w:rsidRPr="00712D85" w:rsidRDefault="007B3141" w:rsidP="006776F8">
    <w:pPr>
      <w:pStyle w:val="Foote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B3141" w:rsidRDefault="007B3141" w:rsidP="006776F8">
    <w:pPr>
      <w:pStyle w:val="Footer"/>
      <w:ind w:firstLine="360"/>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57660D" w:rsidRDefault="0057660D" w:rsidP="003B2C55">
      <w:r>
        <w:separator/>
      </w:r>
    </w:p>
  </w:footnote>
  <w:footnote w:type="continuationSeparator" w:id="1">
    <w:p w:rsidR="0057660D" w:rsidRDefault="0057660D" w:rsidP="003B2C55">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B3141" w:rsidRDefault="007B3141" w:rsidP="006776F8">
    <w:pPr>
      <w:pStyle w:val="Header"/>
      <w:ind w:firstLine="360"/>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5000" w:type="pct"/>
      <w:tblBorders>
        <w:bottom w:val="single" w:sz="4" w:space="0" w:color="auto"/>
      </w:tblBorders>
      <w:tblCellMar>
        <w:left w:w="57" w:type="dxa"/>
        <w:right w:w="57" w:type="dxa"/>
      </w:tblCellMar>
      <w:tblLook w:val="0000"/>
    </w:tblPr>
    <w:tblGrid>
      <w:gridCol w:w="842"/>
      <w:gridCol w:w="5894"/>
      <w:gridCol w:w="1684"/>
    </w:tblGrid>
    <w:tr w:rsidR="007B3141" w:rsidRPr="007C572A">
      <w:trPr>
        <w:cantSplit/>
        <w:trHeight w:hRule="exact" w:val="782"/>
      </w:trPr>
      <w:tc>
        <w:tcPr>
          <w:tcW w:w="500" w:type="pct"/>
        </w:tcPr>
        <w:p w:rsidR="007B3141" w:rsidRPr="007C572A" w:rsidRDefault="007B3141" w:rsidP="006776F8">
          <w:pPr>
            <w:pStyle w:val="a5"/>
            <w:rPr>
              <w:rFonts w:ascii="Dotum" w:eastAsia="Dotum" w:hAnsi="Dotum"/>
            </w:rPr>
          </w:pPr>
        </w:p>
        <w:p w:rsidR="007B3141" w:rsidRPr="007C572A" w:rsidRDefault="007B3141" w:rsidP="006776F8">
          <w:pPr>
            <w:rPr>
              <w:rFonts w:ascii="Dotum" w:eastAsia="Dotum" w:hAnsi="Dotum"/>
            </w:rPr>
          </w:pPr>
        </w:p>
      </w:tc>
      <w:tc>
        <w:tcPr>
          <w:tcW w:w="3500" w:type="pct"/>
          <w:vAlign w:val="bottom"/>
        </w:tcPr>
        <w:p w:rsidR="007B3141" w:rsidRPr="008F6976" w:rsidRDefault="007B3141" w:rsidP="006736DC">
          <w:pPr>
            <w:pStyle w:val="Header"/>
            <w:ind w:firstLine="360"/>
            <w:rPr>
              <w:rFonts w:ascii="Arial" w:eastAsia="Dotum" w:hAnsi="Arial" w:cs="Arial"/>
            </w:rPr>
          </w:pPr>
          <w:r>
            <w:rPr>
              <w:rFonts w:ascii="Arial" w:hAnsi="Arial" w:cs="Arial" w:hint="eastAsia"/>
              <w:sz w:val="22"/>
              <w:lang w:val="zh-CN"/>
            </w:rPr>
            <w:t>HotSpare</w:t>
          </w:r>
          <w:r w:rsidRPr="008F6976">
            <w:rPr>
              <w:rFonts w:ascii="Arial" w:hAnsi="Arial" w:cs="Arial"/>
              <w:sz w:val="22"/>
              <w:lang w:val="zh-CN"/>
            </w:rPr>
            <w:t>特性</w:t>
          </w:r>
          <w:r w:rsidRPr="008F6976">
            <w:rPr>
              <w:rFonts w:ascii="Arial" w:hAnsi="Arial" w:cs="Arial"/>
              <w:sz w:val="22"/>
              <w:lang w:val="zh-CN"/>
            </w:rPr>
            <w:t>story</w:t>
          </w:r>
          <w:r w:rsidRPr="008F6976">
            <w:rPr>
              <w:rFonts w:ascii="Arial" w:hAnsi="Arial" w:cs="Arial"/>
              <w:sz w:val="22"/>
              <w:lang w:val="zh-CN"/>
            </w:rPr>
            <w:t>分析测试模板</w:t>
          </w:r>
        </w:p>
      </w:tc>
      <w:tc>
        <w:tcPr>
          <w:tcW w:w="1000" w:type="pct"/>
          <w:vAlign w:val="bottom"/>
        </w:tcPr>
        <w:p w:rsidR="007B3141" w:rsidRPr="007C572A" w:rsidRDefault="007B3141" w:rsidP="006776F8">
          <w:pPr>
            <w:pStyle w:val="Header"/>
            <w:ind w:firstLine="360"/>
            <w:rPr>
              <w:rFonts w:ascii="Dotum" w:eastAsia="Dotum" w:hAnsi="Dotum"/>
            </w:rPr>
          </w:pPr>
        </w:p>
      </w:tc>
    </w:tr>
  </w:tbl>
  <w:p w:rsidR="007B3141" w:rsidRPr="007C572A" w:rsidRDefault="007B3141" w:rsidP="006776F8">
    <w:pPr>
      <w:pStyle w:val="Header"/>
      <w:rPr>
        <w:rFonts w:ascii="DotumChe" w:eastAsia="DotumChe" w:hAnsi="DotumChe"/>
      </w:rP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B3141" w:rsidRDefault="007B3141" w:rsidP="006776F8">
    <w:pPr>
      <w:pStyle w:val="Header"/>
      <w:ind w:firstLine="360"/>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AB66554"/>
    <w:multiLevelType w:val="singleLevel"/>
    <w:tmpl w:val="14382B24"/>
    <w:lvl w:ilvl="0">
      <w:start w:val="1"/>
      <w:numFmt w:val="decimal"/>
      <w:pStyle w:val="a"/>
      <w:lvlText w:val="图 %1 "/>
      <w:lvlJc w:val="left"/>
      <w:pPr>
        <w:tabs>
          <w:tab w:val="num" w:pos="720"/>
        </w:tabs>
        <w:ind w:left="0" w:firstLine="0"/>
      </w:pPr>
      <w:rPr>
        <w:rFonts w:ascii="Times New Roman" w:hAnsi="Times New Roman" w:hint="default"/>
      </w:rPr>
    </w:lvl>
  </w:abstractNum>
  <w:abstractNum w:abstractNumId="1">
    <w:nsid w:val="42FE570A"/>
    <w:multiLevelType w:val="multilevel"/>
    <w:tmpl w:val="11FEBED6"/>
    <w:lvl w:ilvl="0">
      <w:start w:val="1"/>
      <w:numFmt w:val="decimal"/>
      <w:suff w:val="nothing"/>
      <w:lvlText w:val="%1  "/>
      <w:lvlJc w:val="left"/>
      <w:pPr>
        <w:ind w:left="0" w:firstLine="0"/>
      </w:pPr>
      <w:rPr>
        <w:rFonts w:ascii="Arial" w:eastAsia="黑体" w:hAnsi="Arial" w:hint="default"/>
        <w:b w:val="0"/>
        <w:i w:val="0"/>
        <w:sz w:val="36"/>
        <w:szCs w:val="36"/>
      </w:rPr>
    </w:lvl>
    <w:lvl w:ilvl="1">
      <w:start w:val="1"/>
      <w:numFmt w:val="decimal"/>
      <w:suff w:val="nothing"/>
      <w:lvlText w:val="%1.%2  "/>
      <w:lvlJc w:val="left"/>
      <w:pPr>
        <w:ind w:left="0" w:firstLine="0"/>
      </w:pPr>
      <w:rPr>
        <w:rFonts w:ascii="Arial" w:hAnsi="Arial" w:hint="default"/>
        <w:b w:val="0"/>
        <w:i w:val="0"/>
        <w:sz w:val="30"/>
        <w:szCs w:val="30"/>
      </w:rPr>
    </w:lvl>
    <w:lvl w:ilvl="2">
      <w:start w:val="1"/>
      <w:numFmt w:val="decimal"/>
      <w:suff w:val="nothing"/>
      <w:lvlText w:val="%1.%2.%3  "/>
      <w:lvlJc w:val="left"/>
      <w:pPr>
        <w:ind w:left="0" w:firstLine="0"/>
      </w:pPr>
      <w:rPr>
        <w:rFonts w:ascii="Arial" w:hAnsi="Arial" w:hint="default"/>
        <w:b w:val="0"/>
        <w:i w:val="0"/>
        <w:sz w:val="24"/>
        <w:szCs w:val="24"/>
      </w:rPr>
    </w:lvl>
    <w:lvl w:ilvl="3">
      <w:start w:val="1"/>
      <w:numFmt w:val="decimal"/>
      <w:suff w:val="nothing"/>
      <w:lvlText w:val="%1.%2.%3.%4  "/>
      <w:lvlJc w:val="left"/>
      <w:pPr>
        <w:ind w:left="0" w:firstLine="0"/>
      </w:pPr>
      <w:rPr>
        <w:rFonts w:ascii="Arial" w:hAnsi="Arial" w:hint="default"/>
        <w:b w:val="0"/>
        <w:i w:val="0"/>
        <w:sz w:val="21"/>
        <w:szCs w:val="21"/>
      </w:rPr>
    </w:lvl>
    <w:lvl w:ilvl="4">
      <w:start w:val="1"/>
      <w:numFmt w:val="decimal"/>
      <w:lvlText w:val="%5."/>
      <w:lvlJc w:val="left"/>
      <w:pPr>
        <w:tabs>
          <w:tab w:val="num" w:pos="1134"/>
        </w:tabs>
        <w:ind w:left="1134" w:hanging="312"/>
      </w:pPr>
      <w:rPr>
        <w:rFonts w:ascii="Arial" w:hAnsi="Arial" w:hint="default"/>
        <w:b w:val="0"/>
        <w:i w:val="0"/>
        <w:sz w:val="21"/>
        <w:szCs w:val="21"/>
      </w:rPr>
    </w:lvl>
    <w:lvl w:ilvl="5">
      <w:start w:val="1"/>
      <w:numFmt w:val="decimal"/>
      <w:lvlText w:val="%6)"/>
      <w:lvlJc w:val="left"/>
      <w:pPr>
        <w:tabs>
          <w:tab w:val="num" w:pos="1134"/>
        </w:tabs>
        <w:ind w:left="1134" w:hanging="312"/>
      </w:pPr>
      <w:rPr>
        <w:rFonts w:ascii="Arial" w:hAnsi="Arial" w:hint="default"/>
        <w:b w:val="0"/>
        <w:i w:val="0"/>
        <w:sz w:val="21"/>
        <w:szCs w:val="21"/>
      </w:rPr>
    </w:lvl>
    <w:lvl w:ilvl="6">
      <w:start w:val="1"/>
      <w:numFmt w:val="lowerLetter"/>
      <w:lvlText w:val="%7."/>
      <w:lvlJc w:val="left"/>
      <w:pPr>
        <w:tabs>
          <w:tab w:val="num" w:pos="1134"/>
        </w:tabs>
        <w:ind w:left="1134" w:hanging="312"/>
      </w:pPr>
      <w:rPr>
        <w:rFonts w:ascii="Arial" w:hAnsi="Arial" w:hint="default"/>
        <w:b w:val="0"/>
        <w:i w:val="0"/>
        <w:sz w:val="21"/>
        <w:szCs w:val="21"/>
      </w:rPr>
    </w:lvl>
    <w:lvl w:ilvl="7">
      <w:start w:val="1"/>
      <w:numFmt w:val="decimal"/>
      <w:lvlRestart w:val="0"/>
      <w:pStyle w:val="a0"/>
      <w:suff w:val="space"/>
      <w:lvlText w:val="图%8"/>
      <w:lvlJc w:val="center"/>
      <w:pPr>
        <w:ind w:left="0" w:firstLine="0"/>
      </w:pPr>
      <w:rPr>
        <w:rFonts w:ascii="Arial" w:eastAsia="黑体" w:hAnsi="Arial" w:hint="default"/>
        <w:b w:val="0"/>
        <w:i w:val="0"/>
        <w:sz w:val="18"/>
        <w:szCs w:val="18"/>
      </w:rPr>
    </w:lvl>
    <w:lvl w:ilvl="8">
      <w:start w:val="1"/>
      <w:numFmt w:val="decimal"/>
      <w:lvlRestart w:val="0"/>
      <w:pStyle w:val="a1"/>
      <w:suff w:val="space"/>
      <w:lvlText w:val="表%9"/>
      <w:lvlJc w:val="center"/>
      <w:pPr>
        <w:ind w:left="0" w:firstLine="0"/>
      </w:pPr>
      <w:rPr>
        <w:rFonts w:ascii="Arial" w:eastAsia="黑体" w:hAnsi="Arial" w:hint="default"/>
        <w:b w:val="0"/>
        <w:i w:val="0"/>
        <w:sz w:val="18"/>
        <w:szCs w:val="18"/>
      </w:rPr>
    </w:lvl>
  </w:abstractNum>
  <w:abstractNum w:abstractNumId="2">
    <w:nsid w:val="4B6E78C7"/>
    <w:multiLevelType w:val="hybridMultilevel"/>
    <w:tmpl w:val="2F9605D8"/>
    <w:lvl w:ilvl="0" w:tplc="B284F9E0">
      <w:start w:val="1"/>
      <w:numFmt w:val="decimal"/>
      <w:lvlText w:val="%1."/>
      <w:lvlJc w:val="left"/>
      <w:pPr>
        <w:ind w:left="512" w:hanging="420"/>
      </w:pPr>
      <w:rPr>
        <w:rFonts w:ascii="Calibri" w:hAnsi="Calibri"/>
      </w:rPr>
    </w:lvl>
    <w:lvl w:ilvl="1" w:tplc="04090019" w:tentative="1">
      <w:start w:val="1"/>
      <w:numFmt w:val="lowerLetter"/>
      <w:lvlText w:val="%2)"/>
      <w:lvlJc w:val="left"/>
      <w:pPr>
        <w:ind w:left="932" w:hanging="420"/>
      </w:pPr>
    </w:lvl>
    <w:lvl w:ilvl="2" w:tplc="0409001B" w:tentative="1">
      <w:start w:val="1"/>
      <w:numFmt w:val="lowerRoman"/>
      <w:lvlText w:val="%3."/>
      <w:lvlJc w:val="right"/>
      <w:pPr>
        <w:ind w:left="1352" w:hanging="420"/>
      </w:pPr>
    </w:lvl>
    <w:lvl w:ilvl="3" w:tplc="0409000F" w:tentative="1">
      <w:start w:val="1"/>
      <w:numFmt w:val="decimal"/>
      <w:lvlText w:val="%4."/>
      <w:lvlJc w:val="left"/>
      <w:pPr>
        <w:ind w:left="1772" w:hanging="420"/>
      </w:pPr>
    </w:lvl>
    <w:lvl w:ilvl="4" w:tplc="04090019" w:tentative="1">
      <w:start w:val="1"/>
      <w:numFmt w:val="lowerLetter"/>
      <w:lvlText w:val="%5)"/>
      <w:lvlJc w:val="left"/>
      <w:pPr>
        <w:ind w:left="2192" w:hanging="420"/>
      </w:pPr>
    </w:lvl>
    <w:lvl w:ilvl="5" w:tplc="0409001B" w:tentative="1">
      <w:start w:val="1"/>
      <w:numFmt w:val="lowerRoman"/>
      <w:lvlText w:val="%6."/>
      <w:lvlJc w:val="right"/>
      <w:pPr>
        <w:ind w:left="2612" w:hanging="420"/>
      </w:pPr>
    </w:lvl>
    <w:lvl w:ilvl="6" w:tplc="0409000F" w:tentative="1">
      <w:start w:val="1"/>
      <w:numFmt w:val="decimal"/>
      <w:lvlText w:val="%7."/>
      <w:lvlJc w:val="left"/>
      <w:pPr>
        <w:ind w:left="3032" w:hanging="420"/>
      </w:pPr>
    </w:lvl>
    <w:lvl w:ilvl="7" w:tplc="04090019" w:tentative="1">
      <w:start w:val="1"/>
      <w:numFmt w:val="lowerLetter"/>
      <w:lvlText w:val="%8)"/>
      <w:lvlJc w:val="left"/>
      <w:pPr>
        <w:ind w:left="3452" w:hanging="420"/>
      </w:pPr>
    </w:lvl>
    <w:lvl w:ilvl="8" w:tplc="0409001B" w:tentative="1">
      <w:start w:val="1"/>
      <w:numFmt w:val="lowerRoman"/>
      <w:lvlText w:val="%9."/>
      <w:lvlJc w:val="right"/>
      <w:pPr>
        <w:ind w:left="3872" w:hanging="420"/>
      </w:pPr>
    </w:lvl>
  </w:abstractNum>
  <w:abstractNum w:abstractNumId="3">
    <w:nsid w:val="53AA7504"/>
    <w:multiLevelType w:val="hybridMultilevel"/>
    <w:tmpl w:val="8B18C10A"/>
    <w:lvl w:ilvl="0" w:tplc="037E30E0">
      <w:start w:val="1"/>
      <w:numFmt w:val="decimal"/>
      <w:lvlText w:val="%1."/>
      <w:lvlJc w:val="left"/>
      <w:pPr>
        <w:ind w:left="1137" w:hanging="360"/>
      </w:pPr>
      <w:rPr>
        <w:rFonts w:hint="default"/>
      </w:rPr>
    </w:lvl>
    <w:lvl w:ilvl="1" w:tplc="04090019" w:tentative="1">
      <w:start w:val="1"/>
      <w:numFmt w:val="lowerLetter"/>
      <w:lvlText w:val="%2)"/>
      <w:lvlJc w:val="left"/>
      <w:pPr>
        <w:ind w:left="1617" w:hanging="420"/>
      </w:pPr>
    </w:lvl>
    <w:lvl w:ilvl="2" w:tplc="0409001B" w:tentative="1">
      <w:start w:val="1"/>
      <w:numFmt w:val="lowerRoman"/>
      <w:lvlText w:val="%3."/>
      <w:lvlJc w:val="right"/>
      <w:pPr>
        <w:ind w:left="2037" w:hanging="420"/>
      </w:pPr>
    </w:lvl>
    <w:lvl w:ilvl="3" w:tplc="0409000F" w:tentative="1">
      <w:start w:val="1"/>
      <w:numFmt w:val="decimal"/>
      <w:lvlText w:val="%4."/>
      <w:lvlJc w:val="left"/>
      <w:pPr>
        <w:ind w:left="2457" w:hanging="420"/>
      </w:pPr>
    </w:lvl>
    <w:lvl w:ilvl="4" w:tplc="04090019" w:tentative="1">
      <w:start w:val="1"/>
      <w:numFmt w:val="lowerLetter"/>
      <w:lvlText w:val="%5)"/>
      <w:lvlJc w:val="left"/>
      <w:pPr>
        <w:ind w:left="2877" w:hanging="420"/>
      </w:pPr>
    </w:lvl>
    <w:lvl w:ilvl="5" w:tplc="0409001B" w:tentative="1">
      <w:start w:val="1"/>
      <w:numFmt w:val="lowerRoman"/>
      <w:lvlText w:val="%6."/>
      <w:lvlJc w:val="right"/>
      <w:pPr>
        <w:ind w:left="3297" w:hanging="420"/>
      </w:pPr>
    </w:lvl>
    <w:lvl w:ilvl="6" w:tplc="0409000F" w:tentative="1">
      <w:start w:val="1"/>
      <w:numFmt w:val="decimal"/>
      <w:lvlText w:val="%7."/>
      <w:lvlJc w:val="left"/>
      <w:pPr>
        <w:ind w:left="3717" w:hanging="420"/>
      </w:pPr>
    </w:lvl>
    <w:lvl w:ilvl="7" w:tplc="04090019" w:tentative="1">
      <w:start w:val="1"/>
      <w:numFmt w:val="lowerLetter"/>
      <w:lvlText w:val="%8)"/>
      <w:lvlJc w:val="left"/>
      <w:pPr>
        <w:ind w:left="4137" w:hanging="420"/>
      </w:pPr>
    </w:lvl>
    <w:lvl w:ilvl="8" w:tplc="0409001B" w:tentative="1">
      <w:start w:val="1"/>
      <w:numFmt w:val="lowerRoman"/>
      <w:lvlText w:val="%9."/>
      <w:lvlJc w:val="right"/>
      <w:pPr>
        <w:ind w:left="4557" w:hanging="420"/>
      </w:pPr>
    </w:lvl>
  </w:abstractNum>
  <w:abstractNum w:abstractNumId="4">
    <w:nsid w:val="5C6E2C17"/>
    <w:multiLevelType w:val="hybridMultilevel"/>
    <w:tmpl w:val="C53E9948"/>
    <w:lvl w:ilvl="0" w:tplc="8138C23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nsid w:val="63546429"/>
    <w:multiLevelType w:val="multilevel"/>
    <w:tmpl w:val="FE4653A2"/>
    <w:lvl w:ilvl="0">
      <w:start w:val="1"/>
      <w:numFmt w:val="decimal"/>
      <w:pStyle w:val="Heading1"/>
      <w:lvlText w:val="%1"/>
      <w:lvlJc w:val="left"/>
      <w:pPr>
        <w:tabs>
          <w:tab w:val="num" w:pos="432"/>
        </w:tabs>
        <w:ind w:left="432" w:hanging="432"/>
      </w:pPr>
      <w:rPr>
        <w:rFonts w:hint="eastAsia"/>
      </w:rPr>
    </w:lvl>
    <w:lvl w:ilvl="1">
      <w:start w:val="1"/>
      <w:numFmt w:val="decimal"/>
      <w:pStyle w:val="Heading2"/>
      <w:lvlText w:val="%1.%2"/>
      <w:lvlJc w:val="left"/>
      <w:pPr>
        <w:tabs>
          <w:tab w:val="num" w:pos="576"/>
        </w:tabs>
        <w:ind w:left="576" w:hanging="576"/>
      </w:pPr>
      <w:rPr>
        <w:rFonts w:hint="eastAsia"/>
      </w:rPr>
    </w:lvl>
    <w:lvl w:ilvl="2">
      <w:start w:val="1"/>
      <w:numFmt w:val="decimal"/>
      <w:pStyle w:val="Heading3"/>
      <w:lvlText w:val="%1.%2.%3"/>
      <w:lvlJc w:val="left"/>
      <w:pPr>
        <w:tabs>
          <w:tab w:val="num" w:pos="720"/>
        </w:tabs>
        <w:ind w:left="720" w:hanging="720"/>
      </w:pPr>
      <w:rPr>
        <w:rFonts w:hint="eastAsia"/>
      </w:rPr>
    </w:lvl>
    <w:lvl w:ilvl="3">
      <w:start w:val="1"/>
      <w:numFmt w:val="decimal"/>
      <w:lvlText w:val="%4."/>
      <w:lvlJc w:val="left"/>
      <w:pPr>
        <w:tabs>
          <w:tab w:val="num" w:pos="311"/>
        </w:tabs>
        <w:ind w:left="680" w:hanging="680"/>
      </w:pPr>
      <w:rPr>
        <w:rFonts w:hint="eastAsia"/>
      </w:rPr>
    </w:lvl>
    <w:lvl w:ilvl="4">
      <w:start w:val="1"/>
      <w:numFmt w:val="decimal"/>
      <w:lvlText w:val="%5）"/>
      <w:lvlJc w:val="left"/>
      <w:pPr>
        <w:tabs>
          <w:tab w:val="num" w:pos="567"/>
        </w:tabs>
        <w:ind w:left="936" w:hanging="680"/>
      </w:pPr>
      <w:rPr>
        <w:rFonts w:hint="eastAsia"/>
      </w:rPr>
    </w:lvl>
    <w:lvl w:ilvl="5">
      <w:start w:val="1"/>
      <w:numFmt w:val="lowerLetter"/>
      <w:lvlText w:val="%6）"/>
      <w:lvlJc w:val="left"/>
      <w:pPr>
        <w:tabs>
          <w:tab w:val="num" w:pos="567"/>
        </w:tabs>
        <w:ind w:left="936" w:hanging="680"/>
      </w:pPr>
      <w:rPr>
        <w:rFonts w:hint="eastAsia"/>
      </w:rPr>
    </w:lvl>
    <w:lvl w:ilvl="6">
      <w:start w:val="1"/>
      <w:numFmt w:val="lowerRoman"/>
      <w:lvlText w:val="%7"/>
      <w:lvlJc w:val="left"/>
      <w:pPr>
        <w:tabs>
          <w:tab w:val="num" w:pos="567"/>
        </w:tabs>
        <w:ind w:left="936" w:hanging="680"/>
      </w:pPr>
      <w:rPr>
        <w:rFonts w:hint="default"/>
      </w:rPr>
    </w:lvl>
    <w:lvl w:ilvl="7">
      <w:start w:val="1"/>
      <w:numFmt w:val="decimal"/>
      <w:lvlText w:val="%1.%2.%3.%4.%5.%6.%7.%8"/>
      <w:lvlJc w:val="left"/>
      <w:pPr>
        <w:tabs>
          <w:tab w:val="num" w:pos="1440"/>
        </w:tabs>
        <w:ind w:left="1440" w:hanging="1440"/>
      </w:pPr>
      <w:rPr>
        <w:rFonts w:hint="eastAsia"/>
      </w:rPr>
    </w:lvl>
    <w:lvl w:ilvl="8">
      <w:start w:val="1"/>
      <w:numFmt w:val="decimal"/>
      <w:lvlText w:val="%1.%2.%3.%4.%5.%6.%7.%8.%9"/>
      <w:lvlJc w:val="left"/>
      <w:pPr>
        <w:tabs>
          <w:tab w:val="num" w:pos="1584"/>
        </w:tabs>
        <w:ind w:left="1584" w:hanging="1584"/>
      </w:pPr>
      <w:rPr>
        <w:rFonts w:hint="eastAsia"/>
      </w:rPr>
    </w:lvl>
  </w:abstractNum>
  <w:num w:numId="1">
    <w:abstractNumId w:val="5"/>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0"/>
  </w:num>
  <w:num w:numId="4">
    <w:abstractNumId w:val="2"/>
  </w:num>
  <w:num w:numId="5">
    <w:abstractNumId w:val="3"/>
  </w:num>
  <w:num w:numId="6">
    <w:abstractNumId w:val="4"/>
  </w:num>
  <w:numIdMacAtCleanup w:val="3"/>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bordersDoNotSurroundHeader/>
  <w:bordersDoNotSurroundFooter/>
  <w:trackRevisions/>
  <w:defaultTabStop w:val="420"/>
  <w:drawingGridVerticalSpacing w:val="156"/>
  <w:displayHorizontalDrawingGridEvery w:val="0"/>
  <w:displayVerticalDrawingGridEvery w:val="2"/>
  <w:characterSpacingControl w:val="compressPunctuation"/>
  <w:hdrShapeDefaults>
    <o:shapedefaults v:ext="edit" spidmax="176130"/>
  </w:hdrShapeDefaults>
  <w:footnotePr>
    <w:footnote w:id="0"/>
    <w:footnote w:id="1"/>
  </w:footnotePr>
  <w:endnotePr>
    <w:endnote w:id="0"/>
    <w:endnote w:id="1"/>
  </w:endnotePr>
  <w:compat>
    <w:spaceForUL/>
    <w:balanceSingleByteDoubleByteWidth/>
    <w:doNotLeaveBackslashAlone/>
    <w:ulTrailSpace/>
    <w:doNotExpandShiftReturn/>
    <w:adjustLineHeightInTable/>
    <w:useFELayout/>
  </w:compat>
  <w:rsids>
    <w:rsidRoot w:val="00EE7D04"/>
    <w:rsid w:val="00001FF3"/>
    <w:rsid w:val="000035D4"/>
    <w:rsid w:val="00006D8D"/>
    <w:rsid w:val="000141B8"/>
    <w:rsid w:val="00014F3C"/>
    <w:rsid w:val="00020A36"/>
    <w:rsid w:val="000210DD"/>
    <w:rsid w:val="00024640"/>
    <w:rsid w:val="00032E94"/>
    <w:rsid w:val="00043C3E"/>
    <w:rsid w:val="00043C7F"/>
    <w:rsid w:val="00053A5A"/>
    <w:rsid w:val="000550AC"/>
    <w:rsid w:val="000608B5"/>
    <w:rsid w:val="00065606"/>
    <w:rsid w:val="000706D6"/>
    <w:rsid w:val="0007070C"/>
    <w:rsid w:val="000709B9"/>
    <w:rsid w:val="0007426D"/>
    <w:rsid w:val="00074D92"/>
    <w:rsid w:val="00076576"/>
    <w:rsid w:val="0007686B"/>
    <w:rsid w:val="0008008D"/>
    <w:rsid w:val="000802F5"/>
    <w:rsid w:val="0009044B"/>
    <w:rsid w:val="00092869"/>
    <w:rsid w:val="00095DFB"/>
    <w:rsid w:val="00096A64"/>
    <w:rsid w:val="000A05C5"/>
    <w:rsid w:val="000A2D63"/>
    <w:rsid w:val="000A48CD"/>
    <w:rsid w:val="000A6921"/>
    <w:rsid w:val="000B0564"/>
    <w:rsid w:val="000B3115"/>
    <w:rsid w:val="000C000E"/>
    <w:rsid w:val="000C12BF"/>
    <w:rsid w:val="000C2D72"/>
    <w:rsid w:val="000C30C0"/>
    <w:rsid w:val="000C34AA"/>
    <w:rsid w:val="000C481E"/>
    <w:rsid w:val="000C4A00"/>
    <w:rsid w:val="000C5E73"/>
    <w:rsid w:val="000C7C70"/>
    <w:rsid w:val="000D0726"/>
    <w:rsid w:val="000D2547"/>
    <w:rsid w:val="000D71D6"/>
    <w:rsid w:val="000D7402"/>
    <w:rsid w:val="000D7BB4"/>
    <w:rsid w:val="000E0696"/>
    <w:rsid w:val="000E244F"/>
    <w:rsid w:val="000E2EA1"/>
    <w:rsid w:val="000F2301"/>
    <w:rsid w:val="000F2347"/>
    <w:rsid w:val="000F2EDD"/>
    <w:rsid w:val="000F3BDE"/>
    <w:rsid w:val="000F5D4C"/>
    <w:rsid w:val="000F7690"/>
    <w:rsid w:val="00101468"/>
    <w:rsid w:val="0010245B"/>
    <w:rsid w:val="00102CE6"/>
    <w:rsid w:val="001040FC"/>
    <w:rsid w:val="001052F5"/>
    <w:rsid w:val="00105B24"/>
    <w:rsid w:val="00107427"/>
    <w:rsid w:val="00110000"/>
    <w:rsid w:val="00110B20"/>
    <w:rsid w:val="00112ED2"/>
    <w:rsid w:val="0011583D"/>
    <w:rsid w:val="00117497"/>
    <w:rsid w:val="00117C53"/>
    <w:rsid w:val="00120376"/>
    <w:rsid w:val="00120602"/>
    <w:rsid w:val="001209A2"/>
    <w:rsid w:val="001246EA"/>
    <w:rsid w:val="0012591E"/>
    <w:rsid w:val="00127E32"/>
    <w:rsid w:val="00133B00"/>
    <w:rsid w:val="0014369F"/>
    <w:rsid w:val="00145AAF"/>
    <w:rsid w:val="00146E2C"/>
    <w:rsid w:val="00153A80"/>
    <w:rsid w:val="00155B66"/>
    <w:rsid w:val="00156575"/>
    <w:rsid w:val="00156617"/>
    <w:rsid w:val="00162136"/>
    <w:rsid w:val="001639EC"/>
    <w:rsid w:val="001676E6"/>
    <w:rsid w:val="00171EF1"/>
    <w:rsid w:val="0017340C"/>
    <w:rsid w:val="0017526A"/>
    <w:rsid w:val="00176F43"/>
    <w:rsid w:val="0018012E"/>
    <w:rsid w:val="00187932"/>
    <w:rsid w:val="001907B0"/>
    <w:rsid w:val="00190FCD"/>
    <w:rsid w:val="00192375"/>
    <w:rsid w:val="001A65BA"/>
    <w:rsid w:val="001B41DC"/>
    <w:rsid w:val="001B678C"/>
    <w:rsid w:val="001B7535"/>
    <w:rsid w:val="001B78A7"/>
    <w:rsid w:val="001C1D5E"/>
    <w:rsid w:val="001C3C78"/>
    <w:rsid w:val="001C428B"/>
    <w:rsid w:val="001C6938"/>
    <w:rsid w:val="001C71A2"/>
    <w:rsid w:val="001D2B4D"/>
    <w:rsid w:val="001E2503"/>
    <w:rsid w:val="001E3964"/>
    <w:rsid w:val="001E42D4"/>
    <w:rsid w:val="001E436C"/>
    <w:rsid w:val="001E68A0"/>
    <w:rsid w:val="001F4398"/>
    <w:rsid w:val="001F56AA"/>
    <w:rsid w:val="001F5711"/>
    <w:rsid w:val="001F654E"/>
    <w:rsid w:val="001F7E38"/>
    <w:rsid w:val="0020065A"/>
    <w:rsid w:val="00202DA4"/>
    <w:rsid w:val="002042C9"/>
    <w:rsid w:val="00207260"/>
    <w:rsid w:val="00211027"/>
    <w:rsid w:val="002146C5"/>
    <w:rsid w:val="002167C6"/>
    <w:rsid w:val="002170C8"/>
    <w:rsid w:val="002175AD"/>
    <w:rsid w:val="002261A6"/>
    <w:rsid w:val="0022668A"/>
    <w:rsid w:val="002269EC"/>
    <w:rsid w:val="00226E3E"/>
    <w:rsid w:val="002273F9"/>
    <w:rsid w:val="002320D5"/>
    <w:rsid w:val="002333A1"/>
    <w:rsid w:val="00236570"/>
    <w:rsid w:val="00240878"/>
    <w:rsid w:val="002437D0"/>
    <w:rsid w:val="002455C5"/>
    <w:rsid w:val="00246175"/>
    <w:rsid w:val="00251ADC"/>
    <w:rsid w:val="00252875"/>
    <w:rsid w:val="00252F4B"/>
    <w:rsid w:val="00255D55"/>
    <w:rsid w:val="00262823"/>
    <w:rsid w:val="00263F00"/>
    <w:rsid w:val="002666EE"/>
    <w:rsid w:val="0027158D"/>
    <w:rsid w:val="002720F3"/>
    <w:rsid w:val="00275764"/>
    <w:rsid w:val="00276ABB"/>
    <w:rsid w:val="00280AF9"/>
    <w:rsid w:val="00281041"/>
    <w:rsid w:val="00281622"/>
    <w:rsid w:val="0028466B"/>
    <w:rsid w:val="002867E7"/>
    <w:rsid w:val="00286C68"/>
    <w:rsid w:val="002903C9"/>
    <w:rsid w:val="00291EB1"/>
    <w:rsid w:val="002944AB"/>
    <w:rsid w:val="00295862"/>
    <w:rsid w:val="002A028E"/>
    <w:rsid w:val="002A2E99"/>
    <w:rsid w:val="002A5957"/>
    <w:rsid w:val="002A633E"/>
    <w:rsid w:val="002A6372"/>
    <w:rsid w:val="002B13D2"/>
    <w:rsid w:val="002B1A97"/>
    <w:rsid w:val="002B5D4D"/>
    <w:rsid w:val="002B61BA"/>
    <w:rsid w:val="002B6D6F"/>
    <w:rsid w:val="002B76BB"/>
    <w:rsid w:val="002C0979"/>
    <w:rsid w:val="002C09E2"/>
    <w:rsid w:val="002C2083"/>
    <w:rsid w:val="002C65DE"/>
    <w:rsid w:val="002C6A25"/>
    <w:rsid w:val="002D0412"/>
    <w:rsid w:val="002D4FF3"/>
    <w:rsid w:val="002E04F2"/>
    <w:rsid w:val="002E54BD"/>
    <w:rsid w:val="002F137A"/>
    <w:rsid w:val="002F3E6D"/>
    <w:rsid w:val="00306CDB"/>
    <w:rsid w:val="00310C2C"/>
    <w:rsid w:val="00314074"/>
    <w:rsid w:val="003140D5"/>
    <w:rsid w:val="003161DA"/>
    <w:rsid w:val="00317032"/>
    <w:rsid w:val="00324D54"/>
    <w:rsid w:val="0032743B"/>
    <w:rsid w:val="00327608"/>
    <w:rsid w:val="00327E7B"/>
    <w:rsid w:val="003359DB"/>
    <w:rsid w:val="00336592"/>
    <w:rsid w:val="003435B6"/>
    <w:rsid w:val="00346A85"/>
    <w:rsid w:val="003473C7"/>
    <w:rsid w:val="00354B95"/>
    <w:rsid w:val="00357511"/>
    <w:rsid w:val="00361F53"/>
    <w:rsid w:val="00362C9C"/>
    <w:rsid w:val="003659D5"/>
    <w:rsid w:val="003700AD"/>
    <w:rsid w:val="00372661"/>
    <w:rsid w:val="003736AD"/>
    <w:rsid w:val="00377C4C"/>
    <w:rsid w:val="00377CCF"/>
    <w:rsid w:val="00380BFA"/>
    <w:rsid w:val="003818DE"/>
    <w:rsid w:val="0038210B"/>
    <w:rsid w:val="00384118"/>
    <w:rsid w:val="00384523"/>
    <w:rsid w:val="00385367"/>
    <w:rsid w:val="00385395"/>
    <w:rsid w:val="0038721D"/>
    <w:rsid w:val="00392E26"/>
    <w:rsid w:val="003938F6"/>
    <w:rsid w:val="00396515"/>
    <w:rsid w:val="003A1EF0"/>
    <w:rsid w:val="003A462A"/>
    <w:rsid w:val="003A4B49"/>
    <w:rsid w:val="003A5422"/>
    <w:rsid w:val="003A6159"/>
    <w:rsid w:val="003A68D0"/>
    <w:rsid w:val="003A7278"/>
    <w:rsid w:val="003A7ABC"/>
    <w:rsid w:val="003B11A2"/>
    <w:rsid w:val="003B1581"/>
    <w:rsid w:val="003B1D3A"/>
    <w:rsid w:val="003B2C55"/>
    <w:rsid w:val="003B3D45"/>
    <w:rsid w:val="003B49FB"/>
    <w:rsid w:val="003B698C"/>
    <w:rsid w:val="003C03F8"/>
    <w:rsid w:val="003C1806"/>
    <w:rsid w:val="003C6481"/>
    <w:rsid w:val="003C74DD"/>
    <w:rsid w:val="003D5A55"/>
    <w:rsid w:val="003D6175"/>
    <w:rsid w:val="003D6EAE"/>
    <w:rsid w:val="003D7B1E"/>
    <w:rsid w:val="003E0D76"/>
    <w:rsid w:val="003E1E4D"/>
    <w:rsid w:val="003E63FB"/>
    <w:rsid w:val="003F05D7"/>
    <w:rsid w:val="003F2D79"/>
    <w:rsid w:val="003F5FC3"/>
    <w:rsid w:val="003F6BC7"/>
    <w:rsid w:val="003F72E3"/>
    <w:rsid w:val="003F760A"/>
    <w:rsid w:val="00401FE8"/>
    <w:rsid w:val="004023A5"/>
    <w:rsid w:val="00403DE0"/>
    <w:rsid w:val="00404325"/>
    <w:rsid w:val="00405823"/>
    <w:rsid w:val="0041068C"/>
    <w:rsid w:val="004135BD"/>
    <w:rsid w:val="0041394C"/>
    <w:rsid w:val="00413DDF"/>
    <w:rsid w:val="00414D1E"/>
    <w:rsid w:val="00416150"/>
    <w:rsid w:val="004176E9"/>
    <w:rsid w:val="00422FC2"/>
    <w:rsid w:val="004275B0"/>
    <w:rsid w:val="00434524"/>
    <w:rsid w:val="00434914"/>
    <w:rsid w:val="004370E1"/>
    <w:rsid w:val="004371C5"/>
    <w:rsid w:val="0044266E"/>
    <w:rsid w:val="00444EF3"/>
    <w:rsid w:val="0044590B"/>
    <w:rsid w:val="004546F5"/>
    <w:rsid w:val="00460482"/>
    <w:rsid w:val="004610F4"/>
    <w:rsid w:val="00461FDB"/>
    <w:rsid w:val="004629B5"/>
    <w:rsid w:val="00463DC8"/>
    <w:rsid w:val="00463DFC"/>
    <w:rsid w:val="00465510"/>
    <w:rsid w:val="004673C8"/>
    <w:rsid w:val="0047025D"/>
    <w:rsid w:val="0047038B"/>
    <w:rsid w:val="00470A32"/>
    <w:rsid w:val="00471BB6"/>
    <w:rsid w:val="004733ED"/>
    <w:rsid w:val="00473D6B"/>
    <w:rsid w:val="00474D96"/>
    <w:rsid w:val="00477386"/>
    <w:rsid w:val="004810B1"/>
    <w:rsid w:val="0048127F"/>
    <w:rsid w:val="00482D02"/>
    <w:rsid w:val="0048331D"/>
    <w:rsid w:val="00484246"/>
    <w:rsid w:val="00484463"/>
    <w:rsid w:val="00487EB2"/>
    <w:rsid w:val="0049152C"/>
    <w:rsid w:val="004924A7"/>
    <w:rsid w:val="00493B5E"/>
    <w:rsid w:val="004A12B7"/>
    <w:rsid w:val="004A1346"/>
    <w:rsid w:val="004A31B5"/>
    <w:rsid w:val="004A568C"/>
    <w:rsid w:val="004A59FB"/>
    <w:rsid w:val="004B05EC"/>
    <w:rsid w:val="004B1B22"/>
    <w:rsid w:val="004B2D56"/>
    <w:rsid w:val="004B3BC6"/>
    <w:rsid w:val="004B45E5"/>
    <w:rsid w:val="004B4F7E"/>
    <w:rsid w:val="004B542C"/>
    <w:rsid w:val="004B67AB"/>
    <w:rsid w:val="004C0835"/>
    <w:rsid w:val="004C1D6C"/>
    <w:rsid w:val="004C2D1E"/>
    <w:rsid w:val="004C366F"/>
    <w:rsid w:val="004C50D7"/>
    <w:rsid w:val="004C567B"/>
    <w:rsid w:val="004C637A"/>
    <w:rsid w:val="004D0638"/>
    <w:rsid w:val="004D1B49"/>
    <w:rsid w:val="004D2A77"/>
    <w:rsid w:val="004D489C"/>
    <w:rsid w:val="004D4F18"/>
    <w:rsid w:val="004D7747"/>
    <w:rsid w:val="004E06BB"/>
    <w:rsid w:val="004E0AEC"/>
    <w:rsid w:val="004E4D45"/>
    <w:rsid w:val="004E6B19"/>
    <w:rsid w:val="004F213C"/>
    <w:rsid w:val="004F3AA3"/>
    <w:rsid w:val="004F61D1"/>
    <w:rsid w:val="004F6E80"/>
    <w:rsid w:val="005017F2"/>
    <w:rsid w:val="00501813"/>
    <w:rsid w:val="00506FE0"/>
    <w:rsid w:val="00510649"/>
    <w:rsid w:val="0051130E"/>
    <w:rsid w:val="00512D7C"/>
    <w:rsid w:val="00514304"/>
    <w:rsid w:val="0051552B"/>
    <w:rsid w:val="0051641B"/>
    <w:rsid w:val="00522637"/>
    <w:rsid w:val="00523ED7"/>
    <w:rsid w:val="00525261"/>
    <w:rsid w:val="0053339C"/>
    <w:rsid w:val="0053353B"/>
    <w:rsid w:val="0053599F"/>
    <w:rsid w:val="00537316"/>
    <w:rsid w:val="0054355C"/>
    <w:rsid w:val="00543DB4"/>
    <w:rsid w:val="00544445"/>
    <w:rsid w:val="00545C8C"/>
    <w:rsid w:val="00545F8D"/>
    <w:rsid w:val="00547C05"/>
    <w:rsid w:val="00550EA4"/>
    <w:rsid w:val="00553B6C"/>
    <w:rsid w:val="0055594D"/>
    <w:rsid w:val="0056549B"/>
    <w:rsid w:val="00567912"/>
    <w:rsid w:val="00567DF1"/>
    <w:rsid w:val="00570D17"/>
    <w:rsid w:val="00571088"/>
    <w:rsid w:val="00574D4C"/>
    <w:rsid w:val="0057660D"/>
    <w:rsid w:val="00576694"/>
    <w:rsid w:val="00576F7B"/>
    <w:rsid w:val="00577714"/>
    <w:rsid w:val="00577BFA"/>
    <w:rsid w:val="0058067B"/>
    <w:rsid w:val="00580E22"/>
    <w:rsid w:val="005831C9"/>
    <w:rsid w:val="005840B8"/>
    <w:rsid w:val="005844AF"/>
    <w:rsid w:val="00584FFA"/>
    <w:rsid w:val="005853E4"/>
    <w:rsid w:val="005861B8"/>
    <w:rsid w:val="00592D94"/>
    <w:rsid w:val="00595236"/>
    <w:rsid w:val="0059612A"/>
    <w:rsid w:val="00597C1E"/>
    <w:rsid w:val="005A192A"/>
    <w:rsid w:val="005A1B5D"/>
    <w:rsid w:val="005A2BD0"/>
    <w:rsid w:val="005A3456"/>
    <w:rsid w:val="005A468E"/>
    <w:rsid w:val="005A7153"/>
    <w:rsid w:val="005B025C"/>
    <w:rsid w:val="005B103B"/>
    <w:rsid w:val="005B2D33"/>
    <w:rsid w:val="005B3555"/>
    <w:rsid w:val="005B67D0"/>
    <w:rsid w:val="005B77D8"/>
    <w:rsid w:val="005C11D1"/>
    <w:rsid w:val="005C23EE"/>
    <w:rsid w:val="005C28D3"/>
    <w:rsid w:val="005C3C91"/>
    <w:rsid w:val="005C44A2"/>
    <w:rsid w:val="005D11C7"/>
    <w:rsid w:val="005D1B47"/>
    <w:rsid w:val="005D1C55"/>
    <w:rsid w:val="005D2352"/>
    <w:rsid w:val="005D250B"/>
    <w:rsid w:val="005D44A5"/>
    <w:rsid w:val="005D68A9"/>
    <w:rsid w:val="005D6A22"/>
    <w:rsid w:val="005D74A2"/>
    <w:rsid w:val="005D7CF8"/>
    <w:rsid w:val="005E03A1"/>
    <w:rsid w:val="005E0E5B"/>
    <w:rsid w:val="005E2976"/>
    <w:rsid w:val="005E5E62"/>
    <w:rsid w:val="005F4201"/>
    <w:rsid w:val="005F4D2A"/>
    <w:rsid w:val="005F51D0"/>
    <w:rsid w:val="005F6DA6"/>
    <w:rsid w:val="005F6FAE"/>
    <w:rsid w:val="0060200A"/>
    <w:rsid w:val="0060508A"/>
    <w:rsid w:val="00607C88"/>
    <w:rsid w:val="00611890"/>
    <w:rsid w:val="00612592"/>
    <w:rsid w:val="00615C3A"/>
    <w:rsid w:val="0062207D"/>
    <w:rsid w:val="006306C1"/>
    <w:rsid w:val="00632B98"/>
    <w:rsid w:val="00632C16"/>
    <w:rsid w:val="00633331"/>
    <w:rsid w:val="00633732"/>
    <w:rsid w:val="00633B84"/>
    <w:rsid w:val="00634423"/>
    <w:rsid w:val="0063526E"/>
    <w:rsid w:val="00636F64"/>
    <w:rsid w:val="00645CEA"/>
    <w:rsid w:val="006478A7"/>
    <w:rsid w:val="00647969"/>
    <w:rsid w:val="00653172"/>
    <w:rsid w:val="0065402F"/>
    <w:rsid w:val="0065617D"/>
    <w:rsid w:val="0065664D"/>
    <w:rsid w:val="00656DC2"/>
    <w:rsid w:val="0066137F"/>
    <w:rsid w:val="00662467"/>
    <w:rsid w:val="006629F9"/>
    <w:rsid w:val="00666745"/>
    <w:rsid w:val="00667345"/>
    <w:rsid w:val="00667769"/>
    <w:rsid w:val="00671EBC"/>
    <w:rsid w:val="006736DC"/>
    <w:rsid w:val="0067756D"/>
    <w:rsid w:val="006776F8"/>
    <w:rsid w:val="00680861"/>
    <w:rsid w:val="0068244C"/>
    <w:rsid w:val="00684DC6"/>
    <w:rsid w:val="0069195E"/>
    <w:rsid w:val="0069202F"/>
    <w:rsid w:val="006937A9"/>
    <w:rsid w:val="006937C8"/>
    <w:rsid w:val="00694727"/>
    <w:rsid w:val="006952DC"/>
    <w:rsid w:val="00697AE3"/>
    <w:rsid w:val="006A0051"/>
    <w:rsid w:val="006A031C"/>
    <w:rsid w:val="006A0681"/>
    <w:rsid w:val="006A3D11"/>
    <w:rsid w:val="006A5E70"/>
    <w:rsid w:val="006B2EA1"/>
    <w:rsid w:val="006B37CC"/>
    <w:rsid w:val="006B3C59"/>
    <w:rsid w:val="006B3F69"/>
    <w:rsid w:val="006B57BF"/>
    <w:rsid w:val="006B6465"/>
    <w:rsid w:val="006B6B88"/>
    <w:rsid w:val="006C6D43"/>
    <w:rsid w:val="006C723A"/>
    <w:rsid w:val="006C7E9F"/>
    <w:rsid w:val="006D00D7"/>
    <w:rsid w:val="006D12E6"/>
    <w:rsid w:val="006D530A"/>
    <w:rsid w:val="006D5E81"/>
    <w:rsid w:val="006D6707"/>
    <w:rsid w:val="006E098B"/>
    <w:rsid w:val="006E79CA"/>
    <w:rsid w:val="006F04A7"/>
    <w:rsid w:val="006F1D3E"/>
    <w:rsid w:val="006F5E16"/>
    <w:rsid w:val="006F6EC5"/>
    <w:rsid w:val="00701E3B"/>
    <w:rsid w:val="00702850"/>
    <w:rsid w:val="007048C8"/>
    <w:rsid w:val="00710818"/>
    <w:rsid w:val="00711821"/>
    <w:rsid w:val="007118ED"/>
    <w:rsid w:val="00714785"/>
    <w:rsid w:val="007169FE"/>
    <w:rsid w:val="00720293"/>
    <w:rsid w:val="0072173A"/>
    <w:rsid w:val="007256CA"/>
    <w:rsid w:val="00730449"/>
    <w:rsid w:val="00732059"/>
    <w:rsid w:val="00743ACA"/>
    <w:rsid w:val="00747E41"/>
    <w:rsid w:val="00750FB2"/>
    <w:rsid w:val="00757CA5"/>
    <w:rsid w:val="00761313"/>
    <w:rsid w:val="00762644"/>
    <w:rsid w:val="00765382"/>
    <w:rsid w:val="00767604"/>
    <w:rsid w:val="00770DF4"/>
    <w:rsid w:val="0077129B"/>
    <w:rsid w:val="00776006"/>
    <w:rsid w:val="00780174"/>
    <w:rsid w:val="00780F4E"/>
    <w:rsid w:val="00790FF7"/>
    <w:rsid w:val="00794DD3"/>
    <w:rsid w:val="00797DAF"/>
    <w:rsid w:val="007A0881"/>
    <w:rsid w:val="007A386B"/>
    <w:rsid w:val="007A547F"/>
    <w:rsid w:val="007A5B45"/>
    <w:rsid w:val="007B0BB1"/>
    <w:rsid w:val="007B3141"/>
    <w:rsid w:val="007B3B68"/>
    <w:rsid w:val="007B5CE8"/>
    <w:rsid w:val="007B6F84"/>
    <w:rsid w:val="007B7BA6"/>
    <w:rsid w:val="007B7D8A"/>
    <w:rsid w:val="007C265A"/>
    <w:rsid w:val="007C2D15"/>
    <w:rsid w:val="007C41F5"/>
    <w:rsid w:val="007C77D5"/>
    <w:rsid w:val="007D0146"/>
    <w:rsid w:val="007D09F7"/>
    <w:rsid w:val="007D11BE"/>
    <w:rsid w:val="007D1C4C"/>
    <w:rsid w:val="007D5F82"/>
    <w:rsid w:val="007D60DB"/>
    <w:rsid w:val="007E0885"/>
    <w:rsid w:val="007E1D5C"/>
    <w:rsid w:val="007E47A0"/>
    <w:rsid w:val="007E4FC4"/>
    <w:rsid w:val="007E6779"/>
    <w:rsid w:val="007F2CCF"/>
    <w:rsid w:val="007F73F1"/>
    <w:rsid w:val="007F7C50"/>
    <w:rsid w:val="00800FEF"/>
    <w:rsid w:val="008015A5"/>
    <w:rsid w:val="00802AF7"/>
    <w:rsid w:val="00804429"/>
    <w:rsid w:val="00804C0E"/>
    <w:rsid w:val="008060AB"/>
    <w:rsid w:val="00810E3E"/>
    <w:rsid w:val="00810E4E"/>
    <w:rsid w:val="008110B5"/>
    <w:rsid w:val="0081134E"/>
    <w:rsid w:val="0082139A"/>
    <w:rsid w:val="0083355E"/>
    <w:rsid w:val="00834005"/>
    <w:rsid w:val="00836825"/>
    <w:rsid w:val="00837F8A"/>
    <w:rsid w:val="00841313"/>
    <w:rsid w:val="00842324"/>
    <w:rsid w:val="00842E4D"/>
    <w:rsid w:val="0084334F"/>
    <w:rsid w:val="008467A5"/>
    <w:rsid w:val="008474CA"/>
    <w:rsid w:val="00847D17"/>
    <w:rsid w:val="00847EDD"/>
    <w:rsid w:val="00850933"/>
    <w:rsid w:val="008510C8"/>
    <w:rsid w:val="0085339C"/>
    <w:rsid w:val="00854F55"/>
    <w:rsid w:val="00855935"/>
    <w:rsid w:val="00855DE7"/>
    <w:rsid w:val="008627C1"/>
    <w:rsid w:val="0086584F"/>
    <w:rsid w:val="00865AFF"/>
    <w:rsid w:val="00874677"/>
    <w:rsid w:val="00875CAE"/>
    <w:rsid w:val="00876188"/>
    <w:rsid w:val="008778A6"/>
    <w:rsid w:val="00881EAF"/>
    <w:rsid w:val="00883621"/>
    <w:rsid w:val="008902CE"/>
    <w:rsid w:val="0089056E"/>
    <w:rsid w:val="0089101D"/>
    <w:rsid w:val="00891679"/>
    <w:rsid w:val="0089714F"/>
    <w:rsid w:val="00897C96"/>
    <w:rsid w:val="008A1843"/>
    <w:rsid w:val="008A2128"/>
    <w:rsid w:val="008A25A5"/>
    <w:rsid w:val="008B1907"/>
    <w:rsid w:val="008B1CF8"/>
    <w:rsid w:val="008B4010"/>
    <w:rsid w:val="008C0079"/>
    <w:rsid w:val="008C2929"/>
    <w:rsid w:val="008C2D19"/>
    <w:rsid w:val="008C2F1B"/>
    <w:rsid w:val="008C3A42"/>
    <w:rsid w:val="008C3C3E"/>
    <w:rsid w:val="008C530D"/>
    <w:rsid w:val="008D086B"/>
    <w:rsid w:val="008D0998"/>
    <w:rsid w:val="008D15E2"/>
    <w:rsid w:val="008D1E72"/>
    <w:rsid w:val="008D43F5"/>
    <w:rsid w:val="008D4733"/>
    <w:rsid w:val="008E3DD9"/>
    <w:rsid w:val="008F0B08"/>
    <w:rsid w:val="008F303F"/>
    <w:rsid w:val="008F5804"/>
    <w:rsid w:val="008F6343"/>
    <w:rsid w:val="008F6976"/>
    <w:rsid w:val="008F7813"/>
    <w:rsid w:val="0090257D"/>
    <w:rsid w:val="0090494B"/>
    <w:rsid w:val="00907089"/>
    <w:rsid w:val="00910F55"/>
    <w:rsid w:val="009167BE"/>
    <w:rsid w:val="00917CBE"/>
    <w:rsid w:val="0092389A"/>
    <w:rsid w:val="0092450A"/>
    <w:rsid w:val="00925DC9"/>
    <w:rsid w:val="009264BF"/>
    <w:rsid w:val="00926C42"/>
    <w:rsid w:val="00927E57"/>
    <w:rsid w:val="0093150B"/>
    <w:rsid w:val="00931E60"/>
    <w:rsid w:val="009324E3"/>
    <w:rsid w:val="00933149"/>
    <w:rsid w:val="009334C0"/>
    <w:rsid w:val="00934920"/>
    <w:rsid w:val="00940F14"/>
    <w:rsid w:val="00942021"/>
    <w:rsid w:val="00946E7C"/>
    <w:rsid w:val="00951619"/>
    <w:rsid w:val="00954344"/>
    <w:rsid w:val="00955CAE"/>
    <w:rsid w:val="00957D99"/>
    <w:rsid w:val="00962018"/>
    <w:rsid w:val="00963E39"/>
    <w:rsid w:val="00964975"/>
    <w:rsid w:val="009660AB"/>
    <w:rsid w:val="009667AB"/>
    <w:rsid w:val="0097672E"/>
    <w:rsid w:val="00980BEC"/>
    <w:rsid w:val="00982A44"/>
    <w:rsid w:val="009856D7"/>
    <w:rsid w:val="00990100"/>
    <w:rsid w:val="00992FD1"/>
    <w:rsid w:val="009970F9"/>
    <w:rsid w:val="009979A6"/>
    <w:rsid w:val="009A3667"/>
    <w:rsid w:val="009A6086"/>
    <w:rsid w:val="009A6500"/>
    <w:rsid w:val="009B0860"/>
    <w:rsid w:val="009B274D"/>
    <w:rsid w:val="009B2E3B"/>
    <w:rsid w:val="009B444E"/>
    <w:rsid w:val="009B7133"/>
    <w:rsid w:val="009C443E"/>
    <w:rsid w:val="009C5076"/>
    <w:rsid w:val="009D1BDB"/>
    <w:rsid w:val="009D20E9"/>
    <w:rsid w:val="009D22E0"/>
    <w:rsid w:val="009D246F"/>
    <w:rsid w:val="009D3E47"/>
    <w:rsid w:val="009D7B78"/>
    <w:rsid w:val="009E28F2"/>
    <w:rsid w:val="009E3714"/>
    <w:rsid w:val="009E3BC8"/>
    <w:rsid w:val="009E3FBF"/>
    <w:rsid w:val="009E4129"/>
    <w:rsid w:val="009F03A6"/>
    <w:rsid w:val="009F2B6D"/>
    <w:rsid w:val="009F2F0E"/>
    <w:rsid w:val="009F467B"/>
    <w:rsid w:val="009F4713"/>
    <w:rsid w:val="009F5483"/>
    <w:rsid w:val="009F61C0"/>
    <w:rsid w:val="009F658C"/>
    <w:rsid w:val="009F6DD8"/>
    <w:rsid w:val="009F797A"/>
    <w:rsid w:val="009F7C7E"/>
    <w:rsid w:val="00A0043A"/>
    <w:rsid w:val="00A02C02"/>
    <w:rsid w:val="00A04083"/>
    <w:rsid w:val="00A06854"/>
    <w:rsid w:val="00A11F6B"/>
    <w:rsid w:val="00A17395"/>
    <w:rsid w:val="00A21FD4"/>
    <w:rsid w:val="00A23BDB"/>
    <w:rsid w:val="00A24B0A"/>
    <w:rsid w:val="00A2605B"/>
    <w:rsid w:val="00A30985"/>
    <w:rsid w:val="00A36441"/>
    <w:rsid w:val="00A37388"/>
    <w:rsid w:val="00A37724"/>
    <w:rsid w:val="00A40CAF"/>
    <w:rsid w:val="00A40F28"/>
    <w:rsid w:val="00A4110D"/>
    <w:rsid w:val="00A41400"/>
    <w:rsid w:val="00A43CC6"/>
    <w:rsid w:val="00A4425D"/>
    <w:rsid w:val="00A455C3"/>
    <w:rsid w:val="00A500BF"/>
    <w:rsid w:val="00A504F4"/>
    <w:rsid w:val="00A5122D"/>
    <w:rsid w:val="00A5486F"/>
    <w:rsid w:val="00A5513C"/>
    <w:rsid w:val="00A5799D"/>
    <w:rsid w:val="00A605E0"/>
    <w:rsid w:val="00A607BC"/>
    <w:rsid w:val="00A60A2C"/>
    <w:rsid w:val="00A61764"/>
    <w:rsid w:val="00A6344D"/>
    <w:rsid w:val="00A63D64"/>
    <w:rsid w:val="00A63F24"/>
    <w:rsid w:val="00A64639"/>
    <w:rsid w:val="00A6543B"/>
    <w:rsid w:val="00A667EE"/>
    <w:rsid w:val="00A66E33"/>
    <w:rsid w:val="00A67F51"/>
    <w:rsid w:val="00A70629"/>
    <w:rsid w:val="00A70834"/>
    <w:rsid w:val="00A70B81"/>
    <w:rsid w:val="00A71C46"/>
    <w:rsid w:val="00A772CD"/>
    <w:rsid w:val="00A80A99"/>
    <w:rsid w:val="00A80CA7"/>
    <w:rsid w:val="00A90723"/>
    <w:rsid w:val="00A91F2A"/>
    <w:rsid w:val="00A92D8C"/>
    <w:rsid w:val="00A93113"/>
    <w:rsid w:val="00A94213"/>
    <w:rsid w:val="00A94217"/>
    <w:rsid w:val="00A95BE3"/>
    <w:rsid w:val="00A95E72"/>
    <w:rsid w:val="00A971A9"/>
    <w:rsid w:val="00A973B0"/>
    <w:rsid w:val="00AA0BBA"/>
    <w:rsid w:val="00AA38A5"/>
    <w:rsid w:val="00AA634A"/>
    <w:rsid w:val="00AA67AF"/>
    <w:rsid w:val="00AB29F0"/>
    <w:rsid w:val="00AB3A8E"/>
    <w:rsid w:val="00AB4084"/>
    <w:rsid w:val="00AB60AF"/>
    <w:rsid w:val="00AB6286"/>
    <w:rsid w:val="00AB6C59"/>
    <w:rsid w:val="00AC0ADC"/>
    <w:rsid w:val="00AC14C6"/>
    <w:rsid w:val="00AC3F95"/>
    <w:rsid w:val="00AC5B78"/>
    <w:rsid w:val="00AC6019"/>
    <w:rsid w:val="00AC7549"/>
    <w:rsid w:val="00AD4E0C"/>
    <w:rsid w:val="00AD5753"/>
    <w:rsid w:val="00AD68F9"/>
    <w:rsid w:val="00AD6992"/>
    <w:rsid w:val="00AD722D"/>
    <w:rsid w:val="00AE1458"/>
    <w:rsid w:val="00AE19A1"/>
    <w:rsid w:val="00AE299F"/>
    <w:rsid w:val="00AE7748"/>
    <w:rsid w:val="00AF0F34"/>
    <w:rsid w:val="00AF234D"/>
    <w:rsid w:val="00AF3B46"/>
    <w:rsid w:val="00AF3EFE"/>
    <w:rsid w:val="00AF6C86"/>
    <w:rsid w:val="00B0093B"/>
    <w:rsid w:val="00B00C0E"/>
    <w:rsid w:val="00B01DEC"/>
    <w:rsid w:val="00B0214A"/>
    <w:rsid w:val="00B03DC8"/>
    <w:rsid w:val="00B0404F"/>
    <w:rsid w:val="00B054CA"/>
    <w:rsid w:val="00B0628C"/>
    <w:rsid w:val="00B0645E"/>
    <w:rsid w:val="00B06BE4"/>
    <w:rsid w:val="00B070CC"/>
    <w:rsid w:val="00B1497C"/>
    <w:rsid w:val="00B1559B"/>
    <w:rsid w:val="00B21932"/>
    <w:rsid w:val="00B236D3"/>
    <w:rsid w:val="00B2419E"/>
    <w:rsid w:val="00B24799"/>
    <w:rsid w:val="00B24F06"/>
    <w:rsid w:val="00B261EA"/>
    <w:rsid w:val="00B26368"/>
    <w:rsid w:val="00B30C28"/>
    <w:rsid w:val="00B330F5"/>
    <w:rsid w:val="00B34CCD"/>
    <w:rsid w:val="00B47715"/>
    <w:rsid w:val="00B51A99"/>
    <w:rsid w:val="00B51F46"/>
    <w:rsid w:val="00B539FC"/>
    <w:rsid w:val="00B57F7F"/>
    <w:rsid w:val="00B60604"/>
    <w:rsid w:val="00B611A1"/>
    <w:rsid w:val="00B655CC"/>
    <w:rsid w:val="00B6644D"/>
    <w:rsid w:val="00B67510"/>
    <w:rsid w:val="00B71838"/>
    <w:rsid w:val="00B7504A"/>
    <w:rsid w:val="00B769A1"/>
    <w:rsid w:val="00B93C18"/>
    <w:rsid w:val="00B95956"/>
    <w:rsid w:val="00B9617B"/>
    <w:rsid w:val="00BA1C0F"/>
    <w:rsid w:val="00BA331C"/>
    <w:rsid w:val="00BA39B9"/>
    <w:rsid w:val="00BA4132"/>
    <w:rsid w:val="00BA4E21"/>
    <w:rsid w:val="00BA7CCD"/>
    <w:rsid w:val="00BB007D"/>
    <w:rsid w:val="00BB569B"/>
    <w:rsid w:val="00BB6E7E"/>
    <w:rsid w:val="00BC0923"/>
    <w:rsid w:val="00BC23E9"/>
    <w:rsid w:val="00BC51EA"/>
    <w:rsid w:val="00BC789F"/>
    <w:rsid w:val="00BD0A54"/>
    <w:rsid w:val="00BD1181"/>
    <w:rsid w:val="00BD41D3"/>
    <w:rsid w:val="00BD4876"/>
    <w:rsid w:val="00BD5B3F"/>
    <w:rsid w:val="00BD621C"/>
    <w:rsid w:val="00BD6EDF"/>
    <w:rsid w:val="00BE0024"/>
    <w:rsid w:val="00BE095F"/>
    <w:rsid w:val="00BE4846"/>
    <w:rsid w:val="00BE6256"/>
    <w:rsid w:val="00BE677F"/>
    <w:rsid w:val="00BF18AC"/>
    <w:rsid w:val="00BF36F9"/>
    <w:rsid w:val="00BF38F7"/>
    <w:rsid w:val="00C0137E"/>
    <w:rsid w:val="00C0262A"/>
    <w:rsid w:val="00C02CEA"/>
    <w:rsid w:val="00C050D9"/>
    <w:rsid w:val="00C07698"/>
    <w:rsid w:val="00C12AB3"/>
    <w:rsid w:val="00C12CC7"/>
    <w:rsid w:val="00C14CC3"/>
    <w:rsid w:val="00C14E17"/>
    <w:rsid w:val="00C17CED"/>
    <w:rsid w:val="00C201BD"/>
    <w:rsid w:val="00C216B6"/>
    <w:rsid w:val="00C2518C"/>
    <w:rsid w:val="00C25D49"/>
    <w:rsid w:val="00C25DEA"/>
    <w:rsid w:val="00C26983"/>
    <w:rsid w:val="00C27A84"/>
    <w:rsid w:val="00C31065"/>
    <w:rsid w:val="00C31466"/>
    <w:rsid w:val="00C31F61"/>
    <w:rsid w:val="00C35338"/>
    <w:rsid w:val="00C37042"/>
    <w:rsid w:val="00C47F2F"/>
    <w:rsid w:val="00C51262"/>
    <w:rsid w:val="00C517FC"/>
    <w:rsid w:val="00C60169"/>
    <w:rsid w:val="00C60414"/>
    <w:rsid w:val="00C6046A"/>
    <w:rsid w:val="00C665DA"/>
    <w:rsid w:val="00C6707E"/>
    <w:rsid w:val="00C70AE6"/>
    <w:rsid w:val="00C7555E"/>
    <w:rsid w:val="00C81931"/>
    <w:rsid w:val="00C8376D"/>
    <w:rsid w:val="00C83AA2"/>
    <w:rsid w:val="00C83BBC"/>
    <w:rsid w:val="00C85A32"/>
    <w:rsid w:val="00C9017E"/>
    <w:rsid w:val="00C930BF"/>
    <w:rsid w:val="00C976D1"/>
    <w:rsid w:val="00CA0324"/>
    <w:rsid w:val="00CA112C"/>
    <w:rsid w:val="00CA14DC"/>
    <w:rsid w:val="00CA1B0E"/>
    <w:rsid w:val="00CA1C9C"/>
    <w:rsid w:val="00CA29A8"/>
    <w:rsid w:val="00CA503C"/>
    <w:rsid w:val="00CA79E0"/>
    <w:rsid w:val="00CA7F68"/>
    <w:rsid w:val="00CB2C73"/>
    <w:rsid w:val="00CB2CC1"/>
    <w:rsid w:val="00CB3F4B"/>
    <w:rsid w:val="00CC54B1"/>
    <w:rsid w:val="00CC71CD"/>
    <w:rsid w:val="00CD050A"/>
    <w:rsid w:val="00CD16E7"/>
    <w:rsid w:val="00CD2703"/>
    <w:rsid w:val="00CD2766"/>
    <w:rsid w:val="00CD3028"/>
    <w:rsid w:val="00CD6983"/>
    <w:rsid w:val="00CE2A95"/>
    <w:rsid w:val="00CE5CA8"/>
    <w:rsid w:val="00CE7A7A"/>
    <w:rsid w:val="00CF0A5E"/>
    <w:rsid w:val="00CF171B"/>
    <w:rsid w:val="00CF1721"/>
    <w:rsid w:val="00CF34D8"/>
    <w:rsid w:val="00CF41C3"/>
    <w:rsid w:val="00D01971"/>
    <w:rsid w:val="00D020FA"/>
    <w:rsid w:val="00D03566"/>
    <w:rsid w:val="00D07297"/>
    <w:rsid w:val="00D1093A"/>
    <w:rsid w:val="00D13CB1"/>
    <w:rsid w:val="00D165B2"/>
    <w:rsid w:val="00D2224C"/>
    <w:rsid w:val="00D32560"/>
    <w:rsid w:val="00D330D1"/>
    <w:rsid w:val="00D347B1"/>
    <w:rsid w:val="00D37B32"/>
    <w:rsid w:val="00D5043C"/>
    <w:rsid w:val="00D5142E"/>
    <w:rsid w:val="00D53D49"/>
    <w:rsid w:val="00D54769"/>
    <w:rsid w:val="00D61A26"/>
    <w:rsid w:val="00D6210D"/>
    <w:rsid w:val="00D63BC6"/>
    <w:rsid w:val="00D652BA"/>
    <w:rsid w:val="00D6530C"/>
    <w:rsid w:val="00D65BF5"/>
    <w:rsid w:val="00D65D3E"/>
    <w:rsid w:val="00D71F30"/>
    <w:rsid w:val="00D72DAB"/>
    <w:rsid w:val="00D74033"/>
    <w:rsid w:val="00D77A7C"/>
    <w:rsid w:val="00D863F5"/>
    <w:rsid w:val="00D87574"/>
    <w:rsid w:val="00D879C3"/>
    <w:rsid w:val="00D92750"/>
    <w:rsid w:val="00D9674B"/>
    <w:rsid w:val="00DA05CA"/>
    <w:rsid w:val="00DA07EE"/>
    <w:rsid w:val="00DA0E97"/>
    <w:rsid w:val="00DA3BD0"/>
    <w:rsid w:val="00DA472B"/>
    <w:rsid w:val="00DA4B53"/>
    <w:rsid w:val="00DA5E5E"/>
    <w:rsid w:val="00DA6741"/>
    <w:rsid w:val="00DA68D3"/>
    <w:rsid w:val="00DA6BD8"/>
    <w:rsid w:val="00DA7D14"/>
    <w:rsid w:val="00DB3A26"/>
    <w:rsid w:val="00DB4DEE"/>
    <w:rsid w:val="00DB5200"/>
    <w:rsid w:val="00DB5E8B"/>
    <w:rsid w:val="00DB67BC"/>
    <w:rsid w:val="00DB6D53"/>
    <w:rsid w:val="00DB77C7"/>
    <w:rsid w:val="00DC0220"/>
    <w:rsid w:val="00DC260D"/>
    <w:rsid w:val="00DC3A35"/>
    <w:rsid w:val="00DC4ED2"/>
    <w:rsid w:val="00DD1D65"/>
    <w:rsid w:val="00DD3BD0"/>
    <w:rsid w:val="00DE084F"/>
    <w:rsid w:val="00DE0F79"/>
    <w:rsid w:val="00DE2B6F"/>
    <w:rsid w:val="00DE312F"/>
    <w:rsid w:val="00DF07A2"/>
    <w:rsid w:val="00DF12DB"/>
    <w:rsid w:val="00DF2188"/>
    <w:rsid w:val="00DF4ACA"/>
    <w:rsid w:val="00E01104"/>
    <w:rsid w:val="00E07140"/>
    <w:rsid w:val="00E0761A"/>
    <w:rsid w:val="00E11669"/>
    <w:rsid w:val="00E16A21"/>
    <w:rsid w:val="00E206FC"/>
    <w:rsid w:val="00E22F32"/>
    <w:rsid w:val="00E327B8"/>
    <w:rsid w:val="00E336DA"/>
    <w:rsid w:val="00E355EC"/>
    <w:rsid w:val="00E3669E"/>
    <w:rsid w:val="00E36F4D"/>
    <w:rsid w:val="00E41454"/>
    <w:rsid w:val="00E44747"/>
    <w:rsid w:val="00E45897"/>
    <w:rsid w:val="00E45932"/>
    <w:rsid w:val="00E45D5B"/>
    <w:rsid w:val="00E47393"/>
    <w:rsid w:val="00E52350"/>
    <w:rsid w:val="00E52D1C"/>
    <w:rsid w:val="00E5544F"/>
    <w:rsid w:val="00E5744C"/>
    <w:rsid w:val="00E57613"/>
    <w:rsid w:val="00E63A05"/>
    <w:rsid w:val="00E63F9E"/>
    <w:rsid w:val="00E65869"/>
    <w:rsid w:val="00E65A8A"/>
    <w:rsid w:val="00E71B90"/>
    <w:rsid w:val="00E746BF"/>
    <w:rsid w:val="00E7682F"/>
    <w:rsid w:val="00E77247"/>
    <w:rsid w:val="00E842C6"/>
    <w:rsid w:val="00E85CE3"/>
    <w:rsid w:val="00E9016B"/>
    <w:rsid w:val="00E91D1E"/>
    <w:rsid w:val="00E928AF"/>
    <w:rsid w:val="00E97A85"/>
    <w:rsid w:val="00EA101D"/>
    <w:rsid w:val="00EA1F7D"/>
    <w:rsid w:val="00EB0B5B"/>
    <w:rsid w:val="00EB0D69"/>
    <w:rsid w:val="00EB59DF"/>
    <w:rsid w:val="00EC4AFC"/>
    <w:rsid w:val="00EC7294"/>
    <w:rsid w:val="00ED02E0"/>
    <w:rsid w:val="00ED28CD"/>
    <w:rsid w:val="00ED3714"/>
    <w:rsid w:val="00ED4130"/>
    <w:rsid w:val="00EE3080"/>
    <w:rsid w:val="00EE367B"/>
    <w:rsid w:val="00EE7D04"/>
    <w:rsid w:val="00EF03B3"/>
    <w:rsid w:val="00EF03BC"/>
    <w:rsid w:val="00EF2EBD"/>
    <w:rsid w:val="00EF39E6"/>
    <w:rsid w:val="00EF3F35"/>
    <w:rsid w:val="00EF685A"/>
    <w:rsid w:val="00F009E3"/>
    <w:rsid w:val="00F04B7B"/>
    <w:rsid w:val="00F10844"/>
    <w:rsid w:val="00F11849"/>
    <w:rsid w:val="00F11BA6"/>
    <w:rsid w:val="00F16B47"/>
    <w:rsid w:val="00F208F4"/>
    <w:rsid w:val="00F21D9A"/>
    <w:rsid w:val="00F23F65"/>
    <w:rsid w:val="00F23FF0"/>
    <w:rsid w:val="00F2411F"/>
    <w:rsid w:val="00F258CD"/>
    <w:rsid w:val="00F27F21"/>
    <w:rsid w:val="00F3067A"/>
    <w:rsid w:val="00F31FB1"/>
    <w:rsid w:val="00F32CFC"/>
    <w:rsid w:val="00F350C3"/>
    <w:rsid w:val="00F37E48"/>
    <w:rsid w:val="00F44085"/>
    <w:rsid w:val="00F4748B"/>
    <w:rsid w:val="00F50C54"/>
    <w:rsid w:val="00F52078"/>
    <w:rsid w:val="00F53B80"/>
    <w:rsid w:val="00F6123A"/>
    <w:rsid w:val="00F614E5"/>
    <w:rsid w:val="00F61635"/>
    <w:rsid w:val="00F6203E"/>
    <w:rsid w:val="00F62A76"/>
    <w:rsid w:val="00F6335C"/>
    <w:rsid w:val="00F64176"/>
    <w:rsid w:val="00F70A9B"/>
    <w:rsid w:val="00F72F31"/>
    <w:rsid w:val="00F7575C"/>
    <w:rsid w:val="00F75C8D"/>
    <w:rsid w:val="00F76970"/>
    <w:rsid w:val="00F81071"/>
    <w:rsid w:val="00F830F2"/>
    <w:rsid w:val="00F84DE7"/>
    <w:rsid w:val="00F95C3C"/>
    <w:rsid w:val="00FA763D"/>
    <w:rsid w:val="00FB072D"/>
    <w:rsid w:val="00FB1391"/>
    <w:rsid w:val="00FB3D59"/>
    <w:rsid w:val="00FB6933"/>
    <w:rsid w:val="00FC167F"/>
    <w:rsid w:val="00FC1E45"/>
    <w:rsid w:val="00FC3922"/>
    <w:rsid w:val="00FC4C62"/>
    <w:rsid w:val="00FD0537"/>
    <w:rsid w:val="00FD14D7"/>
    <w:rsid w:val="00FD4F27"/>
    <w:rsid w:val="00FE1DAA"/>
    <w:rsid w:val="00FE3AB6"/>
    <w:rsid w:val="00FE6653"/>
    <w:rsid w:val="00FF11F5"/>
    <w:rsid w:val="00FF21BD"/>
    <w:rsid w:val="00FF2269"/>
    <w:rsid w:val="00FF2752"/>
    <w:rsid w:val="00FF3B8C"/>
    <w:rsid w:val="00FF5158"/>
    <w:rsid w:val="00FF5D09"/>
    <w:rsid w:val="00FF6511"/>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7613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宋体" w:hAnsi="Calibri" w:cs="Times New Roman"/>
        <w:snapToGrid w:val="0"/>
        <w:sz w:val="21"/>
        <w:szCs w:val="21"/>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footer" w:uiPriority="0"/>
    <w:lsdException w:name="caption" w:uiPriority="35" w:qFormat="1"/>
    <w:lsdException w:name="Title" w:semiHidden="0" w:uiPriority="0" w:unhideWhenUsed="0" w:qFormat="1"/>
    <w:lsdException w:name="Default Paragraph Font" w:uiPriority="1"/>
    <w:lsdException w:name="Subtitle" w:semiHidden="0" w:uiPriority="11" w:unhideWhenUsed="0" w:qFormat="1"/>
    <w:lsdException w:name="Body Text First Indent" w:uiPriority="0"/>
    <w:lsdException w:name="Strong" w:semiHidden="0" w:uiPriority="22" w:unhideWhenUsed="0" w:qFormat="1"/>
    <w:lsdException w:name="Emphasis" w:semiHidden="0" w:uiPriority="20" w:unhideWhenUsed="0" w:qFormat="1"/>
    <w:lsdException w:name="Document Map" w:uiPriority="0"/>
    <w:lsdException w:name="Balloon Text" w:uiPriority="0"/>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435B6"/>
    <w:pPr>
      <w:widowControl w:val="0"/>
      <w:jc w:val="both"/>
    </w:pPr>
  </w:style>
  <w:style w:type="paragraph" w:styleId="Heading1">
    <w:name w:val="heading 1"/>
    <w:next w:val="Heading2"/>
    <w:link w:val="Heading1Char"/>
    <w:qFormat/>
    <w:rsid w:val="00460482"/>
    <w:pPr>
      <w:keepNext/>
      <w:numPr>
        <w:numId w:val="1"/>
      </w:numPr>
      <w:spacing w:before="240" w:after="240"/>
      <w:jc w:val="both"/>
      <w:outlineLvl w:val="0"/>
    </w:pPr>
    <w:rPr>
      <w:rFonts w:ascii="Arial" w:eastAsia="黑体" w:hAnsi="Arial"/>
      <w:b/>
      <w:sz w:val="32"/>
      <w:szCs w:val="32"/>
    </w:rPr>
  </w:style>
  <w:style w:type="paragraph" w:styleId="Heading2">
    <w:name w:val="heading 2"/>
    <w:next w:val="Normal"/>
    <w:link w:val="Heading2Char"/>
    <w:qFormat/>
    <w:rsid w:val="00460482"/>
    <w:pPr>
      <w:keepNext/>
      <w:numPr>
        <w:ilvl w:val="1"/>
        <w:numId w:val="1"/>
      </w:numPr>
      <w:spacing w:before="240" w:after="240"/>
      <w:jc w:val="both"/>
      <w:outlineLvl w:val="1"/>
    </w:pPr>
    <w:rPr>
      <w:rFonts w:ascii="Arial" w:eastAsia="黑体" w:hAnsi="Arial"/>
      <w:sz w:val="24"/>
      <w:szCs w:val="24"/>
    </w:rPr>
  </w:style>
  <w:style w:type="paragraph" w:styleId="Heading3">
    <w:name w:val="heading 3"/>
    <w:basedOn w:val="Normal"/>
    <w:next w:val="Normal"/>
    <w:link w:val="Heading3Char"/>
    <w:qFormat/>
    <w:rsid w:val="00460482"/>
    <w:pPr>
      <w:keepNext/>
      <w:keepLines/>
      <w:numPr>
        <w:ilvl w:val="2"/>
        <w:numId w:val="1"/>
      </w:numPr>
      <w:spacing w:before="260" w:after="260" w:line="416" w:lineRule="auto"/>
      <w:outlineLvl w:val="2"/>
    </w:pPr>
    <w:rPr>
      <w:rFonts w:ascii="Times New Roman" w:eastAsia="黑体" w:hAnsi="Times New Roman"/>
      <w:bCs/>
      <w:sz w:val="24"/>
      <w:szCs w:val="32"/>
    </w:rPr>
  </w:style>
  <w:style w:type="paragraph" w:styleId="Heading4">
    <w:name w:val="heading 4"/>
    <w:basedOn w:val="Normal"/>
    <w:next w:val="Normal"/>
    <w:link w:val="Heading4Char"/>
    <w:uiPriority w:val="9"/>
    <w:unhideWhenUsed/>
    <w:qFormat/>
    <w:rsid w:val="00C14E17"/>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qFormat/>
    <w:rsid w:val="00EE7D04"/>
    <w:pPr>
      <w:autoSpaceDE w:val="0"/>
      <w:autoSpaceDN w:val="0"/>
      <w:adjustRightInd w:val="0"/>
      <w:spacing w:before="240" w:after="60" w:line="360" w:lineRule="auto"/>
      <w:jc w:val="center"/>
      <w:outlineLvl w:val="0"/>
    </w:pPr>
    <w:rPr>
      <w:rFonts w:asciiTheme="majorHAnsi" w:hAnsiTheme="majorHAnsi" w:cstheme="majorBidi"/>
      <w:b/>
      <w:bCs/>
      <w:sz w:val="32"/>
      <w:szCs w:val="32"/>
    </w:rPr>
  </w:style>
  <w:style w:type="character" w:customStyle="1" w:styleId="TitleChar">
    <w:name w:val="Title Char"/>
    <w:basedOn w:val="DefaultParagraphFont"/>
    <w:link w:val="Title"/>
    <w:rsid w:val="00EE7D04"/>
    <w:rPr>
      <w:rFonts w:asciiTheme="majorHAnsi" w:eastAsia="宋体" w:hAnsiTheme="majorHAnsi" w:cstheme="majorBidi"/>
      <w:b/>
      <w:bCs/>
      <w:snapToGrid w:val="0"/>
      <w:kern w:val="0"/>
      <w:sz w:val="32"/>
      <w:szCs w:val="32"/>
    </w:rPr>
  </w:style>
  <w:style w:type="paragraph" w:styleId="DocumentMap">
    <w:name w:val="Document Map"/>
    <w:basedOn w:val="Normal"/>
    <w:link w:val="DocumentMapChar"/>
    <w:unhideWhenUsed/>
    <w:rsid w:val="00EE7D04"/>
    <w:rPr>
      <w:rFonts w:ascii="宋体"/>
      <w:sz w:val="18"/>
      <w:szCs w:val="18"/>
    </w:rPr>
  </w:style>
  <w:style w:type="character" w:customStyle="1" w:styleId="DocumentMapChar">
    <w:name w:val="Document Map Char"/>
    <w:basedOn w:val="DefaultParagraphFont"/>
    <w:link w:val="DocumentMap"/>
    <w:rsid w:val="00EE7D04"/>
    <w:rPr>
      <w:rFonts w:ascii="宋体" w:eastAsia="宋体"/>
      <w:sz w:val="18"/>
      <w:szCs w:val="18"/>
    </w:rPr>
  </w:style>
  <w:style w:type="character" w:customStyle="1" w:styleId="Heading1Char">
    <w:name w:val="Heading 1 Char"/>
    <w:basedOn w:val="DefaultParagraphFont"/>
    <w:link w:val="Heading1"/>
    <w:rsid w:val="00460482"/>
    <w:rPr>
      <w:rFonts w:ascii="Arial" w:eastAsia="黑体" w:hAnsi="Arial"/>
      <w:b/>
      <w:kern w:val="0"/>
      <w:sz w:val="32"/>
      <w:szCs w:val="32"/>
    </w:rPr>
  </w:style>
  <w:style w:type="character" w:customStyle="1" w:styleId="Heading2Char">
    <w:name w:val="Heading 2 Char"/>
    <w:basedOn w:val="DefaultParagraphFont"/>
    <w:link w:val="Heading2"/>
    <w:rsid w:val="00460482"/>
    <w:rPr>
      <w:rFonts w:ascii="Arial" w:eastAsia="黑体" w:hAnsi="Arial"/>
      <w:kern w:val="0"/>
      <w:sz w:val="24"/>
      <w:szCs w:val="24"/>
    </w:rPr>
  </w:style>
  <w:style w:type="character" w:customStyle="1" w:styleId="Heading3Char">
    <w:name w:val="Heading 3 Char"/>
    <w:basedOn w:val="DefaultParagraphFont"/>
    <w:link w:val="Heading3"/>
    <w:rsid w:val="00460482"/>
    <w:rPr>
      <w:rFonts w:ascii="Times New Roman" w:eastAsia="黑体" w:hAnsi="Times New Roman"/>
      <w:bCs/>
      <w:snapToGrid w:val="0"/>
      <w:sz w:val="24"/>
      <w:szCs w:val="32"/>
    </w:rPr>
  </w:style>
  <w:style w:type="paragraph" w:styleId="ListParagraph">
    <w:name w:val="List Paragraph"/>
    <w:basedOn w:val="Normal"/>
    <w:uiPriority w:val="34"/>
    <w:qFormat/>
    <w:rsid w:val="00460482"/>
    <w:pPr>
      <w:autoSpaceDE w:val="0"/>
      <w:autoSpaceDN w:val="0"/>
      <w:adjustRightInd w:val="0"/>
      <w:spacing w:line="360" w:lineRule="auto"/>
      <w:ind w:firstLineChars="200" w:firstLine="420"/>
      <w:jc w:val="left"/>
    </w:pPr>
    <w:rPr>
      <w:rFonts w:ascii="Times New Roman" w:hAnsi="Times New Roman"/>
    </w:rPr>
  </w:style>
  <w:style w:type="paragraph" w:styleId="BalloonText">
    <w:name w:val="Balloon Text"/>
    <w:basedOn w:val="Normal"/>
    <w:link w:val="BalloonTextChar"/>
    <w:unhideWhenUsed/>
    <w:rsid w:val="00460482"/>
    <w:rPr>
      <w:sz w:val="18"/>
      <w:szCs w:val="18"/>
    </w:rPr>
  </w:style>
  <w:style w:type="character" w:customStyle="1" w:styleId="BalloonTextChar">
    <w:name w:val="Balloon Text Char"/>
    <w:basedOn w:val="DefaultParagraphFont"/>
    <w:link w:val="BalloonText"/>
    <w:rsid w:val="00460482"/>
    <w:rPr>
      <w:sz w:val="18"/>
      <w:szCs w:val="18"/>
    </w:rPr>
  </w:style>
  <w:style w:type="paragraph" w:customStyle="1" w:styleId="a1">
    <w:name w:val="表格题注"/>
    <w:next w:val="Normal"/>
    <w:rsid w:val="00460482"/>
    <w:pPr>
      <w:keepLines/>
      <w:numPr>
        <w:ilvl w:val="8"/>
        <w:numId w:val="2"/>
      </w:numPr>
      <w:spacing w:beforeLines="100"/>
      <w:ind w:left="1089" w:hanging="369"/>
      <w:jc w:val="center"/>
    </w:pPr>
    <w:rPr>
      <w:rFonts w:ascii="Arial" w:hAnsi="Arial"/>
      <w:sz w:val="18"/>
      <w:szCs w:val="18"/>
    </w:rPr>
  </w:style>
  <w:style w:type="paragraph" w:customStyle="1" w:styleId="a0">
    <w:name w:val="插图题注"/>
    <w:next w:val="Normal"/>
    <w:rsid w:val="00460482"/>
    <w:pPr>
      <w:numPr>
        <w:ilvl w:val="7"/>
        <w:numId w:val="2"/>
      </w:numPr>
      <w:spacing w:afterLines="100"/>
      <w:ind w:left="1089" w:hanging="369"/>
      <w:jc w:val="center"/>
    </w:pPr>
    <w:rPr>
      <w:rFonts w:ascii="Arial" w:hAnsi="Arial"/>
      <w:sz w:val="18"/>
      <w:szCs w:val="18"/>
    </w:rPr>
  </w:style>
  <w:style w:type="table" w:styleId="TableGrid">
    <w:name w:val="Table Grid"/>
    <w:basedOn w:val="TableNormal"/>
    <w:rsid w:val="00460482"/>
    <w:pPr>
      <w:widowControl w:val="0"/>
      <w:autoSpaceDE w:val="0"/>
      <w:autoSpaceDN w:val="0"/>
      <w:adjustRightInd w:val="0"/>
      <w:spacing w:line="360" w:lineRule="auto"/>
    </w:pPr>
    <w:rPr>
      <w:rFonts w:ascii="Times New Roman" w:hAnsi="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nhideWhenUsed/>
    <w:rsid w:val="003B2C55"/>
    <w:pPr>
      <w:pBdr>
        <w:bottom w:val="single" w:sz="6" w:space="1" w:color="auto"/>
      </w:pBdr>
      <w:tabs>
        <w:tab w:val="center" w:pos="4153"/>
        <w:tab w:val="right" w:pos="8306"/>
      </w:tabs>
      <w:snapToGrid w:val="0"/>
      <w:jc w:val="center"/>
    </w:pPr>
    <w:rPr>
      <w:sz w:val="18"/>
      <w:szCs w:val="18"/>
    </w:rPr>
  </w:style>
  <w:style w:type="character" w:customStyle="1" w:styleId="HeaderChar">
    <w:name w:val="Header Char"/>
    <w:basedOn w:val="DefaultParagraphFont"/>
    <w:link w:val="Header"/>
    <w:uiPriority w:val="99"/>
    <w:semiHidden/>
    <w:rsid w:val="003B2C55"/>
    <w:rPr>
      <w:sz w:val="18"/>
      <w:szCs w:val="18"/>
    </w:rPr>
  </w:style>
  <w:style w:type="paragraph" w:styleId="Footer">
    <w:name w:val="footer"/>
    <w:basedOn w:val="Normal"/>
    <w:link w:val="FooterChar"/>
    <w:unhideWhenUsed/>
    <w:rsid w:val="003B2C55"/>
    <w:pPr>
      <w:tabs>
        <w:tab w:val="center" w:pos="4153"/>
        <w:tab w:val="right" w:pos="8306"/>
      </w:tabs>
      <w:snapToGrid w:val="0"/>
      <w:jc w:val="left"/>
    </w:pPr>
    <w:rPr>
      <w:sz w:val="18"/>
      <w:szCs w:val="18"/>
    </w:rPr>
  </w:style>
  <w:style w:type="character" w:customStyle="1" w:styleId="FooterChar">
    <w:name w:val="Footer Char"/>
    <w:basedOn w:val="DefaultParagraphFont"/>
    <w:link w:val="Footer"/>
    <w:uiPriority w:val="99"/>
    <w:semiHidden/>
    <w:rsid w:val="003B2C55"/>
    <w:rPr>
      <w:sz w:val="18"/>
      <w:szCs w:val="18"/>
    </w:rPr>
  </w:style>
  <w:style w:type="paragraph" w:customStyle="1" w:styleId="a2">
    <w:name w:val="表格文本"/>
    <w:rsid w:val="00A94217"/>
    <w:pPr>
      <w:tabs>
        <w:tab w:val="decimal" w:pos="0"/>
      </w:tabs>
    </w:pPr>
    <w:rPr>
      <w:rFonts w:ascii="Arial" w:hAnsi="Arial"/>
      <w:noProof/>
    </w:rPr>
  </w:style>
  <w:style w:type="paragraph" w:customStyle="1" w:styleId="a3">
    <w:name w:val="表头文本"/>
    <w:rsid w:val="00A94217"/>
    <w:pPr>
      <w:jc w:val="center"/>
    </w:pPr>
    <w:rPr>
      <w:rFonts w:ascii="Arial" w:hAnsi="Arial"/>
      <w:b/>
    </w:rPr>
  </w:style>
  <w:style w:type="table" w:customStyle="1" w:styleId="a4">
    <w:name w:val="表样式"/>
    <w:basedOn w:val="TableNormal"/>
    <w:rsid w:val="00A94217"/>
    <w:pPr>
      <w:jc w:val="both"/>
    </w:pPr>
    <w:rPr>
      <w:rFonts w:ascii="Times New Roman" w:hAnsi="Times New Roman"/>
      <w:sz w:val="18"/>
      <w:szCs w:val="18"/>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cPr>
      <w:shd w:val="clear" w:color="auto" w:fill="auto"/>
      <w:vAlign w:val="center"/>
    </w:tcPr>
  </w:style>
  <w:style w:type="paragraph" w:customStyle="1" w:styleId="a5">
    <w:name w:val="图样式"/>
    <w:basedOn w:val="Normal"/>
    <w:rsid w:val="00A94217"/>
    <w:pPr>
      <w:keepNext/>
      <w:widowControl/>
      <w:autoSpaceDE w:val="0"/>
      <w:autoSpaceDN w:val="0"/>
      <w:adjustRightInd w:val="0"/>
      <w:spacing w:before="80" w:after="80" w:line="360" w:lineRule="auto"/>
      <w:jc w:val="center"/>
    </w:pPr>
    <w:rPr>
      <w:rFonts w:ascii="Times New Roman" w:hAnsi="Times New Roman"/>
    </w:rPr>
  </w:style>
  <w:style w:type="paragraph" w:customStyle="1" w:styleId="a6">
    <w:name w:val="文档标题"/>
    <w:basedOn w:val="Normal"/>
    <w:rsid w:val="00A94217"/>
    <w:pPr>
      <w:tabs>
        <w:tab w:val="left" w:pos="0"/>
      </w:tabs>
      <w:autoSpaceDE w:val="0"/>
      <w:autoSpaceDN w:val="0"/>
      <w:adjustRightInd w:val="0"/>
      <w:spacing w:before="300" w:after="300" w:line="360" w:lineRule="auto"/>
      <w:jc w:val="center"/>
    </w:pPr>
    <w:rPr>
      <w:rFonts w:ascii="Arial" w:eastAsia="黑体" w:hAnsi="Arial"/>
      <w:sz w:val="36"/>
      <w:szCs w:val="36"/>
    </w:rPr>
  </w:style>
  <w:style w:type="paragraph" w:customStyle="1" w:styleId="a7">
    <w:name w:val="正文（首行不缩进）"/>
    <w:basedOn w:val="Normal"/>
    <w:rsid w:val="00A94217"/>
    <w:pPr>
      <w:autoSpaceDE w:val="0"/>
      <w:autoSpaceDN w:val="0"/>
      <w:adjustRightInd w:val="0"/>
      <w:spacing w:line="360" w:lineRule="auto"/>
      <w:jc w:val="left"/>
    </w:pPr>
    <w:rPr>
      <w:rFonts w:ascii="Times New Roman" w:hAnsi="Times New Roman"/>
    </w:rPr>
  </w:style>
  <w:style w:type="paragraph" w:customStyle="1" w:styleId="a8">
    <w:name w:val="注示头"/>
    <w:basedOn w:val="Normal"/>
    <w:rsid w:val="00A94217"/>
    <w:pPr>
      <w:pBdr>
        <w:top w:val="single" w:sz="4" w:space="1" w:color="000000"/>
      </w:pBdr>
      <w:autoSpaceDE w:val="0"/>
      <w:autoSpaceDN w:val="0"/>
      <w:adjustRightInd w:val="0"/>
      <w:spacing w:line="360" w:lineRule="auto"/>
    </w:pPr>
    <w:rPr>
      <w:rFonts w:ascii="Arial" w:eastAsia="黑体" w:hAnsi="Arial"/>
      <w:sz w:val="18"/>
    </w:rPr>
  </w:style>
  <w:style w:type="paragraph" w:customStyle="1" w:styleId="a9">
    <w:name w:val="注示文本"/>
    <w:basedOn w:val="Normal"/>
    <w:rsid w:val="00A94217"/>
    <w:pPr>
      <w:pBdr>
        <w:bottom w:val="single" w:sz="4" w:space="1" w:color="000000"/>
      </w:pBdr>
      <w:autoSpaceDE w:val="0"/>
      <w:autoSpaceDN w:val="0"/>
      <w:adjustRightInd w:val="0"/>
      <w:spacing w:line="360" w:lineRule="auto"/>
      <w:ind w:firstLine="360"/>
    </w:pPr>
    <w:rPr>
      <w:rFonts w:ascii="Arial" w:eastAsia="楷体_GB2312" w:hAnsi="Arial"/>
      <w:sz w:val="18"/>
      <w:szCs w:val="18"/>
    </w:rPr>
  </w:style>
  <w:style w:type="paragraph" w:customStyle="1" w:styleId="aa">
    <w:name w:val="编写建议"/>
    <w:basedOn w:val="Normal"/>
    <w:rsid w:val="00A94217"/>
    <w:pPr>
      <w:autoSpaceDE w:val="0"/>
      <w:autoSpaceDN w:val="0"/>
      <w:adjustRightInd w:val="0"/>
      <w:spacing w:line="360" w:lineRule="auto"/>
      <w:ind w:firstLine="420"/>
      <w:jc w:val="left"/>
    </w:pPr>
    <w:rPr>
      <w:rFonts w:ascii="Arial" w:hAnsi="Arial" w:cs="Arial"/>
      <w:i/>
      <w:color w:val="0000FF"/>
    </w:rPr>
  </w:style>
  <w:style w:type="character" w:customStyle="1" w:styleId="ab">
    <w:name w:val="样式一"/>
    <w:basedOn w:val="DefaultParagraphFont"/>
    <w:rsid w:val="00A94217"/>
    <w:rPr>
      <w:rFonts w:ascii="宋体" w:hAnsi="宋体"/>
      <w:b/>
      <w:bCs/>
      <w:color w:val="000000"/>
      <w:sz w:val="36"/>
    </w:rPr>
  </w:style>
  <w:style w:type="character" w:customStyle="1" w:styleId="ac">
    <w:name w:val="样式二"/>
    <w:basedOn w:val="ab"/>
    <w:rsid w:val="00A94217"/>
  </w:style>
  <w:style w:type="paragraph" w:styleId="TOCHeading">
    <w:name w:val="TOC Heading"/>
    <w:basedOn w:val="Heading1"/>
    <w:next w:val="Normal"/>
    <w:uiPriority w:val="39"/>
    <w:unhideWhenUsed/>
    <w:qFormat/>
    <w:rsid w:val="00A94217"/>
    <w:pPr>
      <w:keepLines/>
      <w:numPr>
        <w:numId w:val="0"/>
      </w:numPr>
      <w:spacing w:before="480" w:after="0" w:line="276" w:lineRule="auto"/>
      <w:jc w:val="left"/>
      <w:outlineLvl w:val="9"/>
    </w:pPr>
    <w:rPr>
      <w:rFonts w:asciiTheme="majorHAnsi" w:eastAsiaTheme="majorEastAsia" w:hAnsiTheme="majorHAnsi" w:cstheme="majorBidi"/>
      <w:bCs/>
      <w:color w:val="365F91" w:themeColor="accent1" w:themeShade="BF"/>
      <w:sz w:val="28"/>
      <w:szCs w:val="28"/>
    </w:rPr>
  </w:style>
  <w:style w:type="paragraph" w:styleId="TOC1">
    <w:name w:val="toc 1"/>
    <w:basedOn w:val="Normal"/>
    <w:next w:val="Normal"/>
    <w:autoRedefine/>
    <w:uiPriority w:val="39"/>
    <w:rsid w:val="00A94217"/>
    <w:pPr>
      <w:autoSpaceDE w:val="0"/>
      <w:autoSpaceDN w:val="0"/>
      <w:adjustRightInd w:val="0"/>
      <w:spacing w:line="360" w:lineRule="auto"/>
      <w:jc w:val="left"/>
    </w:pPr>
    <w:rPr>
      <w:rFonts w:ascii="Times New Roman" w:hAnsi="Times New Roman"/>
    </w:rPr>
  </w:style>
  <w:style w:type="paragraph" w:styleId="TOC2">
    <w:name w:val="toc 2"/>
    <w:basedOn w:val="Normal"/>
    <w:next w:val="Normal"/>
    <w:autoRedefine/>
    <w:uiPriority w:val="39"/>
    <w:rsid w:val="00A94217"/>
    <w:pPr>
      <w:autoSpaceDE w:val="0"/>
      <w:autoSpaceDN w:val="0"/>
      <w:adjustRightInd w:val="0"/>
      <w:spacing w:line="360" w:lineRule="auto"/>
      <w:ind w:leftChars="200" w:left="420"/>
      <w:jc w:val="left"/>
    </w:pPr>
    <w:rPr>
      <w:rFonts w:ascii="Times New Roman" w:hAnsi="Times New Roman"/>
    </w:rPr>
  </w:style>
  <w:style w:type="paragraph" w:styleId="TOC3">
    <w:name w:val="toc 3"/>
    <w:basedOn w:val="Normal"/>
    <w:next w:val="Normal"/>
    <w:autoRedefine/>
    <w:uiPriority w:val="39"/>
    <w:rsid w:val="00A94217"/>
    <w:pPr>
      <w:autoSpaceDE w:val="0"/>
      <w:autoSpaceDN w:val="0"/>
      <w:adjustRightInd w:val="0"/>
      <w:spacing w:line="360" w:lineRule="auto"/>
      <w:ind w:leftChars="400" w:left="840"/>
      <w:jc w:val="left"/>
    </w:pPr>
    <w:rPr>
      <w:rFonts w:ascii="Times New Roman" w:hAnsi="Times New Roman"/>
    </w:rPr>
  </w:style>
  <w:style w:type="character" w:styleId="Hyperlink">
    <w:name w:val="Hyperlink"/>
    <w:basedOn w:val="DefaultParagraphFont"/>
    <w:uiPriority w:val="99"/>
    <w:unhideWhenUsed/>
    <w:rsid w:val="00A94217"/>
    <w:rPr>
      <w:color w:val="0000FF" w:themeColor="hyperlink"/>
      <w:u w:val="single"/>
    </w:rPr>
  </w:style>
  <w:style w:type="paragraph" w:customStyle="1" w:styleId="ad">
    <w:name w:val="修订记录"/>
    <w:basedOn w:val="Normal"/>
    <w:rsid w:val="009D22E0"/>
    <w:pPr>
      <w:pageBreakBefore/>
      <w:autoSpaceDE w:val="0"/>
      <w:autoSpaceDN w:val="0"/>
      <w:adjustRightInd w:val="0"/>
      <w:spacing w:before="300" w:after="150" w:line="360" w:lineRule="auto"/>
      <w:jc w:val="center"/>
    </w:pPr>
    <w:rPr>
      <w:rFonts w:ascii="Arial" w:eastAsia="黑体" w:hAnsi="Arial"/>
      <w:sz w:val="30"/>
      <w:szCs w:val="30"/>
    </w:rPr>
  </w:style>
  <w:style w:type="paragraph" w:customStyle="1" w:styleId="ae">
    <w:name w:val="表头样式"/>
    <w:basedOn w:val="Normal"/>
    <w:rsid w:val="009D22E0"/>
    <w:pPr>
      <w:autoSpaceDE w:val="0"/>
      <w:autoSpaceDN w:val="0"/>
      <w:adjustRightInd w:val="0"/>
      <w:jc w:val="center"/>
    </w:pPr>
    <w:rPr>
      <w:rFonts w:ascii="Times New Roman" w:hAnsi="Times New Roman"/>
      <w:b/>
      <w:szCs w:val="20"/>
    </w:rPr>
  </w:style>
  <w:style w:type="paragraph" w:customStyle="1" w:styleId="af">
    <w:name w:val="封面表格文本"/>
    <w:basedOn w:val="Normal"/>
    <w:rsid w:val="00711821"/>
    <w:pPr>
      <w:autoSpaceDE w:val="0"/>
      <w:autoSpaceDN w:val="0"/>
      <w:adjustRightInd w:val="0"/>
      <w:jc w:val="center"/>
    </w:pPr>
    <w:rPr>
      <w:rFonts w:ascii="Times New Roman" w:hAnsi="Times New Roman"/>
      <w:b/>
      <w:sz w:val="24"/>
      <w:szCs w:val="20"/>
    </w:rPr>
  </w:style>
  <w:style w:type="character" w:styleId="CommentReference">
    <w:name w:val="annotation reference"/>
    <w:basedOn w:val="DefaultParagraphFont"/>
    <w:uiPriority w:val="99"/>
    <w:semiHidden/>
    <w:unhideWhenUsed/>
    <w:rsid w:val="00ED4130"/>
    <w:rPr>
      <w:sz w:val="21"/>
      <w:szCs w:val="21"/>
    </w:rPr>
  </w:style>
  <w:style w:type="paragraph" w:styleId="CommentText">
    <w:name w:val="annotation text"/>
    <w:basedOn w:val="Normal"/>
    <w:link w:val="CommentTextChar"/>
    <w:uiPriority w:val="99"/>
    <w:semiHidden/>
    <w:unhideWhenUsed/>
    <w:rsid w:val="00ED4130"/>
    <w:pPr>
      <w:jc w:val="left"/>
    </w:pPr>
  </w:style>
  <w:style w:type="character" w:customStyle="1" w:styleId="CommentTextChar">
    <w:name w:val="Comment Text Char"/>
    <w:basedOn w:val="DefaultParagraphFont"/>
    <w:link w:val="CommentText"/>
    <w:uiPriority w:val="99"/>
    <w:semiHidden/>
    <w:rsid w:val="00ED4130"/>
  </w:style>
  <w:style w:type="paragraph" w:styleId="CommentSubject">
    <w:name w:val="annotation subject"/>
    <w:basedOn w:val="CommentText"/>
    <w:next w:val="CommentText"/>
    <w:link w:val="CommentSubjectChar"/>
    <w:uiPriority w:val="99"/>
    <w:semiHidden/>
    <w:unhideWhenUsed/>
    <w:rsid w:val="00ED4130"/>
    <w:rPr>
      <w:b/>
      <w:bCs/>
    </w:rPr>
  </w:style>
  <w:style w:type="character" w:customStyle="1" w:styleId="CommentSubjectChar">
    <w:name w:val="Comment Subject Char"/>
    <w:basedOn w:val="CommentTextChar"/>
    <w:link w:val="CommentSubject"/>
    <w:uiPriority w:val="99"/>
    <w:semiHidden/>
    <w:rsid w:val="00ED4130"/>
    <w:rPr>
      <w:b/>
      <w:bCs/>
    </w:rPr>
  </w:style>
  <w:style w:type="paragraph" w:styleId="BodyText">
    <w:name w:val="Body Text"/>
    <w:basedOn w:val="Normal"/>
    <w:link w:val="BodyTextChar"/>
    <w:uiPriority w:val="99"/>
    <w:semiHidden/>
    <w:unhideWhenUsed/>
    <w:rsid w:val="009E4129"/>
    <w:pPr>
      <w:spacing w:after="120"/>
    </w:pPr>
  </w:style>
  <w:style w:type="character" w:customStyle="1" w:styleId="BodyTextChar">
    <w:name w:val="Body Text Char"/>
    <w:basedOn w:val="DefaultParagraphFont"/>
    <w:link w:val="BodyText"/>
    <w:uiPriority w:val="99"/>
    <w:semiHidden/>
    <w:rsid w:val="009E4129"/>
  </w:style>
  <w:style w:type="paragraph" w:styleId="BodyTextFirstIndent">
    <w:name w:val="Body Text First Indent"/>
    <w:aliases w:val="正文首行缩进 Char Char Char1 Char Char Char Char Char Char Char Char Char Char Char Char Char,正文首行缩进 Char1 Char,正文首行缩进 Char Char Char,正文首行缩进 Char Char Char Char Char Char Char,正文首行缩进 Char Char Char Char,正文首行缩进1 Char Char Char,正文首行缩进2"/>
    <w:basedOn w:val="Normal"/>
    <w:link w:val="BodyTextFirstIndentChar"/>
    <w:rsid w:val="009E4129"/>
    <w:pPr>
      <w:keepNext/>
      <w:widowControl/>
      <w:autoSpaceDE w:val="0"/>
      <w:autoSpaceDN w:val="0"/>
      <w:adjustRightInd w:val="0"/>
      <w:spacing w:line="360" w:lineRule="auto"/>
      <w:ind w:firstLineChars="200" w:firstLine="200"/>
    </w:pPr>
    <w:rPr>
      <w:rFonts w:ascii="Arial" w:hAnsi="Arial"/>
    </w:rPr>
  </w:style>
  <w:style w:type="character" w:customStyle="1" w:styleId="BodyTextFirstIndentChar">
    <w:name w:val="Body Text First Indent Char"/>
    <w:aliases w:val="正文首行缩进 Char Char Char1 Char Char Char Char Char Char Char Char Char Char Char Char Char Char,正文首行缩进 Char1 Char Char,正文首行缩进 Char Char Char Char1,正文首行缩进 Char Char Char Char Char Char Char Char,正文首行缩进 Char Char Char Char Char"/>
    <w:basedOn w:val="BodyTextChar"/>
    <w:link w:val="BodyTextFirstIndent"/>
    <w:rsid w:val="009E4129"/>
    <w:rPr>
      <w:rFonts w:ascii="Arial" w:eastAsia="宋体" w:hAnsi="Arial" w:cs="Times New Roman"/>
      <w:kern w:val="0"/>
      <w:szCs w:val="21"/>
    </w:rPr>
  </w:style>
  <w:style w:type="paragraph" w:customStyle="1" w:styleId="a">
    <w:name w:val="图号"/>
    <w:basedOn w:val="Normal"/>
    <w:next w:val="Normal"/>
    <w:rsid w:val="009E4129"/>
    <w:pPr>
      <w:keepNext/>
      <w:widowControl/>
      <w:numPr>
        <w:numId w:val="3"/>
      </w:numPr>
      <w:tabs>
        <w:tab w:val="left" w:pos="426"/>
      </w:tabs>
      <w:autoSpaceDE w:val="0"/>
      <w:autoSpaceDN w:val="0"/>
      <w:adjustRightInd w:val="0"/>
      <w:spacing w:beforeLines="100" w:line="360" w:lineRule="auto"/>
      <w:jc w:val="center"/>
    </w:pPr>
    <w:rPr>
      <w:rFonts w:ascii="Arial" w:hAnsi="Arial"/>
      <w:sz w:val="18"/>
      <w:szCs w:val="18"/>
    </w:rPr>
  </w:style>
  <w:style w:type="table" w:styleId="LightList-Accent5">
    <w:name w:val="Light List Accent 5"/>
    <w:basedOn w:val="TableNormal"/>
    <w:uiPriority w:val="61"/>
    <w:rsid w:val="006B3C59"/>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ColorfulList-Accent1">
    <w:name w:val="Colorful List Accent 1"/>
    <w:basedOn w:val="TableNormal"/>
    <w:uiPriority w:val="72"/>
    <w:rsid w:val="006B3C59"/>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MediumGrid1-Accent1">
    <w:name w:val="Medium Grid 1 Accent 1"/>
    <w:basedOn w:val="TableNormal"/>
    <w:uiPriority w:val="67"/>
    <w:rsid w:val="006B3C59"/>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customStyle="1" w:styleId="-11">
    <w:name w:val="浅色列表 - 强调文字颜色 11"/>
    <w:basedOn w:val="TableNormal"/>
    <w:uiPriority w:val="61"/>
    <w:rsid w:val="006B3C59"/>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110">
    <w:name w:val="浅色网格 - 强调文字颜色 11"/>
    <w:basedOn w:val="TableNormal"/>
    <w:uiPriority w:val="62"/>
    <w:rsid w:val="002167C6"/>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character" w:styleId="SubtleEmphasis">
    <w:name w:val="Subtle Emphasis"/>
    <w:basedOn w:val="DefaultParagraphFont"/>
    <w:uiPriority w:val="19"/>
    <w:qFormat/>
    <w:rsid w:val="00C14E17"/>
    <w:rPr>
      <w:i/>
      <w:iCs/>
      <w:color w:val="808080" w:themeColor="text1" w:themeTint="7F"/>
    </w:rPr>
  </w:style>
  <w:style w:type="paragraph" w:styleId="Subtitle">
    <w:name w:val="Subtitle"/>
    <w:basedOn w:val="Normal"/>
    <w:next w:val="Normal"/>
    <w:link w:val="SubtitleChar"/>
    <w:uiPriority w:val="11"/>
    <w:qFormat/>
    <w:rsid w:val="00C14E17"/>
    <w:pPr>
      <w:spacing w:before="240" w:after="60" w:line="312" w:lineRule="auto"/>
      <w:jc w:val="center"/>
      <w:outlineLvl w:val="1"/>
    </w:pPr>
    <w:rPr>
      <w:rFonts w:asciiTheme="majorHAnsi" w:hAnsiTheme="majorHAnsi" w:cstheme="majorBidi"/>
      <w:b/>
      <w:bCs/>
      <w:kern w:val="28"/>
      <w:sz w:val="32"/>
      <w:szCs w:val="32"/>
    </w:rPr>
  </w:style>
  <w:style w:type="character" w:customStyle="1" w:styleId="SubtitleChar">
    <w:name w:val="Subtitle Char"/>
    <w:basedOn w:val="DefaultParagraphFont"/>
    <w:link w:val="Subtitle"/>
    <w:uiPriority w:val="11"/>
    <w:rsid w:val="00C14E17"/>
    <w:rPr>
      <w:rFonts w:asciiTheme="majorHAnsi" w:eastAsia="宋体" w:hAnsiTheme="majorHAnsi" w:cstheme="majorBidi"/>
      <w:b/>
      <w:bCs/>
      <w:kern w:val="28"/>
      <w:sz w:val="32"/>
      <w:szCs w:val="32"/>
    </w:rPr>
  </w:style>
  <w:style w:type="character" w:customStyle="1" w:styleId="Heading4Char">
    <w:name w:val="Heading 4 Char"/>
    <w:basedOn w:val="DefaultParagraphFont"/>
    <w:link w:val="Heading4"/>
    <w:uiPriority w:val="9"/>
    <w:rsid w:val="00C14E17"/>
    <w:rPr>
      <w:rFonts w:asciiTheme="majorHAnsi" w:eastAsiaTheme="majorEastAsia" w:hAnsiTheme="majorHAnsi" w:cstheme="majorBidi"/>
      <w:b/>
      <w:bCs/>
      <w:sz w:val="28"/>
      <w:szCs w:val="28"/>
    </w:rPr>
  </w:style>
</w:styles>
</file>

<file path=word/webSettings.xml><?xml version="1.0" encoding="utf-8"?>
<w:webSettings xmlns:r="http://schemas.openxmlformats.org/officeDocument/2006/relationships" xmlns:w="http://schemas.openxmlformats.org/wordprocessingml/2006/main">
  <w:divs>
    <w:div w:id="615987502">
      <w:bodyDiv w:val="1"/>
      <w:marLeft w:val="0"/>
      <w:marRight w:val="0"/>
      <w:marTop w:val="0"/>
      <w:marBottom w:val="0"/>
      <w:divBdr>
        <w:top w:val="none" w:sz="0" w:space="0" w:color="auto"/>
        <w:left w:val="none" w:sz="0" w:space="0" w:color="auto"/>
        <w:bottom w:val="none" w:sz="0" w:space="0" w:color="auto"/>
        <w:right w:val="none" w:sz="0" w:space="0" w:color="auto"/>
      </w:divBdr>
    </w:div>
    <w:div w:id="867376715">
      <w:bodyDiv w:val="1"/>
      <w:marLeft w:val="0"/>
      <w:marRight w:val="0"/>
      <w:marTop w:val="0"/>
      <w:marBottom w:val="0"/>
      <w:divBdr>
        <w:top w:val="none" w:sz="0" w:space="0" w:color="auto"/>
        <w:left w:val="none" w:sz="0" w:space="0" w:color="auto"/>
        <w:bottom w:val="none" w:sz="0" w:space="0" w:color="auto"/>
        <w:right w:val="none" w:sz="0" w:space="0" w:color="auto"/>
      </w:divBdr>
      <w:divsChild>
        <w:div w:id="1884904919">
          <w:marLeft w:val="0"/>
          <w:marRight w:val="0"/>
          <w:marTop w:val="0"/>
          <w:marBottom w:val="0"/>
          <w:divBdr>
            <w:top w:val="none" w:sz="0" w:space="0" w:color="auto"/>
            <w:left w:val="none" w:sz="0" w:space="0" w:color="auto"/>
            <w:bottom w:val="none" w:sz="0" w:space="0" w:color="auto"/>
            <w:right w:val="none" w:sz="0" w:space="0" w:color="auto"/>
          </w:divBdr>
          <w:divsChild>
            <w:div w:id="610404529">
              <w:marLeft w:val="0"/>
              <w:marRight w:val="0"/>
              <w:marTop w:val="0"/>
              <w:marBottom w:val="0"/>
              <w:divBdr>
                <w:top w:val="none" w:sz="0" w:space="0" w:color="auto"/>
                <w:left w:val="none" w:sz="0" w:space="0" w:color="auto"/>
                <w:bottom w:val="none" w:sz="0" w:space="0" w:color="auto"/>
                <w:right w:val="none" w:sz="0" w:space="0" w:color="auto"/>
              </w:divBdr>
              <w:divsChild>
                <w:div w:id="226112131">
                  <w:marLeft w:val="0"/>
                  <w:marRight w:val="0"/>
                  <w:marTop w:val="0"/>
                  <w:marBottom w:val="0"/>
                  <w:divBdr>
                    <w:top w:val="none" w:sz="0" w:space="0" w:color="auto"/>
                    <w:left w:val="none" w:sz="0" w:space="0" w:color="auto"/>
                    <w:bottom w:val="none" w:sz="0" w:space="0" w:color="auto"/>
                    <w:right w:val="none" w:sz="0" w:space="0" w:color="auto"/>
                  </w:divBdr>
                </w:div>
                <w:div w:id="1819178484">
                  <w:marLeft w:val="0"/>
                  <w:marRight w:val="0"/>
                  <w:marTop w:val="0"/>
                  <w:marBottom w:val="0"/>
                  <w:divBdr>
                    <w:top w:val="none" w:sz="0" w:space="0" w:color="auto"/>
                    <w:left w:val="none" w:sz="0" w:space="0" w:color="auto"/>
                    <w:bottom w:val="none" w:sz="0" w:space="0" w:color="auto"/>
                    <w:right w:val="none" w:sz="0" w:space="0" w:color="auto"/>
                  </w:divBdr>
                </w:div>
                <w:div w:id="904687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C9D738FE56F9DD4F818CEE0622FC80C0" ma:contentTypeVersion="0" ma:contentTypeDescription="Create a new document." ma:contentTypeScope="" ma:versionID="c733d375e9f13075cc482d188b8bae2c">
  <xsd:schema xmlns:xsd="http://www.w3.org/2001/XMLSchema" xmlns:p="http://schemas.microsoft.com/office/2006/metadata/properties" targetNamespace="http://schemas.microsoft.com/office/2006/metadata/properties" ma:root="true" ma:fieldsID="4aeb20c0e3442673af7ee10786458764">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office/internal/2005/internalDocumentation"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lastPrinted" minOccurs="0" maxOccurs="1" type="xsd:dateTime"/>
        <xsd:element name="contentStatus" minOccurs="0" maxOccurs="1" type="xsd:string"/>
      </xsd:all>
    </xsd:complexType>
  </xsd: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83A67FA-FB68-40D1-A1FD-BD4AEE599422}">
  <ds:schemaRefs>
    <ds:schemaRef ds:uri="http://schemas.microsoft.com/office/2006/metadata/properties"/>
  </ds:schemaRefs>
</ds:datastoreItem>
</file>

<file path=customXml/itemProps2.xml><?xml version="1.0" encoding="utf-8"?>
<ds:datastoreItem xmlns:ds="http://schemas.openxmlformats.org/officeDocument/2006/customXml" ds:itemID="{9C2CE626-7193-49AD-BC45-D7AF4DFA65A4}">
  <ds:schemaRefs>
    <ds:schemaRef ds:uri="http://schemas.microsoft.com/sharepoint/v3/contenttype/forms"/>
  </ds:schemaRefs>
</ds:datastoreItem>
</file>

<file path=customXml/itemProps3.xml><?xml version="1.0" encoding="utf-8"?>
<ds:datastoreItem xmlns:ds="http://schemas.openxmlformats.org/officeDocument/2006/customXml" ds:itemID="{94CFB702-9C76-4C98-BCB1-FF31686087A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office/internal/2005/internalDocumentation"/>
  </ds:schemaRefs>
</ds:datastoreItem>
</file>

<file path=customXml/itemProps4.xml><?xml version="1.0" encoding="utf-8"?>
<ds:datastoreItem xmlns:ds="http://schemas.openxmlformats.org/officeDocument/2006/customXml" ds:itemID="{214BB5CD-3481-4667-9E69-AB024C0D14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1216</TotalTime>
  <Pages>10</Pages>
  <Words>756</Words>
  <Characters>4311</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Huawei Technologies Co.,Ltd.</Company>
  <LinksUpToDate>false</LinksUpToDate>
  <CharactersWithSpaces>5057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l00152849</dc:creator>
  <cp:lastModifiedBy>huxiaojun</cp:lastModifiedBy>
  <cp:revision>89</cp:revision>
  <dcterms:created xsi:type="dcterms:W3CDTF">2015-04-28T03:05:00Z</dcterms:created>
  <dcterms:modified xsi:type="dcterms:W3CDTF">2015-05-13T07:07:00Z</dcterms:modified>
  <cp:contentType>Document</cp:contentTyp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0x010100C9D738FE56F9DD4F818CEE0622FC80C0</vt:lpwstr>
  </property>
  <property fmtid="{D5CDD505-2E9C-101B-9397-08002B2CF9AE}" pid="3" name="_ms_pID_725343">
    <vt:lpwstr>(2)acaO0KofYNBYpUaakkVt81QUnNJfH0SPmPmrwEggkQiGPwTCsrwskuWp3UFEN0MP6ZSRvC/I
wdTBbIVnPl8XHxMs6qL9aJZjyvPRXg9vLYnO20jp1lzRFn001Uldj5EJc9ELPRMaZ+Lb7Ak0
sZBbUst1ilZQZKnsTXLVM2w6DJhGf29j/0lERDZAqA5iWf0Go/UBI7T7sbtxS9BbABCcFYwb
+KnTYmpyeXjJO/zqjtB4W</vt:lpwstr>
  </property>
  <property fmtid="{D5CDD505-2E9C-101B-9397-08002B2CF9AE}" pid="4" name="_ms_pID_7253431">
    <vt:lpwstr>VMHL2xHM+pis5f8TuCoR+nUxuDQwdhRX+zrS2AZ48spTvdWz5vs
Q6PeZ4W8L5yIm1GkUnEqHH7/BdaIufdHin3WnkBV0Qk2iOqUt2za9efTRm4kmPfqjWd9wuL8
OhhOTYUyRFZQVgtBEz1u9JA/+kzWitEQmeVgbqg0trHZWIkVtQOHHIpaeW/5Zl5YLTc=</vt:lpwstr>
  </property>
  <property fmtid="{D5CDD505-2E9C-101B-9397-08002B2CF9AE}" pid="5" name="sflag">
    <vt:lpwstr>1337326738</vt:lpwstr>
  </property>
</Properties>
</file>