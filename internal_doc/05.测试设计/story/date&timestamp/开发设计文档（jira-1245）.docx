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3E06" w:rsidRDefault="00FC71BB">
      <w:pPr>
        <w:jc w:val="center"/>
      </w:pPr>
      <w:r>
        <w:t>SEQUOIADBMAINSTREAM-1245</w:t>
      </w:r>
      <w:r>
        <w:rPr>
          <w:rFonts w:hint="eastAsia"/>
        </w:rPr>
        <w:t>问题总结</w:t>
      </w:r>
    </w:p>
    <w:p w:rsidR="00763E06" w:rsidRDefault="00FC71BB">
      <w:pPr>
        <w:pStyle w:val="Heading2"/>
        <w:numPr>
          <w:ilvl w:val="0"/>
          <w:numId w:val="1"/>
        </w:numPr>
      </w:pPr>
      <w:r>
        <w:rPr>
          <w:rFonts w:hint="eastAsia"/>
        </w:rPr>
        <w:t>问题描述</w:t>
      </w:r>
    </w:p>
    <w:p w:rsidR="00763E06" w:rsidRDefault="00FC71BB">
      <w:r>
        <w:rPr>
          <w:rFonts w:hint="eastAsia"/>
        </w:rPr>
        <w:t>目前数据进入</w:t>
      </w:r>
      <w:r>
        <w:rPr>
          <w:rFonts w:hint="eastAsia"/>
        </w:rPr>
        <w:t>sequoiadb</w:t>
      </w:r>
      <w:r>
        <w:rPr>
          <w:rFonts w:hint="eastAsia"/>
        </w:rPr>
        <w:t>数据库有以下途径：各种驱动、</w:t>
      </w:r>
      <w:r>
        <w:rPr>
          <w:rFonts w:hint="eastAsia"/>
        </w:rPr>
        <w:t>rest</w:t>
      </w:r>
      <w:r>
        <w:rPr>
          <w:rFonts w:hint="eastAsia"/>
        </w:rPr>
        <w:t>接口、</w:t>
      </w:r>
      <w:r>
        <w:rPr>
          <w:rFonts w:hint="eastAsia"/>
        </w:rPr>
        <w:t>sdb shell</w:t>
      </w:r>
      <w:r>
        <w:rPr>
          <w:rFonts w:hint="eastAsia"/>
        </w:rPr>
        <w:t>、导入工具。</w:t>
      </w:r>
    </w:p>
    <w:p w:rsidR="00763E06" w:rsidRDefault="00FC71BB">
      <w:r>
        <w:rPr>
          <w:rFonts w:hint="eastAsia"/>
        </w:rPr>
        <w:t>其中</w:t>
      </w:r>
      <w:r>
        <w:rPr>
          <w:rFonts w:hint="eastAsia"/>
        </w:rPr>
        <w:t>$date</w:t>
      </w:r>
      <w:r>
        <w:rPr>
          <w:rFonts w:hint="eastAsia"/>
        </w:rPr>
        <w:t>及</w:t>
      </w:r>
      <w:r>
        <w:rPr>
          <w:rFonts w:hint="eastAsia"/>
        </w:rPr>
        <w:t>$timestamp</w:t>
      </w:r>
      <w:r>
        <w:rPr>
          <w:rFonts w:hint="eastAsia"/>
        </w:rPr>
        <w:t>类型在各个途径进入数据库的过程中，可能存在不同的有效值范围。例如：对记录</w:t>
      </w:r>
      <w:r>
        <w:t xml:space="preserve">{ </w:t>
      </w:r>
      <w:r>
        <w:rPr>
          <w:rFonts w:hint="eastAsia"/>
        </w:rPr>
        <w:t>a</w:t>
      </w:r>
      <w:r>
        <w:t>:{$date:"-10000-12-31"}}</w:t>
      </w:r>
      <w:r>
        <w:rPr>
          <w:rFonts w:hint="eastAsia"/>
        </w:rPr>
        <w:t>，通过导入工具是可以进入到数据库的</w:t>
      </w:r>
      <w:r w:rsidR="00676FB2">
        <w:rPr>
          <w:rFonts w:hint="eastAsia"/>
        </w:rPr>
        <w:t>（注：目前</w:t>
      </w:r>
      <w:r w:rsidR="00362D3E">
        <w:rPr>
          <w:rFonts w:hint="eastAsia"/>
        </w:rPr>
        <w:t>导入工具已不允许</w:t>
      </w:r>
      <w:r w:rsidR="00676FB2">
        <w:rPr>
          <w:rFonts w:hint="eastAsia"/>
        </w:rPr>
        <w:t>导入小于</w:t>
      </w:r>
      <w:r w:rsidR="00676FB2">
        <w:rPr>
          <w:rFonts w:hint="eastAsia"/>
        </w:rPr>
        <w:t>1900</w:t>
      </w:r>
      <w:r w:rsidR="00676FB2">
        <w:rPr>
          <w:rFonts w:hint="eastAsia"/>
        </w:rPr>
        <w:t>年的</w:t>
      </w:r>
      <w:r w:rsidR="00676FB2">
        <w:rPr>
          <w:rFonts w:hint="eastAsia"/>
        </w:rPr>
        <w:t>$date</w:t>
      </w:r>
      <w:r w:rsidR="00676FB2">
        <w:rPr>
          <w:rFonts w:hint="eastAsia"/>
        </w:rPr>
        <w:t>类型。）</w:t>
      </w:r>
      <w:r>
        <w:rPr>
          <w:rFonts w:hint="eastAsia"/>
        </w:rPr>
        <w:t>，但是通过</w:t>
      </w:r>
      <w:r>
        <w:rPr>
          <w:rFonts w:hint="eastAsia"/>
        </w:rPr>
        <w:t>sdb shell</w:t>
      </w:r>
      <w:r>
        <w:rPr>
          <w:rFonts w:hint="eastAsia"/>
        </w:rPr>
        <w:t>却无法插入数据库。</w:t>
      </w:r>
    </w:p>
    <w:p w:rsidR="00763E06" w:rsidRDefault="00FC71BB">
      <w:r>
        <w:rPr>
          <w:rFonts w:hint="eastAsia"/>
        </w:rPr>
        <w:t>另外，数据从数据库取出去也可能存在类型的问题。</w:t>
      </w:r>
    </w:p>
    <w:p w:rsidR="00763E06" w:rsidRDefault="00FC71BB">
      <w:r>
        <w:rPr>
          <w:rFonts w:hint="eastAsia"/>
        </w:rPr>
        <w:t>所以，对</w:t>
      </w:r>
      <w:r>
        <w:rPr>
          <w:rFonts w:hint="eastAsia"/>
        </w:rPr>
        <w:t>$date</w:t>
      </w:r>
      <w:r>
        <w:rPr>
          <w:rFonts w:hint="eastAsia"/>
        </w:rPr>
        <w:t>及</w:t>
      </w:r>
      <w:r>
        <w:rPr>
          <w:rFonts w:hint="eastAsia"/>
        </w:rPr>
        <w:t>$timestamp</w:t>
      </w:r>
      <w:r>
        <w:rPr>
          <w:rFonts w:hint="eastAsia"/>
        </w:rPr>
        <w:t>类型的记录，我们要统一各种途径对这两种类型的有效值的范围。</w:t>
      </w:r>
    </w:p>
    <w:p w:rsidR="00763E06" w:rsidRDefault="00FC71BB">
      <w:pPr>
        <w:pStyle w:val="Heading2"/>
      </w:pPr>
      <w:r>
        <w:rPr>
          <w:rFonts w:hint="eastAsia"/>
        </w:rPr>
        <w:t>二、</w:t>
      </w:r>
      <w:r>
        <w:rPr>
          <w:rFonts w:hint="eastAsia"/>
        </w:rPr>
        <w:t>$date/$timestamp</w:t>
      </w:r>
      <w:r>
        <w:rPr>
          <w:rFonts w:hint="eastAsia"/>
        </w:rPr>
        <w:t>类型有效范围</w:t>
      </w:r>
    </w:p>
    <w:p w:rsidR="00763E06" w:rsidRDefault="00FC71BB">
      <w:pPr>
        <w:pStyle w:val="Heading3"/>
      </w:pPr>
      <w:r>
        <w:rPr>
          <w:rFonts w:hint="eastAsia"/>
        </w:rPr>
        <w:t>2.1</w:t>
      </w:r>
      <w:r>
        <w:rPr>
          <w:rFonts w:hint="eastAsia"/>
        </w:rPr>
        <w:t>文档限制描述</w:t>
      </w:r>
    </w:p>
    <w:p w:rsidR="00763E06" w:rsidRDefault="00FC71BB">
      <w:r>
        <w:rPr>
          <w:rFonts w:hint="eastAsia"/>
        </w:rPr>
        <w:t>文档限制是指我们文档对外宣传我们支持的</w:t>
      </w:r>
      <w:r>
        <w:rPr>
          <w:rFonts w:hint="eastAsia"/>
        </w:rPr>
        <w:t>$date/$timestamp</w:t>
      </w:r>
      <w:r>
        <w:rPr>
          <w:rFonts w:hint="eastAsia"/>
        </w:rPr>
        <w:t>类型有效范围。</w:t>
      </w:r>
    </w:p>
    <w:p w:rsidR="00763E06" w:rsidRDefault="00FC71BB">
      <w:pPr>
        <w:pStyle w:val="Heading4"/>
      </w:pPr>
      <w:r>
        <w:rPr>
          <w:rFonts w:hint="eastAsia"/>
        </w:rPr>
        <w:t>2.1.1</w:t>
      </w:r>
      <w:r>
        <w:rPr>
          <w:rFonts w:hint="eastAsia"/>
        </w:rPr>
        <w:t>输入范围</w:t>
      </w:r>
    </w:p>
    <w:p w:rsidR="00763E06" w:rsidRDefault="00FC71BB">
      <w:pPr>
        <w:rPr>
          <w:ins w:id="0" w:author="hejiawen" w:date="2016-04-23T14:36:00Z"/>
        </w:rPr>
      </w:pPr>
      <w:r>
        <w:rPr>
          <w:rFonts w:hint="eastAsia"/>
        </w:rPr>
        <w:t>我们需要告诉客户，</w:t>
      </w:r>
      <w:r>
        <w:rPr>
          <w:rFonts w:hint="eastAsia"/>
        </w:rPr>
        <w:t>$date</w:t>
      </w:r>
      <w:r>
        <w:rPr>
          <w:rFonts w:hint="eastAsia"/>
        </w:rPr>
        <w:t>及</w:t>
      </w:r>
      <w:r>
        <w:rPr>
          <w:rFonts w:hint="eastAsia"/>
        </w:rPr>
        <w:t>$timestamp</w:t>
      </w:r>
      <w:r>
        <w:rPr>
          <w:rFonts w:hint="eastAsia"/>
        </w:rPr>
        <w:t>支持的范围。对所有途经输入</w:t>
      </w:r>
      <w:r>
        <w:rPr>
          <w:rFonts w:hint="eastAsia"/>
        </w:rPr>
        <w:t>date</w:t>
      </w:r>
      <w:r>
        <w:rPr>
          <w:rFonts w:hint="eastAsia"/>
        </w:rPr>
        <w:t>和</w:t>
      </w:r>
      <w:r>
        <w:rPr>
          <w:rFonts w:hint="eastAsia"/>
        </w:rPr>
        <w:t>timestamp</w:t>
      </w:r>
      <w:r>
        <w:rPr>
          <w:rFonts w:hint="eastAsia"/>
        </w:rPr>
        <w:t>类型，我们统一宣称它的范围如下：</w:t>
      </w:r>
    </w:p>
    <w:p w:rsidR="00763E06" w:rsidRDefault="00FC71BB">
      <w:r>
        <w:t>timestamp: [ 1902-01-01 00:00:00.000000, 2037-12-31 23:59:59.999999 ]</w:t>
      </w:r>
    </w:p>
    <w:p w:rsidR="00763E06" w:rsidRDefault="00FC71BB">
      <w:r>
        <w:t>date: [ 1900-01-01 00:00:00.000000, 9999-12-31 23:59:59.999999 ]</w:t>
      </w:r>
    </w:p>
    <w:p w:rsidR="009974EC" w:rsidRPr="009974EC" w:rsidRDefault="0054211B">
      <w:r w:rsidRPr="0054211B">
        <w:rPr>
          <w:rFonts w:hint="eastAsia"/>
        </w:rPr>
        <w:t>注：这是本地时区的时间</w:t>
      </w:r>
    </w:p>
    <w:p w:rsidR="00763E06" w:rsidRDefault="00FC71BB">
      <w:pPr>
        <w:pStyle w:val="Heading4"/>
      </w:pPr>
      <w:r>
        <w:rPr>
          <w:rFonts w:hint="eastAsia"/>
        </w:rPr>
        <w:t>2.1.2</w:t>
      </w:r>
      <w:r>
        <w:rPr>
          <w:rFonts w:hint="eastAsia"/>
        </w:rPr>
        <w:t>输出范围</w:t>
      </w:r>
    </w:p>
    <w:p w:rsidR="00763E06" w:rsidRDefault="00FC71BB">
      <w:r>
        <w:rPr>
          <w:rFonts w:hint="eastAsia"/>
        </w:rPr>
        <w:t>输出范围默认是跟输入范围一样，如果不在输入范围的区间内，则直接输出时间戳（比如通过</w:t>
      </w:r>
      <w:r>
        <w:rPr>
          <w:rFonts w:hint="eastAsia"/>
        </w:rPr>
        <w:t>Java</w:t>
      </w:r>
      <w:r>
        <w:rPr>
          <w:rFonts w:hint="eastAsia"/>
        </w:rPr>
        <w:t>驱动插入一个很小的</w:t>
      </w:r>
      <w:r>
        <w:rPr>
          <w:rFonts w:hint="eastAsia"/>
        </w:rPr>
        <w:t>$date</w:t>
      </w:r>
      <w:r>
        <w:rPr>
          <w:rFonts w:hint="eastAsia"/>
        </w:rPr>
        <w:t>类型）。</w:t>
      </w:r>
    </w:p>
    <w:p w:rsidR="00763E06" w:rsidRDefault="00FC71BB">
      <w:pPr>
        <w:pStyle w:val="Heading3"/>
      </w:pPr>
      <w:r>
        <w:rPr>
          <w:rFonts w:hint="eastAsia"/>
        </w:rPr>
        <w:t>2.2</w:t>
      </w:r>
      <w:r>
        <w:rPr>
          <w:rFonts w:hint="eastAsia"/>
        </w:rPr>
        <w:t>代码限制描述</w:t>
      </w:r>
    </w:p>
    <w:p w:rsidR="00763E06" w:rsidRDefault="00FC71BB">
      <w:r>
        <w:rPr>
          <w:rFonts w:hint="eastAsia"/>
        </w:rPr>
        <w:t>代码限制是指我们代码在处理</w:t>
      </w:r>
      <w:r>
        <w:rPr>
          <w:rFonts w:hint="eastAsia"/>
        </w:rPr>
        <w:t>$date/$timestamp</w:t>
      </w:r>
      <w:r>
        <w:rPr>
          <w:rFonts w:hint="eastAsia"/>
        </w:rPr>
        <w:t>类型时，使用的真实有效范围。</w:t>
      </w:r>
    </w:p>
    <w:p w:rsidR="00763E06" w:rsidRDefault="00FC71BB">
      <w:pPr>
        <w:pStyle w:val="Heading4"/>
      </w:pPr>
      <w:r>
        <w:rPr>
          <w:rFonts w:hint="eastAsia"/>
        </w:rPr>
        <w:t>2.2.1</w:t>
      </w:r>
      <w:r>
        <w:rPr>
          <w:rFonts w:hint="eastAsia"/>
        </w:rPr>
        <w:t>输入范围</w:t>
      </w:r>
    </w:p>
    <w:p w:rsidR="00763E06" w:rsidRDefault="00FC71BB">
      <w:pPr>
        <w:pStyle w:val="ListParagraph1"/>
        <w:numPr>
          <w:ilvl w:val="0"/>
          <w:numId w:val="2"/>
        </w:numPr>
        <w:ind w:firstLineChars="0"/>
      </w:pPr>
      <w:r>
        <w:rPr>
          <w:rFonts w:hint="eastAsia"/>
        </w:rPr>
        <w:t>对于</w:t>
      </w:r>
      <w:r>
        <w:rPr>
          <w:rFonts w:hint="eastAsia"/>
        </w:rPr>
        <w:t>sdb shell</w:t>
      </w:r>
      <w:r>
        <w:rPr>
          <w:rFonts w:hint="eastAsia"/>
        </w:rPr>
        <w:t>、</w:t>
      </w:r>
      <w:r>
        <w:rPr>
          <w:rFonts w:hint="eastAsia"/>
        </w:rPr>
        <w:t>rest</w:t>
      </w:r>
      <w:r>
        <w:rPr>
          <w:rFonts w:hint="eastAsia"/>
        </w:rPr>
        <w:t>接口、导入工具，使用它们输入</w:t>
      </w:r>
      <w:r>
        <w:rPr>
          <w:rFonts w:hint="eastAsia"/>
        </w:rPr>
        <w:t>$timestamp</w:t>
      </w:r>
      <w:r>
        <w:rPr>
          <w:rFonts w:hint="eastAsia"/>
        </w:rPr>
        <w:t>及</w:t>
      </w:r>
      <w:r>
        <w:rPr>
          <w:rFonts w:hint="eastAsia"/>
        </w:rPr>
        <w:t>$date</w:t>
      </w:r>
      <w:r>
        <w:rPr>
          <w:rFonts w:hint="eastAsia"/>
        </w:rPr>
        <w:t>类型时，需要注意以下的范围：</w:t>
      </w:r>
    </w:p>
    <w:p w:rsidR="00763E06" w:rsidRDefault="00FC71BB">
      <w:r>
        <w:rPr>
          <w:rFonts w:hint="eastAsia"/>
        </w:rPr>
        <w:lastRenderedPageBreak/>
        <w:t>$timestamp</w:t>
      </w:r>
      <w:r>
        <w:rPr>
          <w:rFonts w:hint="eastAsia"/>
        </w:rPr>
        <w:t>只有一种情况，范围为：</w:t>
      </w:r>
      <w:r>
        <w:t xml:space="preserve">[ 1901-12-13 20:45:52.000000 +/- T, 2038-01-19 03:14:07.999999 +/- T ] </w:t>
      </w:r>
    </w:p>
    <w:p w:rsidR="00763E06" w:rsidRDefault="00FC71BB">
      <w:r>
        <w:rPr>
          <w:rFonts w:hint="eastAsia"/>
        </w:rPr>
        <w:t>$</w:t>
      </w:r>
      <w:r>
        <w:t>data</w:t>
      </w:r>
      <w:r>
        <w:rPr>
          <w:rFonts w:hint="eastAsia"/>
        </w:rPr>
        <w:t>分三种情况</w:t>
      </w:r>
    </w:p>
    <w:p w:rsidR="00763E06" w:rsidRDefault="00FC71BB">
      <w:r>
        <w:rPr>
          <w:rFonts w:hint="eastAsia"/>
        </w:rPr>
        <w:t>时间范围</w:t>
      </w:r>
      <w:r>
        <w:rPr>
          <w:rFonts w:hint="eastAsia"/>
        </w:rPr>
        <w:t>1</w:t>
      </w:r>
      <w:r>
        <w:rPr>
          <w:rFonts w:hint="eastAsia"/>
        </w:rPr>
        <w:t>：范围是</w:t>
      </w:r>
      <w:r>
        <w:t>[ 1900-01-01 00:00:00.000000, 9999-12-31 23:59:59.999999 ]</w:t>
      </w:r>
      <w:r>
        <w:rPr>
          <w:rFonts w:hint="eastAsia"/>
        </w:rPr>
        <w:t>。注意，这个是</w:t>
      </w:r>
      <w:r>
        <w:rPr>
          <w:rFonts w:hint="eastAsia"/>
        </w:rPr>
        <w:t>local time</w:t>
      </w:r>
      <w:r>
        <w:rPr>
          <w:rFonts w:hint="eastAsia"/>
        </w:rPr>
        <w:t>。代码中以</w:t>
      </w:r>
      <w:r>
        <w:rPr>
          <w:rFonts w:hint="eastAsia"/>
        </w:rPr>
        <w:t>local time</w:t>
      </w:r>
      <w:r>
        <w:rPr>
          <w:rFonts w:hint="eastAsia"/>
        </w:rPr>
        <w:t>的年份作为边界来判断是否超出正常范围。这个范围是和文档中宣称的范围一致。</w:t>
      </w:r>
    </w:p>
    <w:p w:rsidR="00763E06" w:rsidRDefault="00FC71BB">
      <w:r>
        <w:rPr>
          <w:rFonts w:hint="eastAsia"/>
        </w:rPr>
        <w:t>时间范围</w:t>
      </w:r>
      <w:r>
        <w:rPr>
          <w:rFonts w:hint="eastAsia"/>
        </w:rPr>
        <w:t>2</w:t>
      </w:r>
      <w:r>
        <w:rPr>
          <w:rFonts w:hint="eastAsia"/>
        </w:rPr>
        <w:t>：范围是</w:t>
      </w:r>
      <w:r>
        <w:t xml:space="preserve">[ </w:t>
      </w:r>
      <w:r>
        <w:rPr>
          <w:rFonts w:hint="eastAsia"/>
        </w:rPr>
        <w:t>0001</w:t>
      </w:r>
      <w:r>
        <w:t>-01-01 00:00:00.000000, 9999-12-31 23:59:59.999999 ]</w:t>
      </w:r>
      <w:r>
        <w:rPr>
          <w:rFonts w:hint="eastAsia"/>
        </w:rPr>
        <w:t>。注意，这个是</w:t>
      </w:r>
      <w:r>
        <w:rPr>
          <w:rFonts w:hint="eastAsia"/>
        </w:rPr>
        <w:t>localtime</w:t>
      </w:r>
      <w:r>
        <w:rPr>
          <w:rFonts w:hint="eastAsia"/>
        </w:rPr>
        <w:t>。代码中以</w:t>
      </w:r>
      <w:r>
        <w:rPr>
          <w:rFonts w:hint="eastAsia"/>
        </w:rPr>
        <w:t>localtime</w:t>
      </w:r>
      <w:r>
        <w:rPr>
          <w:rFonts w:hint="eastAsia"/>
        </w:rPr>
        <w:t>的年份作为边界来判断是否超出正常范围。这个范围是</w:t>
      </w:r>
      <w:r>
        <w:rPr>
          <w:rFonts w:hint="eastAsia"/>
        </w:rPr>
        <w:t>mongodb</w:t>
      </w:r>
      <w:r>
        <w:rPr>
          <w:rFonts w:hint="eastAsia"/>
        </w:rPr>
        <w:t>使用的范围。我们支持这个范围是为了兼容</w:t>
      </w:r>
      <w:r>
        <w:rPr>
          <w:rFonts w:hint="eastAsia"/>
        </w:rPr>
        <w:t>mongodb</w:t>
      </w:r>
      <w:r>
        <w:rPr>
          <w:rFonts w:hint="eastAsia"/>
        </w:rPr>
        <w:t>从</w:t>
      </w:r>
      <w:r>
        <w:rPr>
          <w:rFonts w:hint="eastAsia"/>
        </w:rPr>
        <w:t>mongodb</w:t>
      </w:r>
      <w:r>
        <w:rPr>
          <w:rFonts w:hint="eastAsia"/>
        </w:rPr>
        <w:t>转移过来的数据。但是，我们不对外宣称支持此范围。</w:t>
      </w:r>
    </w:p>
    <w:p w:rsidR="00763E06" w:rsidRDefault="00FC71BB">
      <w:r>
        <w:rPr>
          <w:rFonts w:hint="eastAsia"/>
        </w:rPr>
        <w:t>注：必须使用</w:t>
      </w:r>
      <w:r>
        <w:rPr>
          <w:rFonts w:hint="eastAsia"/>
        </w:rPr>
        <w:t>MongoDB</w:t>
      </w:r>
      <w:r>
        <w:rPr>
          <w:rFonts w:hint="eastAsia"/>
        </w:rPr>
        <w:t>的时间格式，如</w:t>
      </w:r>
      <w:r>
        <w:rPr>
          <w:rFonts w:hint="eastAsia"/>
        </w:rPr>
        <w:t>2000-01-01T12:30:00.000Z</w:t>
      </w:r>
      <w:r>
        <w:rPr>
          <w:rFonts w:hint="eastAsia"/>
        </w:rPr>
        <w:t>或</w:t>
      </w:r>
      <w:r>
        <w:rPr>
          <w:rFonts w:hint="eastAsia"/>
        </w:rPr>
        <w:t xml:space="preserve"> 2000-01-01T12:30:00.000+0800</w:t>
      </w:r>
    </w:p>
    <w:p w:rsidR="00763E06" w:rsidRDefault="00FC71BB">
      <w:r>
        <w:rPr>
          <w:rFonts w:hint="eastAsia"/>
        </w:rPr>
        <w:t>时间范围</w:t>
      </w:r>
      <w:r>
        <w:rPr>
          <w:rFonts w:hint="eastAsia"/>
        </w:rPr>
        <w:t>3</w:t>
      </w:r>
      <w:r>
        <w:rPr>
          <w:rFonts w:hint="eastAsia"/>
        </w:rPr>
        <w:t>：范围</w:t>
      </w:r>
      <w:r w:rsidR="003F430D">
        <w:rPr>
          <w:rFonts w:hint="eastAsia"/>
        </w:rPr>
        <w:t>为</w:t>
      </w:r>
      <w:r w:rsidR="003F430D">
        <w:rPr>
          <w:rFonts w:hint="eastAsia"/>
        </w:rPr>
        <w:t>int64</w:t>
      </w:r>
      <w:r w:rsidR="00770481">
        <w:rPr>
          <w:rFonts w:hint="eastAsia"/>
        </w:rPr>
        <w:t>能</w:t>
      </w:r>
      <w:r w:rsidR="003F430D">
        <w:rPr>
          <w:rFonts w:hint="eastAsia"/>
        </w:rPr>
        <w:t>表示的毫秒数</w:t>
      </w:r>
      <w:r>
        <w:rPr>
          <w:rFonts w:hint="eastAsia"/>
        </w:rPr>
        <w:t>。就是说范围</w:t>
      </w:r>
      <w:r w:rsidR="0055083C">
        <w:rPr>
          <w:rFonts w:hint="eastAsia"/>
        </w:rPr>
        <w:t>有可能</w:t>
      </w:r>
      <w:r>
        <w:rPr>
          <w:rFonts w:hint="eastAsia"/>
        </w:rPr>
        <w:t>在</w:t>
      </w:r>
      <w:r>
        <w:t>[</w:t>
      </w:r>
      <w:r>
        <w:rPr>
          <w:rFonts w:hint="eastAsia"/>
        </w:rPr>
        <w:t>0001</w:t>
      </w:r>
      <w:r>
        <w:t>-01-01 00:00:00.000000, 9999-12-31 23:59:59.999999 ]</w:t>
      </w:r>
      <w:r>
        <w:rPr>
          <w:rFonts w:hint="eastAsia"/>
        </w:rPr>
        <w:t>之</w:t>
      </w:r>
      <w:r w:rsidR="0055083C">
        <w:rPr>
          <w:rFonts w:hint="eastAsia"/>
        </w:rPr>
        <w:t>外</w:t>
      </w:r>
      <w:r>
        <w:rPr>
          <w:rFonts w:hint="eastAsia"/>
        </w:rPr>
        <w:t>。</w:t>
      </w:r>
      <w:r>
        <w:t>B</w:t>
      </w:r>
      <w:r>
        <w:rPr>
          <w:rFonts w:hint="eastAsia"/>
        </w:rPr>
        <w:t>son</w:t>
      </w:r>
      <w:r>
        <w:rPr>
          <w:rFonts w:hint="eastAsia"/>
        </w:rPr>
        <w:t>中关于</w:t>
      </w:r>
      <w:r>
        <w:rPr>
          <w:rFonts w:hint="eastAsia"/>
        </w:rPr>
        <w:t>Date</w:t>
      </w:r>
      <w:r>
        <w:rPr>
          <w:rFonts w:hint="eastAsia"/>
        </w:rPr>
        <w:t>类型的定义是从</w:t>
      </w:r>
      <w:r>
        <w:rPr>
          <w:rFonts w:hint="eastAsia"/>
        </w:rPr>
        <w:t>unix</w:t>
      </w:r>
      <w:r>
        <w:rPr>
          <w:rFonts w:hint="eastAsia"/>
        </w:rPr>
        <w:t>纪元（</w:t>
      </w:r>
      <w:r>
        <w:t>1900-01-01 00:00:00.000000</w:t>
      </w:r>
      <w:r>
        <w:rPr>
          <w:rFonts w:hint="eastAsia"/>
        </w:rPr>
        <w:t>）开始的毫秒数，这个毫秒数是用</w:t>
      </w:r>
      <w:r>
        <w:rPr>
          <w:rFonts w:hint="eastAsia"/>
        </w:rPr>
        <w:t>int64</w:t>
      </w:r>
      <w:r>
        <w:rPr>
          <w:rFonts w:hint="eastAsia"/>
        </w:rPr>
        <w:t>来存储的，所以能表示的最大</w:t>
      </w:r>
      <w:r>
        <w:rPr>
          <w:rFonts w:hint="eastAsia"/>
        </w:rPr>
        <w:t>Date</w:t>
      </w:r>
      <w:r>
        <w:rPr>
          <w:rFonts w:hint="eastAsia"/>
        </w:rPr>
        <w:t>日期是</w:t>
      </w:r>
      <w:r>
        <w:rPr>
          <w:rFonts w:hint="eastAsia"/>
        </w:rPr>
        <w:t>2^63-1ms</w:t>
      </w:r>
      <w:r>
        <w:rPr>
          <w:rFonts w:hint="eastAsia"/>
        </w:rPr>
        <w:t>，这个数值已经大于</w:t>
      </w:r>
      <w:r>
        <w:t>9999-12-31 23:59:59.999999</w:t>
      </w:r>
      <w:r>
        <w:rPr>
          <w:rFonts w:hint="eastAsia"/>
        </w:rPr>
        <w:t>。</w:t>
      </w:r>
    </w:p>
    <w:p w:rsidR="00763E06" w:rsidRDefault="00FC71BB">
      <w:r>
        <w:rPr>
          <w:rFonts w:hint="eastAsia"/>
        </w:rPr>
        <w:t>后文会说明哪些情况</w:t>
      </w:r>
      <w:r>
        <w:rPr>
          <w:rFonts w:hint="eastAsia"/>
        </w:rPr>
        <w:t>$date</w:t>
      </w:r>
      <w:r>
        <w:rPr>
          <w:rFonts w:hint="eastAsia"/>
        </w:rPr>
        <w:t>适用于“时间范围</w:t>
      </w:r>
      <w:r>
        <w:rPr>
          <w:rFonts w:hint="eastAsia"/>
        </w:rPr>
        <w:t>1</w:t>
      </w:r>
      <w:r>
        <w:rPr>
          <w:rFonts w:hint="eastAsia"/>
        </w:rPr>
        <w:t>”、“时间范围</w:t>
      </w:r>
      <w:r>
        <w:rPr>
          <w:rFonts w:hint="eastAsia"/>
        </w:rPr>
        <w:t>2</w:t>
      </w:r>
      <w:r>
        <w:rPr>
          <w:rFonts w:hint="eastAsia"/>
        </w:rPr>
        <w:t>”及“时间范围</w:t>
      </w:r>
      <w:r>
        <w:rPr>
          <w:rFonts w:hint="eastAsia"/>
        </w:rPr>
        <w:t>3</w:t>
      </w:r>
      <w:r>
        <w:rPr>
          <w:rFonts w:hint="eastAsia"/>
        </w:rPr>
        <w:t>”。</w:t>
      </w:r>
    </w:p>
    <w:p w:rsidR="00763E06" w:rsidRDefault="00FC71BB">
      <w:pPr>
        <w:pStyle w:val="ListParagraph1"/>
        <w:numPr>
          <w:ilvl w:val="0"/>
          <w:numId w:val="2"/>
        </w:numPr>
        <w:ind w:firstLineChars="0"/>
      </w:pPr>
      <w:r>
        <w:rPr>
          <w:rFonts w:hint="eastAsia"/>
        </w:rPr>
        <w:t>对于</w:t>
      </w:r>
      <w:r>
        <w:rPr>
          <w:rFonts w:hint="eastAsia"/>
        </w:rPr>
        <w:t>bson</w:t>
      </w:r>
      <w:r>
        <w:rPr>
          <w:rFonts w:hint="eastAsia"/>
        </w:rPr>
        <w:t>，插入</w:t>
      </w:r>
      <w:r>
        <w:rPr>
          <w:rFonts w:hint="eastAsia"/>
        </w:rPr>
        <w:t>$timestamp</w:t>
      </w:r>
      <w:r>
        <w:rPr>
          <w:rFonts w:hint="eastAsia"/>
        </w:rPr>
        <w:t>或者</w:t>
      </w:r>
      <w:r>
        <w:rPr>
          <w:rFonts w:hint="eastAsia"/>
        </w:rPr>
        <w:t>$date</w:t>
      </w:r>
      <w:r>
        <w:rPr>
          <w:rFonts w:hint="eastAsia"/>
        </w:rPr>
        <w:t>类型，只受</w:t>
      </w:r>
      <w:r>
        <w:rPr>
          <w:rFonts w:hint="eastAsia"/>
        </w:rPr>
        <w:t>bson</w:t>
      </w:r>
      <w:r>
        <w:rPr>
          <w:rFonts w:hint="eastAsia"/>
        </w:rPr>
        <w:t>自身定义的存放数据的长度限制。比如</w:t>
      </w:r>
      <w:r>
        <w:rPr>
          <w:rFonts w:hint="eastAsia"/>
        </w:rPr>
        <w:t>$timestamp</w:t>
      </w:r>
      <w:r>
        <w:rPr>
          <w:rFonts w:hint="eastAsia"/>
        </w:rPr>
        <w:t>使用</w:t>
      </w:r>
      <w:r>
        <w:rPr>
          <w:rFonts w:hint="eastAsia"/>
        </w:rPr>
        <w:t>int32</w:t>
      </w:r>
      <w:r>
        <w:rPr>
          <w:rFonts w:hint="eastAsia"/>
        </w:rPr>
        <w:t>来存放</w:t>
      </w:r>
      <w:r>
        <w:rPr>
          <w:rFonts w:hint="eastAsia"/>
        </w:rPr>
        <w:t>1970-01-01</w:t>
      </w:r>
      <w:r>
        <w:rPr>
          <w:rFonts w:hint="eastAsia"/>
        </w:rPr>
        <w:t>到现在的秒数，那么其范围只能表示</w:t>
      </w:r>
      <w:r>
        <w:rPr>
          <w:rFonts w:hint="eastAsia"/>
        </w:rPr>
        <w:t>1970-2038</w:t>
      </w:r>
      <w:r>
        <w:rPr>
          <w:rFonts w:hint="eastAsia"/>
        </w:rPr>
        <w:t>年；</w:t>
      </w:r>
      <w:r>
        <w:rPr>
          <w:rFonts w:hint="eastAsia"/>
        </w:rPr>
        <w:t>$date</w:t>
      </w:r>
      <w:r>
        <w:rPr>
          <w:rFonts w:hint="eastAsia"/>
        </w:rPr>
        <w:t>是使用一个</w:t>
      </w:r>
      <w:r>
        <w:rPr>
          <w:rFonts w:hint="eastAsia"/>
        </w:rPr>
        <w:t>int64</w:t>
      </w:r>
      <w:r>
        <w:rPr>
          <w:rFonts w:hint="eastAsia"/>
        </w:rPr>
        <w:t>的值来存放距离</w:t>
      </w:r>
      <w:r>
        <w:rPr>
          <w:rFonts w:hint="eastAsia"/>
        </w:rPr>
        <w:t>unix</w:t>
      </w:r>
      <w:r>
        <w:rPr>
          <w:rFonts w:hint="eastAsia"/>
        </w:rPr>
        <w:t>纪元的毫秒数，那么用户可以输入</w:t>
      </w:r>
      <w:r>
        <w:rPr>
          <w:rFonts w:hint="eastAsia"/>
        </w:rPr>
        <w:t>Int64</w:t>
      </w:r>
      <w:r>
        <w:rPr>
          <w:rFonts w:hint="eastAsia"/>
        </w:rPr>
        <w:t>范围内的任意数值。</w:t>
      </w:r>
    </w:p>
    <w:p w:rsidR="00763E06" w:rsidRDefault="00FC71BB">
      <w:pPr>
        <w:pStyle w:val="Heading2"/>
      </w:pPr>
      <w:r>
        <w:rPr>
          <w:rFonts w:hint="eastAsia"/>
        </w:rPr>
        <w:t>三、</w:t>
      </w:r>
      <w:r>
        <w:rPr>
          <w:rFonts w:hint="eastAsia"/>
        </w:rPr>
        <w:t>$date/$timestamp</w:t>
      </w:r>
      <w:r>
        <w:rPr>
          <w:rFonts w:hint="eastAsia"/>
        </w:rPr>
        <w:t>类型输入输出格式</w:t>
      </w:r>
    </w:p>
    <w:p w:rsidR="00763E06" w:rsidRDefault="00FC71BB">
      <w:r>
        <w:rPr>
          <w:rFonts w:hint="eastAsia"/>
        </w:rPr>
        <w:t>此处以</w:t>
      </w:r>
      <w:r>
        <w:rPr>
          <w:rFonts w:hint="eastAsia"/>
        </w:rPr>
        <w:t>sdb shell</w:t>
      </w:r>
      <w:r>
        <w:rPr>
          <w:rFonts w:hint="eastAsia"/>
        </w:rPr>
        <w:t>为例说明</w:t>
      </w:r>
      <w:r>
        <w:rPr>
          <w:rFonts w:hint="eastAsia"/>
        </w:rPr>
        <w:t>$date/$timestamp</w:t>
      </w:r>
      <w:r>
        <w:rPr>
          <w:rFonts w:hint="eastAsia"/>
        </w:rPr>
        <w:t>类型输入输出格式。</w:t>
      </w:r>
    </w:p>
    <w:p w:rsidR="00763E06" w:rsidRDefault="00FC71BB">
      <w:r>
        <w:rPr>
          <w:rFonts w:hint="eastAsia"/>
        </w:rPr>
        <w:t>对于输入格式要求如下：导入工具（以</w:t>
      </w:r>
      <w:r>
        <w:rPr>
          <w:rFonts w:hint="eastAsia"/>
        </w:rPr>
        <w:t>json</w:t>
      </w:r>
      <w:r>
        <w:rPr>
          <w:rFonts w:hint="eastAsia"/>
        </w:rPr>
        <w:t>方式导入）、</w:t>
      </w:r>
      <w:r>
        <w:rPr>
          <w:rFonts w:hint="eastAsia"/>
        </w:rPr>
        <w:t>rest</w:t>
      </w:r>
      <w:r>
        <w:rPr>
          <w:rFonts w:hint="eastAsia"/>
        </w:rPr>
        <w:t>接口的行为和</w:t>
      </w:r>
      <w:r>
        <w:rPr>
          <w:rFonts w:hint="eastAsia"/>
        </w:rPr>
        <w:t>sdb shell</w:t>
      </w:r>
      <w:r>
        <w:rPr>
          <w:rFonts w:hint="eastAsia"/>
        </w:rPr>
        <w:t>要一致（</w:t>
      </w:r>
      <w:r w:rsidR="004D1F1B">
        <w:rPr>
          <w:rFonts w:hint="eastAsia"/>
        </w:rPr>
        <w:t>不考虑</w:t>
      </w:r>
      <w:r w:rsidR="004D1F1B">
        <w:rPr>
          <w:rFonts w:hint="eastAsia"/>
        </w:rPr>
        <w:t>sdb shell</w:t>
      </w:r>
      <w:r w:rsidR="004D1F1B">
        <w:rPr>
          <w:rFonts w:hint="eastAsia"/>
        </w:rPr>
        <w:t>使用</w:t>
      </w:r>
      <w:r w:rsidR="004D1F1B">
        <w:rPr>
          <w:rFonts w:hint="eastAsia"/>
        </w:rPr>
        <w:t>SdbDate</w:t>
      </w:r>
      <w:r w:rsidR="004D1F1B">
        <w:rPr>
          <w:rFonts w:hint="eastAsia"/>
        </w:rPr>
        <w:t>及</w:t>
      </w:r>
      <w:r w:rsidR="004D1F1B">
        <w:rPr>
          <w:rFonts w:hint="eastAsia"/>
        </w:rPr>
        <w:t>Timestamp</w:t>
      </w:r>
      <w:r w:rsidR="004D1F1B">
        <w:rPr>
          <w:rFonts w:hint="eastAsia"/>
        </w:rPr>
        <w:t>对象的情况</w:t>
      </w:r>
      <w:r>
        <w:rPr>
          <w:rFonts w:hint="eastAsia"/>
        </w:rPr>
        <w:t>）。</w:t>
      </w:r>
    </w:p>
    <w:p w:rsidR="00763E06" w:rsidRDefault="00FC71BB">
      <w:r>
        <w:rPr>
          <w:rFonts w:hint="eastAsia"/>
        </w:rPr>
        <w:t>对于输出格式要求如下：</w:t>
      </w:r>
      <w:r>
        <w:rPr>
          <w:rFonts w:hint="eastAsia"/>
        </w:rPr>
        <w:t>C/C++</w:t>
      </w:r>
      <w:r>
        <w:rPr>
          <w:rFonts w:hint="eastAsia"/>
        </w:rPr>
        <w:t>驱动</w:t>
      </w:r>
      <w:r>
        <w:rPr>
          <w:rFonts w:hint="eastAsia"/>
        </w:rPr>
        <w:t>bson</w:t>
      </w:r>
      <w:r>
        <w:rPr>
          <w:rFonts w:hint="eastAsia"/>
        </w:rPr>
        <w:t>的</w:t>
      </w:r>
      <w:r>
        <w:rPr>
          <w:rFonts w:hint="eastAsia"/>
        </w:rPr>
        <w:t>toString</w:t>
      </w:r>
      <w:r>
        <w:rPr>
          <w:rFonts w:hint="eastAsia"/>
        </w:rPr>
        <w:t>方法、</w:t>
      </w:r>
      <w:r>
        <w:rPr>
          <w:rFonts w:hint="eastAsia"/>
        </w:rPr>
        <w:t>rest</w:t>
      </w:r>
      <w:r>
        <w:rPr>
          <w:rFonts w:hint="eastAsia"/>
        </w:rPr>
        <w:t>接口的行为和</w:t>
      </w:r>
      <w:r>
        <w:rPr>
          <w:rFonts w:hint="eastAsia"/>
        </w:rPr>
        <w:t>sdb shell</w:t>
      </w:r>
      <w:r>
        <w:rPr>
          <w:rFonts w:hint="eastAsia"/>
        </w:rPr>
        <w:t>要一致</w:t>
      </w:r>
      <w:ins w:id="1" w:author="tanzhaobo" w:date="2016-04-25T14:13:00Z">
        <w:r w:rsidR="00E959C1">
          <w:rPr>
            <w:rFonts w:hint="eastAsia"/>
          </w:rPr>
          <w:t>。</w:t>
        </w:r>
      </w:ins>
    </w:p>
    <w:p w:rsidR="00763E06" w:rsidRDefault="00FC71BB">
      <w:pPr>
        <w:pStyle w:val="Heading3"/>
      </w:pPr>
      <w:r>
        <w:rPr>
          <w:rFonts w:hint="eastAsia"/>
        </w:rPr>
        <w:t>3.1$date</w:t>
      </w:r>
      <w:r>
        <w:rPr>
          <w:rFonts w:hint="eastAsia"/>
        </w:rPr>
        <w:t>输入格式</w:t>
      </w:r>
    </w:p>
    <w:p w:rsidR="00763E06" w:rsidRDefault="00FC71BB">
      <w:r>
        <w:rPr>
          <w:rFonts w:hint="eastAsia"/>
        </w:rPr>
        <w:t>sdb shell</w:t>
      </w:r>
      <w:r>
        <w:rPr>
          <w:rFonts w:hint="eastAsia"/>
        </w:rPr>
        <w:t>输入</w:t>
      </w:r>
      <w:r>
        <w:rPr>
          <w:rFonts w:hint="eastAsia"/>
        </w:rPr>
        <w:t>$date</w:t>
      </w:r>
      <w:r>
        <w:rPr>
          <w:rFonts w:hint="eastAsia"/>
        </w:rPr>
        <w:t>类型有两种方式：</w:t>
      </w:r>
      <w:r>
        <w:rPr>
          <w:rFonts w:hint="eastAsia"/>
        </w:rPr>
        <w:t>1</w:t>
      </w:r>
      <w:r>
        <w:rPr>
          <w:rFonts w:hint="eastAsia"/>
        </w:rPr>
        <w:t>、使用</w:t>
      </w:r>
      <w:r>
        <w:rPr>
          <w:rFonts w:hint="eastAsia"/>
        </w:rPr>
        <w:t>$date</w:t>
      </w:r>
      <w:r>
        <w:rPr>
          <w:rFonts w:hint="eastAsia"/>
        </w:rPr>
        <w:t>指定字段类型为</w:t>
      </w:r>
      <w:r>
        <w:rPr>
          <w:rFonts w:hint="eastAsia"/>
        </w:rPr>
        <w:t>Date</w:t>
      </w:r>
      <w:r>
        <w:rPr>
          <w:rFonts w:hint="eastAsia"/>
        </w:rPr>
        <w:t>类型。</w:t>
      </w:r>
      <w:r>
        <w:rPr>
          <w:rFonts w:hint="eastAsia"/>
        </w:rPr>
        <w:t>2</w:t>
      </w:r>
      <w:r>
        <w:rPr>
          <w:rFonts w:hint="eastAsia"/>
        </w:rPr>
        <w:t>、使用</w:t>
      </w:r>
      <w:r>
        <w:rPr>
          <w:rFonts w:hint="eastAsia"/>
        </w:rPr>
        <w:t>SdbDate</w:t>
      </w:r>
      <w:r>
        <w:rPr>
          <w:rFonts w:hint="eastAsia"/>
        </w:rPr>
        <w:t>对象构造</w:t>
      </w:r>
      <w:r>
        <w:rPr>
          <w:rFonts w:hint="eastAsia"/>
        </w:rPr>
        <w:t>$date</w:t>
      </w:r>
      <w:r>
        <w:rPr>
          <w:rFonts w:hint="eastAsia"/>
        </w:rPr>
        <w:t>类型。</w:t>
      </w:r>
      <w:r>
        <w:rPr>
          <w:rFonts w:hint="eastAsia"/>
        </w:rPr>
        <w:t xml:space="preserve"> </w:t>
      </w:r>
      <w:bookmarkStart w:id="2" w:name="_GoBack"/>
      <w:bookmarkEnd w:id="2"/>
    </w:p>
    <w:p w:rsidR="00763E06" w:rsidRDefault="00FC71BB">
      <w:pPr>
        <w:pStyle w:val="Heading4"/>
      </w:pPr>
      <w:r>
        <w:rPr>
          <w:rFonts w:hint="eastAsia"/>
        </w:rPr>
        <w:t>3.1.1</w:t>
      </w:r>
      <w:r>
        <w:rPr>
          <w:rFonts w:hint="eastAsia"/>
        </w:rPr>
        <w:t>使用</w:t>
      </w:r>
      <w:r>
        <w:rPr>
          <w:rFonts w:hint="eastAsia"/>
        </w:rPr>
        <w:t>$date</w:t>
      </w:r>
      <w:r>
        <w:rPr>
          <w:rFonts w:hint="eastAsia"/>
        </w:rPr>
        <w:t>指定字段类型为</w:t>
      </w:r>
      <w:r>
        <w:rPr>
          <w:rFonts w:hint="eastAsia"/>
        </w:rPr>
        <w:t>$date</w:t>
      </w:r>
      <w:r>
        <w:rPr>
          <w:rFonts w:hint="eastAsia"/>
        </w:rPr>
        <w:t>类型。</w:t>
      </w:r>
      <w:r>
        <w:rPr>
          <w:rFonts w:hint="eastAsia"/>
        </w:rPr>
        <w:t xml:space="preserve"> </w:t>
      </w:r>
    </w:p>
    <w:p w:rsidR="00763E06" w:rsidRDefault="00FC71BB">
      <w:r>
        <w:rPr>
          <w:rFonts w:hint="eastAsia"/>
        </w:rPr>
        <w:t>// original</w:t>
      </w:r>
      <w:r>
        <w:rPr>
          <w:rFonts w:hint="eastAsia"/>
        </w:rPr>
        <w:t>（原有的输入方式）</w:t>
      </w:r>
      <w:r>
        <w:rPr>
          <w:rFonts w:hint="eastAsia"/>
        </w:rPr>
        <w:t xml:space="preserve"> </w:t>
      </w:r>
    </w:p>
    <w:p w:rsidR="00763E06" w:rsidRDefault="00FC71BB">
      <w:r>
        <w:rPr>
          <w:rFonts w:hint="eastAsia"/>
        </w:rPr>
        <w:t>格式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 xml:space="preserve">{dateKey:{$date:"2000-01-01"}} </w:t>
      </w:r>
    </w:p>
    <w:p w:rsidR="00763E06" w:rsidRDefault="00FC71BB">
      <w:r>
        <w:rPr>
          <w:rFonts w:hint="eastAsia"/>
        </w:rPr>
        <w:t>// new</w:t>
      </w:r>
      <w:r>
        <w:rPr>
          <w:rFonts w:hint="eastAsia"/>
        </w:rPr>
        <w:t>（新添加的输入方式）</w:t>
      </w:r>
    </w:p>
    <w:p w:rsidR="00763E06" w:rsidRDefault="00FC71BB">
      <w:r>
        <w:rPr>
          <w:rFonts w:hint="eastAsia"/>
        </w:rPr>
        <w:t>格式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 xml:space="preserve">{dateKey:{$date:"2000-01-01T12:38:59.123456Z"}} // </w:t>
      </w:r>
      <w:r>
        <w:rPr>
          <w:rFonts w:hint="eastAsia"/>
        </w:rPr>
        <w:t>别忘了“</w:t>
      </w:r>
      <w:r>
        <w:rPr>
          <w:rFonts w:hint="eastAsia"/>
        </w:rPr>
        <w:t>Z</w:t>
      </w:r>
      <w:r>
        <w:rPr>
          <w:rFonts w:hint="eastAsia"/>
        </w:rPr>
        <w:t>”</w:t>
      </w:r>
    </w:p>
    <w:p w:rsidR="00763E06" w:rsidRDefault="00FC71BB">
      <w:r>
        <w:rPr>
          <w:rFonts w:hint="eastAsia"/>
        </w:rPr>
        <w:t>格式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 xml:space="preserve">{dateKey:{$date:"2000-01-01T12:38:59.123456+0800"}} // </w:t>
      </w:r>
      <w:r>
        <w:rPr>
          <w:rFonts w:hint="eastAsia"/>
        </w:rPr>
        <w:t>别忘了“</w:t>
      </w:r>
      <w:r>
        <w:rPr>
          <w:rFonts w:hint="eastAsia"/>
        </w:rPr>
        <w:t>+0800</w:t>
      </w:r>
      <w:r>
        <w:rPr>
          <w:rFonts w:hint="eastAsia"/>
        </w:rPr>
        <w:t>”</w:t>
      </w:r>
    </w:p>
    <w:p w:rsidR="00763E06" w:rsidRDefault="00FC71BB">
      <w:r>
        <w:rPr>
          <w:rFonts w:hint="eastAsia"/>
        </w:rPr>
        <w:lastRenderedPageBreak/>
        <w:t>格式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 xml:space="preserve">{dateKey:{$date:{$numberLong:"-30610252800000"}}} // 1000-01-01 </w:t>
      </w:r>
    </w:p>
    <w:p w:rsidR="00763E06" w:rsidRDefault="00FC71BB">
      <w:r>
        <w:rPr>
          <w:rFonts w:hint="eastAsia"/>
        </w:rPr>
        <w:t>格式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 xml:space="preserve">{dateKey:{$date:{$numberLong:253402185600000}}} // 9999-12-31 </w:t>
      </w:r>
    </w:p>
    <w:p w:rsidR="00763E06" w:rsidRDefault="00FC71BB">
      <w:r>
        <w:rPr>
          <w:rFonts w:hint="eastAsia"/>
        </w:rPr>
        <w:t>格式</w:t>
      </w:r>
      <w:r>
        <w:rPr>
          <w:rFonts w:hint="eastAsia"/>
        </w:rPr>
        <w:t>6</w:t>
      </w:r>
      <w:r>
        <w:rPr>
          <w:rFonts w:hint="eastAsia"/>
        </w:rPr>
        <w:t>：</w:t>
      </w:r>
      <w:r>
        <w:rPr>
          <w:rFonts w:hint="eastAsia"/>
        </w:rPr>
        <w:t xml:space="preserve">{dateKey:{$date:253402185600000}} // 9999-12-31 </w:t>
      </w:r>
    </w:p>
    <w:p w:rsidR="00763E06" w:rsidRDefault="00FC71BB">
      <w:r>
        <w:rPr>
          <w:rFonts w:hint="eastAsia"/>
        </w:rPr>
        <w:t>格式</w:t>
      </w:r>
      <w:r>
        <w:rPr>
          <w:rFonts w:hint="eastAsia"/>
        </w:rPr>
        <w:t>7</w:t>
      </w:r>
      <w:r>
        <w:rPr>
          <w:rFonts w:hint="eastAsia"/>
        </w:rPr>
        <w:t>：</w:t>
      </w:r>
      <w:r>
        <w:t>{datetype:{$date:"1234567890"}}</w:t>
      </w:r>
    </w:p>
    <w:p w:rsidR="00763E06" w:rsidRDefault="00FC71BB">
      <w:r>
        <w:rPr>
          <w:rFonts w:hint="eastAsia"/>
        </w:rPr>
        <w:t>说明：</w:t>
      </w:r>
    </w:p>
    <w:p w:rsidR="00763E06" w:rsidRDefault="00FC71BB">
      <w:r>
        <w:rPr>
          <w:rFonts w:hint="eastAsia"/>
        </w:rPr>
        <w:t>格式</w:t>
      </w:r>
      <w:r>
        <w:rPr>
          <w:rFonts w:hint="eastAsia"/>
        </w:rPr>
        <w:t>1</w:t>
      </w:r>
      <w:r>
        <w:rPr>
          <w:rFonts w:hint="eastAsia"/>
        </w:rPr>
        <w:t>服从“时间范围</w:t>
      </w:r>
      <w:r>
        <w:rPr>
          <w:rFonts w:hint="eastAsia"/>
        </w:rPr>
        <w:t>1</w:t>
      </w:r>
      <w:r>
        <w:rPr>
          <w:rFonts w:hint="eastAsia"/>
        </w:rPr>
        <w:t>”，</w:t>
      </w:r>
    </w:p>
    <w:p w:rsidR="00763E06" w:rsidRDefault="00FC71BB">
      <w:r>
        <w:rPr>
          <w:rFonts w:hint="eastAsia"/>
        </w:rPr>
        <w:t>格式</w:t>
      </w:r>
      <w:r>
        <w:rPr>
          <w:rFonts w:hint="eastAsia"/>
        </w:rPr>
        <w:t>1-3</w:t>
      </w:r>
      <w:r>
        <w:rPr>
          <w:rFonts w:hint="eastAsia"/>
        </w:rPr>
        <w:t>服从“时间范围</w:t>
      </w:r>
      <w:r>
        <w:rPr>
          <w:rFonts w:hint="eastAsia"/>
        </w:rPr>
        <w:t>2</w:t>
      </w:r>
      <w:r>
        <w:rPr>
          <w:rFonts w:hint="eastAsia"/>
        </w:rPr>
        <w:t>”，</w:t>
      </w:r>
    </w:p>
    <w:p w:rsidR="00763E06" w:rsidRDefault="00FC71BB">
      <w:r>
        <w:rPr>
          <w:rFonts w:hint="eastAsia"/>
        </w:rPr>
        <w:t>格式</w:t>
      </w:r>
      <w:r>
        <w:rPr>
          <w:rFonts w:hint="eastAsia"/>
        </w:rPr>
        <w:t>1-7</w:t>
      </w:r>
      <w:r>
        <w:rPr>
          <w:rFonts w:hint="eastAsia"/>
        </w:rPr>
        <w:t>服从“时间范围</w:t>
      </w:r>
      <w:r>
        <w:rPr>
          <w:rFonts w:hint="eastAsia"/>
        </w:rPr>
        <w:t>3</w:t>
      </w:r>
      <w:r>
        <w:rPr>
          <w:rFonts w:hint="eastAsia"/>
        </w:rPr>
        <w:t>”</w:t>
      </w:r>
    </w:p>
    <w:p w:rsidR="00763E06" w:rsidRDefault="00763E06"/>
    <w:p w:rsidR="00763E06" w:rsidRDefault="00FC71BB">
      <w:pPr>
        <w:pStyle w:val="Heading4"/>
      </w:pPr>
      <w:r>
        <w:rPr>
          <w:rFonts w:hint="eastAsia"/>
        </w:rPr>
        <w:t>3.1.2</w:t>
      </w:r>
      <w:r>
        <w:rPr>
          <w:rFonts w:hint="eastAsia"/>
        </w:rPr>
        <w:t>使用</w:t>
      </w:r>
      <w:r>
        <w:rPr>
          <w:rFonts w:hint="eastAsia"/>
        </w:rPr>
        <w:t>SdbDate</w:t>
      </w:r>
      <w:r>
        <w:rPr>
          <w:rFonts w:hint="eastAsia"/>
        </w:rPr>
        <w:t>对象构造</w:t>
      </w:r>
      <w:r>
        <w:rPr>
          <w:rFonts w:hint="eastAsia"/>
        </w:rPr>
        <w:t>$date</w:t>
      </w:r>
      <w:r>
        <w:rPr>
          <w:rFonts w:hint="eastAsia"/>
        </w:rPr>
        <w:t>类型。</w:t>
      </w:r>
      <w:r>
        <w:rPr>
          <w:rFonts w:hint="eastAsia"/>
        </w:rPr>
        <w:t xml:space="preserve"> </w:t>
      </w:r>
    </w:p>
    <w:p w:rsidR="00763E06" w:rsidRDefault="00FC71BB">
      <w:r>
        <w:t xml:space="preserve">// original </w:t>
      </w:r>
    </w:p>
    <w:p w:rsidR="00763E06" w:rsidRDefault="00FC71BB">
      <w:r>
        <w:rPr>
          <w:rFonts w:hint="eastAsia"/>
        </w:rPr>
        <w:t>格式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 xml:space="preserve">{dateKey:SdbDate()} </w:t>
      </w:r>
    </w:p>
    <w:p w:rsidR="00763E06" w:rsidRDefault="00FC71BB">
      <w:r>
        <w:rPr>
          <w:rFonts w:hint="eastAsia"/>
        </w:rPr>
        <w:t>格式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 xml:space="preserve">{dateKey:SdbDate("2000-01-01")} </w:t>
      </w:r>
    </w:p>
    <w:p w:rsidR="00763E06" w:rsidRDefault="00FC71BB">
      <w:r>
        <w:t xml:space="preserve">// new </w:t>
      </w:r>
    </w:p>
    <w:p w:rsidR="00763E06" w:rsidRDefault="00FC71BB">
      <w:r>
        <w:rPr>
          <w:rFonts w:hint="eastAsia"/>
        </w:rPr>
        <w:t>格式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 xml:space="preserve">{dateKey:SdbDate("2000-01-01T12:38:59.123456Z")} </w:t>
      </w:r>
    </w:p>
    <w:p w:rsidR="00763E06" w:rsidRDefault="00FC71BB">
      <w:r>
        <w:rPr>
          <w:rFonts w:hint="eastAsia"/>
        </w:rPr>
        <w:t>格式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 xml:space="preserve">{dateKey:SdbDate("2000-01-01T12:38:59.123456+0800")} </w:t>
      </w:r>
    </w:p>
    <w:p w:rsidR="00763E06" w:rsidRDefault="00FC71BB">
      <w:r>
        <w:rPr>
          <w:rFonts w:hint="eastAsia"/>
        </w:rPr>
        <w:t>格式</w:t>
      </w:r>
      <w:r>
        <w:rPr>
          <w:rFonts w:hint="eastAsia"/>
        </w:rPr>
        <w:t>5</w:t>
      </w:r>
      <w:r>
        <w:rPr>
          <w:rFonts w:hint="eastAsia"/>
        </w:rPr>
        <w:t>：</w:t>
      </w:r>
      <w:r>
        <w:rPr>
          <w:rFonts w:hint="eastAsia"/>
        </w:rPr>
        <w:t xml:space="preserve">{dateKey:SdbDate("-30610252800000")} // 1000-01-01 </w:t>
      </w:r>
    </w:p>
    <w:p w:rsidR="00763E06" w:rsidRDefault="00FC71BB">
      <w:r>
        <w:rPr>
          <w:rFonts w:hint="eastAsia"/>
        </w:rPr>
        <w:t>格式</w:t>
      </w:r>
      <w:r>
        <w:rPr>
          <w:rFonts w:hint="eastAsia"/>
        </w:rPr>
        <w:t>6</w:t>
      </w:r>
      <w:r>
        <w:rPr>
          <w:rFonts w:hint="eastAsia"/>
        </w:rPr>
        <w:t>：</w:t>
      </w:r>
      <w:r>
        <w:rPr>
          <w:rFonts w:hint="eastAsia"/>
        </w:rPr>
        <w:t xml:space="preserve">{dateKey:SdbDate(253402185600000)} // 9999-12-31 </w:t>
      </w:r>
    </w:p>
    <w:p w:rsidR="00763E06" w:rsidRDefault="00FC71BB">
      <w:r>
        <w:rPr>
          <w:rFonts w:hint="eastAsia"/>
        </w:rPr>
        <w:t>说明：</w:t>
      </w:r>
    </w:p>
    <w:p w:rsidR="00763E06" w:rsidRDefault="00FC71BB">
      <w:r>
        <w:rPr>
          <w:rFonts w:hint="eastAsia"/>
        </w:rPr>
        <w:t>格式</w:t>
      </w:r>
      <w:r>
        <w:rPr>
          <w:rFonts w:hint="eastAsia"/>
        </w:rPr>
        <w:t>1-2</w:t>
      </w:r>
      <w:r>
        <w:rPr>
          <w:rFonts w:hint="eastAsia"/>
        </w:rPr>
        <w:t>服从“时间范围</w:t>
      </w:r>
      <w:r>
        <w:rPr>
          <w:rFonts w:hint="eastAsia"/>
        </w:rPr>
        <w:t>1</w:t>
      </w:r>
      <w:r>
        <w:rPr>
          <w:rFonts w:hint="eastAsia"/>
        </w:rPr>
        <w:t>”，</w:t>
      </w:r>
    </w:p>
    <w:p w:rsidR="00763E06" w:rsidRDefault="00FC71BB">
      <w:r>
        <w:rPr>
          <w:rFonts w:hint="eastAsia"/>
        </w:rPr>
        <w:t>格式</w:t>
      </w:r>
      <w:r>
        <w:rPr>
          <w:rFonts w:hint="eastAsia"/>
        </w:rPr>
        <w:t>1-4</w:t>
      </w:r>
      <w:r>
        <w:rPr>
          <w:rFonts w:hint="eastAsia"/>
        </w:rPr>
        <w:t>服从“时间范围</w:t>
      </w:r>
      <w:r>
        <w:rPr>
          <w:rFonts w:hint="eastAsia"/>
        </w:rPr>
        <w:t>2</w:t>
      </w:r>
      <w:r>
        <w:rPr>
          <w:rFonts w:hint="eastAsia"/>
        </w:rPr>
        <w:t>”，</w:t>
      </w:r>
    </w:p>
    <w:p w:rsidR="00763E06" w:rsidRDefault="00FC71BB">
      <w:r>
        <w:rPr>
          <w:rFonts w:hint="eastAsia"/>
        </w:rPr>
        <w:t>格式</w:t>
      </w:r>
      <w:r>
        <w:rPr>
          <w:rFonts w:hint="eastAsia"/>
        </w:rPr>
        <w:t>1-6</w:t>
      </w:r>
      <w:r>
        <w:rPr>
          <w:rFonts w:hint="eastAsia"/>
        </w:rPr>
        <w:t>服从“时间范围</w:t>
      </w:r>
      <w:r>
        <w:rPr>
          <w:rFonts w:hint="eastAsia"/>
        </w:rPr>
        <w:t>3</w:t>
      </w:r>
      <w:r>
        <w:rPr>
          <w:rFonts w:hint="eastAsia"/>
        </w:rPr>
        <w:t>”</w:t>
      </w:r>
    </w:p>
    <w:p w:rsidR="00763E06" w:rsidRDefault="00FC71BB">
      <w:pPr>
        <w:pStyle w:val="Heading3"/>
      </w:pPr>
      <w:r>
        <w:rPr>
          <w:rFonts w:hint="eastAsia"/>
        </w:rPr>
        <w:t>3.2$date</w:t>
      </w:r>
      <w:r>
        <w:rPr>
          <w:rFonts w:hint="eastAsia"/>
        </w:rPr>
        <w:t>输出格式</w:t>
      </w:r>
    </w:p>
    <w:p w:rsidR="00763E06" w:rsidRDefault="00FC71BB">
      <w:r>
        <w:rPr>
          <w:rFonts w:hint="eastAsia"/>
        </w:rPr>
        <w:t>，其格式有两种。</w:t>
      </w:r>
    </w:p>
    <w:p w:rsidR="00763E06" w:rsidRDefault="00FC71BB">
      <w:pPr>
        <w:pStyle w:val="Heading4"/>
      </w:pPr>
      <w:r>
        <w:rPr>
          <w:rFonts w:hint="eastAsia"/>
        </w:rPr>
        <w:t>3.2.1</w:t>
      </w:r>
      <w:r>
        <w:rPr>
          <w:rFonts w:hint="eastAsia"/>
        </w:rPr>
        <w:t>以本地时间显示</w:t>
      </w:r>
    </w:p>
    <w:p w:rsidR="00763E06" w:rsidRDefault="00FC71BB">
      <w:r>
        <w:rPr>
          <w:rFonts w:hint="eastAsia"/>
        </w:rPr>
        <w:t>$date</w:t>
      </w:r>
      <w:r>
        <w:rPr>
          <w:rFonts w:hint="eastAsia"/>
        </w:rPr>
        <w:t>范围在“时间范围</w:t>
      </w:r>
      <w:r>
        <w:rPr>
          <w:rFonts w:hint="eastAsia"/>
        </w:rPr>
        <w:t>1</w:t>
      </w:r>
      <w:r>
        <w:rPr>
          <w:rFonts w:hint="eastAsia"/>
        </w:rPr>
        <w:t>”内，</w:t>
      </w:r>
      <w:r>
        <w:rPr>
          <w:rFonts w:hint="eastAsia"/>
          <w:color w:val="FF0000"/>
        </w:rPr>
        <w:t>输出以本地时间显示</w:t>
      </w:r>
      <w:r>
        <w:rPr>
          <w:rFonts w:hint="eastAsia"/>
        </w:rPr>
        <w:t>，格式如下：</w:t>
      </w:r>
    </w:p>
    <w:p w:rsidR="00763E06" w:rsidRDefault="00FC71BB">
      <w:r>
        <w:t>db.foo.bar.remove();db.foo.bar.insert({dateKey:{$date:"1899-12-31T23:59:59.000000+0800"}});db.foo.bar.find()</w:t>
      </w:r>
    </w:p>
    <w:p w:rsidR="00763E06" w:rsidRDefault="00FC71BB">
      <w:r>
        <w:t>{</w:t>
      </w:r>
    </w:p>
    <w:p w:rsidR="00763E06" w:rsidRDefault="00FC71BB">
      <w:r>
        <w:t>"_id": {</w:t>
      </w:r>
    </w:p>
    <w:p w:rsidR="00763E06" w:rsidRDefault="00FC71BB">
      <w:r>
        <w:t>"$oid": "570f94f8c371f29124000013"</w:t>
      </w:r>
    </w:p>
    <w:p w:rsidR="00763E06" w:rsidRDefault="00FC71BB">
      <w:r>
        <w:t xml:space="preserve">  },</w:t>
      </w:r>
    </w:p>
    <w:p w:rsidR="00763E06" w:rsidRDefault="00FC71BB">
      <w:r>
        <w:t>"dateKey": {</w:t>
      </w:r>
    </w:p>
    <w:p w:rsidR="00763E06" w:rsidRDefault="00FC71BB">
      <w:r>
        <w:t>"$date": "1900-01-01"</w:t>
      </w:r>
    </w:p>
    <w:p w:rsidR="00763E06" w:rsidRDefault="00FC71BB">
      <w:r>
        <w:t xml:space="preserve">  }</w:t>
      </w:r>
    </w:p>
    <w:p w:rsidR="00763E06" w:rsidRDefault="00FC71BB">
      <w:r>
        <w:t>}</w:t>
      </w:r>
    </w:p>
    <w:p w:rsidR="00763E06" w:rsidRDefault="00FC71BB">
      <w:r>
        <w:lastRenderedPageBreak/>
        <w:t>Return 1 row(s).</w:t>
      </w:r>
    </w:p>
    <w:p w:rsidR="00763E06" w:rsidRDefault="00FC71BB">
      <w:r>
        <w:t>Takes 0.7864s.</w:t>
      </w:r>
    </w:p>
    <w:p w:rsidR="00763E06" w:rsidRDefault="00FC71BB">
      <w:r>
        <w:rPr>
          <w:rFonts w:hint="eastAsia"/>
        </w:rPr>
        <w:t>注意：在</w:t>
      </w:r>
      <w:r>
        <w:t>1</w:t>
      </w:r>
      <w:r>
        <w:rPr>
          <w:rFonts w:hint="eastAsia"/>
        </w:rPr>
        <w:t>927</w:t>
      </w:r>
      <w:r>
        <w:t>-12-31T2</w:t>
      </w:r>
      <w:r>
        <w:rPr>
          <w:rFonts w:hint="eastAsia"/>
        </w:rPr>
        <w:t>3</w:t>
      </w:r>
      <w:r>
        <w:t>:5</w:t>
      </w:r>
      <w:r>
        <w:rPr>
          <w:rFonts w:hint="eastAsia"/>
        </w:rPr>
        <w:t>4</w:t>
      </w:r>
      <w:r>
        <w:t>:</w:t>
      </w:r>
      <w:r>
        <w:rPr>
          <w:rFonts w:hint="eastAsia"/>
        </w:rPr>
        <w:t>07</w:t>
      </w:r>
      <w:r>
        <w:t>.000000+0800</w:t>
      </w:r>
      <w:r>
        <w:rPr>
          <w:rFonts w:hint="eastAsia"/>
        </w:rPr>
        <w:t>（包括这个时间点）之前的时间，需要加上</w:t>
      </w:r>
      <w:r>
        <w:rPr>
          <w:rFonts w:hint="eastAsia"/>
        </w:rPr>
        <w:t>5</w:t>
      </w:r>
      <w:r>
        <w:rPr>
          <w:rFonts w:hint="eastAsia"/>
        </w:rPr>
        <w:t>分</w:t>
      </w:r>
      <w:r>
        <w:rPr>
          <w:rFonts w:hint="eastAsia"/>
        </w:rPr>
        <w:t>52</w:t>
      </w:r>
      <w:r>
        <w:rPr>
          <w:rFonts w:hint="eastAsia"/>
        </w:rPr>
        <w:t>秒才是真正意义上的北京时间。上例中</w:t>
      </w:r>
      <w:r>
        <w:t>"1899-12-31T23:59:59.000000+0800"</w:t>
      </w:r>
      <w:r>
        <w:rPr>
          <w:rFonts w:hint="eastAsia"/>
        </w:rPr>
        <w:t>这个时间加上了</w:t>
      </w:r>
      <w:r>
        <w:rPr>
          <w:rFonts w:hint="eastAsia"/>
        </w:rPr>
        <w:t>5</w:t>
      </w:r>
      <w:r>
        <w:rPr>
          <w:rFonts w:hint="eastAsia"/>
        </w:rPr>
        <w:t>分</w:t>
      </w:r>
      <w:r>
        <w:rPr>
          <w:rFonts w:hint="eastAsia"/>
        </w:rPr>
        <w:t>52</w:t>
      </w:r>
      <w:r>
        <w:rPr>
          <w:rFonts w:hint="eastAsia"/>
        </w:rPr>
        <w:t>秒之后，其实是</w:t>
      </w:r>
      <w:r>
        <w:t>"1</w:t>
      </w:r>
      <w:r>
        <w:rPr>
          <w:rFonts w:hint="eastAsia"/>
        </w:rPr>
        <w:t>900</w:t>
      </w:r>
      <w:r>
        <w:t>-</w:t>
      </w:r>
      <w:r>
        <w:rPr>
          <w:rFonts w:hint="eastAsia"/>
        </w:rPr>
        <w:t>01</w:t>
      </w:r>
      <w:r>
        <w:t>-</w:t>
      </w:r>
      <w:r>
        <w:rPr>
          <w:rFonts w:hint="eastAsia"/>
        </w:rPr>
        <w:t>0</w:t>
      </w:r>
      <w:r>
        <w:t>1T</w:t>
      </w:r>
      <w:r>
        <w:rPr>
          <w:rFonts w:hint="eastAsia"/>
        </w:rPr>
        <w:t>00</w:t>
      </w:r>
      <w:r>
        <w:t>:</w:t>
      </w:r>
      <w:r>
        <w:rPr>
          <w:rFonts w:hint="eastAsia"/>
        </w:rPr>
        <w:t>05</w:t>
      </w:r>
      <w:r>
        <w:t>:5</w:t>
      </w:r>
      <w:r>
        <w:rPr>
          <w:rFonts w:hint="eastAsia"/>
        </w:rPr>
        <w:t>1</w:t>
      </w:r>
      <w:r>
        <w:t>.000000+0800"</w:t>
      </w:r>
      <w:r>
        <w:rPr>
          <w:rFonts w:hint="eastAsia"/>
        </w:rPr>
        <w:t>，所有显示时间为</w:t>
      </w:r>
      <w:r>
        <w:t>"1900-01-01"</w:t>
      </w:r>
      <w:r>
        <w:rPr>
          <w:rFonts w:hint="eastAsia"/>
        </w:rPr>
        <w:t>。</w:t>
      </w:r>
    </w:p>
    <w:p w:rsidR="00763E06" w:rsidRDefault="00FC71BB">
      <w:pPr>
        <w:pStyle w:val="Heading4"/>
      </w:pPr>
      <w:r>
        <w:rPr>
          <w:rFonts w:hint="eastAsia"/>
        </w:rPr>
        <w:t>3.2.2</w:t>
      </w:r>
      <w:r>
        <w:rPr>
          <w:rFonts w:hint="eastAsia"/>
        </w:rPr>
        <w:t>以本地数字显示</w:t>
      </w:r>
    </w:p>
    <w:p w:rsidR="00763E06" w:rsidRDefault="00FC71BB">
      <w:r>
        <w:rPr>
          <w:rFonts w:hint="eastAsia"/>
        </w:rPr>
        <w:t>若</w:t>
      </w:r>
      <w:r>
        <w:rPr>
          <w:rFonts w:hint="eastAsia"/>
        </w:rPr>
        <w:t>$date</w:t>
      </w:r>
      <w:r>
        <w:rPr>
          <w:rFonts w:hint="eastAsia"/>
        </w:rPr>
        <w:t>范围不在“时间范围</w:t>
      </w:r>
      <w:r>
        <w:rPr>
          <w:rFonts w:hint="eastAsia"/>
        </w:rPr>
        <w:t>1</w:t>
      </w:r>
      <w:r>
        <w:rPr>
          <w:rFonts w:hint="eastAsia"/>
        </w:rPr>
        <w:t>”，则转显示都会转成</w:t>
      </w:r>
      <w:r>
        <w:rPr>
          <w:rFonts w:hint="eastAsia"/>
        </w:rPr>
        <w:t>{ $date: -29827230142000 }</w:t>
      </w:r>
      <w:r>
        <w:rPr>
          <w:rFonts w:hint="eastAsia"/>
        </w:rPr>
        <w:t>的格式，如：</w:t>
      </w:r>
      <w:r>
        <w:t>&gt; db.foo.bar.remove();db.foo.bar.insert({dateKey:{$date:"1800-05-01T12:00:00.000000Z"}});db.foo.bar.find()</w:t>
      </w:r>
    </w:p>
    <w:p w:rsidR="00763E06" w:rsidRDefault="00FC71BB">
      <w:r>
        <w:t>{</w:t>
      </w:r>
    </w:p>
    <w:p w:rsidR="00763E06" w:rsidRDefault="00FC71BB">
      <w:r>
        <w:t>"_id": {</w:t>
      </w:r>
    </w:p>
    <w:p w:rsidR="00763E06" w:rsidRDefault="00FC71BB">
      <w:r>
        <w:t>"$oid": "571079a0f2f841e209000000"</w:t>
      </w:r>
    </w:p>
    <w:p w:rsidR="00763E06" w:rsidRDefault="00FC71BB">
      <w:r>
        <w:t xml:space="preserve">  },</w:t>
      </w:r>
    </w:p>
    <w:p w:rsidR="00763E06" w:rsidRDefault="00FC71BB">
      <w:r>
        <w:t>"dateKey": {</w:t>
      </w:r>
    </w:p>
    <w:p w:rsidR="00763E06" w:rsidRDefault="00FC71BB">
      <w:r>
        <w:t>"$date": -5354251200000</w:t>
      </w:r>
    </w:p>
    <w:p w:rsidR="00763E06" w:rsidRDefault="00FC71BB">
      <w:r>
        <w:t xml:space="preserve">  }</w:t>
      </w:r>
    </w:p>
    <w:p w:rsidR="00763E06" w:rsidRDefault="00FC71BB">
      <w:r>
        <w:t>}</w:t>
      </w:r>
    </w:p>
    <w:p w:rsidR="00763E06" w:rsidRDefault="00FC71BB">
      <w:pPr>
        <w:pStyle w:val="Heading3"/>
      </w:pPr>
      <w:r>
        <w:rPr>
          <w:rFonts w:hint="eastAsia"/>
        </w:rPr>
        <w:t>3.3$timestamp</w:t>
      </w:r>
      <w:r>
        <w:rPr>
          <w:rFonts w:hint="eastAsia"/>
        </w:rPr>
        <w:t>输入格式</w:t>
      </w:r>
    </w:p>
    <w:p w:rsidR="00763E06" w:rsidRDefault="00FC71BB">
      <w:r>
        <w:rPr>
          <w:rFonts w:hint="eastAsia"/>
        </w:rPr>
        <w:t>sdb shell</w:t>
      </w:r>
      <w:r>
        <w:rPr>
          <w:rFonts w:hint="eastAsia"/>
        </w:rPr>
        <w:t>输入</w:t>
      </w:r>
      <w:r>
        <w:rPr>
          <w:rFonts w:hint="eastAsia"/>
        </w:rPr>
        <w:t>$timestamp</w:t>
      </w:r>
      <w:r>
        <w:rPr>
          <w:rFonts w:hint="eastAsia"/>
        </w:rPr>
        <w:t>类型有两种方式：</w:t>
      </w:r>
      <w:r>
        <w:rPr>
          <w:rFonts w:hint="eastAsia"/>
        </w:rPr>
        <w:t>1</w:t>
      </w:r>
      <w:r>
        <w:rPr>
          <w:rFonts w:hint="eastAsia"/>
        </w:rPr>
        <w:t>、使用</w:t>
      </w:r>
      <w:r>
        <w:rPr>
          <w:rFonts w:hint="eastAsia"/>
        </w:rPr>
        <w:t>$timestamp</w:t>
      </w:r>
      <w:r>
        <w:rPr>
          <w:rFonts w:hint="eastAsia"/>
        </w:rPr>
        <w:t>指定字段类型为</w:t>
      </w:r>
      <w:r>
        <w:rPr>
          <w:rFonts w:hint="eastAsia"/>
        </w:rPr>
        <w:t>$timestamp</w:t>
      </w:r>
      <w:r>
        <w:rPr>
          <w:rFonts w:hint="eastAsia"/>
        </w:rPr>
        <w:t>类型。</w:t>
      </w:r>
      <w:r>
        <w:rPr>
          <w:rFonts w:hint="eastAsia"/>
        </w:rPr>
        <w:t>2</w:t>
      </w:r>
      <w:r>
        <w:rPr>
          <w:rFonts w:hint="eastAsia"/>
        </w:rPr>
        <w:t>、使用</w:t>
      </w:r>
      <w:r>
        <w:rPr>
          <w:rFonts w:hint="eastAsia"/>
        </w:rPr>
        <w:t>Timestamp</w:t>
      </w:r>
      <w:r>
        <w:rPr>
          <w:rFonts w:hint="eastAsia"/>
        </w:rPr>
        <w:t>对象构造</w:t>
      </w:r>
      <w:r>
        <w:rPr>
          <w:rFonts w:hint="eastAsia"/>
        </w:rPr>
        <w:t>$timestamp</w:t>
      </w:r>
      <w:r>
        <w:rPr>
          <w:rFonts w:hint="eastAsia"/>
        </w:rPr>
        <w:t>类型。</w:t>
      </w:r>
      <w:r>
        <w:rPr>
          <w:rFonts w:hint="eastAsia"/>
        </w:rPr>
        <w:t xml:space="preserve"> </w:t>
      </w:r>
    </w:p>
    <w:p w:rsidR="00763E06" w:rsidRDefault="00FC71BB">
      <w:pPr>
        <w:pStyle w:val="Heading4"/>
      </w:pPr>
      <w:r>
        <w:rPr>
          <w:rFonts w:hint="eastAsia"/>
        </w:rPr>
        <w:t>3.3.1</w:t>
      </w:r>
      <w:r>
        <w:rPr>
          <w:rFonts w:hint="eastAsia"/>
        </w:rPr>
        <w:t>使用</w:t>
      </w:r>
      <w:r>
        <w:rPr>
          <w:rFonts w:hint="eastAsia"/>
        </w:rPr>
        <w:t>$timestamp</w:t>
      </w:r>
      <w:r>
        <w:rPr>
          <w:rFonts w:hint="eastAsia"/>
        </w:rPr>
        <w:t>指定字段类型为</w:t>
      </w:r>
      <w:r>
        <w:rPr>
          <w:rFonts w:hint="eastAsia"/>
        </w:rPr>
        <w:t>$timestamp</w:t>
      </w:r>
      <w:r>
        <w:rPr>
          <w:rFonts w:hint="eastAsia"/>
        </w:rPr>
        <w:t>类型。</w:t>
      </w:r>
      <w:r>
        <w:rPr>
          <w:rFonts w:hint="eastAsia"/>
        </w:rPr>
        <w:t xml:space="preserve"> </w:t>
      </w:r>
    </w:p>
    <w:p w:rsidR="00763E06" w:rsidRDefault="00FC71BB">
      <w:r>
        <w:t xml:space="preserve">// original </w:t>
      </w:r>
    </w:p>
    <w:p w:rsidR="00763E06" w:rsidRDefault="00FC71BB">
      <w:r>
        <w:rPr>
          <w:rFonts w:hint="eastAsia"/>
        </w:rPr>
        <w:t>格式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 xml:space="preserve">{time: {"$timestamp": "2015-06-05-16.10.33.000000"}} </w:t>
      </w:r>
    </w:p>
    <w:p w:rsidR="00763E06" w:rsidRDefault="00FC71BB">
      <w:r>
        <w:t xml:space="preserve">// new </w:t>
      </w:r>
    </w:p>
    <w:p w:rsidR="00763E06" w:rsidRDefault="00FC71BB">
      <w:r>
        <w:rPr>
          <w:rFonts w:hint="eastAsia"/>
        </w:rPr>
        <w:t>格式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 xml:space="preserve">{time:{$timestamp:"2000-01-01T12:38:59.123456Z"}} </w:t>
      </w:r>
    </w:p>
    <w:p w:rsidR="00763E06" w:rsidRDefault="00FC71BB">
      <w:r>
        <w:rPr>
          <w:rFonts w:hint="eastAsia"/>
        </w:rPr>
        <w:t>格式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 xml:space="preserve">{time:{$timestamp:"2000-01-01T12:38:59.123456+0800"}} </w:t>
      </w:r>
    </w:p>
    <w:p w:rsidR="00763E06" w:rsidRDefault="00FC71BB">
      <w:pPr>
        <w:pStyle w:val="Heading4"/>
      </w:pPr>
      <w:r>
        <w:rPr>
          <w:rFonts w:hint="eastAsia"/>
        </w:rPr>
        <w:t>3.3.2</w:t>
      </w:r>
      <w:r>
        <w:rPr>
          <w:rFonts w:hint="eastAsia"/>
        </w:rPr>
        <w:t>使用</w:t>
      </w:r>
      <w:r>
        <w:rPr>
          <w:rFonts w:hint="eastAsia"/>
        </w:rPr>
        <w:t>Timestamp</w:t>
      </w:r>
      <w:r>
        <w:rPr>
          <w:rFonts w:hint="eastAsia"/>
        </w:rPr>
        <w:t>对象构造</w:t>
      </w:r>
      <w:r>
        <w:t>$timestamp</w:t>
      </w:r>
      <w:r>
        <w:rPr>
          <w:rFonts w:hint="eastAsia"/>
        </w:rPr>
        <w:t>类型</w:t>
      </w:r>
    </w:p>
    <w:p w:rsidR="00763E06" w:rsidRDefault="00FC71BB">
      <w:r>
        <w:t xml:space="preserve">// original </w:t>
      </w:r>
    </w:p>
    <w:p w:rsidR="00763E06" w:rsidRDefault="00FC71BB">
      <w:r>
        <w:rPr>
          <w:rFonts w:hint="eastAsia"/>
        </w:rPr>
        <w:t>格式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 xml:space="preserve">{time: Timestamp("2015-06-05-16.10.33.000000")} </w:t>
      </w:r>
    </w:p>
    <w:p w:rsidR="00763E06" w:rsidRDefault="00FC71BB">
      <w:r>
        <w:rPr>
          <w:rFonts w:hint="eastAsia"/>
        </w:rPr>
        <w:t>格式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 xml:space="preserve">{time:Timestamp(1433492413, 0)} // 2015-06-05T16:20:13.000000+0800 </w:t>
      </w:r>
    </w:p>
    <w:p w:rsidR="00763E06" w:rsidRDefault="00FC71BB">
      <w:r>
        <w:t xml:space="preserve">// new </w:t>
      </w:r>
    </w:p>
    <w:p w:rsidR="00763E06" w:rsidRDefault="00FC71BB">
      <w:r>
        <w:rPr>
          <w:rFonts w:hint="eastAsia"/>
        </w:rPr>
        <w:t>格式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 xml:space="preserve">{time:Timestamp("2000-01-01T12:38:59.123456Z")} </w:t>
      </w:r>
    </w:p>
    <w:p w:rsidR="00763E06" w:rsidRDefault="00FC71BB">
      <w:r>
        <w:rPr>
          <w:rFonts w:hint="eastAsia"/>
        </w:rPr>
        <w:t>格式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rPr>
          <w:rFonts w:hint="eastAsia"/>
        </w:rPr>
        <w:t>{time:Timestamp("2000-01-01T12:38:59.123456+0800")}</w:t>
      </w:r>
    </w:p>
    <w:p w:rsidR="00763E06" w:rsidRDefault="00FC71BB">
      <w:pPr>
        <w:pStyle w:val="Heading3"/>
      </w:pPr>
      <w:r>
        <w:rPr>
          <w:rFonts w:hint="eastAsia"/>
        </w:rPr>
        <w:lastRenderedPageBreak/>
        <w:t>3.4$timestamp</w:t>
      </w:r>
      <w:r>
        <w:rPr>
          <w:rFonts w:hint="eastAsia"/>
        </w:rPr>
        <w:t>输出格式</w:t>
      </w:r>
    </w:p>
    <w:p w:rsidR="00763E06" w:rsidRDefault="00FC71BB">
      <w:r>
        <w:rPr>
          <w:rFonts w:hint="eastAsia"/>
        </w:rPr>
        <w:t>所有格式输入的</w:t>
      </w:r>
      <w:r>
        <w:rPr>
          <w:rFonts w:hint="eastAsia"/>
        </w:rPr>
        <w:t>Timestamp</w:t>
      </w:r>
      <w:r>
        <w:rPr>
          <w:rFonts w:hint="eastAsia"/>
        </w:rPr>
        <w:t>类型都以本地时间的形式输出，如下格式所示：</w:t>
      </w:r>
      <w:r>
        <w:rPr>
          <w:rFonts w:hint="eastAsia"/>
        </w:rPr>
        <w:t xml:space="preserve"> </w:t>
      </w:r>
    </w:p>
    <w:p w:rsidR="00763E06" w:rsidRDefault="00FC71BB">
      <w:r>
        <w:t>{"time": {"$timestamp": "2015-06-05-16.10.33.000000"}}</w:t>
      </w:r>
    </w:p>
    <w:p w:rsidR="00763E06" w:rsidRDefault="00FC71BB">
      <w:pPr>
        <w:pStyle w:val="Heading3"/>
      </w:pPr>
      <w:r>
        <w:rPr>
          <w:rFonts w:hint="eastAsia"/>
        </w:rPr>
        <w:t>3.5C</w:t>
      </w:r>
      <w:r>
        <w:rPr>
          <w:rFonts w:hint="eastAsia"/>
        </w:rPr>
        <w:t>、</w:t>
      </w:r>
      <w:r>
        <w:rPr>
          <w:rFonts w:hint="eastAsia"/>
        </w:rPr>
        <w:t>C++bson</w:t>
      </w:r>
      <w:r>
        <w:rPr>
          <w:rFonts w:hint="eastAsia"/>
        </w:rPr>
        <w:t>输出</w:t>
      </w:r>
      <w:r>
        <w:rPr>
          <w:rFonts w:hint="eastAsia"/>
        </w:rPr>
        <w:t>$date/$timestamp</w:t>
      </w:r>
      <w:r>
        <w:rPr>
          <w:rFonts w:hint="eastAsia"/>
        </w:rPr>
        <w:t>的格式</w:t>
      </w:r>
    </w:p>
    <w:p w:rsidR="00DC7E92" w:rsidRDefault="00FC71BB">
      <w:pPr>
        <w:rPr>
          <w:rFonts w:hint="eastAsia"/>
        </w:rPr>
      </w:pPr>
      <w:r>
        <w:rPr>
          <w:rFonts w:hint="eastAsia"/>
        </w:rPr>
        <w:t>与</w:t>
      </w:r>
      <w:r>
        <w:rPr>
          <w:rFonts w:hint="eastAsia"/>
        </w:rPr>
        <w:t>sdb shell</w:t>
      </w:r>
      <w:r>
        <w:rPr>
          <w:rFonts w:hint="eastAsia"/>
        </w:rPr>
        <w:t>要求一致。</w:t>
      </w:r>
    </w:p>
    <w:p w:rsidR="00DC7E92" w:rsidRDefault="00DC7E92" w:rsidP="00DC7E92">
      <w:pPr>
        <w:pStyle w:val="Heading2"/>
        <w:rPr>
          <w:rFonts w:hint="eastAsia"/>
        </w:rPr>
      </w:pPr>
      <w:r>
        <w:rPr>
          <w:rFonts w:hint="eastAsia"/>
        </w:rPr>
        <w:t>四</w:t>
      </w:r>
      <w:r w:rsidRPr="00DC7E92">
        <w:rPr>
          <w:rFonts w:hint="eastAsia"/>
        </w:rPr>
        <w:t>、</w:t>
      </w:r>
      <w:r>
        <w:rPr>
          <w:rFonts w:hint="eastAsia"/>
        </w:rPr>
        <w:t>用例及辅助测试程序</w:t>
      </w:r>
    </w:p>
    <w:p w:rsidR="006D7419" w:rsidRPr="006D7419" w:rsidRDefault="006D7419" w:rsidP="006D7419">
      <w:r>
        <w:rPr>
          <w:rFonts w:hint="eastAsia"/>
        </w:rPr>
        <w:t>以下测试用例及辅助程序是在开发过程，用以验证修改正确性使用，仅供测试参考使用。</w:t>
      </w:r>
    </w:p>
    <w:p w:rsidR="00763E06" w:rsidRDefault="00D25641" w:rsidP="00D33DF4">
      <w:pPr>
        <w:pStyle w:val="Heading3"/>
        <w:rPr>
          <w:rFonts w:hint="eastAsia"/>
        </w:rPr>
      </w:pPr>
      <w:r>
        <w:rPr>
          <w:rFonts w:hint="eastAsia"/>
        </w:rPr>
        <w:t>4.1</w:t>
      </w:r>
      <w:r w:rsidR="00992485">
        <w:rPr>
          <w:rFonts w:hint="eastAsia"/>
        </w:rPr>
        <w:t>数据入库测试</w:t>
      </w:r>
    </w:p>
    <w:p w:rsidR="003D72C9" w:rsidRPr="003D72C9" w:rsidRDefault="003D72C9" w:rsidP="003D72C9">
      <w:r>
        <w:rPr>
          <w:noProof/>
        </w:rPr>
        <w:drawing>
          <wp:inline distT="0" distB="0" distL="0" distR="0">
            <wp:extent cx="5274310" cy="3878580"/>
            <wp:effectExtent l="19050" t="0" r="2540" b="0"/>
            <wp:docPr id="1" name="Picture 0" descr="66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66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3E06" w:rsidRDefault="00763E06"/>
    <w:p w:rsidR="0039402C" w:rsidRDefault="0039402C">
      <w:pPr>
        <w:rPr>
          <w:rFonts w:hint="eastAsia"/>
        </w:rPr>
      </w:pPr>
      <w:r>
        <w:t>trunck</w:t>
      </w:r>
      <w:r w:rsidRPr="0039402C">
        <w:t>/sequoiadb/driver/test/C</w:t>
      </w:r>
      <w:r>
        <w:t>/cbson.cpp</w:t>
      </w:r>
      <w:r>
        <w:rPr>
          <w:rFonts w:hint="eastAsia"/>
        </w:rPr>
        <w:t>中的</w:t>
      </w:r>
      <w:r w:rsidRPr="0039402C">
        <w:t>TEST(cbson, dateType)</w:t>
      </w:r>
      <w:r>
        <w:rPr>
          <w:rFonts w:hint="eastAsia"/>
        </w:rPr>
        <w:t>及</w:t>
      </w:r>
      <w:r w:rsidRPr="0039402C">
        <w:t>TEST(cbson, timestampType)</w:t>
      </w:r>
      <w:r>
        <w:rPr>
          <w:rFonts w:hint="eastAsia"/>
        </w:rPr>
        <w:t>分别测试了使用</w:t>
      </w:r>
      <w:r w:rsidRPr="0039402C">
        <w:t>jsonToBson</w:t>
      </w:r>
      <w:r w:rsidRPr="0039402C">
        <w:rPr>
          <w:rFonts w:hint="eastAsia"/>
        </w:rPr>
        <w:t xml:space="preserve"> </w:t>
      </w:r>
      <w:r>
        <w:rPr>
          <w:rFonts w:hint="eastAsia"/>
        </w:rPr>
        <w:t>()</w:t>
      </w:r>
      <w:r>
        <w:rPr>
          <w:rFonts w:hint="eastAsia"/>
        </w:rPr>
        <w:t>接口处理</w:t>
      </w:r>
      <w:r>
        <w:rPr>
          <w:rFonts w:hint="eastAsia"/>
        </w:rPr>
        <w:t>date</w:t>
      </w:r>
      <w:r>
        <w:rPr>
          <w:rFonts w:hint="eastAsia"/>
        </w:rPr>
        <w:t>及</w:t>
      </w:r>
      <w:r>
        <w:rPr>
          <w:rFonts w:hint="eastAsia"/>
        </w:rPr>
        <w:t>timestamp</w:t>
      </w:r>
      <w:r>
        <w:rPr>
          <w:rFonts w:hint="eastAsia"/>
        </w:rPr>
        <w:t>边界值的情况。</w:t>
      </w:r>
    </w:p>
    <w:p w:rsidR="0039402C" w:rsidRDefault="0039402C">
      <w:pPr>
        <w:rPr>
          <w:rFonts w:hint="eastAsia"/>
        </w:rPr>
      </w:pPr>
      <w:r>
        <w:t>trunck</w:t>
      </w:r>
      <w:r w:rsidRPr="0039402C">
        <w:t>/sequoiadb/driver/test/C</w:t>
      </w:r>
      <w:r w:rsidR="00FA7E08">
        <w:rPr>
          <w:rFonts w:hint="eastAsia"/>
        </w:rPr>
        <w:t>PP</w:t>
      </w:r>
      <w:r>
        <w:t>/c</w:t>
      </w:r>
      <w:r w:rsidR="00FA7E08">
        <w:rPr>
          <w:rFonts w:hint="eastAsia"/>
        </w:rPr>
        <w:t>pp</w:t>
      </w:r>
      <w:r>
        <w:t>bson.cpp</w:t>
      </w:r>
      <w:r>
        <w:rPr>
          <w:rFonts w:hint="eastAsia"/>
        </w:rPr>
        <w:t>中的</w:t>
      </w:r>
      <w:r w:rsidRPr="0039402C">
        <w:t>TEST ( cpp_bson_base_type, date )</w:t>
      </w:r>
      <w:r>
        <w:rPr>
          <w:rFonts w:hint="eastAsia"/>
        </w:rPr>
        <w:t>及</w:t>
      </w:r>
      <w:r>
        <w:t xml:space="preserve">TEST ( cpp_bson_base_type, </w:t>
      </w:r>
      <w:r>
        <w:rPr>
          <w:rFonts w:hint="eastAsia"/>
        </w:rPr>
        <w:t>timestamp</w:t>
      </w:r>
      <w:r w:rsidRPr="0039402C">
        <w:t xml:space="preserve"> )</w:t>
      </w:r>
      <w:r>
        <w:rPr>
          <w:rFonts w:hint="eastAsia"/>
        </w:rPr>
        <w:t>测试了</w:t>
      </w:r>
      <w:r>
        <w:rPr>
          <w:rFonts w:hint="eastAsia"/>
        </w:rPr>
        <w:t>fromjson()</w:t>
      </w:r>
      <w:r>
        <w:rPr>
          <w:rFonts w:hint="eastAsia"/>
        </w:rPr>
        <w:t>接口，上图显示的第一路及第二路，</w:t>
      </w:r>
      <w:r>
        <w:rPr>
          <w:rFonts w:hint="eastAsia"/>
        </w:rPr>
        <w:t>data/timestamp</w:t>
      </w:r>
      <w:r>
        <w:rPr>
          <w:rFonts w:hint="eastAsia"/>
        </w:rPr>
        <w:t>数据入库基本</w:t>
      </w:r>
      <w:r w:rsidR="00DF427C">
        <w:rPr>
          <w:rFonts w:hint="eastAsia"/>
        </w:rPr>
        <w:t>覆盖了。</w:t>
      </w:r>
    </w:p>
    <w:p w:rsidR="00DF427C" w:rsidRDefault="00E308EE" w:rsidP="00E308EE">
      <w:pPr>
        <w:pStyle w:val="Heading3"/>
        <w:rPr>
          <w:rFonts w:hint="eastAsia"/>
        </w:rPr>
      </w:pPr>
      <w:r>
        <w:rPr>
          <w:rFonts w:hint="eastAsia"/>
        </w:rPr>
        <w:t>4.2</w:t>
      </w:r>
      <w:r>
        <w:rPr>
          <w:rFonts w:hint="eastAsia"/>
        </w:rPr>
        <w:t>数据出库测试</w:t>
      </w:r>
    </w:p>
    <w:p w:rsidR="003D72C9" w:rsidRDefault="0039402C">
      <w:r>
        <w:rPr>
          <w:rFonts w:hint="eastAsia"/>
        </w:rPr>
        <w:t>由于</w:t>
      </w:r>
      <w:r>
        <w:rPr>
          <w:rFonts w:hint="eastAsia"/>
        </w:rPr>
        <w:t>ci</w:t>
      </w:r>
      <w:r>
        <w:rPr>
          <w:rFonts w:hint="eastAsia"/>
        </w:rPr>
        <w:t>机器中设置时区</w:t>
      </w:r>
      <w:r w:rsidR="00D132FC">
        <w:rPr>
          <w:rFonts w:hint="eastAsia"/>
        </w:rPr>
        <w:t>的</w:t>
      </w:r>
      <w:r>
        <w:rPr>
          <w:rFonts w:hint="eastAsia"/>
        </w:rPr>
        <w:t>问题</w:t>
      </w:r>
      <w:r w:rsidR="00D132FC">
        <w:rPr>
          <w:rFonts w:hint="eastAsia"/>
        </w:rPr>
        <w:t>（</w:t>
      </w:r>
      <w:r w:rsidR="00D132FC">
        <w:rPr>
          <w:rFonts w:hint="eastAsia"/>
        </w:rPr>
        <w:t>suse</w:t>
      </w:r>
      <w:r w:rsidR="00D132FC">
        <w:rPr>
          <w:rFonts w:hint="eastAsia"/>
        </w:rPr>
        <w:t>为</w:t>
      </w:r>
      <w:r w:rsidR="00D132FC">
        <w:rPr>
          <w:rFonts w:hint="eastAsia"/>
        </w:rPr>
        <w:t>+0800Beijing</w:t>
      </w:r>
      <w:r w:rsidR="00D132FC">
        <w:rPr>
          <w:rFonts w:hint="eastAsia"/>
        </w:rPr>
        <w:t>，</w:t>
      </w:r>
      <w:r w:rsidR="00D132FC">
        <w:rPr>
          <w:rFonts w:hint="eastAsia"/>
        </w:rPr>
        <w:t>ubuntu</w:t>
      </w:r>
      <w:r w:rsidR="00D132FC">
        <w:rPr>
          <w:rFonts w:hint="eastAsia"/>
        </w:rPr>
        <w:t>为</w:t>
      </w:r>
      <w:r w:rsidR="00D132FC">
        <w:rPr>
          <w:rFonts w:hint="eastAsia"/>
        </w:rPr>
        <w:t>+0800Shanghai</w:t>
      </w:r>
      <w:r w:rsidR="00D132FC">
        <w:rPr>
          <w:rFonts w:hint="eastAsia"/>
        </w:rPr>
        <w:t>，</w:t>
      </w:r>
      <w:r w:rsidR="00D132FC">
        <w:rPr>
          <w:rFonts w:hint="eastAsia"/>
        </w:rPr>
        <w:t>rehat</w:t>
      </w:r>
      <w:r w:rsidR="00D132FC">
        <w:rPr>
          <w:rFonts w:hint="eastAsia"/>
        </w:rPr>
        <w:t>及</w:t>
      </w:r>
      <w:r w:rsidR="00D132FC">
        <w:rPr>
          <w:rFonts w:hint="eastAsia"/>
        </w:rPr>
        <w:t>centos</w:t>
      </w:r>
      <w:r w:rsidR="00D132FC">
        <w:rPr>
          <w:rFonts w:hint="eastAsia"/>
        </w:rPr>
        <w:t>为</w:t>
      </w:r>
      <w:r w:rsidR="00D132FC">
        <w:rPr>
          <w:rFonts w:hint="eastAsia"/>
        </w:rPr>
        <w:t>+0800Chongqing</w:t>
      </w:r>
      <w:r w:rsidR="00D132FC">
        <w:rPr>
          <w:rFonts w:hint="eastAsia"/>
        </w:rPr>
        <w:t>）</w:t>
      </w:r>
      <w:r>
        <w:rPr>
          <w:rFonts w:hint="eastAsia"/>
        </w:rPr>
        <w:t>，</w:t>
      </w:r>
    </w:p>
    <w:p w:rsidR="00763E06" w:rsidRDefault="00FA7E08">
      <w:pPr>
        <w:rPr>
          <w:rFonts w:hint="eastAsia"/>
        </w:rPr>
      </w:pPr>
      <w:r>
        <w:t>trunck</w:t>
      </w:r>
      <w:r w:rsidRPr="0039402C">
        <w:t>/sequoiadb/driver/test/C</w:t>
      </w:r>
      <w:r>
        <w:t>/cbson.cpp</w:t>
      </w:r>
      <w:r>
        <w:rPr>
          <w:rFonts w:hint="eastAsia"/>
        </w:rPr>
        <w:t>及</w:t>
      </w:r>
      <w:r>
        <w:t>trunck</w:t>
      </w:r>
      <w:r w:rsidRPr="0039402C">
        <w:t>/sequoiadb/driver/test/C</w:t>
      </w:r>
      <w:r>
        <w:rPr>
          <w:rFonts w:hint="eastAsia"/>
        </w:rPr>
        <w:t>PP</w:t>
      </w:r>
      <w:r>
        <w:t>/c</w:t>
      </w:r>
      <w:r>
        <w:rPr>
          <w:rFonts w:hint="eastAsia"/>
        </w:rPr>
        <w:t>pp</w:t>
      </w:r>
      <w:r>
        <w:t>bson.cpp</w:t>
      </w:r>
      <w:r>
        <w:rPr>
          <w:rFonts w:hint="eastAsia"/>
        </w:rPr>
        <w:t>屏蔽了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CPP toString()</w:t>
      </w:r>
      <w:r>
        <w:rPr>
          <w:rFonts w:hint="eastAsia"/>
        </w:rPr>
        <w:t>显示</w:t>
      </w:r>
      <w:r>
        <w:rPr>
          <w:rFonts w:hint="eastAsia"/>
        </w:rPr>
        <w:t>data</w:t>
      </w:r>
      <w:r>
        <w:rPr>
          <w:rFonts w:hint="eastAsia"/>
        </w:rPr>
        <w:t>及</w:t>
      </w:r>
      <w:r>
        <w:rPr>
          <w:rFonts w:hint="eastAsia"/>
        </w:rPr>
        <w:t>timestamp</w:t>
      </w:r>
      <w:r w:rsidR="00D132FC">
        <w:rPr>
          <w:rFonts w:hint="eastAsia"/>
        </w:rPr>
        <w:t>内容是否和期望值一致的用例。这些用例在</w:t>
      </w:r>
      <w:r w:rsidR="00D132FC">
        <w:rPr>
          <w:rFonts w:hint="eastAsia"/>
        </w:rPr>
        <w:t>suse</w:t>
      </w:r>
      <w:r w:rsidR="00D132FC">
        <w:rPr>
          <w:rFonts w:hint="eastAsia"/>
        </w:rPr>
        <w:t>上运行正确，但在其它系统上报错。所以屏蔽。</w:t>
      </w:r>
    </w:p>
    <w:p w:rsidR="00E87CE6" w:rsidRDefault="00E87CE6" w:rsidP="00E87CE6">
      <w:pPr>
        <w:pStyle w:val="Heading3"/>
        <w:rPr>
          <w:rFonts w:hint="eastAsia"/>
        </w:rPr>
      </w:pPr>
      <w:r>
        <w:rPr>
          <w:rFonts w:hint="eastAsia"/>
        </w:rPr>
        <w:t>4.3</w:t>
      </w:r>
      <w:r>
        <w:rPr>
          <w:rFonts w:hint="eastAsia"/>
        </w:rPr>
        <w:t>辅助测试程序</w:t>
      </w:r>
    </w:p>
    <w:p w:rsidR="0097235A" w:rsidRPr="0097235A" w:rsidRDefault="0097235A" w:rsidP="0097235A">
      <w:r>
        <w:object w:dxaOrig="2145" w:dyaOrig="7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7.05pt;height:36.95pt" o:ole="">
            <v:imagedata r:id="rId7" o:title=""/>
          </v:shape>
          <o:OLEObject Type="Embed" ProgID="Package" ShapeID="_x0000_i1025" DrawAspect="Content" ObjectID="_1523447751" r:id="rId8"/>
        </w:object>
      </w:r>
    </w:p>
    <w:sectPr w:rsidR="0097235A" w:rsidRPr="0097235A" w:rsidSect="00763E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74F54"/>
    <w:multiLevelType w:val="multilevel"/>
    <w:tmpl w:val="01374F54"/>
    <w:lvl w:ilvl="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F0633B3"/>
    <w:multiLevelType w:val="multilevel"/>
    <w:tmpl w:val="2F0633B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DA2FFD"/>
    <w:rsid w:val="00011E34"/>
    <w:rsid w:val="00022345"/>
    <w:rsid w:val="00024F57"/>
    <w:rsid w:val="00025B51"/>
    <w:rsid w:val="00026613"/>
    <w:rsid w:val="00031E33"/>
    <w:rsid w:val="000328D5"/>
    <w:rsid w:val="0004151F"/>
    <w:rsid w:val="00064FE3"/>
    <w:rsid w:val="00096097"/>
    <w:rsid w:val="00096481"/>
    <w:rsid w:val="000A3B78"/>
    <w:rsid w:val="000B5DC1"/>
    <w:rsid w:val="000C4925"/>
    <w:rsid w:val="000E3E14"/>
    <w:rsid w:val="00101DEF"/>
    <w:rsid w:val="00106196"/>
    <w:rsid w:val="00121E86"/>
    <w:rsid w:val="00126BE0"/>
    <w:rsid w:val="0014515B"/>
    <w:rsid w:val="00156A07"/>
    <w:rsid w:val="0018012A"/>
    <w:rsid w:val="00185435"/>
    <w:rsid w:val="00192177"/>
    <w:rsid w:val="001922B0"/>
    <w:rsid w:val="0019375A"/>
    <w:rsid w:val="001C1A57"/>
    <w:rsid w:val="001D4ABC"/>
    <w:rsid w:val="001D6DAC"/>
    <w:rsid w:val="00220DD7"/>
    <w:rsid w:val="00245B67"/>
    <w:rsid w:val="002702A4"/>
    <w:rsid w:val="002779BB"/>
    <w:rsid w:val="002806EE"/>
    <w:rsid w:val="002872E1"/>
    <w:rsid w:val="002B0491"/>
    <w:rsid w:val="002D0B03"/>
    <w:rsid w:val="002D1788"/>
    <w:rsid w:val="002D665B"/>
    <w:rsid w:val="002D6BFB"/>
    <w:rsid w:val="002E6058"/>
    <w:rsid w:val="002E6F75"/>
    <w:rsid w:val="002F2FAB"/>
    <w:rsid w:val="002F7B59"/>
    <w:rsid w:val="003051D1"/>
    <w:rsid w:val="00306518"/>
    <w:rsid w:val="00312671"/>
    <w:rsid w:val="00330F39"/>
    <w:rsid w:val="003553FF"/>
    <w:rsid w:val="00362D3E"/>
    <w:rsid w:val="00364CAA"/>
    <w:rsid w:val="00381421"/>
    <w:rsid w:val="003851F6"/>
    <w:rsid w:val="00385D34"/>
    <w:rsid w:val="00387F1B"/>
    <w:rsid w:val="0039402C"/>
    <w:rsid w:val="003B2DBF"/>
    <w:rsid w:val="003B39EF"/>
    <w:rsid w:val="003B71E0"/>
    <w:rsid w:val="003C2664"/>
    <w:rsid w:val="003D1E27"/>
    <w:rsid w:val="003D72C9"/>
    <w:rsid w:val="003E15CD"/>
    <w:rsid w:val="003F430D"/>
    <w:rsid w:val="003F5690"/>
    <w:rsid w:val="003F580F"/>
    <w:rsid w:val="003F7210"/>
    <w:rsid w:val="0040784E"/>
    <w:rsid w:val="0041201F"/>
    <w:rsid w:val="00416AB0"/>
    <w:rsid w:val="00420BBD"/>
    <w:rsid w:val="004228A6"/>
    <w:rsid w:val="00424E4D"/>
    <w:rsid w:val="004334BF"/>
    <w:rsid w:val="00450F4D"/>
    <w:rsid w:val="00465487"/>
    <w:rsid w:val="004948FA"/>
    <w:rsid w:val="00496E29"/>
    <w:rsid w:val="004A1EBE"/>
    <w:rsid w:val="004A4FAA"/>
    <w:rsid w:val="004A7DF3"/>
    <w:rsid w:val="004D1F1B"/>
    <w:rsid w:val="005171B5"/>
    <w:rsid w:val="00532290"/>
    <w:rsid w:val="0054211B"/>
    <w:rsid w:val="0055083C"/>
    <w:rsid w:val="00551F3B"/>
    <w:rsid w:val="00552A8C"/>
    <w:rsid w:val="00560688"/>
    <w:rsid w:val="00573831"/>
    <w:rsid w:val="0058674D"/>
    <w:rsid w:val="00593AC1"/>
    <w:rsid w:val="005B6C9F"/>
    <w:rsid w:val="005C64A7"/>
    <w:rsid w:val="005D7DD1"/>
    <w:rsid w:val="005E66D8"/>
    <w:rsid w:val="00603A73"/>
    <w:rsid w:val="006243D4"/>
    <w:rsid w:val="00632158"/>
    <w:rsid w:val="00632F0D"/>
    <w:rsid w:val="006445DF"/>
    <w:rsid w:val="00665C47"/>
    <w:rsid w:val="00665F92"/>
    <w:rsid w:val="00672E80"/>
    <w:rsid w:val="00676FB2"/>
    <w:rsid w:val="00681C55"/>
    <w:rsid w:val="006A46A9"/>
    <w:rsid w:val="006A7A1B"/>
    <w:rsid w:val="006C5999"/>
    <w:rsid w:val="006D0494"/>
    <w:rsid w:val="006D7419"/>
    <w:rsid w:val="006D789C"/>
    <w:rsid w:val="006E63D4"/>
    <w:rsid w:val="007005DA"/>
    <w:rsid w:val="007017E0"/>
    <w:rsid w:val="00703832"/>
    <w:rsid w:val="007077A0"/>
    <w:rsid w:val="00735ADC"/>
    <w:rsid w:val="00762784"/>
    <w:rsid w:val="00763E06"/>
    <w:rsid w:val="00770481"/>
    <w:rsid w:val="00773878"/>
    <w:rsid w:val="00782824"/>
    <w:rsid w:val="00782FB2"/>
    <w:rsid w:val="00785796"/>
    <w:rsid w:val="00785995"/>
    <w:rsid w:val="00794DB8"/>
    <w:rsid w:val="007A4B0C"/>
    <w:rsid w:val="007A6982"/>
    <w:rsid w:val="007D2063"/>
    <w:rsid w:val="007D54B5"/>
    <w:rsid w:val="007D6889"/>
    <w:rsid w:val="007E746D"/>
    <w:rsid w:val="00807B9E"/>
    <w:rsid w:val="0083041D"/>
    <w:rsid w:val="00831E04"/>
    <w:rsid w:val="00844CB4"/>
    <w:rsid w:val="00845E5C"/>
    <w:rsid w:val="00854174"/>
    <w:rsid w:val="008555D3"/>
    <w:rsid w:val="0085575B"/>
    <w:rsid w:val="00866C68"/>
    <w:rsid w:val="0089211C"/>
    <w:rsid w:val="008938F1"/>
    <w:rsid w:val="008B68B4"/>
    <w:rsid w:val="008C18FA"/>
    <w:rsid w:val="008E60C2"/>
    <w:rsid w:val="0090184B"/>
    <w:rsid w:val="009241DD"/>
    <w:rsid w:val="009244E4"/>
    <w:rsid w:val="009268B2"/>
    <w:rsid w:val="00935FB7"/>
    <w:rsid w:val="00943B2B"/>
    <w:rsid w:val="0097235A"/>
    <w:rsid w:val="00982571"/>
    <w:rsid w:val="00992485"/>
    <w:rsid w:val="009974EC"/>
    <w:rsid w:val="00997704"/>
    <w:rsid w:val="009B2719"/>
    <w:rsid w:val="009D6918"/>
    <w:rsid w:val="009F71A3"/>
    <w:rsid w:val="00A05322"/>
    <w:rsid w:val="00A0768E"/>
    <w:rsid w:val="00A107AD"/>
    <w:rsid w:val="00A11493"/>
    <w:rsid w:val="00A140BA"/>
    <w:rsid w:val="00A25AD0"/>
    <w:rsid w:val="00A329FF"/>
    <w:rsid w:val="00A35D7D"/>
    <w:rsid w:val="00A42FF8"/>
    <w:rsid w:val="00A55926"/>
    <w:rsid w:val="00A56F08"/>
    <w:rsid w:val="00A73D9B"/>
    <w:rsid w:val="00A74377"/>
    <w:rsid w:val="00A74C29"/>
    <w:rsid w:val="00A92779"/>
    <w:rsid w:val="00AA37EA"/>
    <w:rsid w:val="00AA382E"/>
    <w:rsid w:val="00AA3D7B"/>
    <w:rsid w:val="00AC1446"/>
    <w:rsid w:val="00AC74BC"/>
    <w:rsid w:val="00AF192E"/>
    <w:rsid w:val="00B0165D"/>
    <w:rsid w:val="00B06D65"/>
    <w:rsid w:val="00B07922"/>
    <w:rsid w:val="00B1639F"/>
    <w:rsid w:val="00B251B3"/>
    <w:rsid w:val="00B42BFF"/>
    <w:rsid w:val="00B43A3D"/>
    <w:rsid w:val="00B5015F"/>
    <w:rsid w:val="00B54772"/>
    <w:rsid w:val="00B76CC6"/>
    <w:rsid w:val="00B81E1B"/>
    <w:rsid w:val="00BA055D"/>
    <w:rsid w:val="00BC011B"/>
    <w:rsid w:val="00BC1076"/>
    <w:rsid w:val="00BC6135"/>
    <w:rsid w:val="00BD0B9F"/>
    <w:rsid w:val="00BE24DA"/>
    <w:rsid w:val="00BF0DF1"/>
    <w:rsid w:val="00BF4159"/>
    <w:rsid w:val="00BF6153"/>
    <w:rsid w:val="00C001FF"/>
    <w:rsid w:val="00C007F9"/>
    <w:rsid w:val="00C00F0C"/>
    <w:rsid w:val="00C06F7D"/>
    <w:rsid w:val="00C226BB"/>
    <w:rsid w:val="00C22FC0"/>
    <w:rsid w:val="00C23168"/>
    <w:rsid w:val="00C279F4"/>
    <w:rsid w:val="00C3009B"/>
    <w:rsid w:val="00C31D3F"/>
    <w:rsid w:val="00C34906"/>
    <w:rsid w:val="00C3511E"/>
    <w:rsid w:val="00C4611B"/>
    <w:rsid w:val="00C549F6"/>
    <w:rsid w:val="00C567DF"/>
    <w:rsid w:val="00C665D3"/>
    <w:rsid w:val="00C70A45"/>
    <w:rsid w:val="00CB4444"/>
    <w:rsid w:val="00CB4A1F"/>
    <w:rsid w:val="00CC6E8A"/>
    <w:rsid w:val="00CD28AC"/>
    <w:rsid w:val="00CD32A9"/>
    <w:rsid w:val="00CE110B"/>
    <w:rsid w:val="00CE73DD"/>
    <w:rsid w:val="00CF54B7"/>
    <w:rsid w:val="00CF6A04"/>
    <w:rsid w:val="00D04BBC"/>
    <w:rsid w:val="00D132FC"/>
    <w:rsid w:val="00D1339F"/>
    <w:rsid w:val="00D153A9"/>
    <w:rsid w:val="00D25641"/>
    <w:rsid w:val="00D33DF4"/>
    <w:rsid w:val="00D40792"/>
    <w:rsid w:val="00D50210"/>
    <w:rsid w:val="00D50E80"/>
    <w:rsid w:val="00D533F9"/>
    <w:rsid w:val="00D94FA9"/>
    <w:rsid w:val="00DA2FFD"/>
    <w:rsid w:val="00DC4244"/>
    <w:rsid w:val="00DC6AC5"/>
    <w:rsid w:val="00DC7E92"/>
    <w:rsid w:val="00DD3EFC"/>
    <w:rsid w:val="00DF427C"/>
    <w:rsid w:val="00E308EE"/>
    <w:rsid w:val="00E32A06"/>
    <w:rsid w:val="00E43353"/>
    <w:rsid w:val="00E80E38"/>
    <w:rsid w:val="00E87CE6"/>
    <w:rsid w:val="00E93AAD"/>
    <w:rsid w:val="00E959C1"/>
    <w:rsid w:val="00EF0E70"/>
    <w:rsid w:val="00EF4E12"/>
    <w:rsid w:val="00F02809"/>
    <w:rsid w:val="00F240EE"/>
    <w:rsid w:val="00F26E4B"/>
    <w:rsid w:val="00F36BC3"/>
    <w:rsid w:val="00F60157"/>
    <w:rsid w:val="00F61A94"/>
    <w:rsid w:val="00F65E57"/>
    <w:rsid w:val="00F803B0"/>
    <w:rsid w:val="00FA7E08"/>
    <w:rsid w:val="00FC71BB"/>
    <w:rsid w:val="00FD5061"/>
    <w:rsid w:val="00FE1080"/>
    <w:rsid w:val="00FE3E6B"/>
    <w:rsid w:val="00FE5B64"/>
    <w:rsid w:val="00FF442C"/>
    <w:rsid w:val="210D70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semiHidden="0" w:uiPriority="9" w:qFormat="1"/>
    <w:lsdException w:name="heading 5" w:semiHidden="0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3E06"/>
    <w:pPr>
      <w:widowControl w:val="0"/>
      <w:jc w:val="both"/>
    </w:pPr>
    <w:rPr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3E0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E0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63E0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3E06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63E06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763E06"/>
    <w:rPr>
      <w:rFonts w:ascii="Tahoma" w:hAnsi="Tahoma" w:cs="Tahoma"/>
      <w:sz w:val="16"/>
      <w:szCs w:val="16"/>
    </w:rPr>
  </w:style>
  <w:style w:type="paragraph" w:styleId="CommentText">
    <w:name w:val="annotation text"/>
    <w:basedOn w:val="Normal"/>
    <w:uiPriority w:val="99"/>
    <w:unhideWhenUsed/>
    <w:rsid w:val="00763E06"/>
    <w:pPr>
      <w:jc w:val="left"/>
    </w:pPr>
  </w:style>
  <w:style w:type="character" w:customStyle="1" w:styleId="Heading1Char">
    <w:name w:val="Heading 1 Char"/>
    <w:basedOn w:val="DefaultParagraphFont"/>
    <w:link w:val="Heading1"/>
    <w:uiPriority w:val="9"/>
    <w:qFormat/>
    <w:rsid w:val="00763E06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763E06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763E06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763E06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763E06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ListParagraph1">
    <w:name w:val="List Paragraph1"/>
    <w:basedOn w:val="Normal"/>
    <w:uiPriority w:val="34"/>
    <w:qFormat/>
    <w:rsid w:val="00763E06"/>
    <w:pPr>
      <w:ind w:firstLineChars="200" w:firstLine="420"/>
    </w:pPr>
  </w:style>
  <w:style w:type="character" w:customStyle="1" w:styleId="Heading5Char">
    <w:name w:val="Heading 5 Char"/>
    <w:basedOn w:val="DefaultParagraphFont"/>
    <w:link w:val="Heading5"/>
    <w:uiPriority w:val="9"/>
    <w:rsid w:val="00763E06"/>
    <w:rPr>
      <w:b/>
      <w:bCs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763E06"/>
    <w:rPr>
      <w:sz w:val="21"/>
      <w:szCs w:val="2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6982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982"/>
    <w:rPr>
      <w:kern w:val="2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6</Pages>
  <Words>770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sequoiadb</Company>
  <LinksUpToDate>false</LinksUpToDate>
  <CharactersWithSpaces>5151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tanzhaobo</dc:creator>
  <cp:lastModifiedBy>tanzhaobo</cp:lastModifiedBy>
  <cp:revision>299</cp:revision>
  <dcterms:created xsi:type="dcterms:W3CDTF">2016-04-14T02:52:00Z</dcterms:created>
  <dcterms:modified xsi:type="dcterms:W3CDTF">2016-04-29T07:09:00Z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2052-10.1.0.5511</vt:lpwstr>
  </property>
</Properties>
</file>