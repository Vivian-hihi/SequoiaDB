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8F6976">
      <w:pPr>
        <w:pStyle w:val="Title"/>
        <w:rPr>
          <w:rFonts w:ascii="Arial" w:hAnsi="Arial" w:cs="Arial"/>
        </w:rPr>
      </w:pPr>
    </w:p>
    <w:p w:rsidR="008F6976" w:rsidRPr="00757CA5" w:rsidRDefault="008F6976" w:rsidP="008F6976">
      <w:pPr>
        <w:pStyle w:val="Title"/>
        <w:rPr>
          <w:rFonts w:ascii="Arial" w:hAnsi="Arial" w:cs="Arial"/>
          <w:i/>
        </w:rPr>
      </w:pPr>
      <w:bookmarkStart w:id="0" w:name="_Toc363054125"/>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711821">
      <w:pPr>
        <w:pStyle w:val="af"/>
        <w:spacing w:before="312"/>
        <w:rPr>
          <w:rFonts w:ascii="Arial" w:hAnsi="Arial" w:cs="Arial"/>
        </w:rPr>
      </w:pPr>
    </w:p>
    <w:p w:rsidR="00711821" w:rsidRPr="00757CA5" w:rsidRDefault="00711821" w:rsidP="00711821">
      <w:pPr>
        <w:pStyle w:val="af"/>
        <w:spacing w:before="312"/>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D5043C" w:rsidP="00A92D8C">
            <w:pPr>
              <w:pStyle w:val="af"/>
              <w:ind w:firstLineChars="450" w:firstLine="945"/>
              <w:jc w:val="both"/>
              <w:rPr>
                <w:rFonts w:ascii="Arial" w:hAnsi="Arial" w:cs="Arial"/>
                <w:b w:val="0"/>
                <w:sz w:val="21"/>
                <w:szCs w:val="21"/>
              </w:rPr>
            </w:pPr>
            <w:r>
              <w:rPr>
                <w:rFonts w:ascii="Arial" w:hAnsi="Arial" w:cs="Arial" w:hint="eastAsia"/>
                <w:b w:val="0"/>
                <w:i/>
                <w:sz w:val="21"/>
                <w:szCs w:val="21"/>
              </w:rPr>
              <w:t>胡晓均</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9A6500">
            <w:pPr>
              <w:pStyle w:val="af"/>
              <w:rPr>
                <w:rFonts w:ascii="Arial" w:hAnsi="Arial" w:cs="Arial"/>
                <w:i/>
                <w:sz w:val="21"/>
                <w:szCs w:val="21"/>
              </w:rPr>
            </w:pPr>
            <w:r>
              <w:rPr>
                <w:rFonts w:ascii="Arial" w:hAnsi="Arial" w:cs="Arial"/>
                <w:i/>
                <w:sz w:val="21"/>
                <w:szCs w:val="21"/>
              </w:rPr>
              <w:t>201</w:t>
            </w:r>
            <w:r w:rsidR="008474CA">
              <w:rPr>
                <w:rFonts w:ascii="Arial" w:hAnsi="Arial" w:cs="Arial" w:hint="eastAsia"/>
                <w:i/>
                <w:sz w:val="21"/>
                <w:szCs w:val="21"/>
              </w:rPr>
              <w:t>5</w:t>
            </w:r>
            <w:r w:rsidR="00FE6653" w:rsidRPr="0027158D">
              <w:rPr>
                <w:rFonts w:ascii="Arial" w:hAnsi="Arial" w:cs="Arial"/>
                <w:i/>
                <w:sz w:val="21"/>
                <w:szCs w:val="21"/>
              </w:rPr>
              <w:t>-0</w:t>
            </w:r>
            <w:r w:rsidR="008474CA">
              <w:rPr>
                <w:rFonts w:ascii="Arial" w:hAnsi="Arial" w:cs="Arial" w:hint="eastAsia"/>
                <w:i/>
                <w:sz w:val="21"/>
                <w:szCs w:val="21"/>
              </w:rPr>
              <w:t>5</w:t>
            </w:r>
            <w:r w:rsidR="00990100" w:rsidRPr="0027158D">
              <w:rPr>
                <w:rFonts w:ascii="Arial" w:hAnsi="Arial" w:cs="Arial"/>
                <w:i/>
                <w:sz w:val="21"/>
                <w:szCs w:val="21"/>
              </w:rPr>
              <w:t>-</w:t>
            </w:r>
            <w:r w:rsidR="00D5043C">
              <w:rPr>
                <w:rFonts w:ascii="Arial" w:hAnsi="Arial" w:cs="Arial" w:hint="eastAsia"/>
                <w:i/>
                <w:sz w:val="21"/>
                <w:szCs w:val="21"/>
              </w:rPr>
              <w:t>13</w:t>
            </w: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r w:rsidRPr="00757CA5">
              <w:rPr>
                <w:rFonts w:ascii="Arial" w:hAnsi="Arial" w:cs="Arial"/>
                <w:b w:val="0"/>
                <w:i/>
                <w:sz w:val="21"/>
                <w:szCs w:val="21"/>
              </w:rPr>
              <w:t>XXX,XXX,XXX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9E3BC8">
            <w:pPr>
              <w:pStyle w:val="af"/>
              <w:rPr>
                <w:rFonts w:ascii="Arial" w:hAnsi="Arial" w:cs="Arial"/>
              </w:rPr>
            </w:pP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6776F8">
            <w:pPr>
              <w:pStyle w:val="af"/>
              <w:rPr>
                <w:rFonts w:ascii="Arial" w:hAnsi="Arial" w:cs="Arial"/>
              </w:rPr>
            </w:pPr>
          </w:p>
        </w:tc>
      </w:tr>
    </w:tbl>
    <w:p w:rsidR="009D22E0" w:rsidRPr="00757CA5" w:rsidRDefault="009D22E0" w:rsidP="009D22E0">
      <w:pPr>
        <w:pStyle w:val="ad"/>
        <w:widowControl/>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C70AE6">
            <w:pPr>
              <w:pStyle w:val="a2"/>
              <w:rPr>
                <w:rFonts w:cs="Arial"/>
              </w:rPr>
            </w:pPr>
            <w:r>
              <w:rPr>
                <w:rFonts w:cs="Arial"/>
              </w:rPr>
              <w:t>201</w:t>
            </w:r>
            <w:r w:rsidR="0047038B">
              <w:rPr>
                <w:rFonts w:cs="Arial" w:hint="eastAsia"/>
              </w:rPr>
              <w:t>5</w:t>
            </w:r>
            <w:r w:rsidR="00F27F21" w:rsidRPr="00757CA5">
              <w:rPr>
                <w:rFonts w:cs="Arial"/>
              </w:rPr>
              <w:t>-0</w:t>
            </w:r>
            <w:r w:rsidR="0047038B">
              <w:rPr>
                <w:rFonts w:cs="Arial" w:hint="eastAsia"/>
              </w:rPr>
              <w:t>5</w:t>
            </w:r>
            <w:r w:rsidR="00946E7C" w:rsidRPr="00757CA5">
              <w:rPr>
                <w:rFonts w:cs="Arial"/>
              </w:rPr>
              <w:t>-</w:t>
            </w:r>
            <w:r w:rsidR="00FA2D5F">
              <w:rPr>
                <w:rFonts w:cs="Arial" w:hint="eastAsia"/>
              </w:rPr>
              <w:t>26</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D5043C" w:rsidP="006776F8">
            <w:pPr>
              <w:pStyle w:val="a2"/>
              <w:rPr>
                <w:rFonts w:cs="Arial"/>
                <w:i/>
              </w:rPr>
            </w:pPr>
            <w:r>
              <w:rPr>
                <w:rFonts w:cs="Arial" w:hint="eastAsia"/>
              </w:rPr>
              <w:t>胡晓均</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bl>
    <w:p w:rsidR="009D22E0" w:rsidRPr="00757CA5" w:rsidRDefault="009D22E0" w:rsidP="009D22E0">
      <w:pPr>
        <w:rPr>
          <w:rFonts w:ascii="Arial" w:hAnsi="Arial" w:cs="Arial"/>
        </w:rPr>
      </w:pPr>
    </w:p>
    <w:p w:rsidR="009D22E0" w:rsidRPr="00757CA5" w:rsidRDefault="009D22E0" w:rsidP="009D22E0">
      <w:pPr>
        <w:rPr>
          <w:rFonts w:ascii="Arial" w:hAnsi="Arial" w:cs="Arial"/>
        </w:rPr>
      </w:pPr>
    </w:p>
    <w:p w:rsidR="008D15E2" w:rsidRPr="00757CA5" w:rsidRDefault="008D15E2">
      <w:pPr>
        <w:widowControl/>
        <w:jc w:val="left"/>
        <w:rPr>
          <w:rFonts w:ascii="Arial" w:hAnsi="Arial" w:cs="Arial"/>
        </w:rPr>
      </w:pPr>
      <w:r w:rsidRPr="00757CA5">
        <w:rPr>
          <w:rFonts w:ascii="Arial" w:hAnsi="Arial" w:cs="Arial"/>
        </w:rPr>
        <w:br w:type="page"/>
      </w:r>
    </w:p>
    <w:p w:rsidR="009D22E0" w:rsidRPr="00757CA5" w:rsidRDefault="009D22E0" w:rsidP="009D22E0">
      <w:pPr>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rFonts w:eastAsia="宋体"/>
          <w:kern w:val="0"/>
          <w:szCs w:val="21"/>
          <w:lang w:val="en-US"/>
        </w:rPr>
      </w:sdtEndPr>
      <w:sdtContent>
        <w:p w:rsidR="003C03F8" w:rsidRDefault="00A94217" w:rsidP="003659D5">
          <w:pPr>
            <w:pStyle w:val="TOCHeading"/>
            <w:jc w:val="center"/>
            <w:rPr>
              <w:noProof/>
            </w:rPr>
          </w:pPr>
          <w:r w:rsidRPr="00757CA5">
            <w:rPr>
              <w:rFonts w:ascii="Arial" w:cs="Arial"/>
              <w:lang w:val="zh-CN"/>
            </w:rPr>
            <w:t>目录</w:t>
          </w:r>
          <w:r w:rsidR="00AC6C92" w:rsidRPr="00AC6C92">
            <w:rPr>
              <w:rFonts w:ascii="Arial" w:eastAsia="宋体" w:hAnsi="Arial" w:cs="Arial"/>
              <w:szCs w:val="21"/>
            </w:rPr>
            <w:fldChar w:fldCharType="begin"/>
          </w:r>
          <w:r w:rsidRPr="00757CA5">
            <w:rPr>
              <w:rFonts w:ascii="Arial" w:hAnsi="Arial" w:cs="Arial"/>
            </w:rPr>
            <w:instrText xml:space="preserve"> TOC \o "1-3" \h \z \u </w:instrText>
          </w:r>
          <w:r w:rsidR="00AC6C92" w:rsidRPr="00AC6C92">
            <w:rPr>
              <w:rFonts w:ascii="Arial" w:eastAsia="宋体" w:hAnsi="Arial" w:cs="Arial"/>
              <w:szCs w:val="21"/>
            </w:rPr>
            <w:fldChar w:fldCharType="separate"/>
          </w:r>
        </w:p>
        <w:p w:rsidR="003C03F8" w:rsidRDefault="00AC6C92">
          <w:pPr>
            <w:pStyle w:val="TOC1"/>
            <w:tabs>
              <w:tab w:val="right" w:leader="dot" w:pos="8296"/>
            </w:tabs>
            <w:rPr>
              <w:rFonts w:asciiTheme="minorHAnsi" w:eastAsiaTheme="minorEastAsia" w:hAnsiTheme="minorHAnsi" w:cstheme="minorBidi"/>
              <w:noProof/>
              <w:snapToGrid/>
              <w:kern w:val="2"/>
              <w:szCs w:val="22"/>
            </w:rPr>
          </w:pPr>
          <w:hyperlink w:anchor="_Toc363054125" w:history="1">
            <w:r w:rsidR="003C03F8" w:rsidRPr="00CB340B">
              <w:rPr>
                <w:rStyle w:val="Hyperlink"/>
                <w:rFonts w:ascii="Arial" w:hAnsi="Arial" w:cs="Arial"/>
                <w:i/>
                <w:noProof/>
              </w:rPr>
              <w:t>Story</w:t>
            </w:r>
            <w:r w:rsidR="003C03F8" w:rsidRPr="00CB340B">
              <w:rPr>
                <w:rStyle w:val="Hyperlink"/>
                <w:rFonts w:ascii="Arial" w:cs="Arial" w:hint="eastAsia"/>
                <w:i/>
                <w:noProof/>
              </w:rPr>
              <w:t>简要描述</w:t>
            </w:r>
            <w:r w:rsidR="003C03F8">
              <w:rPr>
                <w:noProof/>
                <w:webHidden/>
              </w:rPr>
              <w:tab/>
            </w:r>
            <w:r>
              <w:rPr>
                <w:noProof/>
                <w:webHidden/>
              </w:rPr>
              <w:fldChar w:fldCharType="begin"/>
            </w:r>
            <w:r w:rsidR="003C03F8">
              <w:rPr>
                <w:noProof/>
                <w:webHidden/>
              </w:rPr>
              <w:instrText xml:space="preserve"> PAGEREF _Toc363054125 \h </w:instrText>
            </w:r>
            <w:r>
              <w:rPr>
                <w:noProof/>
                <w:webHidden/>
              </w:rPr>
            </w:r>
            <w:r>
              <w:rPr>
                <w:noProof/>
                <w:webHidden/>
              </w:rPr>
              <w:fldChar w:fldCharType="separate"/>
            </w:r>
            <w:r w:rsidR="003C03F8">
              <w:rPr>
                <w:noProof/>
                <w:webHidden/>
              </w:rPr>
              <w:t>1</w:t>
            </w:r>
            <w:r>
              <w:rPr>
                <w:noProof/>
                <w:webHidden/>
              </w:rPr>
              <w:fldChar w:fldCharType="end"/>
            </w:r>
          </w:hyperlink>
        </w:p>
        <w:p w:rsidR="003C03F8" w:rsidRDefault="00AC6C92">
          <w:pPr>
            <w:pStyle w:val="TOC1"/>
            <w:tabs>
              <w:tab w:val="left" w:pos="420"/>
              <w:tab w:val="right" w:leader="dot" w:pos="8296"/>
            </w:tabs>
            <w:rPr>
              <w:rFonts w:asciiTheme="minorHAnsi" w:eastAsiaTheme="minorEastAsia" w:hAnsiTheme="minorHAnsi" w:cstheme="minorBidi"/>
              <w:noProof/>
              <w:snapToGrid/>
              <w:kern w:val="2"/>
              <w:szCs w:val="22"/>
            </w:rPr>
          </w:pPr>
          <w:hyperlink w:anchor="_Toc363054126" w:history="1">
            <w:r w:rsidR="003C03F8" w:rsidRPr="00CB340B">
              <w:rPr>
                <w:rStyle w:val="Hyperlink"/>
                <w:rFonts w:cs="Arial"/>
                <w:noProof/>
              </w:rPr>
              <w:t>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概述</w:t>
            </w:r>
            <w:r w:rsidR="003C03F8">
              <w:rPr>
                <w:noProof/>
                <w:webHidden/>
              </w:rPr>
              <w:tab/>
            </w:r>
            <w:r>
              <w:rPr>
                <w:noProof/>
                <w:webHidden/>
              </w:rPr>
              <w:fldChar w:fldCharType="begin"/>
            </w:r>
            <w:r w:rsidR="003C03F8">
              <w:rPr>
                <w:noProof/>
                <w:webHidden/>
              </w:rPr>
              <w:instrText xml:space="preserve"> PAGEREF _Toc363054126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AC6C92">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27" w:history="1">
            <w:r w:rsidR="003C03F8" w:rsidRPr="00CB340B">
              <w:rPr>
                <w:rStyle w:val="Hyperlink"/>
                <w:rFonts w:cs="Arial"/>
                <w:noProof/>
              </w:rPr>
              <w:t>1.1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目的</w:t>
            </w:r>
            <w:r w:rsidR="003C03F8">
              <w:rPr>
                <w:noProof/>
                <w:webHidden/>
              </w:rPr>
              <w:tab/>
            </w:r>
            <w:r>
              <w:rPr>
                <w:noProof/>
                <w:webHidden/>
              </w:rPr>
              <w:fldChar w:fldCharType="begin"/>
            </w:r>
            <w:r w:rsidR="003C03F8">
              <w:rPr>
                <w:noProof/>
                <w:webHidden/>
              </w:rPr>
              <w:instrText xml:space="preserve"> PAGEREF _Toc363054127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AC6C92">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28" w:history="1">
            <w:r w:rsidR="003C03F8" w:rsidRPr="00CB340B">
              <w:rPr>
                <w:rStyle w:val="Hyperlink"/>
                <w:rFonts w:cs="Arial"/>
                <w:noProof/>
              </w:rPr>
              <w:t>1.2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说明</w:t>
            </w:r>
            <w:r w:rsidR="003C03F8">
              <w:rPr>
                <w:noProof/>
                <w:webHidden/>
              </w:rPr>
              <w:tab/>
            </w:r>
            <w:r>
              <w:rPr>
                <w:noProof/>
                <w:webHidden/>
              </w:rPr>
              <w:fldChar w:fldCharType="begin"/>
            </w:r>
            <w:r w:rsidR="003C03F8">
              <w:rPr>
                <w:noProof/>
                <w:webHidden/>
              </w:rPr>
              <w:instrText xml:space="preserve"> PAGEREF _Toc363054128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AC6C92">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29" w:history="1">
            <w:r w:rsidR="003C03F8" w:rsidRPr="00CB340B">
              <w:rPr>
                <w:rStyle w:val="Hyperlink"/>
                <w:rFonts w:cs="Arial"/>
                <w:noProof/>
              </w:rPr>
              <w:t>1.3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接口</w:t>
            </w:r>
            <w:r w:rsidR="003C03F8">
              <w:rPr>
                <w:noProof/>
                <w:webHidden/>
              </w:rPr>
              <w:tab/>
            </w:r>
            <w:r>
              <w:rPr>
                <w:noProof/>
                <w:webHidden/>
              </w:rPr>
              <w:fldChar w:fldCharType="begin"/>
            </w:r>
            <w:r w:rsidR="003C03F8">
              <w:rPr>
                <w:noProof/>
                <w:webHidden/>
              </w:rPr>
              <w:instrText xml:space="preserve"> PAGEREF _Toc363054129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AC6C92">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0" w:history="1">
            <w:r w:rsidR="003C03F8" w:rsidRPr="00CB340B">
              <w:rPr>
                <w:rStyle w:val="Hyperlink"/>
                <w:rFonts w:cs="Arial"/>
                <w:noProof/>
              </w:rPr>
              <w:t>1.4</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规格</w:t>
            </w:r>
            <w:r w:rsidR="003C03F8">
              <w:rPr>
                <w:noProof/>
                <w:webHidden/>
              </w:rPr>
              <w:tab/>
            </w:r>
            <w:r>
              <w:rPr>
                <w:noProof/>
                <w:webHidden/>
              </w:rPr>
              <w:fldChar w:fldCharType="begin"/>
            </w:r>
            <w:r w:rsidR="003C03F8">
              <w:rPr>
                <w:noProof/>
                <w:webHidden/>
              </w:rPr>
              <w:instrText xml:space="preserve"> PAGEREF _Toc363054130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AC6C92">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1" w:history="1">
            <w:r w:rsidR="003C03F8" w:rsidRPr="00CB340B">
              <w:rPr>
                <w:rStyle w:val="Hyperlink"/>
                <w:rFonts w:cs="Arial"/>
                <w:noProof/>
              </w:rPr>
              <w:t>1.5</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功能约束</w:t>
            </w:r>
            <w:r w:rsidR="003C03F8">
              <w:rPr>
                <w:noProof/>
                <w:webHidden/>
              </w:rPr>
              <w:tab/>
            </w:r>
            <w:r>
              <w:rPr>
                <w:noProof/>
                <w:webHidden/>
              </w:rPr>
              <w:fldChar w:fldCharType="begin"/>
            </w:r>
            <w:r w:rsidR="003C03F8">
              <w:rPr>
                <w:noProof/>
                <w:webHidden/>
              </w:rPr>
              <w:instrText xml:space="preserve"> PAGEREF _Toc363054131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AC6C92">
          <w:pPr>
            <w:pStyle w:val="TOC1"/>
            <w:tabs>
              <w:tab w:val="left" w:pos="420"/>
              <w:tab w:val="right" w:leader="dot" w:pos="8296"/>
            </w:tabs>
            <w:rPr>
              <w:rFonts w:asciiTheme="minorHAnsi" w:eastAsiaTheme="minorEastAsia" w:hAnsiTheme="minorHAnsi" w:cstheme="minorBidi"/>
              <w:noProof/>
              <w:snapToGrid/>
              <w:kern w:val="2"/>
              <w:szCs w:val="22"/>
            </w:rPr>
          </w:pPr>
          <w:hyperlink w:anchor="_Toc363054132" w:history="1">
            <w:r w:rsidR="003C03F8" w:rsidRPr="00CB340B">
              <w:rPr>
                <w:rStyle w:val="Hyperlink"/>
                <w:rFonts w:cs="Arial"/>
                <w:noProof/>
              </w:rPr>
              <w:t>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简单设计</w:t>
            </w:r>
            <w:r w:rsidR="003C03F8">
              <w:rPr>
                <w:noProof/>
                <w:webHidden/>
              </w:rPr>
              <w:tab/>
            </w:r>
            <w:r>
              <w:rPr>
                <w:noProof/>
                <w:webHidden/>
              </w:rPr>
              <w:fldChar w:fldCharType="begin"/>
            </w:r>
            <w:r w:rsidR="003C03F8">
              <w:rPr>
                <w:noProof/>
                <w:webHidden/>
              </w:rPr>
              <w:instrText xml:space="preserve"> PAGEREF _Toc363054132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AC6C92">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3" w:history="1">
            <w:r w:rsidR="003C03F8" w:rsidRPr="00CB340B">
              <w:rPr>
                <w:rStyle w:val="Hyperlink"/>
                <w:rFonts w:cs="Arial"/>
                <w:noProof/>
              </w:rPr>
              <w:t>2.1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场景</w:t>
            </w:r>
            <w:r w:rsidR="003C03F8">
              <w:rPr>
                <w:noProof/>
                <w:webHidden/>
              </w:rPr>
              <w:tab/>
            </w:r>
            <w:r>
              <w:rPr>
                <w:noProof/>
                <w:webHidden/>
              </w:rPr>
              <w:fldChar w:fldCharType="begin"/>
            </w:r>
            <w:r w:rsidR="003C03F8">
              <w:rPr>
                <w:noProof/>
                <w:webHidden/>
              </w:rPr>
              <w:instrText xml:space="preserve"> PAGEREF _Toc363054133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AC6C92">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4" w:history="1">
            <w:r w:rsidR="003C03F8" w:rsidRPr="00CB340B">
              <w:rPr>
                <w:rStyle w:val="Hyperlink"/>
                <w:rFonts w:cs="Arial"/>
                <w:noProof/>
              </w:rPr>
              <w:t>2.2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逻辑或流程</w:t>
            </w:r>
            <w:r w:rsidR="003C03F8">
              <w:rPr>
                <w:noProof/>
                <w:webHidden/>
              </w:rPr>
              <w:tab/>
            </w:r>
            <w:r>
              <w:rPr>
                <w:noProof/>
                <w:webHidden/>
              </w:rPr>
              <w:fldChar w:fldCharType="begin"/>
            </w:r>
            <w:r w:rsidR="003C03F8">
              <w:rPr>
                <w:noProof/>
                <w:webHidden/>
              </w:rPr>
              <w:instrText xml:space="preserve"> PAGEREF _Toc363054134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AC6C92">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5" w:history="1">
            <w:r w:rsidR="003C03F8" w:rsidRPr="00CB340B">
              <w:rPr>
                <w:rStyle w:val="Hyperlink"/>
                <w:rFonts w:cs="Arial"/>
                <w:noProof/>
              </w:rPr>
              <w:t>2.3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界面参数</w:t>
            </w:r>
            <w:r w:rsidR="003C03F8">
              <w:rPr>
                <w:noProof/>
                <w:webHidden/>
              </w:rPr>
              <w:tab/>
            </w:r>
            <w:r>
              <w:rPr>
                <w:noProof/>
                <w:webHidden/>
              </w:rPr>
              <w:fldChar w:fldCharType="begin"/>
            </w:r>
            <w:r w:rsidR="003C03F8">
              <w:rPr>
                <w:noProof/>
                <w:webHidden/>
              </w:rPr>
              <w:instrText xml:space="preserve"> PAGEREF _Toc363054135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AC6C92">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6" w:history="1">
            <w:r w:rsidR="003C03F8" w:rsidRPr="00CB340B">
              <w:rPr>
                <w:rStyle w:val="Hyperlink"/>
                <w:rFonts w:cs="Arial"/>
                <w:noProof/>
              </w:rPr>
              <w:t>2.4</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其它</w:t>
            </w:r>
            <w:r w:rsidR="003C03F8">
              <w:rPr>
                <w:noProof/>
                <w:webHidden/>
              </w:rPr>
              <w:tab/>
            </w:r>
            <w:r>
              <w:rPr>
                <w:noProof/>
                <w:webHidden/>
              </w:rPr>
              <w:fldChar w:fldCharType="begin"/>
            </w:r>
            <w:r w:rsidR="003C03F8">
              <w:rPr>
                <w:noProof/>
                <w:webHidden/>
              </w:rPr>
              <w:instrText xml:space="preserve"> PAGEREF _Toc363054136 \h </w:instrText>
            </w:r>
            <w:r>
              <w:rPr>
                <w:noProof/>
                <w:webHidden/>
              </w:rPr>
            </w:r>
            <w:r>
              <w:rPr>
                <w:noProof/>
                <w:webHidden/>
              </w:rPr>
              <w:fldChar w:fldCharType="separate"/>
            </w:r>
            <w:r w:rsidR="003C03F8">
              <w:rPr>
                <w:noProof/>
                <w:webHidden/>
              </w:rPr>
              <w:t>5</w:t>
            </w:r>
            <w:r>
              <w:rPr>
                <w:noProof/>
                <w:webHidden/>
              </w:rPr>
              <w:fldChar w:fldCharType="end"/>
            </w:r>
          </w:hyperlink>
        </w:p>
        <w:p w:rsidR="003C03F8" w:rsidRDefault="00AC6C92">
          <w:pPr>
            <w:pStyle w:val="TOC1"/>
            <w:tabs>
              <w:tab w:val="left" w:pos="420"/>
              <w:tab w:val="right" w:leader="dot" w:pos="8296"/>
            </w:tabs>
            <w:rPr>
              <w:rFonts w:asciiTheme="minorHAnsi" w:eastAsiaTheme="minorEastAsia" w:hAnsiTheme="minorHAnsi" w:cstheme="minorBidi"/>
              <w:noProof/>
              <w:snapToGrid/>
              <w:kern w:val="2"/>
              <w:szCs w:val="22"/>
            </w:rPr>
          </w:pPr>
          <w:hyperlink w:anchor="_Toc363054137" w:history="1">
            <w:r w:rsidR="003C03F8" w:rsidRPr="00CB340B">
              <w:rPr>
                <w:rStyle w:val="Hyperlink"/>
                <w:rFonts w:cs="Arial"/>
                <w:noProof/>
              </w:rPr>
              <w:t>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测试设计</w:t>
            </w:r>
            <w:r w:rsidR="003C03F8">
              <w:rPr>
                <w:noProof/>
                <w:webHidden/>
              </w:rPr>
              <w:tab/>
            </w:r>
            <w:r>
              <w:rPr>
                <w:noProof/>
                <w:webHidden/>
              </w:rPr>
              <w:fldChar w:fldCharType="begin"/>
            </w:r>
            <w:r w:rsidR="003C03F8">
              <w:rPr>
                <w:noProof/>
                <w:webHidden/>
              </w:rPr>
              <w:instrText xml:space="preserve"> PAGEREF _Toc363054137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AC6C92">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38" w:history="1">
            <w:r w:rsidR="003C03F8" w:rsidRPr="00CB340B">
              <w:rPr>
                <w:rStyle w:val="Hyperlink"/>
                <w:rFonts w:cs="Arial"/>
                <w:noProof/>
              </w:rPr>
              <w:t>3.1</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测试规格</w:t>
            </w:r>
            <w:r w:rsidR="003C03F8">
              <w:rPr>
                <w:noProof/>
                <w:webHidden/>
              </w:rPr>
              <w:tab/>
            </w:r>
            <w:r>
              <w:rPr>
                <w:noProof/>
                <w:webHidden/>
              </w:rPr>
              <w:fldChar w:fldCharType="begin"/>
            </w:r>
            <w:r w:rsidR="003C03F8">
              <w:rPr>
                <w:noProof/>
                <w:webHidden/>
              </w:rPr>
              <w:instrText xml:space="preserve"> PAGEREF _Toc363054138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AC6C92">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39" w:history="1">
            <w:r w:rsidR="003C03F8" w:rsidRPr="00CB340B">
              <w:rPr>
                <w:rStyle w:val="Hyperlink"/>
                <w:rFonts w:ascii="Arial" w:hAnsi="Arial" w:cs="Arial"/>
                <w:noProof/>
              </w:rPr>
              <w:t>3.1.1</w:t>
            </w:r>
            <w:r w:rsidR="003C03F8">
              <w:rPr>
                <w:rFonts w:asciiTheme="minorHAnsi" w:eastAsiaTheme="minorEastAsia" w:hAnsiTheme="minorHAnsi" w:cstheme="minorBidi"/>
                <w:noProof/>
                <w:snapToGrid/>
                <w:kern w:val="2"/>
                <w:szCs w:val="22"/>
              </w:rPr>
              <w:tab/>
            </w:r>
            <w:r w:rsidR="003C03F8" w:rsidRPr="00CB340B">
              <w:rPr>
                <w:rStyle w:val="Hyperlink"/>
                <w:rFonts w:ascii="Arial" w:cs="Arial" w:hint="eastAsia"/>
                <w:noProof/>
              </w:rPr>
              <w:t>场景分析</w:t>
            </w:r>
            <w:r w:rsidR="003C03F8">
              <w:rPr>
                <w:noProof/>
                <w:webHidden/>
              </w:rPr>
              <w:tab/>
            </w:r>
            <w:r>
              <w:rPr>
                <w:noProof/>
                <w:webHidden/>
              </w:rPr>
              <w:fldChar w:fldCharType="begin"/>
            </w:r>
            <w:r w:rsidR="003C03F8">
              <w:rPr>
                <w:noProof/>
                <w:webHidden/>
              </w:rPr>
              <w:instrText xml:space="preserve"> PAGEREF _Toc363054139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AC6C92">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0" w:history="1">
            <w:r w:rsidR="003C03F8" w:rsidRPr="00CB340B">
              <w:rPr>
                <w:rStyle w:val="Hyperlink"/>
                <w:rFonts w:ascii="Arial" w:hAnsi="Arial" w:cs="Arial"/>
                <w:noProof/>
              </w:rPr>
              <w:t>3.1.2</w:t>
            </w:r>
            <w:r w:rsidR="003C03F8">
              <w:rPr>
                <w:rFonts w:asciiTheme="minorHAnsi" w:eastAsiaTheme="minorEastAsia" w:hAnsiTheme="minorHAnsi" w:cstheme="minorBidi"/>
                <w:noProof/>
                <w:snapToGrid/>
                <w:kern w:val="2"/>
                <w:szCs w:val="22"/>
              </w:rPr>
              <w:tab/>
            </w:r>
            <w:r w:rsidR="003C03F8" w:rsidRPr="00CB340B">
              <w:rPr>
                <w:rStyle w:val="Hyperlink"/>
                <w:rFonts w:ascii="Arial" w:cs="Arial" w:hint="eastAsia"/>
                <w:noProof/>
              </w:rPr>
              <w:t>功能分析和设计（要求包含正常功能和异常情况）</w:t>
            </w:r>
            <w:r w:rsidR="003C03F8">
              <w:rPr>
                <w:noProof/>
                <w:webHidden/>
              </w:rPr>
              <w:tab/>
            </w:r>
            <w:r>
              <w:rPr>
                <w:noProof/>
                <w:webHidden/>
              </w:rPr>
              <w:fldChar w:fldCharType="begin"/>
            </w:r>
            <w:r w:rsidR="003C03F8">
              <w:rPr>
                <w:noProof/>
                <w:webHidden/>
              </w:rPr>
              <w:instrText xml:space="preserve"> PAGEREF _Toc363054140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AC6C92">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1" w:history="1">
            <w:r w:rsidR="003C03F8" w:rsidRPr="00CB340B">
              <w:rPr>
                <w:rStyle w:val="Hyperlink"/>
                <w:rFonts w:ascii="Arial" w:hAnsi="Arial" w:cs="Arial"/>
                <w:noProof/>
              </w:rPr>
              <w:t>3.1.3</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性能分析和设计</w:t>
            </w:r>
            <w:r w:rsidR="003C03F8">
              <w:rPr>
                <w:noProof/>
                <w:webHidden/>
              </w:rPr>
              <w:tab/>
            </w:r>
            <w:r>
              <w:rPr>
                <w:noProof/>
                <w:webHidden/>
              </w:rPr>
              <w:fldChar w:fldCharType="begin"/>
            </w:r>
            <w:r w:rsidR="003C03F8">
              <w:rPr>
                <w:noProof/>
                <w:webHidden/>
              </w:rPr>
              <w:instrText xml:space="preserve"> PAGEREF _Toc363054141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AC6C92">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2" w:history="1">
            <w:r w:rsidR="003C03F8" w:rsidRPr="00CB340B">
              <w:rPr>
                <w:rStyle w:val="Hyperlink"/>
                <w:rFonts w:ascii="Arial" w:hAnsi="Arial" w:cs="Arial"/>
                <w:noProof/>
              </w:rPr>
              <w:t>3.1.4</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可靠性分析和设计</w:t>
            </w:r>
            <w:r w:rsidR="003C03F8">
              <w:rPr>
                <w:noProof/>
                <w:webHidden/>
              </w:rPr>
              <w:tab/>
            </w:r>
            <w:r>
              <w:rPr>
                <w:noProof/>
                <w:webHidden/>
              </w:rPr>
              <w:fldChar w:fldCharType="begin"/>
            </w:r>
            <w:r w:rsidR="003C03F8">
              <w:rPr>
                <w:noProof/>
                <w:webHidden/>
              </w:rPr>
              <w:instrText xml:space="preserve"> PAGEREF _Toc363054142 \h </w:instrText>
            </w:r>
            <w:r>
              <w:rPr>
                <w:noProof/>
                <w:webHidden/>
              </w:rPr>
            </w:r>
            <w:r>
              <w:rPr>
                <w:noProof/>
                <w:webHidden/>
              </w:rPr>
              <w:fldChar w:fldCharType="separate"/>
            </w:r>
            <w:r w:rsidR="003C03F8">
              <w:rPr>
                <w:noProof/>
                <w:webHidden/>
              </w:rPr>
              <w:t>6</w:t>
            </w:r>
            <w:r>
              <w:rPr>
                <w:noProof/>
                <w:webHidden/>
              </w:rPr>
              <w:fldChar w:fldCharType="end"/>
            </w:r>
          </w:hyperlink>
        </w:p>
        <w:p w:rsidR="003C03F8" w:rsidRDefault="00AC6C92">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3" w:history="1">
            <w:r w:rsidR="003C03F8" w:rsidRPr="00CB340B">
              <w:rPr>
                <w:rStyle w:val="Hyperlink"/>
                <w:rFonts w:ascii="Arial" w:hAnsi="Arial" w:cs="Arial"/>
                <w:noProof/>
              </w:rPr>
              <w:t>3.1.5</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兼容性分析和设计</w:t>
            </w:r>
            <w:r w:rsidR="003C03F8">
              <w:rPr>
                <w:noProof/>
                <w:webHidden/>
              </w:rPr>
              <w:tab/>
            </w:r>
            <w:r>
              <w:rPr>
                <w:noProof/>
                <w:webHidden/>
              </w:rPr>
              <w:fldChar w:fldCharType="begin"/>
            </w:r>
            <w:r w:rsidR="003C03F8">
              <w:rPr>
                <w:noProof/>
                <w:webHidden/>
              </w:rPr>
              <w:instrText xml:space="preserve"> PAGEREF _Toc363054143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AC6C92">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4" w:history="1">
            <w:r w:rsidR="003C03F8" w:rsidRPr="00CB340B">
              <w:rPr>
                <w:rStyle w:val="Hyperlink"/>
                <w:rFonts w:ascii="Arial" w:hAnsi="Arial" w:cs="Arial"/>
                <w:noProof/>
              </w:rPr>
              <w:t>3.1.6</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可服务性分析和设计</w:t>
            </w:r>
            <w:r w:rsidR="003C03F8">
              <w:rPr>
                <w:noProof/>
                <w:webHidden/>
              </w:rPr>
              <w:tab/>
            </w:r>
            <w:r>
              <w:rPr>
                <w:noProof/>
                <w:webHidden/>
              </w:rPr>
              <w:fldChar w:fldCharType="begin"/>
            </w:r>
            <w:r w:rsidR="003C03F8">
              <w:rPr>
                <w:noProof/>
                <w:webHidden/>
              </w:rPr>
              <w:instrText xml:space="preserve"> PAGEREF _Toc363054144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AC6C92">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5" w:history="1">
            <w:r w:rsidR="003C03F8" w:rsidRPr="00CB340B">
              <w:rPr>
                <w:rStyle w:val="Hyperlink"/>
                <w:rFonts w:ascii="Arial" w:hAnsi="Arial" w:cs="Arial"/>
                <w:noProof/>
              </w:rPr>
              <w:t>3.1.7</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安全性分析和设计</w:t>
            </w:r>
            <w:r w:rsidR="003C03F8">
              <w:rPr>
                <w:noProof/>
                <w:webHidden/>
              </w:rPr>
              <w:tab/>
            </w:r>
            <w:r>
              <w:rPr>
                <w:noProof/>
                <w:webHidden/>
              </w:rPr>
              <w:fldChar w:fldCharType="begin"/>
            </w:r>
            <w:r w:rsidR="003C03F8">
              <w:rPr>
                <w:noProof/>
                <w:webHidden/>
              </w:rPr>
              <w:instrText xml:space="preserve"> PAGEREF _Toc363054145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AC6C92">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6" w:history="1">
            <w:r w:rsidR="003C03F8" w:rsidRPr="00CB340B">
              <w:rPr>
                <w:rStyle w:val="Hyperlink"/>
                <w:rFonts w:ascii="Arial" w:hAnsi="Arial" w:cs="Arial"/>
                <w:noProof/>
              </w:rPr>
              <w:t>3.1.8</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稳定性</w:t>
            </w:r>
            <w:r w:rsidR="003C03F8" w:rsidRPr="00CB340B">
              <w:rPr>
                <w:rStyle w:val="Hyperlink"/>
                <w:rFonts w:ascii="Arial" w:hAnsi="Arial" w:cs="Arial"/>
                <w:noProof/>
              </w:rPr>
              <w:t>/</w:t>
            </w:r>
            <w:r w:rsidR="003C03F8" w:rsidRPr="00CB340B">
              <w:rPr>
                <w:rStyle w:val="Hyperlink"/>
                <w:rFonts w:ascii="Arial" w:hAnsi="Arial" w:cs="Arial" w:hint="eastAsia"/>
                <w:noProof/>
              </w:rPr>
              <w:t>压力测试设计</w:t>
            </w:r>
            <w:r w:rsidR="003C03F8">
              <w:rPr>
                <w:noProof/>
                <w:webHidden/>
              </w:rPr>
              <w:tab/>
            </w:r>
            <w:r>
              <w:rPr>
                <w:noProof/>
                <w:webHidden/>
              </w:rPr>
              <w:fldChar w:fldCharType="begin"/>
            </w:r>
            <w:r w:rsidR="003C03F8">
              <w:rPr>
                <w:noProof/>
                <w:webHidden/>
              </w:rPr>
              <w:instrText xml:space="preserve"> PAGEREF _Toc363054146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AC6C92">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47" w:history="1">
            <w:r w:rsidR="003C03F8" w:rsidRPr="00CB340B">
              <w:rPr>
                <w:rStyle w:val="Hyperlink"/>
                <w:rFonts w:ascii="Arial" w:hAnsi="Arial" w:cs="Arial"/>
                <w:noProof/>
              </w:rPr>
              <w:t>3.1.9</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与其它</w:t>
            </w:r>
            <w:r w:rsidR="003C03F8" w:rsidRPr="00CB340B">
              <w:rPr>
                <w:rStyle w:val="Hyperlink"/>
                <w:rFonts w:ascii="Arial" w:hAnsi="Arial" w:cs="Arial"/>
                <w:noProof/>
              </w:rPr>
              <w:t>story</w:t>
            </w:r>
            <w:r w:rsidR="003C03F8" w:rsidRPr="00CB340B">
              <w:rPr>
                <w:rStyle w:val="Hyperlink"/>
                <w:rFonts w:ascii="Arial" w:hAnsi="Arial" w:cs="Arial" w:hint="eastAsia"/>
                <w:noProof/>
              </w:rPr>
              <w:t>和特性交互分析和设计</w:t>
            </w:r>
            <w:r w:rsidR="003C03F8">
              <w:rPr>
                <w:noProof/>
                <w:webHidden/>
              </w:rPr>
              <w:tab/>
            </w:r>
            <w:r>
              <w:rPr>
                <w:noProof/>
                <w:webHidden/>
              </w:rPr>
              <w:fldChar w:fldCharType="begin"/>
            </w:r>
            <w:r w:rsidR="003C03F8">
              <w:rPr>
                <w:noProof/>
                <w:webHidden/>
              </w:rPr>
              <w:instrText xml:space="preserve"> PAGEREF _Toc363054147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AC6C92">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48" w:history="1">
            <w:r w:rsidR="003C03F8" w:rsidRPr="00CB340B">
              <w:rPr>
                <w:rStyle w:val="Hyperlink"/>
                <w:rFonts w:cs="Arial"/>
                <w:noProof/>
              </w:rPr>
              <w:t>3.2</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可测试性分析</w:t>
            </w:r>
            <w:r w:rsidR="003C03F8">
              <w:rPr>
                <w:noProof/>
                <w:webHidden/>
              </w:rPr>
              <w:tab/>
            </w:r>
            <w:r>
              <w:rPr>
                <w:noProof/>
                <w:webHidden/>
              </w:rPr>
              <w:fldChar w:fldCharType="begin"/>
            </w:r>
            <w:r w:rsidR="003C03F8">
              <w:rPr>
                <w:noProof/>
                <w:webHidden/>
              </w:rPr>
              <w:instrText xml:space="preserve"> PAGEREF _Toc363054148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AC6C92">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49" w:history="1">
            <w:r w:rsidR="003C03F8" w:rsidRPr="00CB340B">
              <w:rPr>
                <w:rStyle w:val="Hyperlink"/>
                <w:rFonts w:cs="Arial"/>
                <w:noProof/>
              </w:rPr>
              <w:t>3.3</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自动化分析和设计</w:t>
            </w:r>
            <w:r w:rsidR="003C03F8">
              <w:rPr>
                <w:noProof/>
                <w:webHidden/>
              </w:rPr>
              <w:tab/>
            </w:r>
            <w:r>
              <w:rPr>
                <w:noProof/>
                <w:webHidden/>
              </w:rPr>
              <w:fldChar w:fldCharType="begin"/>
            </w:r>
            <w:r w:rsidR="003C03F8">
              <w:rPr>
                <w:noProof/>
                <w:webHidden/>
              </w:rPr>
              <w:instrText xml:space="preserve"> PAGEREF _Toc363054149 \h </w:instrText>
            </w:r>
            <w:r>
              <w:rPr>
                <w:noProof/>
                <w:webHidden/>
              </w:rPr>
            </w:r>
            <w:r>
              <w:rPr>
                <w:noProof/>
                <w:webHidden/>
              </w:rPr>
              <w:fldChar w:fldCharType="separate"/>
            </w:r>
            <w:r w:rsidR="003C03F8">
              <w:rPr>
                <w:noProof/>
                <w:webHidden/>
              </w:rPr>
              <w:t>7</w:t>
            </w:r>
            <w:r>
              <w:rPr>
                <w:noProof/>
                <w:webHidden/>
              </w:rPr>
              <w:fldChar w:fldCharType="end"/>
            </w:r>
          </w:hyperlink>
        </w:p>
        <w:p w:rsidR="003C03F8" w:rsidRDefault="00AC6C92">
          <w:pPr>
            <w:pStyle w:val="TOC2"/>
            <w:tabs>
              <w:tab w:val="left" w:pos="1050"/>
              <w:tab w:val="right" w:leader="dot" w:pos="8296"/>
            </w:tabs>
            <w:rPr>
              <w:rFonts w:asciiTheme="minorHAnsi" w:eastAsiaTheme="minorEastAsia" w:hAnsiTheme="minorHAnsi" w:cstheme="minorBidi"/>
              <w:noProof/>
              <w:snapToGrid/>
              <w:kern w:val="2"/>
              <w:szCs w:val="22"/>
            </w:rPr>
          </w:pPr>
          <w:hyperlink w:anchor="_Toc363054150" w:history="1">
            <w:r w:rsidR="003C03F8" w:rsidRPr="00CB340B">
              <w:rPr>
                <w:rStyle w:val="Hyperlink"/>
                <w:rFonts w:cs="Arial"/>
                <w:noProof/>
              </w:rPr>
              <w:t>3.4</w:t>
            </w:r>
            <w:r w:rsidR="003C03F8">
              <w:rPr>
                <w:rFonts w:asciiTheme="minorHAnsi" w:eastAsiaTheme="minorEastAsia" w:hAnsiTheme="minorHAnsi" w:cstheme="minorBidi"/>
                <w:noProof/>
                <w:snapToGrid/>
                <w:kern w:val="2"/>
                <w:szCs w:val="22"/>
              </w:rPr>
              <w:tab/>
            </w:r>
            <w:r w:rsidR="003C03F8" w:rsidRPr="00CB340B">
              <w:rPr>
                <w:rStyle w:val="Hyperlink"/>
                <w:rFonts w:cs="Arial" w:hint="eastAsia"/>
                <w:noProof/>
              </w:rPr>
              <w:t>详细测试方法</w:t>
            </w:r>
            <w:r w:rsidR="003C03F8">
              <w:rPr>
                <w:noProof/>
                <w:webHidden/>
              </w:rPr>
              <w:tab/>
            </w:r>
            <w:r>
              <w:rPr>
                <w:noProof/>
                <w:webHidden/>
              </w:rPr>
              <w:fldChar w:fldCharType="begin"/>
            </w:r>
            <w:r w:rsidR="003C03F8">
              <w:rPr>
                <w:noProof/>
                <w:webHidden/>
              </w:rPr>
              <w:instrText xml:space="preserve"> PAGEREF _Toc363054150 \h </w:instrText>
            </w:r>
            <w:r>
              <w:rPr>
                <w:noProof/>
                <w:webHidden/>
              </w:rPr>
            </w:r>
            <w:r>
              <w:rPr>
                <w:noProof/>
                <w:webHidden/>
              </w:rPr>
              <w:fldChar w:fldCharType="separate"/>
            </w:r>
            <w:r w:rsidR="003C03F8">
              <w:rPr>
                <w:noProof/>
                <w:webHidden/>
              </w:rPr>
              <w:t>8</w:t>
            </w:r>
            <w:r>
              <w:rPr>
                <w:noProof/>
                <w:webHidden/>
              </w:rPr>
              <w:fldChar w:fldCharType="end"/>
            </w:r>
          </w:hyperlink>
        </w:p>
        <w:p w:rsidR="003C03F8" w:rsidRDefault="00AC6C92">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51" w:history="1">
            <w:r w:rsidR="003C03F8" w:rsidRPr="00CB340B">
              <w:rPr>
                <w:rStyle w:val="Hyperlink"/>
                <w:rFonts w:ascii="Arial" w:hAnsi="Arial" w:cs="Arial"/>
                <w:noProof/>
              </w:rPr>
              <w:t>3.4.1</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详细设计</w:t>
            </w:r>
            <w:r w:rsidR="003C03F8">
              <w:rPr>
                <w:noProof/>
                <w:webHidden/>
              </w:rPr>
              <w:tab/>
            </w:r>
            <w:r>
              <w:rPr>
                <w:noProof/>
                <w:webHidden/>
              </w:rPr>
              <w:fldChar w:fldCharType="begin"/>
            </w:r>
            <w:r w:rsidR="003C03F8">
              <w:rPr>
                <w:noProof/>
                <w:webHidden/>
              </w:rPr>
              <w:instrText xml:space="preserve"> PAGEREF _Toc363054151 \h </w:instrText>
            </w:r>
            <w:r>
              <w:rPr>
                <w:noProof/>
                <w:webHidden/>
              </w:rPr>
            </w:r>
            <w:r>
              <w:rPr>
                <w:noProof/>
                <w:webHidden/>
              </w:rPr>
              <w:fldChar w:fldCharType="separate"/>
            </w:r>
            <w:r w:rsidR="003C03F8">
              <w:rPr>
                <w:noProof/>
                <w:webHidden/>
              </w:rPr>
              <w:t>8</w:t>
            </w:r>
            <w:r>
              <w:rPr>
                <w:noProof/>
                <w:webHidden/>
              </w:rPr>
              <w:fldChar w:fldCharType="end"/>
            </w:r>
          </w:hyperlink>
        </w:p>
        <w:p w:rsidR="003C03F8" w:rsidRDefault="00AC6C92">
          <w:pPr>
            <w:pStyle w:val="TOC3"/>
            <w:tabs>
              <w:tab w:val="left" w:pos="1680"/>
              <w:tab w:val="right" w:leader="dot" w:pos="8296"/>
            </w:tabs>
            <w:rPr>
              <w:rFonts w:asciiTheme="minorHAnsi" w:eastAsiaTheme="minorEastAsia" w:hAnsiTheme="minorHAnsi" w:cstheme="minorBidi"/>
              <w:noProof/>
              <w:snapToGrid/>
              <w:kern w:val="2"/>
              <w:szCs w:val="22"/>
            </w:rPr>
          </w:pPr>
          <w:hyperlink w:anchor="_Toc363054152" w:history="1">
            <w:r w:rsidR="003C03F8" w:rsidRPr="00CB340B">
              <w:rPr>
                <w:rStyle w:val="Hyperlink"/>
                <w:rFonts w:ascii="Arial" w:hAnsi="Arial" w:cs="Arial"/>
                <w:noProof/>
              </w:rPr>
              <w:t>3.4.2</w:t>
            </w:r>
            <w:r w:rsidR="003C03F8">
              <w:rPr>
                <w:rFonts w:asciiTheme="minorHAnsi" w:eastAsiaTheme="minorEastAsia" w:hAnsiTheme="minorHAnsi" w:cstheme="minorBidi"/>
                <w:noProof/>
                <w:snapToGrid/>
                <w:kern w:val="2"/>
                <w:szCs w:val="22"/>
              </w:rPr>
              <w:tab/>
            </w:r>
            <w:r w:rsidR="003C03F8" w:rsidRPr="00CB340B">
              <w:rPr>
                <w:rStyle w:val="Hyperlink"/>
                <w:rFonts w:ascii="Arial" w:hAnsi="Arial" w:cs="Arial" w:hint="eastAsia"/>
                <w:noProof/>
              </w:rPr>
              <w:t>验收测试用例</w:t>
            </w:r>
            <w:r w:rsidR="003C03F8">
              <w:rPr>
                <w:noProof/>
                <w:webHidden/>
              </w:rPr>
              <w:tab/>
            </w:r>
            <w:r>
              <w:rPr>
                <w:noProof/>
                <w:webHidden/>
              </w:rPr>
              <w:fldChar w:fldCharType="begin"/>
            </w:r>
            <w:r w:rsidR="003C03F8">
              <w:rPr>
                <w:noProof/>
                <w:webHidden/>
              </w:rPr>
              <w:instrText xml:space="preserve"> PAGEREF _Toc363054152 \h </w:instrText>
            </w:r>
            <w:r>
              <w:rPr>
                <w:noProof/>
                <w:webHidden/>
              </w:rPr>
            </w:r>
            <w:r>
              <w:rPr>
                <w:noProof/>
                <w:webHidden/>
              </w:rPr>
              <w:fldChar w:fldCharType="separate"/>
            </w:r>
            <w:r w:rsidR="003C03F8">
              <w:rPr>
                <w:noProof/>
                <w:webHidden/>
              </w:rPr>
              <w:t>8</w:t>
            </w:r>
            <w:r>
              <w:rPr>
                <w:noProof/>
                <w:webHidden/>
              </w:rPr>
              <w:fldChar w:fldCharType="end"/>
            </w:r>
          </w:hyperlink>
        </w:p>
        <w:p w:rsidR="00A94217" w:rsidRPr="00757CA5" w:rsidRDefault="00AC6C92" w:rsidP="00A94217">
          <w:pPr>
            <w:rPr>
              <w:rFonts w:ascii="Arial" w:hAnsi="Arial" w:cs="Arial"/>
            </w:rPr>
          </w:pPr>
          <w:r w:rsidRPr="00757CA5">
            <w:rPr>
              <w:rFonts w:ascii="Arial" w:hAnsi="Arial" w:cs="Arial"/>
            </w:rPr>
            <w:fldChar w:fldCharType="end"/>
          </w:r>
        </w:p>
      </w:sdtContent>
    </w:sdt>
    <w:p w:rsidR="001C428B" w:rsidRPr="00757CA5" w:rsidRDefault="001C428B" w:rsidP="001C428B">
      <w:pPr>
        <w:rPr>
          <w:rFonts w:ascii="Arial" w:hAnsi="Arial" w:cs="Arial"/>
        </w:rPr>
      </w:pPr>
    </w:p>
    <w:p w:rsidR="001C428B" w:rsidRPr="00757CA5" w:rsidRDefault="001C428B">
      <w:pPr>
        <w:widowControl/>
        <w:jc w:val="left"/>
        <w:rPr>
          <w:rFonts w:ascii="Arial" w:hAnsi="Arial" w:cs="Arial"/>
        </w:rPr>
      </w:pPr>
      <w:r w:rsidRPr="00757CA5">
        <w:rPr>
          <w:rFonts w:ascii="Arial" w:hAnsi="Arial" w:cs="Arial"/>
        </w:rPr>
        <w:br w:type="page"/>
      </w:r>
    </w:p>
    <w:p w:rsidR="00A94217" w:rsidRPr="00757CA5" w:rsidRDefault="00A94217" w:rsidP="00A94217">
      <w:pPr>
        <w:pStyle w:val="Heading1"/>
        <w:rPr>
          <w:rFonts w:cs="Arial"/>
        </w:rPr>
      </w:pPr>
      <w:bookmarkStart w:id="1" w:name="_Toc363054126"/>
      <w:r w:rsidRPr="00757CA5">
        <w:rPr>
          <w:rFonts w:cs="Arial"/>
        </w:rPr>
        <w:lastRenderedPageBreak/>
        <w:t>概述</w:t>
      </w:r>
      <w:bookmarkEnd w:id="1"/>
    </w:p>
    <w:p w:rsidR="00A94217" w:rsidRPr="00757CA5" w:rsidRDefault="00482D02" w:rsidP="00A94217">
      <w:pPr>
        <w:pStyle w:val="Heading2"/>
        <w:rPr>
          <w:rFonts w:cs="Arial"/>
        </w:rPr>
      </w:pPr>
      <w:bookmarkStart w:id="2" w:name="_Toc363054127"/>
      <w:r w:rsidRPr="00757CA5">
        <w:rPr>
          <w:rFonts w:cs="Arial"/>
        </w:rPr>
        <w:t>目的</w:t>
      </w:r>
      <w:bookmarkEnd w:id="2"/>
    </w:p>
    <w:p w:rsidR="008474CA" w:rsidRPr="00E17B6B" w:rsidRDefault="00BF409F" w:rsidP="00E17B6B">
      <w:pPr>
        <w:ind w:firstLineChars="200" w:firstLine="420"/>
        <w:jc w:val="left"/>
      </w:pPr>
      <w:r>
        <w:rPr>
          <w:rFonts w:hint="eastAsia"/>
        </w:rPr>
        <w:t>1.</w:t>
      </w:r>
      <w:r w:rsidR="00E17B6B">
        <w:rPr>
          <w:rFonts w:hint="eastAsia"/>
        </w:rPr>
        <w:t>用户在使用驱动的时候，进行并发使用；</w:t>
      </w:r>
    </w:p>
    <w:p w:rsidR="006B2EA1" w:rsidRPr="0083355E" w:rsidRDefault="0053339C" w:rsidP="0083355E">
      <w:pPr>
        <w:pStyle w:val="Heading2"/>
        <w:rPr>
          <w:rFonts w:cs="Arial"/>
        </w:rPr>
      </w:pPr>
      <w:bookmarkStart w:id="3" w:name="_Toc363054128"/>
      <w:r w:rsidRPr="00757CA5">
        <w:rPr>
          <w:rFonts w:cs="Arial"/>
        </w:rPr>
        <w:t>说明</w:t>
      </w:r>
      <w:bookmarkEnd w:id="3"/>
    </w:p>
    <w:p w:rsidR="008474CA" w:rsidRDefault="00E17B6B" w:rsidP="00E17B6B">
      <w:pPr>
        <w:ind w:firstLineChars="200" w:firstLine="420"/>
      </w:pPr>
      <w:r>
        <w:rPr>
          <w:rFonts w:hint="eastAsia"/>
        </w:rPr>
        <w:t>使用驱动器的过程中，想使驱动的操作逻辑能够达到并发操作目的。</w:t>
      </w:r>
    </w:p>
    <w:p w:rsidR="0089101D" w:rsidRPr="0083355E" w:rsidRDefault="0089101D" w:rsidP="0083355E">
      <w:pPr>
        <w:pStyle w:val="Heading2"/>
        <w:rPr>
          <w:rFonts w:cs="Arial"/>
        </w:rPr>
      </w:pPr>
      <w:bookmarkStart w:id="4" w:name="_Toc363054129"/>
      <w:r w:rsidRPr="00757CA5">
        <w:rPr>
          <w:rFonts w:cs="Arial"/>
        </w:rPr>
        <w:t>接口</w:t>
      </w:r>
      <w:bookmarkEnd w:id="4"/>
    </w:p>
    <w:p w:rsidR="008474CA" w:rsidRPr="0083355E" w:rsidRDefault="00E17B6B" w:rsidP="00E17B6B">
      <w:pPr>
        <w:ind w:firstLineChars="200" w:firstLine="420"/>
      </w:pPr>
      <w:r>
        <w:rPr>
          <w:rFonts w:hint="eastAsia"/>
        </w:rPr>
        <w:t>无</w:t>
      </w:r>
    </w:p>
    <w:p w:rsidR="0089101D" w:rsidRPr="00757CA5" w:rsidRDefault="005853E4" w:rsidP="005853E4">
      <w:pPr>
        <w:pStyle w:val="Heading2"/>
        <w:rPr>
          <w:rFonts w:cs="Arial"/>
        </w:rPr>
      </w:pPr>
      <w:bookmarkStart w:id="5" w:name="_Toc363054130"/>
      <w:r w:rsidRPr="00757CA5">
        <w:rPr>
          <w:rFonts w:cs="Arial"/>
        </w:rPr>
        <w:t>规格</w:t>
      </w:r>
      <w:bookmarkEnd w:id="5"/>
    </w:p>
    <w:p w:rsidR="00743ACA" w:rsidRPr="00757CA5" w:rsidRDefault="00743ACA" w:rsidP="00743ACA">
      <w:pPr>
        <w:pStyle w:val="ListParagraph"/>
        <w:ind w:left="420" w:firstLineChars="0" w:firstLine="0"/>
        <w:rPr>
          <w:rFonts w:ascii="Arial" w:hAnsi="Arial" w:cs="Arial"/>
        </w:rPr>
      </w:pPr>
    </w:p>
    <w:p w:rsidR="00743ACA" w:rsidRDefault="00743ACA" w:rsidP="00743ACA">
      <w:pPr>
        <w:pStyle w:val="Heading2"/>
        <w:rPr>
          <w:rFonts w:cs="Arial"/>
        </w:rPr>
      </w:pPr>
      <w:bookmarkStart w:id="6" w:name="_Toc363054131"/>
      <w:r w:rsidRPr="00757CA5">
        <w:rPr>
          <w:rFonts w:cs="Arial"/>
        </w:rPr>
        <w:t>功能约束</w:t>
      </w:r>
      <w:bookmarkEnd w:id="6"/>
    </w:p>
    <w:p w:rsidR="003E32CC" w:rsidRDefault="003E32CC" w:rsidP="00E17B6B">
      <w:pPr>
        <w:ind w:firstLine="405"/>
      </w:pPr>
    </w:p>
    <w:p w:rsidR="003E32CC" w:rsidRDefault="003E32CC" w:rsidP="003E32CC">
      <w:pPr>
        <w:pStyle w:val="Heading2"/>
        <w:rPr>
          <w:rFonts w:cs="Arial"/>
        </w:rPr>
      </w:pPr>
      <w:r>
        <w:rPr>
          <w:rFonts w:cs="Arial" w:hint="eastAsia"/>
        </w:rPr>
        <w:t>遗留问题</w:t>
      </w:r>
    </w:p>
    <w:p w:rsidR="003E32CC" w:rsidRPr="003E32CC" w:rsidRDefault="00891061" w:rsidP="00E17B6B">
      <w:pPr>
        <w:ind w:firstLineChars="242" w:firstLine="508"/>
      </w:pPr>
      <w:r>
        <w:rPr>
          <w:rFonts w:hint="eastAsia"/>
        </w:rPr>
        <w:t>因为每个</w:t>
      </w:r>
      <w:r>
        <w:rPr>
          <w:rFonts w:hint="eastAsia"/>
        </w:rPr>
        <w:t>X</w:t>
      </w:r>
      <w:r>
        <w:rPr>
          <w:rFonts w:hint="eastAsia"/>
        </w:rPr>
        <w:t>对象中的</w:t>
      </w:r>
      <w:r>
        <w:rPr>
          <w:rFonts w:hint="eastAsia"/>
        </w:rPr>
        <w:t>sendBuffer, recvBuffer</w:t>
      </w:r>
      <w:r>
        <w:rPr>
          <w:rFonts w:hint="eastAsia"/>
        </w:rPr>
        <w:t>是该对象共用的，如果一个</w:t>
      </w:r>
      <w:r>
        <w:rPr>
          <w:rFonts w:hint="eastAsia"/>
        </w:rPr>
        <w:t>X</w:t>
      </w:r>
      <w:r>
        <w:rPr>
          <w:rFonts w:hint="eastAsia"/>
        </w:rPr>
        <w:t>对象被多个线程使用，能保证每次收发都是串行的，但不能保证在</w:t>
      </w:r>
      <w:r>
        <w:rPr>
          <w:rFonts w:hint="eastAsia"/>
        </w:rPr>
        <w:t>A</w:t>
      </w:r>
      <w:r>
        <w:rPr>
          <w:rFonts w:hint="eastAsia"/>
        </w:rPr>
        <w:t>线程发送之前，</w:t>
      </w:r>
      <w:r>
        <w:rPr>
          <w:rFonts w:hint="eastAsia"/>
        </w:rPr>
        <w:t>sendBuffer</w:t>
      </w:r>
      <w:r>
        <w:rPr>
          <w:rFonts w:hint="eastAsia"/>
        </w:rPr>
        <w:t>的内容一定没有被</w:t>
      </w:r>
      <w:r>
        <w:rPr>
          <w:rFonts w:hint="eastAsia"/>
        </w:rPr>
        <w:t>B</w:t>
      </w:r>
      <w:r>
        <w:rPr>
          <w:rFonts w:hint="eastAsia"/>
        </w:rPr>
        <w:t>线程修改；不能保证</w:t>
      </w:r>
      <w:r>
        <w:rPr>
          <w:rFonts w:hint="eastAsia"/>
        </w:rPr>
        <w:t>A</w:t>
      </w:r>
      <w:r>
        <w:rPr>
          <w:rFonts w:hint="eastAsia"/>
        </w:rPr>
        <w:t>线程在收到消息后，在提取去消息内容之前，</w:t>
      </w:r>
      <w:r>
        <w:rPr>
          <w:rFonts w:hint="eastAsia"/>
        </w:rPr>
        <w:t>recvBuffer</w:t>
      </w:r>
      <w:r>
        <w:rPr>
          <w:rFonts w:hint="eastAsia"/>
        </w:rPr>
        <w:t>的内容一定没有被</w:t>
      </w:r>
      <w:r>
        <w:rPr>
          <w:rFonts w:hint="eastAsia"/>
        </w:rPr>
        <w:t>B</w:t>
      </w:r>
      <w:r>
        <w:rPr>
          <w:rFonts w:hint="eastAsia"/>
        </w:rPr>
        <w:t>线程修改。比如，</w:t>
      </w:r>
      <w:r>
        <w:rPr>
          <w:rFonts w:hint="eastAsia"/>
        </w:rPr>
        <w:t>A</w:t>
      </w:r>
      <w:r>
        <w:rPr>
          <w:rFonts w:hint="eastAsia"/>
        </w:rPr>
        <w:t>线程，</w:t>
      </w:r>
      <w:r>
        <w:rPr>
          <w:rFonts w:hint="eastAsia"/>
        </w:rPr>
        <w:t>B</w:t>
      </w:r>
      <w:r>
        <w:rPr>
          <w:rFonts w:hint="eastAsia"/>
        </w:rPr>
        <w:t>线程同时使用</w:t>
      </w:r>
      <w:r>
        <w:rPr>
          <w:rFonts w:hint="eastAsia"/>
        </w:rPr>
        <w:t>cl</w:t>
      </w:r>
      <w:r>
        <w:rPr>
          <w:rFonts w:hint="eastAsia"/>
        </w:rPr>
        <w:t>对象，</w:t>
      </w:r>
      <w:r>
        <w:rPr>
          <w:rFonts w:hint="eastAsia"/>
        </w:rPr>
        <w:t>A</w:t>
      </w:r>
      <w:r>
        <w:rPr>
          <w:rFonts w:hint="eastAsia"/>
        </w:rPr>
        <w:t>需要</w:t>
      </w:r>
      <w:r>
        <w:rPr>
          <w:rFonts w:hint="eastAsia"/>
        </w:rPr>
        <w:t>Query</w:t>
      </w:r>
      <w:r>
        <w:rPr>
          <w:rFonts w:hint="eastAsia"/>
        </w:rPr>
        <w:t>，</w:t>
      </w:r>
      <w:r>
        <w:rPr>
          <w:rFonts w:hint="eastAsia"/>
        </w:rPr>
        <w:t>B</w:t>
      </w:r>
      <w:r>
        <w:rPr>
          <w:rFonts w:hint="eastAsia"/>
        </w:rPr>
        <w:t>需要</w:t>
      </w:r>
      <w:r>
        <w:rPr>
          <w:rFonts w:hint="eastAsia"/>
        </w:rPr>
        <w:t>Update,A</w:t>
      </w:r>
      <w:r>
        <w:rPr>
          <w:rFonts w:hint="eastAsia"/>
        </w:rPr>
        <w:t>在发送的前一刻，</w:t>
      </w:r>
      <w:r>
        <w:rPr>
          <w:rFonts w:hint="eastAsia"/>
        </w:rPr>
        <w:t>sendBuffer</w:t>
      </w:r>
      <w:r>
        <w:rPr>
          <w:rFonts w:hint="eastAsia"/>
        </w:rPr>
        <w:t>的内容被</w:t>
      </w:r>
      <w:r>
        <w:rPr>
          <w:rFonts w:hint="eastAsia"/>
        </w:rPr>
        <w:t>B</w:t>
      </w:r>
      <w:r>
        <w:rPr>
          <w:rFonts w:hint="eastAsia"/>
        </w:rPr>
        <w:t>修改为</w:t>
      </w:r>
      <w:r>
        <w:rPr>
          <w:rFonts w:hint="eastAsia"/>
        </w:rPr>
        <w:t>Update</w:t>
      </w:r>
      <w:r>
        <w:rPr>
          <w:rFonts w:hint="eastAsia"/>
        </w:rPr>
        <w:t>的内容了，这将导致错误。</w:t>
      </w:r>
    </w:p>
    <w:p w:rsidR="00A94217" w:rsidRPr="00757CA5" w:rsidRDefault="0090257D" w:rsidP="00854F55">
      <w:pPr>
        <w:pStyle w:val="Heading1"/>
        <w:rPr>
          <w:rFonts w:cs="Arial"/>
        </w:rPr>
      </w:pPr>
      <w:bookmarkStart w:id="7" w:name="_Toc363054132"/>
      <w:r w:rsidRPr="00757CA5">
        <w:rPr>
          <w:rFonts w:cs="Arial"/>
        </w:rPr>
        <w:t>简单设计</w:t>
      </w:r>
      <w:bookmarkEnd w:id="7"/>
    </w:p>
    <w:p w:rsidR="0028466B" w:rsidRPr="00757CA5" w:rsidRDefault="00506FE0" w:rsidP="00506FE0">
      <w:pPr>
        <w:pStyle w:val="Heading2"/>
        <w:rPr>
          <w:rFonts w:cs="Arial"/>
        </w:rPr>
      </w:pPr>
      <w:bookmarkStart w:id="8" w:name="_Toc363054133"/>
      <w:r w:rsidRPr="00757CA5">
        <w:rPr>
          <w:rFonts w:cs="Arial"/>
        </w:rPr>
        <w:t>场景</w:t>
      </w:r>
      <w:bookmarkEnd w:id="8"/>
    </w:p>
    <w:p w:rsidR="008474CA" w:rsidRPr="008474CA" w:rsidRDefault="00E17B6B" w:rsidP="00E17B6B">
      <w:pPr>
        <w:ind w:firstLine="420"/>
        <w:rPr>
          <w:rFonts w:ascii="Arial" w:hAnsi="Arial" w:cs="Arial"/>
        </w:rPr>
      </w:pPr>
      <w:r>
        <w:rPr>
          <w:rFonts w:hint="eastAsia"/>
        </w:rPr>
        <w:t>用户在一个线程创建资源</w:t>
      </w:r>
      <w:r>
        <w:rPr>
          <w:rFonts w:hint="eastAsia"/>
        </w:rPr>
        <w:t>(db, cs, cl, cursor, rg, node</w:t>
      </w:r>
      <w:r>
        <w:rPr>
          <w:rFonts w:hint="eastAsia"/>
        </w:rPr>
        <w:t>等对象</w:t>
      </w:r>
      <w:r>
        <w:rPr>
          <w:rFonts w:hint="eastAsia"/>
        </w:rPr>
        <w:t>)</w:t>
      </w:r>
      <w:r>
        <w:rPr>
          <w:rFonts w:hint="eastAsia"/>
        </w:rPr>
        <w:t>，这些资源都是共用一个</w:t>
      </w:r>
      <w:r>
        <w:rPr>
          <w:rFonts w:hint="eastAsia"/>
        </w:rPr>
        <w:t xml:space="preserve">socket, </w:t>
      </w:r>
      <w:r>
        <w:rPr>
          <w:rFonts w:hint="eastAsia"/>
        </w:rPr>
        <w:t>然后用户把这些资源分配给另外的线程使用。这样就产生了多个线程共用</w:t>
      </w:r>
      <w:r>
        <w:rPr>
          <w:rFonts w:hint="eastAsia"/>
        </w:rPr>
        <w:t>socket</w:t>
      </w:r>
      <w:r>
        <w:rPr>
          <w:rFonts w:hint="eastAsia"/>
        </w:rPr>
        <w:t>资源的情况。目前驱动并没有对</w:t>
      </w:r>
      <w:r>
        <w:rPr>
          <w:rFonts w:hint="eastAsia"/>
        </w:rPr>
        <w:t>socket</w:t>
      </w:r>
      <w:r>
        <w:rPr>
          <w:rFonts w:hint="eastAsia"/>
        </w:rPr>
        <w:t>进行保护。所以多个线程使用一个</w:t>
      </w:r>
      <w:r>
        <w:rPr>
          <w:rFonts w:hint="eastAsia"/>
        </w:rPr>
        <w:t>socket</w:t>
      </w:r>
      <w:r>
        <w:rPr>
          <w:rFonts w:hint="eastAsia"/>
        </w:rPr>
        <w:t>会出现客户端收错消息的情况。比如说：</w:t>
      </w:r>
      <w:r>
        <w:rPr>
          <w:rFonts w:hint="eastAsia"/>
        </w:rPr>
        <w:t>A</w:t>
      </w:r>
      <w:r>
        <w:rPr>
          <w:rFonts w:hint="eastAsia"/>
        </w:rPr>
        <w:t>发了一个</w:t>
      </w:r>
      <w:r>
        <w:rPr>
          <w:rFonts w:hint="eastAsia"/>
        </w:rPr>
        <w:t>Query</w:t>
      </w:r>
      <w:r>
        <w:rPr>
          <w:rFonts w:hint="eastAsia"/>
        </w:rPr>
        <w:t>的请求，</w:t>
      </w:r>
      <w:r>
        <w:rPr>
          <w:rFonts w:hint="eastAsia"/>
        </w:rPr>
        <w:t>B</w:t>
      </w:r>
      <w:r>
        <w:rPr>
          <w:rFonts w:hint="eastAsia"/>
        </w:rPr>
        <w:t>发了一个</w:t>
      </w:r>
      <w:r>
        <w:rPr>
          <w:rFonts w:hint="eastAsia"/>
        </w:rPr>
        <w:t>Update</w:t>
      </w:r>
      <w:r>
        <w:rPr>
          <w:rFonts w:hint="eastAsia"/>
        </w:rPr>
        <w:t>的请求，两者都在等到</w:t>
      </w:r>
      <w:r>
        <w:rPr>
          <w:rFonts w:hint="eastAsia"/>
        </w:rPr>
        <w:t>DB</w:t>
      </w:r>
      <w:r>
        <w:rPr>
          <w:rFonts w:hint="eastAsia"/>
        </w:rPr>
        <w:t>的回应，当</w:t>
      </w:r>
      <w:r>
        <w:rPr>
          <w:rFonts w:hint="eastAsia"/>
        </w:rPr>
        <w:t>DB</w:t>
      </w:r>
      <w:r>
        <w:rPr>
          <w:rFonts w:hint="eastAsia"/>
        </w:rPr>
        <w:t>回应了一个</w:t>
      </w:r>
      <w:r>
        <w:rPr>
          <w:rFonts w:hint="eastAsia"/>
        </w:rPr>
        <w:t>Update</w:t>
      </w:r>
      <w:r>
        <w:rPr>
          <w:rFonts w:hint="eastAsia"/>
        </w:rPr>
        <w:t>的包时，这个包有可能被</w:t>
      </w:r>
      <w:r>
        <w:rPr>
          <w:rFonts w:hint="eastAsia"/>
        </w:rPr>
        <w:t>A</w:t>
      </w:r>
      <w:r>
        <w:rPr>
          <w:rFonts w:hint="eastAsia"/>
        </w:rPr>
        <w:t>收走了。这就导致错误。</w:t>
      </w:r>
    </w:p>
    <w:p w:rsidR="00951619" w:rsidRPr="00757CA5" w:rsidRDefault="00C31065" w:rsidP="00C31065">
      <w:pPr>
        <w:pStyle w:val="Heading2"/>
        <w:rPr>
          <w:rFonts w:cs="Arial"/>
        </w:rPr>
      </w:pPr>
      <w:bookmarkStart w:id="9" w:name="_Toc363054134"/>
      <w:r w:rsidRPr="00757CA5">
        <w:rPr>
          <w:rFonts w:cs="Arial"/>
        </w:rPr>
        <w:lastRenderedPageBreak/>
        <w:t>逻辑</w:t>
      </w:r>
      <w:r w:rsidR="00F3067A" w:rsidRPr="00757CA5">
        <w:rPr>
          <w:rFonts w:cs="Arial"/>
        </w:rPr>
        <w:t>或流程</w:t>
      </w:r>
      <w:bookmarkEnd w:id="9"/>
    </w:p>
    <w:p w:rsidR="00305328" w:rsidRDefault="00305328" w:rsidP="00305328">
      <w:pPr>
        <w:ind w:firstLineChars="200" w:firstLine="420"/>
        <w:rPr>
          <w:rFonts w:hint="eastAsia"/>
        </w:rPr>
      </w:pPr>
      <w:r>
        <w:rPr>
          <w:rFonts w:hint="eastAsia"/>
        </w:rPr>
        <w:t>用户在</w:t>
      </w:r>
      <w:r>
        <w:rPr>
          <w:rFonts w:hint="eastAsia"/>
        </w:rPr>
        <w:t>A</w:t>
      </w:r>
      <w:r>
        <w:rPr>
          <w:rFonts w:hint="eastAsia"/>
        </w:rPr>
        <w:t>线程中创建</w:t>
      </w:r>
      <w:r>
        <w:rPr>
          <w:rFonts w:hint="eastAsia"/>
        </w:rPr>
        <w:t>X</w:t>
      </w:r>
      <w:r>
        <w:rPr>
          <w:rFonts w:hint="eastAsia"/>
        </w:rPr>
        <w:t>对象，这些</w:t>
      </w:r>
      <w:r>
        <w:rPr>
          <w:rFonts w:hint="eastAsia"/>
        </w:rPr>
        <w:t>X</w:t>
      </w:r>
      <w:r>
        <w:rPr>
          <w:rFonts w:hint="eastAsia"/>
        </w:rPr>
        <w:t>对象共用</w:t>
      </w:r>
      <w:r>
        <w:rPr>
          <w:rFonts w:hint="eastAsia"/>
        </w:rPr>
        <w:t>socket</w:t>
      </w:r>
      <w:r>
        <w:rPr>
          <w:rFonts w:hint="eastAsia"/>
        </w:rPr>
        <w:t>资源，然后</w:t>
      </w:r>
      <w:r>
        <w:rPr>
          <w:rFonts w:hint="eastAsia"/>
        </w:rPr>
        <w:t>A</w:t>
      </w:r>
      <w:r>
        <w:rPr>
          <w:rFonts w:hint="eastAsia"/>
        </w:rPr>
        <w:t>线程向</w:t>
      </w:r>
      <w:r>
        <w:rPr>
          <w:rFonts w:hint="eastAsia"/>
        </w:rPr>
        <w:t>B</w:t>
      </w:r>
      <w:r>
        <w:rPr>
          <w:rFonts w:hint="eastAsia"/>
        </w:rPr>
        <w:t>线程提供这些</w:t>
      </w:r>
      <w:r>
        <w:rPr>
          <w:rFonts w:hint="eastAsia"/>
        </w:rPr>
        <w:t>X</w:t>
      </w:r>
      <w:r>
        <w:rPr>
          <w:rFonts w:hint="eastAsia"/>
        </w:rPr>
        <w:t>对象。</w:t>
      </w:r>
      <w:r>
        <w:rPr>
          <w:rFonts w:hint="eastAsia"/>
        </w:rPr>
        <w:t>B</w:t>
      </w:r>
      <w:r>
        <w:rPr>
          <w:rFonts w:hint="eastAsia"/>
        </w:rPr>
        <w:t>线程可以持有一个或多个</w:t>
      </w:r>
      <w:r>
        <w:rPr>
          <w:rFonts w:hint="eastAsia"/>
        </w:rPr>
        <w:t>X</w:t>
      </w:r>
      <w:r>
        <w:rPr>
          <w:rFonts w:hint="eastAsia"/>
        </w:rPr>
        <w:t>对象。在</w:t>
      </w:r>
      <w:r>
        <w:rPr>
          <w:rFonts w:hint="eastAsia"/>
        </w:rPr>
        <w:t>B</w:t>
      </w:r>
      <w:r>
        <w:rPr>
          <w:rFonts w:hint="eastAsia"/>
        </w:rPr>
        <w:t>线程中，使用</w:t>
      </w:r>
      <w:r>
        <w:rPr>
          <w:rFonts w:hint="eastAsia"/>
        </w:rPr>
        <w:t>X</w:t>
      </w:r>
      <w:r>
        <w:rPr>
          <w:rFonts w:hint="eastAsia"/>
        </w:rPr>
        <w:t>对象收发消息能确保不会混淆出错。注意：一旦</w:t>
      </w:r>
      <w:r>
        <w:rPr>
          <w:rFonts w:hint="eastAsia"/>
        </w:rPr>
        <w:t>A</w:t>
      </w:r>
      <w:r>
        <w:rPr>
          <w:rFonts w:hint="eastAsia"/>
        </w:rPr>
        <w:t>线程把某个资源给</w:t>
      </w:r>
      <w:r>
        <w:rPr>
          <w:rFonts w:hint="eastAsia"/>
        </w:rPr>
        <w:t>B</w:t>
      </w:r>
      <w:r>
        <w:rPr>
          <w:rFonts w:hint="eastAsia"/>
        </w:rPr>
        <w:t>线程使用后，</w:t>
      </w:r>
      <w:r>
        <w:rPr>
          <w:rFonts w:hint="eastAsia"/>
        </w:rPr>
        <w:t>A</w:t>
      </w:r>
      <w:r>
        <w:rPr>
          <w:rFonts w:hint="eastAsia"/>
        </w:rPr>
        <w:t>线程不能再把该资源给其他线程使用。</w:t>
      </w:r>
    </w:p>
    <w:p w:rsidR="00305328" w:rsidRDefault="00305328" w:rsidP="00305328">
      <w:pPr>
        <w:ind w:firstLineChars="200" w:firstLine="420"/>
        <w:rPr>
          <w:rFonts w:hint="eastAsia"/>
        </w:rPr>
      </w:pPr>
      <w:r>
        <w:rPr>
          <w:rFonts w:hint="eastAsia"/>
        </w:rPr>
        <w:t>因为每个</w:t>
      </w:r>
      <w:r>
        <w:rPr>
          <w:rFonts w:hint="eastAsia"/>
        </w:rPr>
        <w:t>connectionStruct</w:t>
      </w:r>
      <w:r>
        <w:rPr>
          <w:rFonts w:hint="eastAsia"/>
        </w:rPr>
        <w:t>结构体都有一个</w:t>
      </w:r>
      <w:r>
        <w:rPr>
          <w:rFonts w:hint="eastAsia"/>
        </w:rPr>
        <w:t>socket</w:t>
      </w:r>
      <w:r>
        <w:rPr>
          <w:rFonts w:hint="eastAsia"/>
        </w:rPr>
        <w:t>句柄，所以在</w:t>
      </w:r>
      <w:r>
        <w:rPr>
          <w:rFonts w:hint="eastAsia"/>
        </w:rPr>
        <w:t>connectionStruct</w:t>
      </w:r>
      <w:r>
        <w:rPr>
          <w:rFonts w:hint="eastAsia"/>
        </w:rPr>
        <w:t>中放一把锁，可用这把锁来保护这个</w:t>
      </w:r>
      <w:r>
        <w:rPr>
          <w:rFonts w:hint="eastAsia"/>
        </w:rPr>
        <w:t>socket</w:t>
      </w:r>
      <w:r>
        <w:rPr>
          <w:rFonts w:hint="eastAsia"/>
        </w:rPr>
        <w:t>句柄。之前驱动的</w:t>
      </w:r>
      <w:r>
        <w:rPr>
          <w:rFonts w:hint="eastAsia"/>
        </w:rPr>
        <w:t>send</w:t>
      </w:r>
      <w:r>
        <w:rPr>
          <w:rFonts w:hint="eastAsia"/>
        </w:rPr>
        <w:t>和</w:t>
      </w:r>
      <w:r>
        <w:rPr>
          <w:rFonts w:hint="eastAsia"/>
        </w:rPr>
        <w:t>recv</w:t>
      </w:r>
      <w:r>
        <w:rPr>
          <w:rFonts w:hint="eastAsia"/>
        </w:rPr>
        <w:t>是分开的，不利于加锁，现在把</w:t>
      </w:r>
      <w:r>
        <w:rPr>
          <w:rFonts w:hint="eastAsia"/>
        </w:rPr>
        <w:t xml:space="preserve">send </w:t>
      </w:r>
      <w:r>
        <w:rPr>
          <w:rFonts w:hint="eastAsia"/>
        </w:rPr>
        <w:t>和</w:t>
      </w:r>
      <w:r>
        <w:rPr>
          <w:rFonts w:hint="eastAsia"/>
        </w:rPr>
        <w:t xml:space="preserve"> recv </w:t>
      </w:r>
      <w:r>
        <w:rPr>
          <w:rFonts w:hint="eastAsia"/>
        </w:rPr>
        <w:t>绑在同一个函数</w:t>
      </w:r>
      <w:r>
        <w:rPr>
          <w:rFonts w:hint="eastAsia"/>
        </w:rPr>
        <w:t>_sendAndRecv</w:t>
      </w:r>
      <w:r>
        <w:rPr>
          <w:rFonts w:hint="eastAsia"/>
        </w:rPr>
        <w:t>中，在</w:t>
      </w:r>
      <w:r>
        <w:rPr>
          <w:rFonts w:hint="eastAsia"/>
        </w:rPr>
        <w:t>_sendAndRecv</w:t>
      </w:r>
      <w:r>
        <w:rPr>
          <w:rFonts w:hint="eastAsia"/>
        </w:rPr>
        <w:t>中加锁。这就保证发收都是串行的。调整如下：</w:t>
      </w:r>
      <w:r>
        <w:rPr>
          <w:rFonts w:hint="eastAsia"/>
        </w:rPr>
        <w:t xml:space="preserve"> </w:t>
      </w:r>
    </w:p>
    <w:p w:rsidR="00305328" w:rsidRDefault="00305328" w:rsidP="00305328">
      <w:pPr>
        <w:ind w:firstLineChars="200" w:firstLine="420"/>
        <w:rPr>
          <w:rFonts w:hint="eastAsia"/>
        </w:rPr>
      </w:pPr>
      <w:r>
        <w:rPr>
          <w:rFonts w:hint="eastAsia"/>
        </w:rPr>
        <w:t xml:space="preserve">1. </w:t>
      </w:r>
      <w:r>
        <w:rPr>
          <w:rFonts w:hint="eastAsia"/>
        </w:rPr>
        <w:t>添加</w:t>
      </w:r>
      <w:r>
        <w:rPr>
          <w:rFonts w:hint="eastAsia"/>
        </w:rPr>
        <w:t>_sendAndRecv</w:t>
      </w:r>
      <w:r>
        <w:rPr>
          <w:rFonts w:hint="eastAsia"/>
        </w:rPr>
        <w:t>函数，并在该函数内加解锁。</w:t>
      </w:r>
    </w:p>
    <w:p w:rsidR="00305328" w:rsidRDefault="00305328" w:rsidP="00305328">
      <w:pPr>
        <w:ind w:firstLineChars="200" w:firstLine="420"/>
        <w:rPr>
          <w:rFonts w:hint="eastAsia"/>
        </w:rPr>
      </w:pPr>
      <w:r>
        <w:rPr>
          <w:rFonts w:hint="eastAsia"/>
        </w:rPr>
        <w:t xml:space="preserve">2. </w:t>
      </w:r>
      <w:r>
        <w:rPr>
          <w:rFonts w:hint="eastAsia"/>
        </w:rPr>
        <w:t>删除</w:t>
      </w:r>
      <w:r>
        <w:rPr>
          <w:rFonts w:hint="eastAsia"/>
        </w:rPr>
        <w:t>_recvExtract</w:t>
      </w:r>
      <w:r>
        <w:rPr>
          <w:rFonts w:hint="eastAsia"/>
        </w:rPr>
        <w:t>和</w:t>
      </w:r>
      <w:r>
        <w:rPr>
          <w:rFonts w:hint="eastAsia"/>
        </w:rPr>
        <w:t>_recvExtractEval</w:t>
      </w:r>
      <w:r>
        <w:rPr>
          <w:rFonts w:hint="eastAsia"/>
        </w:rPr>
        <w:t>函数，因为接收已经不再这两个函数内进行了。</w:t>
      </w:r>
      <w:r>
        <w:rPr>
          <w:rFonts w:hint="eastAsia"/>
        </w:rPr>
        <w:t xml:space="preserve"> </w:t>
      </w:r>
    </w:p>
    <w:p w:rsidR="00305328" w:rsidRDefault="00305328" w:rsidP="00305328">
      <w:pPr>
        <w:ind w:firstLineChars="200" w:firstLine="420"/>
        <w:rPr>
          <w:rFonts w:hint="eastAsia"/>
        </w:rPr>
      </w:pPr>
      <w:r>
        <w:rPr>
          <w:rFonts w:hint="eastAsia"/>
        </w:rPr>
        <w:t xml:space="preserve">3. </w:t>
      </w:r>
      <w:r>
        <w:rPr>
          <w:rFonts w:hint="eastAsia"/>
        </w:rPr>
        <w:t>添加</w:t>
      </w:r>
      <w:r>
        <w:rPr>
          <w:rFonts w:hint="eastAsia"/>
        </w:rPr>
        <w:t>_extract</w:t>
      </w:r>
      <w:r>
        <w:rPr>
          <w:rFonts w:hint="eastAsia"/>
        </w:rPr>
        <w:t>和</w:t>
      </w:r>
      <w:r>
        <w:rPr>
          <w:rFonts w:hint="eastAsia"/>
        </w:rPr>
        <w:t>_extractEval</w:t>
      </w:r>
      <w:r>
        <w:rPr>
          <w:rFonts w:hint="eastAsia"/>
        </w:rPr>
        <w:t>函数，用来提取接收后的数据。</w:t>
      </w:r>
    </w:p>
    <w:p w:rsidR="00305328" w:rsidRDefault="00305328" w:rsidP="00305328">
      <w:pPr>
        <w:ind w:firstLineChars="200" w:firstLine="420"/>
        <w:rPr>
          <w:rFonts w:hint="eastAsia"/>
        </w:rPr>
      </w:pPr>
      <w:r>
        <w:rPr>
          <w:rFonts w:hint="eastAsia"/>
        </w:rPr>
        <w:t xml:space="preserve">4. </w:t>
      </w:r>
      <w:r>
        <w:rPr>
          <w:rFonts w:hint="eastAsia"/>
        </w:rPr>
        <w:t>对</w:t>
      </w:r>
      <w:r>
        <w:rPr>
          <w:rFonts w:hint="eastAsia"/>
        </w:rPr>
        <w:t>_regCursor/_unregCursor/_regSocket/_unregSocket</w:t>
      </w:r>
      <w:r>
        <w:rPr>
          <w:rFonts w:hint="eastAsia"/>
        </w:rPr>
        <w:t>加锁，保证注册，反注册</w:t>
      </w:r>
      <w:r>
        <w:rPr>
          <w:rFonts w:hint="eastAsia"/>
        </w:rPr>
        <w:t>cursor</w:t>
      </w:r>
      <w:r>
        <w:rPr>
          <w:rFonts w:hint="eastAsia"/>
        </w:rPr>
        <w:t>和</w:t>
      </w:r>
      <w:r>
        <w:rPr>
          <w:rFonts w:hint="eastAsia"/>
        </w:rPr>
        <w:t>socket</w:t>
      </w:r>
      <w:r>
        <w:rPr>
          <w:rFonts w:hint="eastAsia"/>
        </w:rPr>
        <w:t>时，是串行执行的。</w:t>
      </w:r>
    </w:p>
    <w:p w:rsidR="00305328" w:rsidRDefault="00305328" w:rsidP="00305328">
      <w:pPr>
        <w:ind w:firstLineChars="200" w:firstLine="420"/>
        <w:rPr>
          <w:rFonts w:hint="eastAsia"/>
        </w:rPr>
      </w:pPr>
      <w:r>
        <w:rPr>
          <w:rFonts w:hint="eastAsia"/>
        </w:rPr>
        <w:t xml:space="preserve">5. _send </w:t>
      </w:r>
      <w:r>
        <w:rPr>
          <w:rFonts w:hint="eastAsia"/>
        </w:rPr>
        <w:t>和</w:t>
      </w:r>
      <w:r>
        <w:rPr>
          <w:rFonts w:hint="eastAsia"/>
        </w:rPr>
        <w:t xml:space="preserve"> _recv</w:t>
      </w:r>
      <w:r>
        <w:rPr>
          <w:rFonts w:hint="eastAsia"/>
        </w:rPr>
        <w:t>出错时，将不再调用</w:t>
      </w:r>
      <w:r>
        <w:rPr>
          <w:rFonts w:hint="eastAsia"/>
        </w:rPr>
        <w:t>_sdbDisconnect_inner</w:t>
      </w:r>
      <w:r>
        <w:rPr>
          <w:rFonts w:hint="eastAsia"/>
        </w:rPr>
        <w:t>，由</w:t>
      </w:r>
      <w:r>
        <w:rPr>
          <w:rFonts w:hint="eastAsia"/>
        </w:rPr>
        <w:t>_sendAndRecv</w:t>
      </w:r>
      <w:r>
        <w:rPr>
          <w:rFonts w:hint="eastAsia"/>
        </w:rPr>
        <w:t>去负责调用</w:t>
      </w:r>
      <w:r>
        <w:rPr>
          <w:rFonts w:hint="eastAsia"/>
        </w:rPr>
        <w:t>_sdbDisconnect_inner</w:t>
      </w:r>
      <w:r>
        <w:rPr>
          <w:rFonts w:hint="eastAsia"/>
        </w:rPr>
        <w:t>。</w:t>
      </w:r>
    </w:p>
    <w:p w:rsidR="009F5AA4" w:rsidRPr="0065070F" w:rsidDel="00507EC6" w:rsidRDefault="00305328" w:rsidP="007103FA">
      <w:pPr>
        <w:ind w:firstLineChars="200" w:firstLine="420"/>
        <w:rPr>
          <w:del w:id="10" w:author="huxiaojun" w:date="2015-05-14T17:34:00Z"/>
        </w:rPr>
      </w:pPr>
      <w:r>
        <w:rPr>
          <w:rFonts w:hint="eastAsia"/>
        </w:rPr>
        <w:t>6. windows</w:t>
      </w:r>
      <w:r>
        <w:rPr>
          <w:rFonts w:hint="eastAsia"/>
        </w:rPr>
        <w:t>下，</w:t>
      </w:r>
      <w:r>
        <w:rPr>
          <w:rFonts w:hint="eastAsia"/>
        </w:rPr>
        <w:t>network.c</w:t>
      </w:r>
      <w:r>
        <w:rPr>
          <w:rFonts w:hint="eastAsia"/>
        </w:rPr>
        <w:t>中的</w:t>
      </w:r>
      <w:r>
        <w:rPr>
          <w:rFonts w:hint="eastAsia"/>
        </w:rPr>
        <w:t>clientConnect</w:t>
      </w:r>
      <w:r>
        <w:rPr>
          <w:rFonts w:hint="eastAsia"/>
        </w:rPr>
        <w:t>需要加锁保证</w:t>
      </w:r>
      <w:r>
        <w:rPr>
          <w:rFonts w:hint="eastAsia"/>
        </w:rPr>
        <w:t>WSAStartup</w:t>
      </w:r>
      <w:r>
        <w:rPr>
          <w:rFonts w:hint="eastAsia"/>
        </w:rPr>
        <w:t>在多线程环境下，只被调用一次。</w:t>
      </w:r>
    </w:p>
    <w:p w:rsidR="00F76970" w:rsidRPr="00757CA5" w:rsidRDefault="00F76970" w:rsidP="00633732">
      <w:pPr>
        <w:pStyle w:val="Heading1"/>
        <w:rPr>
          <w:rFonts w:cs="Arial"/>
        </w:rPr>
      </w:pPr>
      <w:bookmarkStart w:id="11" w:name="_Toc363054137"/>
      <w:r w:rsidRPr="00757CA5">
        <w:rPr>
          <w:rFonts w:cs="Arial"/>
        </w:rPr>
        <w:t>测试</w:t>
      </w:r>
      <w:r w:rsidR="00DB3A26" w:rsidRPr="00757CA5">
        <w:rPr>
          <w:rFonts w:cs="Arial"/>
        </w:rPr>
        <w:t>设计</w:t>
      </w:r>
      <w:bookmarkEnd w:id="11"/>
    </w:p>
    <w:p w:rsidR="00F76970" w:rsidRPr="00757CA5" w:rsidRDefault="00797DAF" w:rsidP="00E5744C">
      <w:pPr>
        <w:ind w:firstLineChars="200" w:firstLine="420"/>
        <w:rPr>
          <w:rFonts w:ascii="Arial" w:eastAsia="黑体" w:hAnsi="Arial" w:cs="Arial"/>
          <w:i/>
          <w:color w:val="0000FF"/>
        </w:rPr>
      </w:pPr>
      <w:r w:rsidRPr="00757CA5">
        <w:rPr>
          <w:rFonts w:ascii="Arial" w:eastAsia="黑体" w:cs="Arial"/>
          <w:i/>
          <w:color w:val="0000FF"/>
        </w:rPr>
        <w:t>主要从使用场景、功能、性能、可靠性、</w:t>
      </w:r>
      <w:r w:rsidR="00E11669" w:rsidRPr="00757CA5">
        <w:rPr>
          <w:rFonts w:ascii="Arial" w:eastAsia="黑体" w:cs="Arial"/>
          <w:i/>
          <w:color w:val="0000FF"/>
        </w:rPr>
        <w:t>兼容性、</w:t>
      </w:r>
      <w:r w:rsidR="00883621" w:rsidRPr="00757CA5">
        <w:rPr>
          <w:rFonts w:ascii="Arial" w:eastAsia="黑体" w:cs="Arial"/>
          <w:i/>
          <w:color w:val="0000FF"/>
        </w:rPr>
        <w:t>可服务性、</w:t>
      </w:r>
      <w:r w:rsidRPr="00757CA5">
        <w:rPr>
          <w:rFonts w:ascii="Arial" w:eastAsia="黑体" w:cs="Arial"/>
          <w:i/>
          <w:color w:val="0000FF"/>
        </w:rPr>
        <w:t>安全、稳定性（压力）、交互等角度对</w:t>
      </w:r>
      <w:r w:rsidRPr="00757CA5">
        <w:rPr>
          <w:rFonts w:ascii="Arial" w:eastAsia="黑体" w:hAnsi="Arial" w:cs="Arial"/>
          <w:i/>
          <w:color w:val="0000FF"/>
        </w:rPr>
        <w:t>story</w:t>
      </w:r>
      <w:r w:rsidRPr="00757CA5">
        <w:rPr>
          <w:rFonts w:ascii="Arial" w:eastAsia="黑体" w:cs="Arial"/>
          <w:i/>
          <w:color w:val="0000FF"/>
        </w:rPr>
        <w:t>进行分析和设计，以及</w:t>
      </w:r>
      <w:r w:rsidRPr="00757CA5">
        <w:rPr>
          <w:rFonts w:ascii="Arial" w:eastAsia="黑体" w:hAnsi="Arial" w:cs="Arial"/>
          <w:i/>
          <w:color w:val="0000FF"/>
        </w:rPr>
        <w:t>story</w:t>
      </w:r>
      <w:r w:rsidRPr="00757CA5">
        <w:rPr>
          <w:rFonts w:ascii="Arial" w:eastAsia="黑体" w:cs="Arial"/>
          <w:i/>
          <w:color w:val="0000FF"/>
        </w:rPr>
        <w:t>的测试策略。</w:t>
      </w:r>
    </w:p>
    <w:p w:rsidR="00DB3A26" w:rsidRPr="00757CA5" w:rsidRDefault="00DB3A26" w:rsidP="00512D7C">
      <w:pPr>
        <w:pStyle w:val="Heading2"/>
        <w:rPr>
          <w:rFonts w:cs="Arial"/>
        </w:rPr>
      </w:pPr>
      <w:bookmarkStart w:id="12" w:name="_Toc363054138"/>
      <w:r w:rsidRPr="00757CA5">
        <w:rPr>
          <w:rFonts w:cs="Arial"/>
        </w:rPr>
        <w:t>测试规格</w:t>
      </w:r>
      <w:bookmarkEnd w:id="12"/>
    </w:p>
    <w:p w:rsidR="00F50C54" w:rsidRPr="00757CA5" w:rsidRDefault="00F50C54" w:rsidP="00F50C54">
      <w:pPr>
        <w:pStyle w:val="Heading3"/>
        <w:rPr>
          <w:rFonts w:ascii="Arial" w:hAnsi="Arial" w:cs="Arial"/>
        </w:rPr>
      </w:pPr>
      <w:bookmarkStart w:id="13" w:name="_Toc363054139"/>
      <w:r w:rsidRPr="00757CA5">
        <w:rPr>
          <w:rFonts w:ascii="Arial" w:cs="Arial"/>
        </w:rPr>
        <w:t>场景分析</w:t>
      </w:r>
      <w:bookmarkEnd w:id="13"/>
    </w:p>
    <w:p w:rsidR="00E45932" w:rsidRDefault="0062394C" w:rsidP="00E93103">
      <w:pPr>
        <w:ind w:firstLineChars="200" w:firstLine="420"/>
      </w:pPr>
      <w:r>
        <w:rPr>
          <w:rFonts w:hint="eastAsia"/>
        </w:rPr>
        <w:t>1.</w:t>
      </w:r>
      <w:r w:rsidR="00F2466F">
        <w:rPr>
          <w:rFonts w:hint="eastAsia"/>
        </w:rPr>
        <w:t>使用</w:t>
      </w:r>
      <w:r w:rsidR="00F2466F">
        <w:rPr>
          <w:rFonts w:hint="eastAsia"/>
        </w:rPr>
        <w:t>C</w:t>
      </w:r>
      <w:r w:rsidR="00F2466F">
        <w:rPr>
          <w:rFonts w:hint="eastAsia"/>
        </w:rPr>
        <w:t>驱动，进行并发的数据操作；</w:t>
      </w:r>
    </w:p>
    <w:p w:rsidR="00D74033" w:rsidRDefault="00F76970" w:rsidP="00D74033">
      <w:pPr>
        <w:pStyle w:val="Heading3"/>
        <w:rPr>
          <w:rFonts w:ascii="Arial" w:cs="Arial"/>
        </w:rPr>
      </w:pPr>
      <w:bookmarkStart w:id="14" w:name="_Toc363054140"/>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4"/>
    </w:p>
    <w:p w:rsidR="009F2F0E" w:rsidRDefault="002206A6" w:rsidP="009F2F0E">
      <w:pPr>
        <w:rPr>
          <w:rFonts w:asciiTheme="minorHAnsi" w:eastAsiaTheme="minorEastAsia" w:hAnsiTheme="minorHAnsi" w:cstheme="minorBidi" w:hint="eastAsia"/>
          <w:b/>
          <w:szCs w:val="22"/>
        </w:rPr>
      </w:pPr>
      <w:r>
        <w:rPr>
          <w:rFonts w:asciiTheme="minorHAnsi" w:eastAsiaTheme="minorEastAsia" w:hAnsiTheme="minorHAnsi" w:cstheme="minorBidi" w:hint="eastAsia"/>
          <w:b/>
          <w:szCs w:val="22"/>
        </w:rPr>
        <w:t>功能</w:t>
      </w:r>
      <w:r w:rsidR="009F2F0E" w:rsidRPr="00D863F5">
        <w:rPr>
          <w:rFonts w:asciiTheme="minorHAnsi" w:eastAsiaTheme="minorEastAsia" w:hAnsiTheme="minorHAnsi" w:cstheme="minorBidi" w:hint="eastAsia"/>
          <w:b/>
          <w:szCs w:val="22"/>
        </w:rPr>
        <w:t>分析：</w:t>
      </w:r>
    </w:p>
    <w:p w:rsidR="00F2466F" w:rsidRPr="002206A6" w:rsidRDefault="00F2466F" w:rsidP="00F6679C">
      <w:pPr>
        <w:ind w:firstLineChars="200" w:firstLine="420"/>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根据</w:t>
      </w:r>
      <w:r>
        <w:rPr>
          <w:rFonts w:asciiTheme="minorHAnsi" w:eastAsiaTheme="minorEastAsia" w:hAnsiTheme="minorHAnsi" w:cstheme="minorBidi" w:hint="eastAsia"/>
          <w:szCs w:val="22"/>
        </w:rPr>
        <w:t>C</w:t>
      </w:r>
      <w:r>
        <w:rPr>
          <w:rFonts w:asciiTheme="minorHAnsi" w:eastAsiaTheme="minorEastAsia" w:hAnsiTheme="minorHAnsi" w:cstheme="minorBidi" w:hint="eastAsia"/>
          <w:szCs w:val="22"/>
        </w:rPr>
        <w:t>驱动并发处理的原理及</w:t>
      </w:r>
      <w:r>
        <w:rPr>
          <w:rFonts w:asciiTheme="minorHAnsi" w:eastAsiaTheme="minorEastAsia" w:hAnsiTheme="minorHAnsi" w:cstheme="minorBidi" w:hint="eastAsia"/>
          <w:szCs w:val="22"/>
        </w:rPr>
        <w:t>C</w:t>
      </w:r>
      <w:r>
        <w:rPr>
          <w:rFonts w:asciiTheme="minorHAnsi" w:eastAsiaTheme="minorEastAsia" w:hAnsiTheme="minorHAnsi" w:cstheme="minorBidi" w:hint="eastAsia"/>
          <w:szCs w:val="22"/>
        </w:rPr>
        <w:t>驱动自身原理，</w:t>
      </w:r>
      <w:r w:rsidR="007D2776">
        <w:rPr>
          <w:rFonts w:asciiTheme="minorHAnsi" w:eastAsiaTheme="minorEastAsia" w:hAnsiTheme="minorHAnsi" w:cstheme="minorBidi" w:hint="eastAsia"/>
          <w:szCs w:val="22"/>
        </w:rPr>
        <w:t>C</w:t>
      </w:r>
      <w:r w:rsidR="007D2776">
        <w:rPr>
          <w:rFonts w:asciiTheme="minorHAnsi" w:eastAsiaTheme="minorEastAsia" w:hAnsiTheme="minorHAnsi" w:cstheme="minorBidi" w:hint="eastAsia"/>
          <w:szCs w:val="22"/>
        </w:rPr>
        <w:t>驱动含有如下</w:t>
      </w:r>
      <w:r w:rsidR="002206A6">
        <w:rPr>
          <w:rFonts w:asciiTheme="minorHAnsi" w:eastAsiaTheme="minorEastAsia" w:hAnsiTheme="minorHAnsi" w:cstheme="minorBidi" w:hint="eastAsia"/>
          <w:szCs w:val="22"/>
        </w:rPr>
        <w:t>8</w:t>
      </w:r>
      <w:r w:rsidR="002206A6">
        <w:rPr>
          <w:rFonts w:asciiTheme="minorHAnsi" w:eastAsiaTheme="minorEastAsia" w:hAnsiTheme="minorHAnsi" w:cstheme="minorBidi" w:hint="eastAsia"/>
          <w:szCs w:val="22"/>
        </w:rPr>
        <w:t>种</w:t>
      </w:r>
      <w:r w:rsidR="007D2776">
        <w:rPr>
          <w:rFonts w:asciiTheme="minorHAnsi" w:eastAsiaTheme="minorEastAsia" w:hAnsiTheme="minorHAnsi" w:cstheme="minorBidi" w:hint="eastAsia"/>
          <w:szCs w:val="22"/>
        </w:rPr>
        <w:t>句柄资源：</w:t>
      </w:r>
      <w:r w:rsidR="007D2776" w:rsidRPr="007D2776">
        <w:rPr>
          <w:rFonts w:asciiTheme="minorHAnsi" w:eastAsiaTheme="minorEastAsia" w:hAnsiTheme="minorHAnsi" w:cstheme="minorBidi"/>
          <w:szCs w:val="22"/>
        </w:rPr>
        <w:t>sdbConnectionStruct</w:t>
      </w:r>
      <w:r w:rsidR="007D2776" w:rsidRPr="007D2776">
        <w:rPr>
          <w:rFonts w:asciiTheme="minorHAnsi" w:eastAsiaTheme="minorEastAsia" w:hAnsiTheme="minorHAnsi" w:cstheme="minorBidi" w:hint="eastAsia"/>
          <w:szCs w:val="22"/>
        </w:rPr>
        <w:t xml:space="preserve"> </w:t>
      </w:r>
      <w:r w:rsidR="002206A6">
        <w:rPr>
          <w:rFonts w:asciiTheme="minorHAnsi" w:eastAsiaTheme="minorEastAsia" w:hAnsiTheme="minorHAnsi" w:cstheme="minorBidi" w:hint="eastAsia"/>
          <w:szCs w:val="22"/>
        </w:rPr>
        <w:t>(</w:t>
      </w:r>
      <w:r w:rsidR="007D2776">
        <w:rPr>
          <w:rFonts w:asciiTheme="minorHAnsi" w:eastAsiaTheme="minorEastAsia" w:hAnsiTheme="minorHAnsi" w:cstheme="minorBidi" w:hint="eastAsia"/>
          <w:szCs w:val="22"/>
        </w:rPr>
        <w:t>SDB</w:t>
      </w:r>
      <w:r w:rsidR="007D2776">
        <w:rPr>
          <w:rFonts w:asciiTheme="minorHAnsi" w:eastAsiaTheme="minorEastAsia" w:hAnsiTheme="minorHAnsi" w:cstheme="minorBidi" w:hint="eastAsia"/>
          <w:szCs w:val="22"/>
        </w:rPr>
        <w:t>连接资源</w:t>
      </w:r>
      <w:r w:rsidR="007D2776">
        <w:rPr>
          <w:rFonts w:asciiTheme="minorHAnsi" w:eastAsiaTheme="minorEastAsia" w:hAnsiTheme="minorHAnsi" w:cstheme="minorBidi" w:hint="eastAsia"/>
          <w:szCs w:val="22"/>
        </w:rPr>
        <w:t>)</w:t>
      </w:r>
      <w:r w:rsidR="007D2776">
        <w:rPr>
          <w:rFonts w:asciiTheme="minorHAnsi" w:eastAsiaTheme="minorEastAsia" w:hAnsiTheme="minorHAnsi" w:cstheme="minorBidi" w:hint="eastAsia"/>
          <w:szCs w:val="22"/>
        </w:rPr>
        <w:t>、</w:t>
      </w:r>
      <w:r w:rsidR="007D2776" w:rsidRPr="007D2776">
        <w:rPr>
          <w:rFonts w:asciiTheme="minorHAnsi" w:eastAsiaTheme="minorEastAsia" w:hAnsiTheme="minorHAnsi" w:cstheme="minorBidi"/>
          <w:szCs w:val="22"/>
        </w:rPr>
        <w:t>sdbRGStruct</w:t>
      </w:r>
      <w:r w:rsidR="007D2776">
        <w:rPr>
          <w:rFonts w:asciiTheme="minorHAnsi" w:eastAsiaTheme="minorEastAsia" w:hAnsiTheme="minorHAnsi" w:cstheme="minorBidi" w:hint="eastAsia"/>
          <w:szCs w:val="22"/>
        </w:rPr>
        <w:t>(SDB</w:t>
      </w:r>
      <w:r w:rsidR="002206A6">
        <w:rPr>
          <w:rFonts w:asciiTheme="minorHAnsi" w:eastAsiaTheme="minorEastAsia" w:hAnsiTheme="minorHAnsi" w:cstheme="minorBidi" w:hint="eastAsia"/>
          <w:szCs w:val="22"/>
        </w:rPr>
        <w:t>复本</w:t>
      </w:r>
      <w:r w:rsidR="007D2776">
        <w:rPr>
          <w:rFonts w:asciiTheme="minorHAnsi" w:eastAsiaTheme="minorEastAsia" w:hAnsiTheme="minorHAnsi" w:cstheme="minorBidi" w:hint="eastAsia"/>
          <w:szCs w:val="22"/>
        </w:rPr>
        <w:t>组</w:t>
      </w:r>
      <w:r w:rsidR="002206A6">
        <w:rPr>
          <w:rFonts w:asciiTheme="minorHAnsi" w:eastAsiaTheme="minorEastAsia" w:hAnsiTheme="minorHAnsi" w:cstheme="minorBidi" w:hint="eastAsia"/>
          <w:szCs w:val="22"/>
        </w:rPr>
        <w:t>相关</w:t>
      </w:r>
      <w:r w:rsidR="007D2776">
        <w:rPr>
          <w:rFonts w:asciiTheme="minorHAnsi" w:eastAsiaTheme="minorEastAsia" w:hAnsiTheme="minorHAnsi" w:cstheme="minorBidi" w:hint="eastAsia"/>
          <w:szCs w:val="22"/>
        </w:rPr>
        <w:t>资源</w:t>
      </w:r>
      <w:r w:rsidR="007D2776">
        <w:rPr>
          <w:rFonts w:asciiTheme="minorHAnsi" w:eastAsiaTheme="minorEastAsia" w:hAnsiTheme="minorHAnsi" w:cstheme="minorBidi" w:hint="eastAsia"/>
          <w:szCs w:val="22"/>
        </w:rPr>
        <w:t>)</w:t>
      </w:r>
      <w:r w:rsidR="007D2776">
        <w:rPr>
          <w:rFonts w:asciiTheme="minorHAnsi" w:eastAsiaTheme="minorEastAsia" w:hAnsiTheme="minorHAnsi" w:cstheme="minorBidi" w:hint="eastAsia"/>
          <w:szCs w:val="22"/>
        </w:rPr>
        <w:t>、</w:t>
      </w:r>
      <w:r w:rsidR="007D2776" w:rsidRPr="007D2776">
        <w:rPr>
          <w:rFonts w:asciiTheme="minorHAnsi" w:eastAsiaTheme="minorEastAsia" w:hAnsiTheme="minorHAnsi" w:cstheme="minorBidi"/>
          <w:szCs w:val="22"/>
        </w:rPr>
        <w:t>sdbRNStruct</w:t>
      </w:r>
      <w:r w:rsidR="007D2776">
        <w:rPr>
          <w:rFonts w:asciiTheme="minorHAnsi" w:eastAsiaTheme="minorEastAsia" w:hAnsiTheme="minorHAnsi" w:cstheme="minorBidi" w:hint="eastAsia"/>
          <w:szCs w:val="22"/>
        </w:rPr>
        <w:t>(SDB</w:t>
      </w:r>
      <w:r w:rsidR="007D2776">
        <w:rPr>
          <w:rFonts w:asciiTheme="minorHAnsi" w:eastAsiaTheme="minorEastAsia" w:hAnsiTheme="minorHAnsi" w:cstheme="minorBidi" w:hint="eastAsia"/>
          <w:szCs w:val="22"/>
        </w:rPr>
        <w:t>节点相关资源</w:t>
      </w:r>
      <w:r w:rsidR="007D2776">
        <w:rPr>
          <w:rFonts w:asciiTheme="minorHAnsi" w:eastAsiaTheme="minorEastAsia" w:hAnsiTheme="minorHAnsi" w:cstheme="minorBidi" w:hint="eastAsia"/>
          <w:szCs w:val="22"/>
        </w:rPr>
        <w:t>)</w:t>
      </w:r>
      <w:r w:rsidR="002206A6">
        <w:rPr>
          <w:rFonts w:asciiTheme="minorHAnsi" w:eastAsiaTheme="minorEastAsia" w:hAnsiTheme="minorHAnsi" w:cstheme="minorBidi" w:hint="eastAsia"/>
          <w:szCs w:val="22"/>
        </w:rPr>
        <w:t>、</w:t>
      </w:r>
      <w:r w:rsidR="002206A6" w:rsidRPr="002206A6">
        <w:rPr>
          <w:rFonts w:asciiTheme="minorHAnsi" w:eastAsiaTheme="minorEastAsia" w:hAnsiTheme="minorHAnsi" w:cstheme="minorBidi"/>
          <w:szCs w:val="22"/>
        </w:rPr>
        <w:t>sdbCSStruct</w:t>
      </w:r>
      <w:r w:rsidR="002206A6">
        <w:rPr>
          <w:rFonts w:asciiTheme="minorHAnsi" w:eastAsiaTheme="minorEastAsia" w:hAnsiTheme="minorHAnsi" w:cstheme="minorBidi" w:hint="eastAsia"/>
          <w:szCs w:val="22"/>
        </w:rPr>
        <w:t>(SDB</w:t>
      </w:r>
      <w:r w:rsidR="002206A6">
        <w:rPr>
          <w:rFonts w:asciiTheme="minorHAnsi" w:eastAsiaTheme="minorEastAsia" w:hAnsiTheme="minorHAnsi" w:cstheme="minorBidi" w:hint="eastAsia"/>
          <w:szCs w:val="22"/>
        </w:rPr>
        <w:t>集合空间相关资源</w:t>
      </w:r>
      <w:r w:rsidR="002206A6">
        <w:rPr>
          <w:rFonts w:asciiTheme="minorHAnsi" w:eastAsiaTheme="minorEastAsia" w:hAnsiTheme="minorHAnsi" w:cstheme="minorBidi" w:hint="eastAsia"/>
          <w:szCs w:val="22"/>
        </w:rPr>
        <w:t>)</w:t>
      </w:r>
      <w:r w:rsidR="002206A6">
        <w:rPr>
          <w:rFonts w:asciiTheme="minorHAnsi" w:eastAsiaTheme="minorEastAsia" w:hAnsiTheme="minorHAnsi" w:cstheme="minorBidi" w:hint="eastAsia"/>
          <w:szCs w:val="22"/>
        </w:rPr>
        <w:t>、</w:t>
      </w:r>
      <w:r w:rsidR="002206A6" w:rsidRPr="002206A6">
        <w:rPr>
          <w:rFonts w:asciiTheme="minorHAnsi" w:eastAsiaTheme="minorEastAsia" w:hAnsiTheme="minorHAnsi" w:cstheme="minorBidi"/>
          <w:szCs w:val="22"/>
        </w:rPr>
        <w:t>sdbCollectionStruct</w:t>
      </w:r>
      <w:r w:rsidR="002206A6">
        <w:rPr>
          <w:rFonts w:asciiTheme="minorHAnsi" w:eastAsiaTheme="minorEastAsia" w:hAnsiTheme="minorHAnsi" w:cstheme="minorBidi" w:hint="eastAsia"/>
          <w:szCs w:val="22"/>
        </w:rPr>
        <w:t>(SDB</w:t>
      </w:r>
      <w:r w:rsidR="002206A6">
        <w:rPr>
          <w:rFonts w:asciiTheme="minorHAnsi" w:eastAsiaTheme="minorEastAsia" w:hAnsiTheme="minorHAnsi" w:cstheme="minorBidi" w:hint="eastAsia"/>
          <w:szCs w:val="22"/>
        </w:rPr>
        <w:t>集合空间相关资源</w:t>
      </w:r>
      <w:r w:rsidR="002206A6">
        <w:rPr>
          <w:rFonts w:asciiTheme="minorHAnsi" w:eastAsiaTheme="minorEastAsia" w:hAnsiTheme="minorHAnsi" w:cstheme="minorBidi" w:hint="eastAsia"/>
          <w:szCs w:val="22"/>
        </w:rPr>
        <w:t>)</w:t>
      </w:r>
      <w:r w:rsidR="002206A6">
        <w:rPr>
          <w:rFonts w:asciiTheme="minorHAnsi" w:eastAsiaTheme="minorEastAsia" w:hAnsiTheme="minorHAnsi" w:cstheme="minorBidi" w:hint="eastAsia"/>
          <w:szCs w:val="22"/>
        </w:rPr>
        <w:t>、</w:t>
      </w:r>
      <w:r w:rsidR="002206A6" w:rsidRPr="002206A6">
        <w:rPr>
          <w:rFonts w:asciiTheme="minorHAnsi" w:eastAsiaTheme="minorEastAsia" w:hAnsiTheme="minorHAnsi" w:cstheme="minorBidi"/>
          <w:szCs w:val="22"/>
        </w:rPr>
        <w:t>sdbCursorStruct</w:t>
      </w:r>
      <w:r w:rsidR="002206A6">
        <w:rPr>
          <w:rFonts w:asciiTheme="minorHAnsi" w:eastAsiaTheme="minorEastAsia" w:hAnsiTheme="minorHAnsi" w:cstheme="minorBidi" w:hint="eastAsia"/>
          <w:szCs w:val="22"/>
        </w:rPr>
        <w:t>(SDB</w:t>
      </w:r>
      <w:r w:rsidR="002206A6">
        <w:rPr>
          <w:rFonts w:asciiTheme="minorHAnsi" w:eastAsiaTheme="minorEastAsia" w:hAnsiTheme="minorHAnsi" w:cstheme="minorBidi" w:hint="eastAsia"/>
          <w:szCs w:val="22"/>
        </w:rPr>
        <w:t>游标句柄资源</w:t>
      </w:r>
      <w:r w:rsidR="002206A6">
        <w:rPr>
          <w:rFonts w:asciiTheme="minorHAnsi" w:eastAsiaTheme="minorEastAsia" w:hAnsiTheme="minorHAnsi" w:cstheme="minorBidi" w:hint="eastAsia"/>
          <w:szCs w:val="22"/>
        </w:rPr>
        <w:t>)</w:t>
      </w:r>
      <w:r w:rsidR="002206A6">
        <w:rPr>
          <w:rFonts w:asciiTheme="minorHAnsi" w:eastAsiaTheme="minorEastAsia" w:hAnsiTheme="minorHAnsi" w:cstheme="minorBidi" w:hint="eastAsia"/>
          <w:szCs w:val="22"/>
        </w:rPr>
        <w:t>、</w:t>
      </w:r>
      <w:r w:rsidR="002206A6" w:rsidRPr="002206A6">
        <w:rPr>
          <w:rFonts w:asciiTheme="minorHAnsi" w:eastAsiaTheme="minorEastAsia" w:hAnsiTheme="minorHAnsi" w:cstheme="minorBidi"/>
          <w:szCs w:val="22"/>
        </w:rPr>
        <w:t>sdbDomainStruct</w:t>
      </w:r>
      <w:r w:rsidR="002206A6">
        <w:rPr>
          <w:rFonts w:asciiTheme="minorHAnsi" w:eastAsiaTheme="minorEastAsia" w:hAnsiTheme="minorHAnsi" w:cstheme="minorBidi" w:hint="eastAsia"/>
          <w:szCs w:val="22"/>
        </w:rPr>
        <w:t>(SDB</w:t>
      </w:r>
      <w:r w:rsidR="002206A6">
        <w:rPr>
          <w:rFonts w:asciiTheme="minorHAnsi" w:eastAsiaTheme="minorEastAsia" w:hAnsiTheme="minorHAnsi" w:cstheme="minorBidi" w:hint="eastAsia"/>
          <w:szCs w:val="22"/>
        </w:rPr>
        <w:t>域相关资源</w:t>
      </w:r>
      <w:r w:rsidR="002206A6">
        <w:rPr>
          <w:rFonts w:asciiTheme="minorHAnsi" w:eastAsiaTheme="minorEastAsia" w:hAnsiTheme="minorHAnsi" w:cstheme="minorBidi" w:hint="eastAsia"/>
          <w:szCs w:val="22"/>
        </w:rPr>
        <w:t>)</w:t>
      </w:r>
      <w:r w:rsidR="002206A6">
        <w:rPr>
          <w:rFonts w:asciiTheme="minorHAnsi" w:eastAsiaTheme="minorEastAsia" w:hAnsiTheme="minorHAnsi" w:cstheme="minorBidi" w:hint="eastAsia"/>
          <w:szCs w:val="22"/>
        </w:rPr>
        <w:t>、</w:t>
      </w:r>
      <w:r w:rsidR="002206A6" w:rsidRPr="002206A6">
        <w:rPr>
          <w:rFonts w:asciiTheme="minorHAnsi" w:eastAsiaTheme="minorEastAsia" w:hAnsiTheme="minorHAnsi" w:cstheme="minorBidi"/>
          <w:szCs w:val="22"/>
        </w:rPr>
        <w:t>sdbLobStruct</w:t>
      </w:r>
      <w:r w:rsidR="002206A6">
        <w:rPr>
          <w:rFonts w:asciiTheme="minorHAnsi" w:eastAsiaTheme="minorEastAsia" w:hAnsiTheme="minorHAnsi" w:cstheme="minorBidi" w:hint="eastAsia"/>
          <w:szCs w:val="22"/>
        </w:rPr>
        <w:t>(SDB</w:t>
      </w:r>
      <w:r w:rsidR="002206A6">
        <w:rPr>
          <w:rFonts w:asciiTheme="minorHAnsi" w:eastAsiaTheme="minorEastAsia" w:hAnsiTheme="minorHAnsi" w:cstheme="minorBidi" w:hint="eastAsia"/>
          <w:szCs w:val="22"/>
        </w:rPr>
        <w:t>大对象相关资源</w:t>
      </w:r>
      <w:r w:rsidR="002206A6">
        <w:rPr>
          <w:rFonts w:asciiTheme="minorHAnsi" w:eastAsiaTheme="minorEastAsia" w:hAnsiTheme="minorHAnsi" w:cstheme="minorBidi" w:hint="eastAsia"/>
          <w:szCs w:val="22"/>
        </w:rPr>
        <w:t>)</w:t>
      </w:r>
      <w:r w:rsidR="002206A6">
        <w:rPr>
          <w:rFonts w:asciiTheme="minorHAnsi" w:eastAsiaTheme="minorEastAsia" w:hAnsiTheme="minorHAnsi" w:cstheme="minorBidi" w:hint="eastAsia"/>
          <w:szCs w:val="22"/>
        </w:rPr>
        <w:t>。此</w:t>
      </w:r>
      <w:r w:rsidR="002206A6">
        <w:rPr>
          <w:rFonts w:asciiTheme="minorHAnsi" w:eastAsiaTheme="minorEastAsia" w:hAnsiTheme="minorHAnsi" w:cstheme="minorBidi" w:hint="eastAsia"/>
          <w:szCs w:val="22"/>
        </w:rPr>
        <w:t>8</w:t>
      </w:r>
      <w:r w:rsidR="002206A6">
        <w:rPr>
          <w:rFonts w:asciiTheme="minorHAnsi" w:eastAsiaTheme="minorEastAsia" w:hAnsiTheme="minorHAnsi" w:cstheme="minorBidi" w:hint="eastAsia"/>
          <w:szCs w:val="22"/>
        </w:rPr>
        <w:t>种句柄资源相关的操作对并发会有影响？？？。</w:t>
      </w:r>
    </w:p>
    <w:p w:rsidR="00F2466F" w:rsidRDefault="002206A6" w:rsidP="00F6679C">
      <w:pPr>
        <w:ind w:firstLineChars="200" w:firstLine="420"/>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而根据用户使用情况，</w:t>
      </w:r>
      <w:r w:rsidR="00BC5539">
        <w:rPr>
          <w:rFonts w:asciiTheme="minorHAnsi" w:eastAsiaTheme="minorEastAsia" w:hAnsiTheme="minorHAnsi" w:cstheme="minorBidi" w:hint="eastAsia"/>
          <w:szCs w:val="22"/>
        </w:rPr>
        <w:t>频繁使用的句柄资源中主要是</w:t>
      </w:r>
      <w:r w:rsidR="00BC5539" w:rsidRPr="002206A6">
        <w:rPr>
          <w:rFonts w:asciiTheme="minorHAnsi" w:eastAsiaTheme="minorEastAsia" w:hAnsiTheme="minorHAnsi" w:cstheme="minorBidi"/>
          <w:szCs w:val="22"/>
        </w:rPr>
        <w:t>sdbCollectionStruct</w:t>
      </w:r>
      <w:r w:rsidR="00BC5539">
        <w:rPr>
          <w:rFonts w:asciiTheme="minorHAnsi" w:eastAsiaTheme="minorEastAsia" w:hAnsiTheme="minorHAnsi" w:cstheme="minorBidi" w:hint="eastAsia"/>
          <w:szCs w:val="22"/>
        </w:rPr>
        <w:t>(SDB</w:t>
      </w:r>
      <w:r w:rsidR="00BC5539">
        <w:rPr>
          <w:rFonts w:asciiTheme="minorHAnsi" w:eastAsiaTheme="minorEastAsia" w:hAnsiTheme="minorHAnsi" w:cstheme="minorBidi" w:hint="eastAsia"/>
          <w:szCs w:val="22"/>
        </w:rPr>
        <w:t>集合空间相关资源</w:t>
      </w:r>
      <w:r w:rsidR="00BC5539">
        <w:rPr>
          <w:rFonts w:asciiTheme="minorHAnsi" w:eastAsiaTheme="minorEastAsia" w:hAnsiTheme="minorHAnsi" w:cstheme="minorBidi" w:hint="eastAsia"/>
          <w:szCs w:val="22"/>
        </w:rPr>
        <w:t>)</w:t>
      </w:r>
      <w:r w:rsidR="00BC5539">
        <w:rPr>
          <w:rFonts w:asciiTheme="minorHAnsi" w:eastAsiaTheme="minorEastAsia" w:hAnsiTheme="minorHAnsi" w:cstheme="minorBidi" w:hint="eastAsia"/>
          <w:szCs w:val="22"/>
        </w:rPr>
        <w:t>、</w:t>
      </w:r>
      <w:r w:rsidR="00BC5539" w:rsidRPr="002206A6">
        <w:rPr>
          <w:rFonts w:asciiTheme="minorHAnsi" w:eastAsiaTheme="minorEastAsia" w:hAnsiTheme="minorHAnsi" w:cstheme="minorBidi"/>
          <w:szCs w:val="22"/>
        </w:rPr>
        <w:t>sdbCursorStruct</w:t>
      </w:r>
      <w:r w:rsidR="00BC5539">
        <w:rPr>
          <w:rFonts w:asciiTheme="minorHAnsi" w:eastAsiaTheme="minorEastAsia" w:hAnsiTheme="minorHAnsi" w:cstheme="minorBidi" w:hint="eastAsia"/>
          <w:szCs w:val="22"/>
        </w:rPr>
        <w:t>(SDB</w:t>
      </w:r>
      <w:r w:rsidR="00BC5539">
        <w:rPr>
          <w:rFonts w:asciiTheme="minorHAnsi" w:eastAsiaTheme="minorEastAsia" w:hAnsiTheme="minorHAnsi" w:cstheme="minorBidi" w:hint="eastAsia"/>
          <w:szCs w:val="22"/>
        </w:rPr>
        <w:t>游标句柄资源</w:t>
      </w:r>
      <w:r w:rsidR="00BC5539">
        <w:rPr>
          <w:rFonts w:asciiTheme="minorHAnsi" w:eastAsiaTheme="minorEastAsia" w:hAnsiTheme="minorHAnsi" w:cstheme="minorBidi" w:hint="eastAsia"/>
          <w:szCs w:val="22"/>
        </w:rPr>
        <w:t>)</w:t>
      </w:r>
      <w:r w:rsidR="00BC5539">
        <w:rPr>
          <w:rFonts w:asciiTheme="minorHAnsi" w:eastAsiaTheme="minorEastAsia" w:hAnsiTheme="minorHAnsi" w:cstheme="minorBidi" w:hint="eastAsia"/>
          <w:szCs w:val="22"/>
        </w:rPr>
        <w:t>、</w:t>
      </w:r>
      <w:r w:rsidR="00BC5539" w:rsidRPr="002206A6">
        <w:rPr>
          <w:rFonts w:asciiTheme="minorHAnsi" w:eastAsiaTheme="minorEastAsia" w:hAnsiTheme="minorHAnsi" w:cstheme="minorBidi"/>
          <w:szCs w:val="22"/>
        </w:rPr>
        <w:t>sdbDomainStruct</w:t>
      </w:r>
      <w:r w:rsidR="00BC5539">
        <w:rPr>
          <w:rFonts w:asciiTheme="minorHAnsi" w:eastAsiaTheme="minorEastAsia" w:hAnsiTheme="minorHAnsi" w:cstheme="minorBidi" w:hint="eastAsia"/>
          <w:szCs w:val="22"/>
        </w:rPr>
        <w:t>(SDB</w:t>
      </w:r>
      <w:r w:rsidR="00BC5539">
        <w:rPr>
          <w:rFonts w:asciiTheme="minorHAnsi" w:eastAsiaTheme="minorEastAsia" w:hAnsiTheme="minorHAnsi" w:cstheme="minorBidi" w:hint="eastAsia"/>
          <w:szCs w:val="22"/>
        </w:rPr>
        <w:t>域相关资源</w:t>
      </w:r>
      <w:r w:rsidR="00BC5539">
        <w:rPr>
          <w:rFonts w:asciiTheme="minorHAnsi" w:eastAsiaTheme="minorEastAsia" w:hAnsiTheme="minorHAnsi" w:cstheme="minorBidi" w:hint="eastAsia"/>
          <w:szCs w:val="22"/>
        </w:rPr>
        <w:t>)</w:t>
      </w:r>
      <w:r w:rsidR="00BC5539">
        <w:rPr>
          <w:rFonts w:asciiTheme="minorHAnsi" w:eastAsiaTheme="minorEastAsia" w:hAnsiTheme="minorHAnsi" w:cstheme="minorBidi" w:hint="eastAsia"/>
          <w:szCs w:val="22"/>
        </w:rPr>
        <w:t>、</w:t>
      </w:r>
      <w:r w:rsidR="00BC5539" w:rsidRPr="002206A6">
        <w:rPr>
          <w:rFonts w:asciiTheme="minorHAnsi" w:eastAsiaTheme="minorEastAsia" w:hAnsiTheme="minorHAnsi" w:cstheme="minorBidi"/>
          <w:szCs w:val="22"/>
        </w:rPr>
        <w:t>sdbLobStruct</w:t>
      </w:r>
      <w:r w:rsidR="00BC5539">
        <w:rPr>
          <w:rFonts w:asciiTheme="minorHAnsi" w:eastAsiaTheme="minorEastAsia" w:hAnsiTheme="minorHAnsi" w:cstheme="minorBidi" w:hint="eastAsia"/>
          <w:szCs w:val="22"/>
        </w:rPr>
        <w:t>(SDB</w:t>
      </w:r>
      <w:r w:rsidR="00BC5539">
        <w:rPr>
          <w:rFonts w:asciiTheme="minorHAnsi" w:eastAsiaTheme="minorEastAsia" w:hAnsiTheme="minorHAnsi" w:cstheme="minorBidi" w:hint="eastAsia"/>
          <w:szCs w:val="22"/>
        </w:rPr>
        <w:t>大对象相关资源</w:t>
      </w:r>
      <w:r w:rsidR="00BC5539">
        <w:rPr>
          <w:rFonts w:asciiTheme="minorHAnsi" w:eastAsiaTheme="minorEastAsia" w:hAnsiTheme="minorHAnsi" w:cstheme="minorBidi" w:hint="eastAsia"/>
          <w:szCs w:val="22"/>
        </w:rPr>
        <w:t>)</w:t>
      </w:r>
      <w:r w:rsidR="00BC5539">
        <w:rPr>
          <w:rFonts w:asciiTheme="minorHAnsi" w:eastAsiaTheme="minorEastAsia" w:hAnsiTheme="minorHAnsi" w:cstheme="minorBidi" w:hint="eastAsia"/>
          <w:szCs w:val="22"/>
        </w:rPr>
        <w:t>此四类资源。这些相关的点可以做为测试的点。</w:t>
      </w:r>
    </w:p>
    <w:p w:rsidR="00BC5539" w:rsidRDefault="00BC5539" w:rsidP="00F6679C">
      <w:pPr>
        <w:ind w:firstLineChars="200" w:firstLine="420"/>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lastRenderedPageBreak/>
        <w:t>对于驱动而言，作用在于同</w:t>
      </w:r>
      <w:r>
        <w:rPr>
          <w:rFonts w:asciiTheme="minorHAnsi" w:eastAsiaTheme="minorEastAsia" w:hAnsiTheme="minorHAnsi" w:cstheme="minorBidi" w:hint="eastAsia"/>
          <w:szCs w:val="22"/>
        </w:rPr>
        <w:t>Sequoiadb</w:t>
      </w:r>
      <w:r>
        <w:rPr>
          <w:rFonts w:asciiTheme="minorHAnsi" w:eastAsiaTheme="minorEastAsia" w:hAnsiTheme="minorHAnsi" w:cstheme="minorBidi" w:hint="eastAsia"/>
          <w:szCs w:val="22"/>
        </w:rPr>
        <w:t>数据库引擎进行通信，此时则涉及到了通信层面。而关于通信，则涉及到了套接字</w:t>
      </w:r>
      <w:r>
        <w:rPr>
          <w:rFonts w:asciiTheme="minorHAnsi" w:eastAsiaTheme="minorEastAsia" w:hAnsiTheme="minorHAnsi" w:cstheme="minorBidi" w:hint="eastAsia"/>
          <w:szCs w:val="22"/>
        </w:rPr>
        <w:t>socket</w:t>
      </w:r>
      <w:r>
        <w:rPr>
          <w:rFonts w:asciiTheme="minorHAnsi" w:eastAsiaTheme="minorEastAsia" w:hAnsiTheme="minorHAnsi" w:cstheme="minorBidi" w:hint="eastAsia"/>
          <w:szCs w:val="22"/>
        </w:rPr>
        <w:t>与数据的接收与发送：</w:t>
      </w:r>
      <w:r>
        <w:rPr>
          <w:rFonts w:asciiTheme="minorHAnsi" w:eastAsiaTheme="minorEastAsia" w:hAnsiTheme="minorHAnsi" w:cstheme="minorBidi" w:hint="eastAsia"/>
          <w:szCs w:val="22"/>
        </w:rPr>
        <w:t>read</w:t>
      </w:r>
      <w:r>
        <w:rPr>
          <w:rFonts w:asciiTheme="minorHAnsi" w:eastAsiaTheme="minorEastAsia" w:hAnsiTheme="minorHAnsi" w:cstheme="minorBidi" w:hint="eastAsia"/>
          <w:szCs w:val="22"/>
        </w:rPr>
        <w:t>和</w:t>
      </w:r>
      <w:r>
        <w:rPr>
          <w:rFonts w:asciiTheme="minorHAnsi" w:eastAsiaTheme="minorEastAsia" w:hAnsiTheme="minorHAnsi" w:cstheme="minorBidi" w:hint="eastAsia"/>
          <w:szCs w:val="22"/>
        </w:rPr>
        <w:t>send</w:t>
      </w:r>
      <w:r>
        <w:rPr>
          <w:rFonts w:asciiTheme="minorHAnsi" w:eastAsiaTheme="minorEastAsia" w:hAnsiTheme="minorHAnsi" w:cstheme="minorBidi" w:hint="eastAsia"/>
          <w:szCs w:val="22"/>
        </w:rPr>
        <w:t>。当在并发的过程中，这一块应保证数据的收发不会产生串的情况。</w:t>
      </w:r>
    </w:p>
    <w:p w:rsidR="00FF3188" w:rsidRDefault="00FF3188" w:rsidP="00FF3188">
      <w:pPr>
        <w:ind w:firstLine="405"/>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一个直接使用的对象，最好在不同的线程使用</w:t>
      </w:r>
      <w:r w:rsidRPr="00436A18">
        <w:rPr>
          <w:rFonts w:asciiTheme="minorHAnsi" w:eastAsiaTheme="minorEastAsia" w:hAnsiTheme="minorHAnsi" w:cstheme="minorBidi" w:hint="eastAsia"/>
          <w:szCs w:val="22"/>
        </w:rPr>
        <w:t>。</w:t>
      </w:r>
      <w:r w:rsidR="00F5746D">
        <w:rPr>
          <w:rFonts w:asciiTheme="minorHAnsi" w:eastAsiaTheme="minorEastAsia" w:hAnsiTheme="minorHAnsi" w:cstheme="minorBidi" w:hint="eastAsia"/>
          <w:szCs w:val="22"/>
        </w:rPr>
        <w:t>同一个对象里面的</w:t>
      </w:r>
      <w:r w:rsidR="00F5746D">
        <w:rPr>
          <w:rFonts w:asciiTheme="minorHAnsi" w:eastAsiaTheme="minorEastAsia" w:hAnsiTheme="minorHAnsi" w:cstheme="minorBidi" w:hint="eastAsia"/>
          <w:szCs w:val="22"/>
        </w:rPr>
        <w:t>buffer</w:t>
      </w:r>
      <w:r w:rsidR="00F5746D">
        <w:rPr>
          <w:rFonts w:asciiTheme="minorHAnsi" w:eastAsiaTheme="minorEastAsia" w:hAnsiTheme="minorHAnsi" w:cstheme="minorBidi" w:hint="eastAsia"/>
          <w:szCs w:val="22"/>
        </w:rPr>
        <w:t>不能够被其它线程使用，</w:t>
      </w:r>
      <w:r w:rsidR="00AF24A4">
        <w:rPr>
          <w:rFonts w:asciiTheme="minorHAnsi" w:eastAsiaTheme="minorEastAsia" w:hAnsiTheme="minorHAnsi" w:cstheme="minorBidi" w:hint="eastAsia"/>
          <w:szCs w:val="22"/>
        </w:rPr>
        <w:t>是由于</w:t>
      </w:r>
      <w:r w:rsidR="00F5746D">
        <w:rPr>
          <w:rFonts w:asciiTheme="minorHAnsi" w:eastAsiaTheme="minorEastAsia" w:hAnsiTheme="minorHAnsi" w:cstheme="minorBidi" w:hint="eastAsia"/>
          <w:szCs w:val="22"/>
        </w:rPr>
        <w:t>buffer</w:t>
      </w:r>
      <w:r w:rsidR="00F5746D">
        <w:rPr>
          <w:rFonts w:asciiTheme="minorHAnsi" w:eastAsiaTheme="minorEastAsia" w:hAnsiTheme="minorHAnsi" w:cstheme="minorBidi" w:hint="eastAsia"/>
          <w:szCs w:val="22"/>
        </w:rPr>
        <w:t>未加锁处理的原因。</w:t>
      </w:r>
    </w:p>
    <w:p w:rsidR="00FF3188" w:rsidRPr="00FF3188" w:rsidRDefault="00FF3188" w:rsidP="00FF3188">
      <w:pPr>
        <w:rPr>
          <w:rFonts w:asciiTheme="minorHAnsi" w:eastAsiaTheme="minorEastAsia" w:hAnsiTheme="minorHAnsi" w:cstheme="minorBidi"/>
          <w:szCs w:val="22"/>
        </w:rPr>
      </w:pPr>
    </w:p>
    <w:p w:rsidR="001B5694" w:rsidRPr="00CC469D" w:rsidRDefault="001B5694" w:rsidP="00CC469D">
      <w:pPr>
        <w:pStyle w:val="ListParagraph"/>
        <w:numPr>
          <w:ilvl w:val="0"/>
          <w:numId w:val="9"/>
        </w:numPr>
        <w:ind w:firstLineChars="0"/>
        <w:rPr>
          <w:rFonts w:asciiTheme="minorHAnsi" w:eastAsiaTheme="minorEastAsia" w:hAnsiTheme="minorHAnsi" w:cstheme="minorBidi" w:hint="eastAsia"/>
          <w:szCs w:val="22"/>
        </w:rPr>
      </w:pPr>
      <w:r w:rsidRPr="00CC469D">
        <w:rPr>
          <w:rFonts w:asciiTheme="minorHAnsi" w:eastAsiaTheme="minorEastAsia" w:hAnsiTheme="minorHAnsi" w:cstheme="minorBidi" w:hint="eastAsia"/>
          <w:szCs w:val="22"/>
        </w:rPr>
        <w:t>线程资源的组合</w:t>
      </w:r>
    </w:p>
    <w:p w:rsidR="00CC469D" w:rsidRPr="00CC469D" w:rsidRDefault="00CC469D" w:rsidP="00CC469D">
      <w:pPr>
        <w:ind w:firstLineChars="200" w:firstLine="420"/>
        <w:rPr>
          <w:rFonts w:asciiTheme="minorHAnsi" w:eastAsiaTheme="minorEastAsia" w:hAnsiTheme="minorHAnsi" w:cstheme="minorBidi" w:hint="eastAsia"/>
          <w:szCs w:val="22"/>
        </w:rPr>
      </w:pPr>
      <w:r w:rsidRPr="00CC469D">
        <w:rPr>
          <w:rFonts w:asciiTheme="minorHAnsi" w:eastAsiaTheme="minorEastAsia" w:hAnsiTheme="minorHAnsi" w:cstheme="minorBidi" w:hint="eastAsia"/>
          <w:szCs w:val="22"/>
        </w:rPr>
        <w:t>根据</w:t>
      </w:r>
      <w:r w:rsidRPr="00CC469D">
        <w:rPr>
          <w:rFonts w:asciiTheme="minorHAnsi" w:eastAsiaTheme="minorEastAsia" w:hAnsiTheme="minorHAnsi" w:cstheme="minorBidi" w:hint="eastAsia"/>
          <w:szCs w:val="22"/>
        </w:rPr>
        <w:t>C</w:t>
      </w:r>
      <w:r w:rsidRPr="00CC469D">
        <w:rPr>
          <w:rFonts w:asciiTheme="minorHAnsi" w:eastAsiaTheme="minorEastAsia" w:hAnsiTheme="minorHAnsi" w:cstheme="minorBidi" w:hint="eastAsia"/>
          <w:szCs w:val="22"/>
        </w:rPr>
        <w:t>驱动并发的处理原理，使用正交试验设计方法进行测试用例的设计。其中按以上的</w:t>
      </w:r>
      <w:r w:rsidRPr="00CC469D">
        <w:rPr>
          <w:rFonts w:asciiTheme="minorHAnsi" w:eastAsiaTheme="minorEastAsia" w:hAnsiTheme="minorHAnsi" w:cstheme="minorBidi" w:hint="eastAsia"/>
          <w:szCs w:val="22"/>
        </w:rPr>
        <w:t>8</w:t>
      </w:r>
      <w:r w:rsidRPr="00CC469D">
        <w:rPr>
          <w:rFonts w:asciiTheme="minorHAnsi" w:eastAsiaTheme="minorEastAsia" w:hAnsiTheme="minorHAnsi" w:cstheme="minorBidi" w:hint="eastAsia"/>
          <w:szCs w:val="22"/>
        </w:rPr>
        <w:t>种句柄资源做为测试因子。</w:t>
      </w:r>
    </w:p>
    <w:p w:rsidR="00930E77" w:rsidRDefault="00930E77" w:rsidP="00930E77">
      <w:pPr>
        <w:pStyle w:val="ListParagraph"/>
        <w:numPr>
          <w:ilvl w:val="3"/>
          <w:numId w:val="1"/>
        </w:numPr>
        <w:ind w:firstLineChars="0"/>
        <w:rPr>
          <w:rFonts w:asciiTheme="minorHAnsi" w:eastAsiaTheme="minorEastAsia" w:hAnsiTheme="minorHAnsi" w:cstheme="minorBidi" w:hint="eastAsia"/>
          <w:szCs w:val="22"/>
        </w:rPr>
      </w:pPr>
      <w:r w:rsidRPr="005A6302">
        <w:rPr>
          <w:rFonts w:asciiTheme="minorHAnsi" w:eastAsiaTheme="minorEastAsia" w:hAnsiTheme="minorHAnsi" w:cstheme="minorBidi"/>
          <w:szCs w:val="22"/>
        </w:rPr>
        <w:t>sdbConnectionStruct</w:t>
      </w:r>
      <w:r w:rsidRPr="005A6302">
        <w:rPr>
          <w:rFonts w:asciiTheme="minorHAnsi" w:eastAsiaTheme="minorEastAsia" w:hAnsiTheme="minorHAnsi" w:cstheme="minorBidi" w:hint="eastAsia"/>
          <w:szCs w:val="22"/>
        </w:rPr>
        <w:t xml:space="preserve"> (SDB</w:t>
      </w:r>
      <w:r w:rsidRPr="005A6302">
        <w:rPr>
          <w:rFonts w:asciiTheme="minorHAnsi" w:eastAsiaTheme="minorEastAsia" w:hAnsiTheme="minorHAnsi" w:cstheme="minorBidi" w:hint="eastAsia"/>
          <w:szCs w:val="22"/>
        </w:rPr>
        <w:t>连接资源</w:t>
      </w:r>
      <w:r w:rsidRPr="005A6302">
        <w:rPr>
          <w:rFonts w:asciiTheme="minorHAnsi" w:eastAsiaTheme="minorEastAsia" w:hAnsiTheme="minorHAnsi" w:cstheme="minorBidi" w:hint="eastAsia"/>
          <w:szCs w:val="22"/>
        </w:rPr>
        <w:t xml:space="preserve">) </w:t>
      </w:r>
    </w:p>
    <w:p w:rsidR="00AF24A4" w:rsidRPr="00AF24A4" w:rsidRDefault="00AF24A4" w:rsidP="00AF24A4">
      <w:pPr>
        <w:rPr>
          <w:rFonts w:asciiTheme="minorHAnsi" w:eastAsiaTheme="minorEastAsia" w:hAnsiTheme="minorHAnsi" w:cstheme="minorBidi"/>
          <w:szCs w:val="22"/>
        </w:rPr>
      </w:pPr>
      <w:r>
        <w:rPr>
          <w:rFonts w:asciiTheme="minorHAnsi" w:eastAsiaTheme="minorEastAsia" w:hAnsiTheme="minorHAnsi" w:cstheme="minorBidi" w:hint="eastAsia"/>
          <w:szCs w:val="22"/>
        </w:rPr>
        <w:t xml:space="preserve">    </w:t>
      </w:r>
      <w:r>
        <w:rPr>
          <w:rFonts w:asciiTheme="minorHAnsi" w:eastAsiaTheme="minorEastAsia" w:hAnsiTheme="minorHAnsi" w:cstheme="minorBidi" w:hint="eastAsia"/>
          <w:szCs w:val="22"/>
        </w:rPr>
        <w:t>这是</w:t>
      </w:r>
      <w:r>
        <w:rPr>
          <w:rFonts w:asciiTheme="minorHAnsi" w:eastAsiaTheme="minorEastAsia" w:hAnsiTheme="minorHAnsi" w:cstheme="minorBidi" w:hint="eastAsia"/>
          <w:szCs w:val="22"/>
        </w:rPr>
        <w:t>SDB</w:t>
      </w:r>
      <w:r>
        <w:rPr>
          <w:rFonts w:asciiTheme="minorHAnsi" w:eastAsiaTheme="minorEastAsia" w:hAnsiTheme="minorHAnsi" w:cstheme="minorBidi" w:hint="eastAsia"/>
          <w:szCs w:val="22"/>
        </w:rPr>
        <w:t>资源连接一级的测试，如在多线程中：创建集合空间和创建</w:t>
      </w:r>
      <w:r>
        <w:rPr>
          <w:rFonts w:asciiTheme="minorHAnsi" w:eastAsiaTheme="minorEastAsia" w:hAnsiTheme="minorHAnsi" w:cstheme="minorBidi" w:hint="eastAsia"/>
          <w:szCs w:val="22"/>
        </w:rPr>
        <w:t>domain</w:t>
      </w:r>
      <w:r>
        <w:rPr>
          <w:rFonts w:asciiTheme="minorHAnsi" w:eastAsiaTheme="minorEastAsia" w:hAnsiTheme="minorHAnsi" w:cstheme="minorBidi" w:hint="eastAsia"/>
          <w:szCs w:val="22"/>
        </w:rPr>
        <w:t>这一类操作进行并发。</w:t>
      </w:r>
    </w:p>
    <w:tbl>
      <w:tblPr>
        <w:tblStyle w:val="TableGrid"/>
        <w:tblW w:w="8330" w:type="dxa"/>
        <w:tblLook w:val="04A0"/>
      </w:tblPr>
      <w:tblGrid>
        <w:gridCol w:w="2093"/>
        <w:gridCol w:w="2977"/>
        <w:gridCol w:w="3260"/>
      </w:tblGrid>
      <w:tr w:rsidR="00930E77" w:rsidRPr="007F71FD" w:rsidTr="00E729BF">
        <w:tc>
          <w:tcPr>
            <w:tcW w:w="2093" w:type="dxa"/>
            <w:tcBorders>
              <w:tl2br w:val="single" w:sz="4" w:space="0" w:color="auto"/>
            </w:tcBorders>
          </w:tcPr>
          <w:p w:rsidR="00930E77" w:rsidRPr="00E552DD" w:rsidRDefault="00930E77" w:rsidP="00E729BF">
            <w:pPr>
              <w:rPr>
                <w:rFonts w:asciiTheme="minorHAnsi" w:eastAsiaTheme="minorEastAsia" w:hAnsiTheme="minorHAnsi" w:cstheme="minorBidi"/>
                <w:b/>
                <w:sz w:val="32"/>
                <w:szCs w:val="32"/>
                <w:vertAlign w:val="subscript"/>
              </w:rPr>
            </w:pPr>
            <w:r w:rsidRPr="00E552DD">
              <w:rPr>
                <w:rFonts w:asciiTheme="minorHAnsi" w:eastAsiaTheme="minorEastAsia" w:hAnsiTheme="minorHAnsi" w:cstheme="minorBidi" w:hint="eastAsia"/>
                <w:b/>
                <w:sz w:val="32"/>
                <w:szCs w:val="32"/>
                <w:vertAlign w:val="subscript"/>
              </w:rPr>
              <w:t>正交因子名称</w:t>
            </w:r>
            <w:r>
              <w:rPr>
                <w:rFonts w:asciiTheme="minorHAnsi" w:eastAsiaTheme="minorEastAsia" w:hAnsiTheme="minorHAnsi" w:cstheme="minorBidi" w:hint="eastAsia"/>
                <w:b/>
                <w:sz w:val="32"/>
                <w:szCs w:val="32"/>
                <w:vertAlign w:val="subscript"/>
              </w:rPr>
              <w:t xml:space="preserve"> </w:t>
            </w:r>
            <w:r w:rsidRPr="00E552DD">
              <w:rPr>
                <w:rFonts w:asciiTheme="minorHAnsi" w:eastAsiaTheme="minorEastAsia" w:hAnsiTheme="minorHAnsi" w:cstheme="minorBidi" w:hint="eastAsia"/>
                <w:b/>
                <w:sz w:val="32"/>
                <w:szCs w:val="32"/>
                <w:vertAlign w:val="superscript"/>
              </w:rPr>
              <w:t>正交因子值</w:t>
            </w:r>
          </w:p>
        </w:tc>
        <w:tc>
          <w:tcPr>
            <w:tcW w:w="2977" w:type="dxa"/>
          </w:tcPr>
          <w:p w:rsidR="00930E77" w:rsidRPr="007F71FD" w:rsidRDefault="00930E77" w:rsidP="00E729BF">
            <w:pPr>
              <w:rPr>
                <w:rFonts w:asciiTheme="minorHAnsi" w:eastAsiaTheme="minorEastAsia" w:hAnsiTheme="minorHAnsi" w:cstheme="minorBidi"/>
                <w:b/>
                <w:szCs w:val="22"/>
              </w:rPr>
            </w:pPr>
            <w:r>
              <w:rPr>
                <w:rFonts w:asciiTheme="minorHAnsi" w:eastAsiaTheme="minorEastAsia" w:hAnsiTheme="minorHAnsi" w:cstheme="minorBidi" w:hint="eastAsia"/>
                <w:b/>
                <w:szCs w:val="22"/>
              </w:rPr>
              <w:t>正交因子值</w:t>
            </w:r>
            <w:r>
              <w:rPr>
                <w:rFonts w:asciiTheme="minorHAnsi" w:eastAsiaTheme="minorEastAsia" w:hAnsiTheme="minorHAnsi" w:cstheme="minorBidi" w:hint="eastAsia"/>
                <w:b/>
                <w:szCs w:val="22"/>
              </w:rPr>
              <w:t>1</w:t>
            </w:r>
          </w:p>
        </w:tc>
        <w:tc>
          <w:tcPr>
            <w:tcW w:w="3260" w:type="dxa"/>
          </w:tcPr>
          <w:p w:rsidR="00930E77" w:rsidRPr="007F71FD" w:rsidRDefault="00930E77" w:rsidP="00E729BF">
            <w:pPr>
              <w:rPr>
                <w:rFonts w:asciiTheme="minorHAnsi" w:eastAsiaTheme="minorEastAsia" w:hAnsiTheme="minorHAnsi" w:cstheme="minorBidi"/>
                <w:b/>
                <w:szCs w:val="22"/>
              </w:rPr>
            </w:pPr>
            <w:r>
              <w:rPr>
                <w:rFonts w:asciiTheme="minorHAnsi" w:eastAsiaTheme="minorEastAsia" w:hAnsiTheme="minorHAnsi" w:cstheme="minorBidi" w:hint="eastAsia"/>
                <w:b/>
                <w:szCs w:val="22"/>
              </w:rPr>
              <w:t>正交因子值</w:t>
            </w:r>
            <w:r w:rsidR="00850E74">
              <w:rPr>
                <w:rFonts w:asciiTheme="minorHAnsi" w:eastAsiaTheme="minorEastAsia" w:hAnsiTheme="minorHAnsi" w:cstheme="minorBidi" w:hint="eastAsia"/>
                <w:b/>
                <w:szCs w:val="22"/>
              </w:rPr>
              <w:t>2</w:t>
            </w:r>
          </w:p>
        </w:tc>
      </w:tr>
      <w:tr w:rsidR="00850E74" w:rsidTr="00E729BF">
        <w:tc>
          <w:tcPr>
            <w:tcW w:w="2093" w:type="dxa"/>
          </w:tcPr>
          <w:p w:rsidR="00850E74" w:rsidRPr="00AF24A4" w:rsidRDefault="00850E74" w:rsidP="00E729BF">
            <w:pPr>
              <w:rPr>
                <w:rFonts w:asciiTheme="minorHAnsi" w:eastAsiaTheme="minorEastAsia" w:hAnsiTheme="minorHAnsi" w:cstheme="minorBidi"/>
                <w:b/>
                <w:szCs w:val="22"/>
              </w:rPr>
            </w:pPr>
            <w:r w:rsidRPr="00AF24A4">
              <w:rPr>
                <w:rFonts w:asciiTheme="minorHAnsi" w:eastAsiaTheme="minorEastAsia" w:hAnsiTheme="minorHAnsi" w:cstheme="minorBidi"/>
                <w:b/>
                <w:szCs w:val="22"/>
              </w:rPr>
              <w:t>sdbConnectionStruct</w:t>
            </w:r>
            <w:r w:rsidRPr="00AF24A4">
              <w:rPr>
                <w:rFonts w:asciiTheme="minorHAnsi" w:eastAsiaTheme="minorEastAsia" w:hAnsiTheme="minorHAnsi" w:cstheme="minorBidi" w:hint="eastAsia"/>
                <w:b/>
                <w:szCs w:val="22"/>
              </w:rPr>
              <w:t xml:space="preserve"> (SDB</w:t>
            </w:r>
            <w:r w:rsidRPr="00AF24A4">
              <w:rPr>
                <w:rFonts w:asciiTheme="minorHAnsi" w:eastAsiaTheme="minorEastAsia" w:hAnsiTheme="minorHAnsi" w:cstheme="minorBidi" w:hint="eastAsia"/>
                <w:b/>
                <w:szCs w:val="22"/>
              </w:rPr>
              <w:t>连接资源</w:t>
            </w:r>
            <w:r w:rsidRPr="00AF24A4">
              <w:rPr>
                <w:rFonts w:asciiTheme="minorHAnsi" w:eastAsiaTheme="minorEastAsia" w:hAnsiTheme="minorHAnsi" w:cstheme="minorBidi" w:hint="eastAsia"/>
                <w:b/>
                <w:szCs w:val="22"/>
              </w:rPr>
              <w:t>)</w:t>
            </w:r>
          </w:p>
        </w:tc>
        <w:tc>
          <w:tcPr>
            <w:tcW w:w="2977" w:type="dxa"/>
          </w:tcPr>
          <w:p w:rsidR="00850E74" w:rsidRPr="001B3E9B" w:rsidRDefault="00850E74" w:rsidP="00E729BF">
            <w:pPr>
              <w:rPr>
                <w:rFonts w:asciiTheme="minorHAnsi" w:eastAsiaTheme="minorEastAsia" w:hAnsiTheme="minorHAnsi" w:cstheme="minorBidi"/>
                <w:color w:val="D9D9D9" w:themeColor="background1" w:themeShade="D9"/>
                <w:szCs w:val="22"/>
              </w:rPr>
            </w:pPr>
            <w:r w:rsidRPr="001B3E9B">
              <w:rPr>
                <w:rFonts w:asciiTheme="minorHAnsi" w:eastAsiaTheme="minorEastAsia" w:hAnsiTheme="minorHAnsi" w:cstheme="minorBidi" w:hint="eastAsia"/>
                <w:color w:val="D9D9D9" w:themeColor="background1" w:themeShade="D9"/>
                <w:szCs w:val="22"/>
              </w:rPr>
              <w:t>相同</w:t>
            </w:r>
            <w:r w:rsidR="00AF24A4" w:rsidRPr="001B3E9B">
              <w:rPr>
                <w:rFonts w:asciiTheme="minorHAnsi" w:eastAsiaTheme="minorEastAsia" w:hAnsiTheme="minorHAnsi" w:cstheme="minorBidi" w:hint="eastAsia"/>
                <w:color w:val="D9D9D9" w:themeColor="background1" w:themeShade="D9"/>
                <w:szCs w:val="22"/>
              </w:rPr>
              <w:t>[</w:t>
            </w:r>
            <w:r w:rsidR="00AF24A4" w:rsidRPr="001B3E9B">
              <w:rPr>
                <w:rFonts w:asciiTheme="minorHAnsi" w:eastAsiaTheme="minorEastAsia" w:hAnsiTheme="minorHAnsi" w:cstheme="minorBidi" w:hint="eastAsia"/>
                <w:color w:val="D9D9D9" w:themeColor="background1" w:themeShade="D9"/>
                <w:szCs w:val="22"/>
              </w:rPr>
              <w:t>对于已经约束或者是遗留的问题先不测试，下同</w:t>
            </w:r>
            <w:r w:rsidR="00AF24A4" w:rsidRPr="001B3E9B">
              <w:rPr>
                <w:rFonts w:asciiTheme="minorHAnsi" w:eastAsiaTheme="minorEastAsia" w:hAnsiTheme="minorHAnsi" w:cstheme="minorBidi" w:hint="eastAsia"/>
                <w:color w:val="D9D9D9" w:themeColor="background1" w:themeShade="D9"/>
                <w:szCs w:val="22"/>
              </w:rPr>
              <w:t>]</w:t>
            </w:r>
          </w:p>
        </w:tc>
        <w:tc>
          <w:tcPr>
            <w:tcW w:w="3260" w:type="dxa"/>
          </w:tcPr>
          <w:p w:rsidR="00850E74" w:rsidRDefault="00850E74" w:rsidP="00E729BF">
            <w:pPr>
              <w:rPr>
                <w:rFonts w:asciiTheme="minorHAnsi" w:eastAsiaTheme="minorEastAsia" w:hAnsiTheme="minorHAnsi" w:cstheme="minorBidi"/>
                <w:szCs w:val="22"/>
              </w:rPr>
            </w:pPr>
            <w:r>
              <w:rPr>
                <w:rFonts w:asciiTheme="minorHAnsi" w:eastAsiaTheme="minorEastAsia" w:hAnsiTheme="minorHAnsi" w:cstheme="minorBidi" w:hint="eastAsia"/>
                <w:szCs w:val="22"/>
              </w:rPr>
              <w:t>不相同</w:t>
            </w:r>
          </w:p>
        </w:tc>
      </w:tr>
    </w:tbl>
    <w:p w:rsidR="00930E77" w:rsidRDefault="00850E74" w:rsidP="00850E74">
      <w:pPr>
        <w:pStyle w:val="ListParagraph"/>
        <w:numPr>
          <w:ilvl w:val="3"/>
          <w:numId w:val="1"/>
        </w:numPr>
        <w:ind w:firstLineChars="0"/>
        <w:rPr>
          <w:rFonts w:asciiTheme="minorHAnsi" w:eastAsiaTheme="minorEastAsia" w:hAnsiTheme="minorHAnsi" w:cstheme="minorBidi" w:hint="eastAsia"/>
          <w:szCs w:val="22"/>
        </w:rPr>
      </w:pPr>
      <w:r w:rsidRPr="00850E74">
        <w:rPr>
          <w:rFonts w:asciiTheme="minorHAnsi" w:eastAsiaTheme="minorEastAsia" w:hAnsiTheme="minorHAnsi" w:cstheme="minorBidi"/>
          <w:szCs w:val="22"/>
        </w:rPr>
        <w:t>sdbRGStruct</w:t>
      </w:r>
      <w:r w:rsidRPr="00850E74">
        <w:rPr>
          <w:rFonts w:asciiTheme="minorHAnsi" w:eastAsiaTheme="minorEastAsia" w:hAnsiTheme="minorHAnsi" w:cstheme="minorBidi" w:hint="eastAsia"/>
          <w:szCs w:val="22"/>
        </w:rPr>
        <w:t>(SDB</w:t>
      </w:r>
      <w:r w:rsidRPr="00850E74">
        <w:rPr>
          <w:rFonts w:asciiTheme="minorHAnsi" w:eastAsiaTheme="minorEastAsia" w:hAnsiTheme="minorHAnsi" w:cstheme="minorBidi" w:hint="eastAsia"/>
          <w:szCs w:val="22"/>
        </w:rPr>
        <w:t>复本组相关资源</w:t>
      </w:r>
      <w:r w:rsidRPr="00850E74">
        <w:rPr>
          <w:rFonts w:asciiTheme="minorHAnsi" w:eastAsiaTheme="minorEastAsia" w:hAnsiTheme="minorHAnsi" w:cstheme="minorBidi" w:hint="eastAsia"/>
          <w:szCs w:val="22"/>
        </w:rPr>
        <w:t>)</w:t>
      </w:r>
    </w:p>
    <w:p w:rsidR="00AF24A4" w:rsidRPr="00AF24A4" w:rsidRDefault="00AF24A4" w:rsidP="00AF24A4">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 xml:space="preserve">    </w:t>
      </w:r>
      <w:r>
        <w:rPr>
          <w:rFonts w:asciiTheme="minorHAnsi" w:eastAsiaTheme="minorEastAsia" w:hAnsiTheme="minorHAnsi" w:cstheme="minorBidi" w:hint="eastAsia"/>
          <w:szCs w:val="22"/>
        </w:rPr>
        <w:t>这是</w:t>
      </w:r>
      <w:r>
        <w:rPr>
          <w:rFonts w:asciiTheme="minorHAnsi" w:eastAsiaTheme="minorEastAsia" w:hAnsiTheme="minorHAnsi" w:cstheme="minorBidi" w:hint="eastAsia"/>
          <w:szCs w:val="22"/>
        </w:rPr>
        <w:t>group</w:t>
      </w:r>
      <w:r>
        <w:rPr>
          <w:rFonts w:asciiTheme="minorHAnsi" w:eastAsiaTheme="minorEastAsia" w:hAnsiTheme="minorHAnsi" w:cstheme="minorBidi" w:hint="eastAsia"/>
          <w:szCs w:val="22"/>
        </w:rPr>
        <w:t>一级的测试，多并发的操作中，组内增加节点，与删除已有节点的操作。</w:t>
      </w:r>
    </w:p>
    <w:tbl>
      <w:tblPr>
        <w:tblStyle w:val="TableGrid"/>
        <w:tblW w:w="8330" w:type="dxa"/>
        <w:tblLayout w:type="fixed"/>
        <w:tblLook w:val="04A0"/>
      </w:tblPr>
      <w:tblGrid>
        <w:gridCol w:w="1242"/>
        <w:gridCol w:w="851"/>
        <w:gridCol w:w="3211"/>
        <w:gridCol w:w="3026"/>
      </w:tblGrid>
      <w:tr w:rsidR="00850E74" w:rsidRPr="007F71FD" w:rsidTr="00BA5985">
        <w:trPr>
          <w:trHeight w:val="421"/>
        </w:trPr>
        <w:tc>
          <w:tcPr>
            <w:tcW w:w="2093" w:type="dxa"/>
            <w:gridSpan w:val="2"/>
            <w:vMerge w:val="restart"/>
            <w:tcBorders>
              <w:tl2br w:val="single" w:sz="4" w:space="0" w:color="auto"/>
            </w:tcBorders>
          </w:tcPr>
          <w:p w:rsidR="00850E74" w:rsidRPr="00E552DD" w:rsidRDefault="00850E74" w:rsidP="00E729BF">
            <w:pPr>
              <w:rPr>
                <w:rFonts w:asciiTheme="minorHAnsi" w:eastAsiaTheme="minorEastAsia" w:hAnsiTheme="minorHAnsi" w:cstheme="minorBidi"/>
                <w:b/>
                <w:sz w:val="32"/>
                <w:szCs w:val="32"/>
                <w:vertAlign w:val="subscript"/>
              </w:rPr>
            </w:pPr>
            <w:r>
              <w:rPr>
                <w:rFonts w:asciiTheme="minorHAnsi" w:eastAsiaTheme="minorEastAsia" w:hAnsiTheme="minorHAnsi" w:cstheme="minorBidi" w:hint="eastAsia"/>
                <w:b/>
                <w:sz w:val="32"/>
                <w:szCs w:val="32"/>
                <w:vertAlign w:val="subscript"/>
              </w:rPr>
              <w:t>正交因子</w:t>
            </w:r>
            <w:r>
              <w:rPr>
                <w:rFonts w:asciiTheme="minorHAnsi" w:eastAsiaTheme="minorEastAsia" w:hAnsiTheme="minorHAnsi" w:cstheme="minorBidi" w:hint="eastAsia"/>
                <w:b/>
                <w:sz w:val="32"/>
                <w:szCs w:val="32"/>
                <w:vertAlign w:val="subscript"/>
              </w:rPr>
              <w:t xml:space="preserve">1 </w:t>
            </w:r>
            <w:r w:rsidRPr="00E552DD">
              <w:rPr>
                <w:rFonts w:asciiTheme="minorHAnsi" w:eastAsiaTheme="minorEastAsia" w:hAnsiTheme="minorHAnsi" w:cstheme="minorBidi" w:hint="eastAsia"/>
                <w:b/>
                <w:sz w:val="32"/>
                <w:szCs w:val="32"/>
                <w:vertAlign w:val="superscript"/>
              </w:rPr>
              <w:t>正交因子</w:t>
            </w:r>
            <w:r>
              <w:rPr>
                <w:rFonts w:asciiTheme="minorHAnsi" w:eastAsiaTheme="minorEastAsia" w:hAnsiTheme="minorHAnsi" w:cstheme="minorBidi" w:hint="eastAsia"/>
                <w:b/>
                <w:sz w:val="32"/>
                <w:szCs w:val="32"/>
                <w:vertAlign w:val="superscript"/>
              </w:rPr>
              <w:t>2</w:t>
            </w:r>
          </w:p>
        </w:tc>
        <w:tc>
          <w:tcPr>
            <w:tcW w:w="6237" w:type="dxa"/>
            <w:gridSpan w:val="2"/>
          </w:tcPr>
          <w:p w:rsidR="00850E74" w:rsidRPr="001B3E9B" w:rsidRDefault="00850E74" w:rsidP="00850E74">
            <w:pPr>
              <w:rPr>
                <w:rFonts w:asciiTheme="minorHAnsi" w:eastAsiaTheme="minorEastAsia" w:hAnsiTheme="minorHAnsi" w:cstheme="minorBidi"/>
                <w:b/>
                <w:szCs w:val="22"/>
              </w:rPr>
            </w:pPr>
            <w:r w:rsidRPr="001B3E9B">
              <w:rPr>
                <w:rFonts w:asciiTheme="minorHAnsi" w:eastAsiaTheme="minorEastAsia" w:hAnsiTheme="minorHAnsi" w:cstheme="minorBidi"/>
                <w:b/>
                <w:szCs w:val="22"/>
              </w:rPr>
              <w:t>sdbConnectionStruct</w:t>
            </w:r>
            <w:r w:rsidRPr="001B3E9B">
              <w:rPr>
                <w:rFonts w:asciiTheme="minorHAnsi" w:eastAsiaTheme="minorEastAsia" w:hAnsiTheme="minorHAnsi" w:cstheme="minorBidi" w:hint="eastAsia"/>
                <w:b/>
                <w:szCs w:val="22"/>
              </w:rPr>
              <w:t xml:space="preserve"> (SDB</w:t>
            </w:r>
            <w:r w:rsidRPr="001B3E9B">
              <w:rPr>
                <w:rFonts w:asciiTheme="minorHAnsi" w:eastAsiaTheme="minorEastAsia" w:hAnsiTheme="minorHAnsi" w:cstheme="minorBidi" w:hint="eastAsia"/>
                <w:b/>
                <w:szCs w:val="22"/>
              </w:rPr>
              <w:t>连接资源</w:t>
            </w:r>
            <w:r w:rsidRPr="001B3E9B">
              <w:rPr>
                <w:rFonts w:asciiTheme="minorHAnsi" w:eastAsiaTheme="minorEastAsia" w:hAnsiTheme="minorHAnsi" w:cstheme="minorBidi" w:hint="eastAsia"/>
                <w:b/>
                <w:szCs w:val="22"/>
              </w:rPr>
              <w:t>)</w:t>
            </w:r>
          </w:p>
        </w:tc>
      </w:tr>
      <w:tr w:rsidR="00850E74" w:rsidRPr="007F71FD" w:rsidTr="00BA5985">
        <w:trPr>
          <w:trHeight w:val="421"/>
        </w:trPr>
        <w:tc>
          <w:tcPr>
            <w:tcW w:w="2093" w:type="dxa"/>
            <w:gridSpan w:val="2"/>
            <w:vMerge/>
            <w:tcBorders>
              <w:tl2br w:val="single" w:sz="4" w:space="0" w:color="auto"/>
            </w:tcBorders>
          </w:tcPr>
          <w:p w:rsidR="00850E74" w:rsidRDefault="00850E74" w:rsidP="00E729BF">
            <w:pPr>
              <w:rPr>
                <w:rFonts w:asciiTheme="minorHAnsi" w:eastAsiaTheme="minorEastAsia" w:hAnsiTheme="minorHAnsi" w:cstheme="minorBidi" w:hint="eastAsia"/>
                <w:b/>
                <w:sz w:val="32"/>
                <w:szCs w:val="32"/>
                <w:vertAlign w:val="subscript"/>
              </w:rPr>
            </w:pPr>
          </w:p>
        </w:tc>
        <w:tc>
          <w:tcPr>
            <w:tcW w:w="3211" w:type="dxa"/>
          </w:tcPr>
          <w:p w:rsidR="00850E74" w:rsidRPr="00BA5985" w:rsidRDefault="00BA5985" w:rsidP="00E729BF">
            <w:pPr>
              <w:rPr>
                <w:rFonts w:asciiTheme="minorHAnsi" w:eastAsiaTheme="minorEastAsia" w:hAnsiTheme="minorHAnsi" w:cstheme="minorBidi" w:hint="eastAsia"/>
                <w:szCs w:val="22"/>
              </w:rPr>
            </w:pPr>
            <w:r w:rsidRPr="00BA5985">
              <w:rPr>
                <w:rFonts w:asciiTheme="minorHAnsi" w:eastAsiaTheme="minorEastAsia" w:hAnsiTheme="minorHAnsi" w:cstheme="minorBidi" w:hint="eastAsia"/>
                <w:szCs w:val="22"/>
              </w:rPr>
              <w:t>相同</w:t>
            </w:r>
          </w:p>
        </w:tc>
        <w:tc>
          <w:tcPr>
            <w:tcW w:w="3026" w:type="dxa"/>
          </w:tcPr>
          <w:p w:rsidR="00850E74" w:rsidRPr="00AF24A4" w:rsidRDefault="00BA5985" w:rsidP="00AF24A4">
            <w:pPr>
              <w:rPr>
                <w:rFonts w:asciiTheme="minorHAnsi" w:eastAsiaTheme="minorEastAsia" w:hAnsiTheme="minorHAnsi" w:cstheme="minorBidi" w:hint="eastAsia"/>
                <w:color w:val="BFBFBF" w:themeColor="background1" w:themeShade="BF"/>
                <w:szCs w:val="22"/>
              </w:rPr>
            </w:pPr>
            <w:r w:rsidRPr="00AF24A4">
              <w:rPr>
                <w:rFonts w:asciiTheme="minorHAnsi" w:eastAsiaTheme="minorEastAsia" w:hAnsiTheme="minorHAnsi" w:cstheme="minorBidi" w:hint="eastAsia"/>
                <w:color w:val="BFBFBF" w:themeColor="background1" w:themeShade="BF"/>
                <w:szCs w:val="22"/>
              </w:rPr>
              <w:t>不相同</w:t>
            </w:r>
          </w:p>
        </w:tc>
      </w:tr>
      <w:tr w:rsidR="00BA5985" w:rsidTr="00AF24A4">
        <w:trPr>
          <w:trHeight w:val="891"/>
        </w:trPr>
        <w:tc>
          <w:tcPr>
            <w:tcW w:w="1242" w:type="dxa"/>
            <w:vMerge w:val="restart"/>
          </w:tcPr>
          <w:p w:rsidR="00BA5985" w:rsidRPr="00AF24A4" w:rsidRDefault="00BA5985" w:rsidP="00E729BF">
            <w:pPr>
              <w:rPr>
                <w:rFonts w:asciiTheme="minorHAnsi" w:eastAsiaTheme="minorEastAsia" w:hAnsiTheme="minorHAnsi" w:cstheme="minorBidi"/>
                <w:b/>
                <w:szCs w:val="22"/>
              </w:rPr>
            </w:pPr>
            <w:r w:rsidRPr="00AF24A4">
              <w:rPr>
                <w:rFonts w:asciiTheme="minorHAnsi" w:eastAsiaTheme="minorEastAsia" w:hAnsiTheme="minorHAnsi" w:cstheme="minorBidi"/>
                <w:b/>
                <w:szCs w:val="22"/>
              </w:rPr>
              <w:t>sdbRGStruct</w:t>
            </w:r>
            <w:r w:rsidRPr="00AF24A4">
              <w:rPr>
                <w:rFonts w:asciiTheme="minorHAnsi" w:eastAsiaTheme="minorEastAsia" w:hAnsiTheme="minorHAnsi" w:cstheme="minorBidi" w:hint="eastAsia"/>
                <w:b/>
                <w:szCs w:val="22"/>
              </w:rPr>
              <w:t>(SDB</w:t>
            </w:r>
            <w:r w:rsidRPr="00AF24A4">
              <w:rPr>
                <w:rFonts w:asciiTheme="minorHAnsi" w:eastAsiaTheme="minorEastAsia" w:hAnsiTheme="minorHAnsi" w:cstheme="minorBidi" w:hint="eastAsia"/>
                <w:b/>
                <w:szCs w:val="22"/>
              </w:rPr>
              <w:t>复本组相关资源</w:t>
            </w:r>
            <w:r w:rsidRPr="00AF24A4">
              <w:rPr>
                <w:rFonts w:asciiTheme="minorHAnsi" w:eastAsiaTheme="minorEastAsia" w:hAnsiTheme="minorHAnsi" w:cstheme="minorBidi" w:hint="eastAsia"/>
                <w:b/>
                <w:szCs w:val="22"/>
              </w:rPr>
              <w:t>)</w:t>
            </w:r>
          </w:p>
        </w:tc>
        <w:tc>
          <w:tcPr>
            <w:tcW w:w="851" w:type="dxa"/>
          </w:tcPr>
          <w:p w:rsidR="00BA5985" w:rsidRPr="00891061" w:rsidRDefault="00BA5985" w:rsidP="00E729BF">
            <w:pPr>
              <w:rPr>
                <w:rFonts w:asciiTheme="minorHAnsi" w:eastAsiaTheme="minorEastAsia" w:hAnsiTheme="minorHAnsi" w:cstheme="minorBidi"/>
                <w:color w:val="BFBFBF" w:themeColor="background1" w:themeShade="BF"/>
                <w:szCs w:val="22"/>
              </w:rPr>
            </w:pPr>
            <w:r w:rsidRPr="00891061">
              <w:rPr>
                <w:rFonts w:asciiTheme="minorHAnsi" w:eastAsiaTheme="minorEastAsia" w:hAnsiTheme="minorHAnsi" w:cstheme="minorBidi" w:hint="eastAsia"/>
                <w:color w:val="BFBFBF" w:themeColor="background1" w:themeShade="BF"/>
                <w:szCs w:val="22"/>
              </w:rPr>
              <w:t>相同</w:t>
            </w:r>
          </w:p>
        </w:tc>
        <w:tc>
          <w:tcPr>
            <w:tcW w:w="3211" w:type="dxa"/>
          </w:tcPr>
          <w:p w:rsidR="00BA5985" w:rsidRPr="00AF24A4" w:rsidRDefault="00AF24A4" w:rsidP="00E729BF">
            <w:pPr>
              <w:rPr>
                <w:rFonts w:asciiTheme="minorHAnsi" w:eastAsiaTheme="minorEastAsia" w:hAnsiTheme="minorHAnsi" w:cstheme="minorBidi"/>
                <w:color w:val="BFBFBF" w:themeColor="background1" w:themeShade="BF"/>
                <w:szCs w:val="22"/>
              </w:rPr>
            </w:pPr>
            <w:r w:rsidRPr="00AF24A4">
              <w:rPr>
                <w:rFonts w:asciiTheme="minorHAnsi" w:eastAsiaTheme="minorEastAsia" w:hAnsiTheme="minorHAnsi" w:cstheme="minorBidi" w:hint="eastAsia"/>
                <w:color w:val="BFBFBF" w:themeColor="background1" w:themeShade="BF"/>
                <w:szCs w:val="22"/>
              </w:rPr>
              <w:t>【</w:t>
            </w:r>
            <w:r>
              <w:rPr>
                <w:rFonts w:asciiTheme="minorHAnsi" w:eastAsiaTheme="minorEastAsia" w:hAnsiTheme="minorHAnsi" w:cstheme="minorBidi" w:hint="eastAsia"/>
                <w:color w:val="BFBFBF" w:themeColor="background1" w:themeShade="BF"/>
                <w:szCs w:val="22"/>
              </w:rPr>
              <w:t>约束的点不测试</w:t>
            </w:r>
            <w:r w:rsidRPr="00AF24A4">
              <w:rPr>
                <w:rFonts w:asciiTheme="minorHAnsi" w:eastAsiaTheme="minorEastAsia" w:hAnsiTheme="minorHAnsi" w:cstheme="minorBidi" w:hint="eastAsia"/>
                <w:color w:val="BFBFBF" w:themeColor="background1" w:themeShade="BF"/>
                <w:szCs w:val="22"/>
              </w:rPr>
              <w:t>】</w:t>
            </w:r>
          </w:p>
        </w:tc>
        <w:tc>
          <w:tcPr>
            <w:tcW w:w="3026" w:type="dxa"/>
          </w:tcPr>
          <w:p w:rsidR="00BA5985" w:rsidRDefault="00AF24A4" w:rsidP="00E729BF">
            <w:pPr>
              <w:rPr>
                <w:rFonts w:asciiTheme="minorHAnsi" w:eastAsiaTheme="minorEastAsia" w:hAnsiTheme="minorHAnsi" w:cstheme="minorBidi"/>
                <w:szCs w:val="22"/>
              </w:rPr>
            </w:pPr>
            <w:r>
              <w:rPr>
                <w:rFonts w:asciiTheme="minorHAnsi" w:eastAsiaTheme="minorEastAsia" w:hAnsiTheme="minorHAnsi" w:cstheme="minorBidi" w:hint="eastAsia"/>
                <w:color w:val="BFBFBF" w:themeColor="background1" w:themeShade="BF"/>
                <w:szCs w:val="22"/>
              </w:rPr>
              <w:t>【已经有了覆盖，可以不覆盖】</w:t>
            </w:r>
          </w:p>
        </w:tc>
      </w:tr>
      <w:tr w:rsidR="00BA5985" w:rsidTr="00BA5985">
        <w:tc>
          <w:tcPr>
            <w:tcW w:w="1242" w:type="dxa"/>
            <w:vMerge/>
          </w:tcPr>
          <w:p w:rsidR="00BA5985" w:rsidRPr="00930E77" w:rsidRDefault="00BA5985" w:rsidP="00E729BF">
            <w:pPr>
              <w:rPr>
                <w:rFonts w:asciiTheme="minorHAnsi" w:eastAsiaTheme="minorEastAsia" w:hAnsiTheme="minorHAnsi" w:cstheme="minorBidi"/>
                <w:szCs w:val="22"/>
              </w:rPr>
            </w:pPr>
          </w:p>
        </w:tc>
        <w:tc>
          <w:tcPr>
            <w:tcW w:w="851" w:type="dxa"/>
          </w:tcPr>
          <w:p w:rsidR="00BA5985" w:rsidRPr="00930E77" w:rsidRDefault="00BA5985" w:rsidP="00E729BF">
            <w:pPr>
              <w:rPr>
                <w:rFonts w:asciiTheme="minorHAnsi" w:eastAsiaTheme="minorEastAsia" w:hAnsiTheme="minorHAnsi" w:cstheme="minorBidi"/>
                <w:szCs w:val="22"/>
              </w:rPr>
            </w:pPr>
            <w:r>
              <w:rPr>
                <w:rFonts w:asciiTheme="minorHAnsi" w:eastAsiaTheme="minorEastAsia" w:hAnsiTheme="minorHAnsi" w:cstheme="minorBidi" w:hint="eastAsia"/>
                <w:szCs w:val="22"/>
              </w:rPr>
              <w:t>不相同</w:t>
            </w:r>
          </w:p>
        </w:tc>
        <w:tc>
          <w:tcPr>
            <w:tcW w:w="3211" w:type="dxa"/>
          </w:tcPr>
          <w:p w:rsidR="00BA5985" w:rsidRDefault="00BA5985" w:rsidP="00E729BF">
            <w:pPr>
              <w:rPr>
                <w:rFonts w:asciiTheme="minorHAnsi" w:eastAsiaTheme="minorEastAsia" w:hAnsiTheme="minorHAnsi" w:cstheme="minorBidi" w:hint="eastAsia"/>
                <w:szCs w:val="22"/>
              </w:rPr>
            </w:pPr>
          </w:p>
        </w:tc>
        <w:tc>
          <w:tcPr>
            <w:tcW w:w="3026" w:type="dxa"/>
          </w:tcPr>
          <w:p w:rsidR="00BA5985" w:rsidRDefault="00AF24A4" w:rsidP="00E729BF">
            <w:pPr>
              <w:rPr>
                <w:rFonts w:asciiTheme="minorHAnsi" w:eastAsiaTheme="minorEastAsia" w:hAnsiTheme="minorHAnsi" w:cstheme="minorBidi" w:hint="eastAsia"/>
                <w:szCs w:val="22"/>
              </w:rPr>
            </w:pPr>
            <w:r>
              <w:rPr>
                <w:rFonts w:asciiTheme="minorHAnsi" w:eastAsiaTheme="minorEastAsia" w:hAnsiTheme="minorHAnsi" w:cstheme="minorBidi" w:hint="eastAsia"/>
                <w:color w:val="BFBFBF" w:themeColor="background1" w:themeShade="BF"/>
                <w:szCs w:val="22"/>
              </w:rPr>
              <w:t>【已经有了覆盖，可以不覆盖】</w:t>
            </w:r>
          </w:p>
        </w:tc>
      </w:tr>
    </w:tbl>
    <w:p w:rsidR="00850E74" w:rsidRDefault="00911585" w:rsidP="00850E74">
      <w:pPr>
        <w:pStyle w:val="ListParagraph"/>
        <w:numPr>
          <w:ilvl w:val="3"/>
          <w:numId w:val="1"/>
        </w:numPr>
        <w:ind w:firstLineChars="0"/>
        <w:rPr>
          <w:rFonts w:asciiTheme="minorHAnsi" w:eastAsiaTheme="minorEastAsia" w:hAnsiTheme="minorHAnsi" w:cstheme="minorBidi" w:hint="eastAsia"/>
          <w:szCs w:val="22"/>
        </w:rPr>
      </w:pPr>
      <w:r w:rsidRPr="007D2776">
        <w:rPr>
          <w:rFonts w:asciiTheme="minorHAnsi" w:eastAsiaTheme="minorEastAsia" w:hAnsiTheme="minorHAnsi" w:cstheme="minorBidi"/>
          <w:szCs w:val="22"/>
        </w:rPr>
        <w:t>sdbRNStruct</w:t>
      </w:r>
      <w:r>
        <w:rPr>
          <w:rFonts w:asciiTheme="minorHAnsi" w:eastAsiaTheme="minorEastAsia" w:hAnsiTheme="minorHAnsi" w:cstheme="minorBidi" w:hint="eastAsia"/>
          <w:szCs w:val="22"/>
        </w:rPr>
        <w:t>(SDB</w:t>
      </w:r>
      <w:r>
        <w:rPr>
          <w:rFonts w:asciiTheme="minorHAnsi" w:eastAsiaTheme="minorEastAsia" w:hAnsiTheme="minorHAnsi" w:cstheme="minorBidi" w:hint="eastAsia"/>
          <w:szCs w:val="22"/>
        </w:rPr>
        <w:t>节点相关资源</w:t>
      </w:r>
      <w:r>
        <w:rPr>
          <w:rFonts w:asciiTheme="minorHAnsi" w:eastAsiaTheme="minorEastAsia" w:hAnsiTheme="minorHAnsi" w:cstheme="minorBidi" w:hint="eastAsia"/>
          <w:szCs w:val="22"/>
        </w:rPr>
        <w:t>)</w:t>
      </w:r>
    </w:p>
    <w:p w:rsidR="001B3E9B" w:rsidRPr="001B3E9B" w:rsidRDefault="001B3E9B" w:rsidP="001B3E9B">
      <w:pPr>
        <w:ind w:firstLineChars="200" w:firstLine="420"/>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在节点一级的并发操作，多线程操作中，一条线程做节点的启动，另一条做节点的停止操作。</w:t>
      </w:r>
    </w:p>
    <w:tbl>
      <w:tblPr>
        <w:tblStyle w:val="TableGrid"/>
        <w:tblW w:w="8330" w:type="dxa"/>
        <w:tblLayout w:type="fixed"/>
        <w:tblLook w:val="04A0"/>
      </w:tblPr>
      <w:tblGrid>
        <w:gridCol w:w="1242"/>
        <w:gridCol w:w="851"/>
        <w:gridCol w:w="1605"/>
        <w:gridCol w:w="1605"/>
        <w:gridCol w:w="1513"/>
        <w:gridCol w:w="1514"/>
      </w:tblGrid>
      <w:tr w:rsidR="00911585" w:rsidRPr="007F71FD" w:rsidTr="00911585">
        <w:trPr>
          <w:trHeight w:val="421"/>
        </w:trPr>
        <w:tc>
          <w:tcPr>
            <w:tcW w:w="2093" w:type="dxa"/>
            <w:gridSpan w:val="2"/>
            <w:vMerge w:val="restart"/>
            <w:tcBorders>
              <w:tl2br w:val="single" w:sz="4" w:space="0" w:color="auto"/>
            </w:tcBorders>
          </w:tcPr>
          <w:p w:rsidR="00911585" w:rsidRPr="00E552DD" w:rsidRDefault="00911585" w:rsidP="00E729BF">
            <w:pPr>
              <w:rPr>
                <w:rFonts w:asciiTheme="minorHAnsi" w:eastAsiaTheme="minorEastAsia" w:hAnsiTheme="minorHAnsi" w:cstheme="minorBidi"/>
                <w:b/>
                <w:sz w:val="32"/>
                <w:szCs w:val="32"/>
                <w:vertAlign w:val="subscript"/>
              </w:rPr>
            </w:pPr>
            <w:r>
              <w:rPr>
                <w:rFonts w:asciiTheme="minorHAnsi" w:eastAsiaTheme="minorEastAsia" w:hAnsiTheme="minorHAnsi" w:cstheme="minorBidi" w:hint="eastAsia"/>
                <w:b/>
                <w:sz w:val="32"/>
                <w:szCs w:val="32"/>
                <w:vertAlign w:val="subscript"/>
              </w:rPr>
              <w:t>正交因子</w:t>
            </w:r>
            <w:r>
              <w:rPr>
                <w:rFonts w:asciiTheme="minorHAnsi" w:eastAsiaTheme="minorEastAsia" w:hAnsiTheme="minorHAnsi" w:cstheme="minorBidi" w:hint="eastAsia"/>
                <w:b/>
                <w:sz w:val="32"/>
                <w:szCs w:val="32"/>
                <w:vertAlign w:val="subscript"/>
              </w:rPr>
              <w:t xml:space="preserve">1 </w:t>
            </w:r>
            <w:r w:rsidRPr="00E552DD">
              <w:rPr>
                <w:rFonts w:asciiTheme="minorHAnsi" w:eastAsiaTheme="minorEastAsia" w:hAnsiTheme="minorHAnsi" w:cstheme="minorBidi" w:hint="eastAsia"/>
                <w:b/>
                <w:sz w:val="32"/>
                <w:szCs w:val="32"/>
                <w:vertAlign w:val="superscript"/>
              </w:rPr>
              <w:t>正交因子</w:t>
            </w:r>
            <w:r>
              <w:rPr>
                <w:rFonts w:asciiTheme="minorHAnsi" w:eastAsiaTheme="minorEastAsia" w:hAnsiTheme="minorHAnsi" w:cstheme="minorBidi" w:hint="eastAsia"/>
                <w:b/>
                <w:sz w:val="32"/>
                <w:szCs w:val="32"/>
                <w:vertAlign w:val="superscript"/>
              </w:rPr>
              <w:t>2</w:t>
            </w:r>
          </w:p>
        </w:tc>
        <w:tc>
          <w:tcPr>
            <w:tcW w:w="3210" w:type="dxa"/>
            <w:gridSpan w:val="2"/>
          </w:tcPr>
          <w:p w:rsidR="00911585" w:rsidRPr="001B3E9B" w:rsidRDefault="00911585" w:rsidP="00E729BF">
            <w:pPr>
              <w:rPr>
                <w:rFonts w:asciiTheme="minorHAnsi" w:eastAsiaTheme="minorEastAsia" w:hAnsiTheme="minorHAnsi" w:cstheme="minorBidi"/>
                <w:b/>
                <w:szCs w:val="22"/>
              </w:rPr>
            </w:pPr>
            <w:r w:rsidRPr="001B3E9B">
              <w:rPr>
                <w:rFonts w:asciiTheme="minorHAnsi" w:eastAsiaTheme="minorEastAsia" w:hAnsiTheme="minorHAnsi" w:cstheme="minorBidi"/>
                <w:b/>
                <w:szCs w:val="22"/>
              </w:rPr>
              <w:t>sdbConnectionStruct</w:t>
            </w:r>
            <w:r w:rsidRPr="001B3E9B">
              <w:rPr>
                <w:rFonts w:asciiTheme="minorHAnsi" w:eastAsiaTheme="minorEastAsia" w:hAnsiTheme="minorHAnsi" w:cstheme="minorBidi" w:hint="eastAsia"/>
                <w:b/>
                <w:szCs w:val="22"/>
              </w:rPr>
              <w:t xml:space="preserve"> (SDB</w:t>
            </w:r>
            <w:r w:rsidRPr="001B3E9B">
              <w:rPr>
                <w:rFonts w:asciiTheme="minorHAnsi" w:eastAsiaTheme="minorEastAsia" w:hAnsiTheme="minorHAnsi" w:cstheme="minorBidi" w:hint="eastAsia"/>
                <w:b/>
                <w:szCs w:val="22"/>
              </w:rPr>
              <w:t>连接资源</w:t>
            </w:r>
            <w:r w:rsidRPr="001B3E9B">
              <w:rPr>
                <w:rFonts w:asciiTheme="minorHAnsi" w:eastAsiaTheme="minorEastAsia" w:hAnsiTheme="minorHAnsi" w:cstheme="minorBidi" w:hint="eastAsia"/>
                <w:b/>
                <w:szCs w:val="22"/>
              </w:rPr>
              <w:t>)</w:t>
            </w:r>
          </w:p>
        </w:tc>
        <w:tc>
          <w:tcPr>
            <w:tcW w:w="3027" w:type="dxa"/>
            <w:gridSpan w:val="2"/>
          </w:tcPr>
          <w:p w:rsidR="00911585" w:rsidRPr="001B3E9B" w:rsidRDefault="00911585" w:rsidP="00E729BF">
            <w:pPr>
              <w:rPr>
                <w:rFonts w:asciiTheme="minorHAnsi" w:eastAsiaTheme="minorEastAsia" w:hAnsiTheme="minorHAnsi" w:cstheme="minorBidi"/>
                <w:b/>
                <w:szCs w:val="22"/>
              </w:rPr>
            </w:pPr>
            <w:r w:rsidRPr="001B3E9B">
              <w:rPr>
                <w:rFonts w:asciiTheme="minorHAnsi" w:eastAsiaTheme="minorEastAsia" w:hAnsiTheme="minorHAnsi" w:cstheme="minorBidi"/>
                <w:b/>
                <w:szCs w:val="22"/>
              </w:rPr>
              <w:t>sdbRGStruct</w:t>
            </w:r>
            <w:r w:rsidRPr="001B3E9B">
              <w:rPr>
                <w:rFonts w:asciiTheme="minorHAnsi" w:eastAsiaTheme="minorEastAsia" w:hAnsiTheme="minorHAnsi" w:cstheme="minorBidi" w:hint="eastAsia"/>
                <w:b/>
                <w:szCs w:val="22"/>
              </w:rPr>
              <w:t>(SDB</w:t>
            </w:r>
            <w:r w:rsidRPr="001B3E9B">
              <w:rPr>
                <w:rFonts w:asciiTheme="minorHAnsi" w:eastAsiaTheme="minorEastAsia" w:hAnsiTheme="minorHAnsi" w:cstheme="minorBidi" w:hint="eastAsia"/>
                <w:b/>
                <w:szCs w:val="22"/>
              </w:rPr>
              <w:t>复本组相关资源</w:t>
            </w:r>
            <w:r w:rsidRPr="001B3E9B">
              <w:rPr>
                <w:rFonts w:asciiTheme="minorHAnsi" w:eastAsiaTheme="minorEastAsia" w:hAnsiTheme="minorHAnsi" w:cstheme="minorBidi" w:hint="eastAsia"/>
                <w:b/>
                <w:szCs w:val="22"/>
              </w:rPr>
              <w:t>)</w:t>
            </w:r>
          </w:p>
        </w:tc>
      </w:tr>
      <w:tr w:rsidR="00911585" w:rsidRPr="007F71FD" w:rsidTr="00E729BF">
        <w:trPr>
          <w:trHeight w:val="421"/>
        </w:trPr>
        <w:tc>
          <w:tcPr>
            <w:tcW w:w="2093" w:type="dxa"/>
            <w:gridSpan w:val="2"/>
            <w:vMerge/>
            <w:tcBorders>
              <w:tl2br w:val="single" w:sz="4" w:space="0" w:color="auto"/>
            </w:tcBorders>
          </w:tcPr>
          <w:p w:rsidR="00911585" w:rsidRDefault="00911585" w:rsidP="00E729BF">
            <w:pPr>
              <w:rPr>
                <w:rFonts w:asciiTheme="minorHAnsi" w:eastAsiaTheme="minorEastAsia" w:hAnsiTheme="minorHAnsi" w:cstheme="minorBidi" w:hint="eastAsia"/>
                <w:b/>
                <w:sz w:val="32"/>
                <w:szCs w:val="32"/>
                <w:vertAlign w:val="subscript"/>
              </w:rPr>
            </w:pPr>
          </w:p>
        </w:tc>
        <w:tc>
          <w:tcPr>
            <w:tcW w:w="1605" w:type="dxa"/>
          </w:tcPr>
          <w:p w:rsidR="00911585" w:rsidRPr="00BA5985" w:rsidRDefault="00911585" w:rsidP="00E729BF">
            <w:pPr>
              <w:rPr>
                <w:rFonts w:asciiTheme="minorHAnsi" w:eastAsiaTheme="minorEastAsia" w:hAnsiTheme="minorHAnsi" w:cstheme="minorBidi" w:hint="eastAsia"/>
                <w:szCs w:val="22"/>
              </w:rPr>
            </w:pPr>
            <w:r w:rsidRPr="00BA5985">
              <w:rPr>
                <w:rFonts w:asciiTheme="minorHAnsi" w:eastAsiaTheme="minorEastAsia" w:hAnsiTheme="minorHAnsi" w:cstheme="minorBidi" w:hint="eastAsia"/>
                <w:szCs w:val="22"/>
              </w:rPr>
              <w:t>相同</w:t>
            </w:r>
          </w:p>
        </w:tc>
        <w:tc>
          <w:tcPr>
            <w:tcW w:w="1605" w:type="dxa"/>
          </w:tcPr>
          <w:p w:rsidR="00911585" w:rsidRPr="001B3E9B" w:rsidRDefault="00911585" w:rsidP="00E729BF">
            <w:pPr>
              <w:rPr>
                <w:rFonts w:asciiTheme="minorHAnsi" w:eastAsiaTheme="minorEastAsia" w:hAnsiTheme="minorHAnsi" w:cstheme="minorBidi" w:hint="eastAsia"/>
                <w:color w:val="D9D9D9" w:themeColor="background1" w:themeShade="D9"/>
                <w:szCs w:val="22"/>
              </w:rPr>
            </w:pPr>
            <w:r w:rsidRPr="001B3E9B">
              <w:rPr>
                <w:rFonts w:asciiTheme="minorHAnsi" w:eastAsiaTheme="minorEastAsia" w:hAnsiTheme="minorHAnsi" w:cstheme="minorBidi" w:hint="eastAsia"/>
                <w:color w:val="D9D9D9" w:themeColor="background1" w:themeShade="D9"/>
                <w:szCs w:val="22"/>
              </w:rPr>
              <w:t>不相同</w:t>
            </w:r>
          </w:p>
        </w:tc>
        <w:tc>
          <w:tcPr>
            <w:tcW w:w="1513" w:type="dxa"/>
          </w:tcPr>
          <w:p w:rsidR="00911585" w:rsidRPr="00BA5985" w:rsidRDefault="00911585" w:rsidP="00E729BF">
            <w:pPr>
              <w:rPr>
                <w:rFonts w:asciiTheme="minorHAnsi" w:eastAsiaTheme="minorEastAsia" w:hAnsiTheme="minorHAnsi" w:cstheme="minorBidi" w:hint="eastAsia"/>
                <w:szCs w:val="22"/>
              </w:rPr>
            </w:pPr>
            <w:r w:rsidRPr="00BA5985">
              <w:rPr>
                <w:rFonts w:asciiTheme="minorHAnsi" w:eastAsiaTheme="minorEastAsia" w:hAnsiTheme="minorHAnsi" w:cstheme="minorBidi" w:hint="eastAsia"/>
                <w:szCs w:val="22"/>
              </w:rPr>
              <w:t>相同</w:t>
            </w:r>
          </w:p>
        </w:tc>
        <w:tc>
          <w:tcPr>
            <w:tcW w:w="1514" w:type="dxa"/>
          </w:tcPr>
          <w:p w:rsidR="00911585" w:rsidRPr="00BA5985" w:rsidRDefault="00911585" w:rsidP="00E729BF">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不相同</w:t>
            </w:r>
          </w:p>
        </w:tc>
      </w:tr>
      <w:tr w:rsidR="001B3E9B" w:rsidTr="00E729BF">
        <w:trPr>
          <w:trHeight w:val="625"/>
        </w:trPr>
        <w:tc>
          <w:tcPr>
            <w:tcW w:w="1242" w:type="dxa"/>
            <w:vMerge w:val="restart"/>
          </w:tcPr>
          <w:p w:rsidR="001B3E9B" w:rsidRDefault="001B3E9B" w:rsidP="00E729BF">
            <w:pPr>
              <w:rPr>
                <w:rFonts w:asciiTheme="minorHAnsi" w:eastAsiaTheme="minorEastAsia" w:hAnsiTheme="minorHAnsi" w:cstheme="minorBidi"/>
                <w:szCs w:val="22"/>
              </w:rPr>
            </w:pPr>
            <w:r w:rsidRPr="007D2776">
              <w:rPr>
                <w:rFonts w:asciiTheme="minorHAnsi" w:eastAsiaTheme="minorEastAsia" w:hAnsiTheme="minorHAnsi" w:cstheme="minorBidi"/>
                <w:szCs w:val="22"/>
              </w:rPr>
              <w:t>sdbRNStruct</w:t>
            </w:r>
            <w:r>
              <w:rPr>
                <w:rFonts w:asciiTheme="minorHAnsi" w:eastAsiaTheme="minorEastAsia" w:hAnsiTheme="minorHAnsi" w:cstheme="minorBidi" w:hint="eastAsia"/>
                <w:szCs w:val="22"/>
              </w:rPr>
              <w:t>(SDB</w:t>
            </w:r>
            <w:r>
              <w:rPr>
                <w:rFonts w:asciiTheme="minorHAnsi" w:eastAsiaTheme="minorEastAsia" w:hAnsiTheme="minorHAnsi" w:cstheme="minorBidi" w:hint="eastAsia"/>
                <w:szCs w:val="22"/>
              </w:rPr>
              <w:t>节点相关资源</w:t>
            </w:r>
            <w:r>
              <w:rPr>
                <w:rFonts w:asciiTheme="minorHAnsi" w:eastAsiaTheme="minorEastAsia" w:hAnsiTheme="minorHAnsi" w:cstheme="minorBidi" w:hint="eastAsia"/>
                <w:szCs w:val="22"/>
              </w:rPr>
              <w:t>)</w:t>
            </w:r>
          </w:p>
        </w:tc>
        <w:tc>
          <w:tcPr>
            <w:tcW w:w="851" w:type="dxa"/>
          </w:tcPr>
          <w:p w:rsidR="001B3E9B" w:rsidRPr="00CC469D" w:rsidRDefault="001B3E9B" w:rsidP="00E729BF">
            <w:pPr>
              <w:rPr>
                <w:rFonts w:asciiTheme="minorHAnsi" w:eastAsiaTheme="minorEastAsia" w:hAnsiTheme="minorHAnsi" w:cstheme="minorBidi"/>
                <w:color w:val="BFBFBF" w:themeColor="background1" w:themeShade="BF"/>
                <w:szCs w:val="22"/>
              </w:rPr>
            </w:pPr>
            <w:r w:rsidRPr="00CC469D">
              <w:rPr>
                <w:rFonts w:asciiTheme="minorHAnsi" w:eastAsiaTheme="minorEastAsia" w:hAnsiTheme="minorHAnsi" w:cstheme="minorBidi" w:hint="eastAsia"/>
                <w:color w:val="BFBFBF" w:themeColor="background1" w:themeShade="BF"/>
                <w:szCs w:val="22"/>
              </w:rPr>
              <w:t>相同</w:t>
            </w:r>
          </w:p>
        </w:tc>
        <w:tc>
          <w:tcPr>
            <w:tcW w:w="1605" w:type="dxa"/>
          </w:tcPr>
          <w:p w:rsidR="001B3E9B" w:rsidRPr="00AF24A4" w:rsidRDefault="001B3E9B" w:rsidP="00E729BF">
            <w:pPr>
              <w:rPr>
                <w:rFonts w:asciiTheme="minorHAnsi" w:eastAsiaTheme="minorEastAsia" w:hAnsiTheme="minorHAnsi" w:cstheme="minorBidi"/>
                <w:color w:val="BFBFBF" w:themeColor="background1" w:themeShade="BF"/>
                <w:szCs w:val="22"/>
              </w:rPr>
            </w:pPr>
            <w:r w:rsidRPr="00AF24A4">
              <w:rPr>
                <w:rFonts w:asciiTheme="minorHAnsi" w:eastAsiaTheme="minorEastAsia" w:hAnsiTheme="minorHAnsi" w:cstheme="minorBidi" w:hint="eastAsia"/>
                <w:color w:val="BFBFBF" w:themeColor="background1" w:themeShade="BF"/>
                <w:szCs w:val="22"/>
              </w:rPr>
              <w:t>【</w:t>
            </w:r>
            <w:r>
              <w:rPr>
                <w:rFonts w:asciiTheme="minorHAnsi" w:eastAsiaTheme="minorEastAsia" w:hAnsiTheme="minorHAnsi" w:cstheme="minorBidi" w:hint="eastAsia"/>
                <w:color w:val="BFBFBF" w:themeColor="background1" w:themeShade="BF"/>
                <w:szCs w:val="22"/>
              </w:rPr>
              <w:t>约束点</w:t>
            </w:r>
            <w:r w:rsidRPr="00AF24A4">
              <w:rPr>
                <w:rFonts w:asciiTheme="minorHAnsi" w:eastAsiaTheme="minorEastAsia" w:hAnsiTheme="minorHAnsi" w:cstheme="minorBidi" w:hint="eastAsia"/>
                <w:color w:val="BFBFBF" w:themeColor="background1" w:themeShade="BF"/>
                <w:szCs w:val="22"/>
              </w:rPr>
              <w:t>】</w:t>
            </w:r>
          </w:p>
        </w:tc>
        <w:tc>
          <w:tcPr>
            <w:tcW w:w="1605" w:type="dxa"/>
          </w:tcPr>
          <w:p w:rsidR="001B3E9B" w:rsidRPr="001B3E9B" w:rsidRDefault="001B3E9B" w:rsidP="00E729BF">
            <w:pPr>
              <w:rPr>
                <w:rFonts w:asciiTheme="minorHAnsi" w:eastAsiaTheme="minorEastAsia" w:hAnsiTheme="minorHAnsi" w:cstheme="minorBidi"/>
                <w:color w:val="D9D9D9" w:themeColor="background1" w:themeShade="D9"/>
                <w:szCs w:val="22"/>
              </w:rPr>
            </w:pPr>
            <w:r w:rsidRPr="001B3E9B">
              <w:rPr>
                <w:rFonts w:asciiTheme="minorHAnsi" w:eastAsiaTheme="minorEastAsia" w:hAnsiTheme="minorHAnsi" w:cstheme="minorBidi" w:hint="eastAsia"/>
                <w:color w:val="D9D9D9" w:themeColor="background1" w:themeShade="D9"/>
                <w:szCs w:val="22"/>
              </w:rPr>
              <w:t>【已覆盖】</w:t>
            </w:r>
          </w:p>
        </w:tc>
        <w:tc>
          <w:tcPr>
            <w:tcW w:w="1513" w:type="dxa"/>
          </w:tcPr>
          <w:p w:rsidR="001B3E9B" w:rsidRPr="00AF24A4" w:rsidRDefault="001B3E9B" w:rsidP="00E729BF">
            <w:pPr>
              <w:rPr>
                <w:rFonts w:asciiTheme="minorHAnsi" w:eastAsiaTheme="minorEastAsia" w:hAnsiTheme="minorHAnsi" w:cstheme="minorBidi"/>
                <w:color w:val="BFBFBF" w:themeColor="background1" w:themeShade="BF"/>
                <w:szCs w:val="22"/>
              </w:rPr>
            </w:pPr>
            <w:r w:rsidRPr="00AF24A4">
              <w:rPr>
                <w:rFonts w:asciiTheme="minorHAnsi" w:eastAsiaTheme="minorEastAsia" w:hAnsiTheme="minorHAnsi" w:cstheme="minorBidi" w:hint="eastAsia"/>
                <w:color w:val="BFBFBF" w:themeColor="background1" w:themeShade="BF"/>
                <w:szCs w:val="22"/>
              </w:rPr>
              <w:t>【</w:t>
            </w:r>
            <w:r>
              <w:rPr>
                <w:rFonts w:asciiTheme="minorHAnsi" w:eastAsiaTheme="minorEastAsia" w:hAnsiTheme="minorHAnsi" w:cstheme="minorBidi" w:hint="eastAsia"/>
                <w:color w:val="BFBFBF" w:themeColor="background1" w:themeShade="BF"/>
                <w:szCs w:val="22"/>
              </w:rPr>
              <w:t>约束点</w:t>
            </w:r>
            <w:r w:rsidRPr="00AF24A4">
              <w:rPr>
                <w:rFonts w:asciiTheme="minorHAnsi" w:eastAsiaTheme="minorEastAsia" w:hAnsiTheme="minorHAnsi" w:cstheme="minorBidi" w:hint="eastAsia"/>
                <w:color w:val="BFBFBF" w:themeColor="background1" w:themeShade="BF"/>
                <w:szCs w:val="22"/>
              </w:rPr>
              <w:t>】</w:t>
            </w:r>
          </w:p>
        </w:tc>
        <w:tc>
          <w:tcPr>
            <w:tcW w:w="1514" w:type="dxa"/>
          </w:tcPr>
          <w:p w:rsidR="001B3E9B" w:rsidRPr="00AF24A4" w:rsidRDefault="001B3E9B" w:rsidP="00E729BF">
            <w:pPr>
              <w:rPr>
                <w:rFonts w:asciiTheme="minorHAnsi" w:eastAsiaTheme="minorEastAsia" w:hAnsiTheme="minorHAnsi" w:cstheme="minorBidi"/>
                <w:color w:val="BFBFBF" w:themeColor="background1" w:themeShade="BF"/>
                <w:szCs w:val="22"/>
              </w:rPr>
            </w:pPr>
            <w:r w:rsidRPr="00AF24A4">
              <w:rPr>
                <w:rFonts w:asciiTheme="minorHAnsi" w:eastAsiaTheme="minorEastAsia" w:hAnsiTheme="minorHAnsi" w:cstheme="minorBidi" w:hint="eastAsia"/>
                <w:color w:val="BFBFBF" w:themeColor="background1" w:themeShade="BF"/>
                <w:szCs w:val="22"/>
              </w:rPr>
              <w:t>【</w:t>
            </w:r>
            <w:r>
              <w:rPr>
                <w:rFonts w:asciiTheme="minorHAnsi" w:eastAsiaTheme="minorEastAsia" w:hAnsiTheme="minorHAnsi" w:cstheme="minorBidi" w:hint="eastAsia"/>
                <w:color w:val="BFBFBF" w:themeColor="background1" w:themeShade="BF"/>
                <w:szCs w:val="22"/>
              </w:rPr>
              <w:t>约束点</w:t>
            </w:r>
            <w:r w:rsidRPr="00AF24A4">
              <w:rPr>
                <w:rFonts w:asciiTheme="minorHAnsi" w:eastAsiaTheme="minorEastAsia" w:hAnsiTheme="minorHAnsi" w:cstheme="minorBidi" w:hint="eastAsia"/>
                <w:color w:val="BFBFBF" w:themeColor="background1" w:themeShade="BF"/>
                <w:szCs w:val="22"/>
              </w:rPr>
              <w:t>】</w:t>
            </w:r>
          </w:p>
        </w:tc>
      </w:tr>
      <w:tr w:rsidR="001B3E9B" w:rsidTr="00E729BF">
        <w:tc>
          <w:tcPr>
            <w:tcW w:w="1242" w:type="dxa"/>
            <w:vMerge/>
          </w:tcPr>
          <w:p w:rsidR="001B3E9B" w:rsidRPr="00930E77" w:rsidRDefault="001B3E9B" w:rsidP="00E729BF">
            <w:pPr>
              <w:rPr>
                <w:rFonts w:asciiTheme="minorHAnsi" w:eastAsiaTheme="minorEastAsia" w:hAnsiTheme="minorHAnsi" w:cstheme="minorBidi"/>
                <w:szCs w:val="22"/>
              </w:rPr>
            </w:pPr>
          </w:p>
        </w:tc>
        <w:tc>
          <w:tcPr>
            <w:tcW w:w="851" w:type="dxa"/>
          </w:tcPr>
          <w:p w:rsidR="001B3E9B" w:rsidRPr="00930E77" w:rsidRDefault="001B3E9B" w:rsidP="00E729BF">
            <w:pPr>
              <w:rPr>
                <w:rFonts w:asciiTheme="minorHAnsi" w:eastAsiaTheme="minorEastAsia" w:hAnsiTheme="minorHAnsi" w:cstheme="minorBidi"/>
                <w:szCs w:val="22"/>
              </w:rPr>
            </w:pPr>
            <w:r>
              <w:rPr>
                <w:rFonts w:asciiTheme="minorHAnsi" w:eastAsiaTheme="minorEastAsia" w:hAnsiTheme="minorHAnsi" w:cstheme="minorBidi" w:hint="eastAsia"/>
                <w:szCs w:val="22"/>
              </w:rPr>
              <w:t>不相同</w:t>
            </w:r>
          </w:p>
        </w:tc>
        <w:tc>
          <w:tcPr>
            <w:tcW w:w="1605" w:type="dxa"/>
          </w:tcPr>
          <w:p w:rsidR="001B3E9B" w:rsidRDefault="001B3E9B" w:rsidP="00E729BF">
            <w:pPr>
              <w:rPr>
                <w:rFonts w:asciiTheme="minorHAnsi" w:eastAsiaTheme="minorEastAsia" w:hAnsiTheme="minorHAnsi" w:cstheme="minorBidi" w:hint="eastAsia"/>
                <w:szCs w:val="22"/>
              </w:rPr>
            </w:pPr>
          </w:p>
        </w:tc>
        <w:tc>
          <w:tcPr>
            <w:tcW w:w="1605" w:type="dxa"/>
          </w:tcPr>
          <w:p w:rsidR="001B3E9B" w:rsidRPr="001B3E9B" w:rsidRDefault="001B3E9B" w:rsidP="00E729BF">
            <w:pPr>
              <w:rPr>
                <w:rFonts w:asciiTheme="minorHAnsi" w:eastAsiaTheme="minorEastAsia" w:hAnsiTheme="minorHAnsi" w:cstheme="minorBidi" w:hint="eastAsia"/>
                <w:color w:val="D9D9D9" w:themeColor="background1" w:themeShade="D9"/>
                <w:szCs w:val="22"/>
              </w:rPr>
            </w:pPr>
            <w:r w:rsidRPr="001B3E9B">
              <w:rPr>
                <w:rFonts w:asciiTheme="minorHAnsi" w:eastAsiaTheme="minorEastAsia" w:hAnsiTheme="minorHAnsi" w:cstheme="minorBidi" w:hint="eastAsia"/>
                <w:color w:val="D9D9D9" w:themeColor="background1" w:themeShade="D9"/>
                <w:szCs w:val="22"/>
              </w:rPr>
              <w:t>【已覆盖】</w:t>
            </w:r>
          </w:p>
        </w:tc>
        <w:tc>
          <w:tcPr>
            <w:tcW w:w="1513" w:type="dxa"/>
          </w:tcPr>
          <w:p w:rsidR="001B3E9B" w:rsidRDefault="001B3E9B" w:rsidP="00E729BF">
            <w:pPr>
              <w:rPr>
                <w:rFonts w:asciiTheme="minorHAnsi" w:eastAsiaTheme="minorEastAsia" w:hAnsiTheme="minorHAnsi" w:cstheme="minorBidi" w:hint="eastAsia"/>
                <w:szCs w:val="22"/>
              </w:rPr>
            </w:pPr>
          </w:p>
        </w:tc>
        <w:tc>
          <w:tcPr>
            <w:tcW w:w="1514" w:type="dxa"/>
          </w:tcPr>
          <w:p w:rsidR="001B3E9B" w:rsidRDefault="001B3E9B" w:rsidP="00E729BF">
            <w:pPr>
              <w:rPr>
                <w:rFonts w:asciiTheme="minorHAnsi" w:eastAsiaTheme="minorEastAsia" w:hAnsiTheme="minorHAnsi" w:cstheme="minorBidi" w:hint="eastAsia"/>
                <w:szCs w:val="22"/>
              </w:rPr>
            </w:pPr>
          </w:p>
        </w:tc>
      </w:tr>
    </w:tbl>
    <w:p w:rsidR="00911585" w:rsidRDefault="00CE0B13" w:rsidP="00850E74">
      <w:pPr>
        <w:pStyle w:val="ListParagraph"/>
        <w:numPr>
          <w:ilvl w:val="3"/>
          <w:numId w:val="1"/>
        </w:numPr>
        <w:ind w:firstLineChars="0"/>
        <w:rPr>
          <w:rFonts w:asciiTheme="minorHAnsi" w:eastAsiaTheme="minorEastAsia" w:hAnsiTheme="minorHAnsi" w:cstheme="minorBidi" w:hint="eastAsia"/>
          <w:szCs w:val="22"/>
        </w:rPr>
      </w:pPr>
      <w:r w:rsidRPr="002206A6">
        <w:rPr>
          <w:rFonts w:asciiTheme="minorHAnsi" w:eastAsiaTheme="minorEastAsia" w:hAnsiTheme="minorHAnsi" w:cstheme="minorBidi"/>
          <w:szCs w:val="22"/>
        </w:rPr>
        <w:lastRenderedPageBreak/>
        <w:t>sdbCSStruct</w:t>
      </w:r>
      <w:r>
        <w:rPr>
          <w:rFonts w:asciiTheme="minorHAnsi" w:eastAsiaTheme="minorEastAsia" w:hAnsiTheme="minorHAnsi" w:cstheme="minorBidi" w:hint="eastAsia"/>
          <w:szCs w:val="22"/>
        </w:rPr>
        <w:t>(SDB</w:t>
      </w:r>
      <w:r>
        <w:rPr>
          <w:rFonts w:asciiTheme="minorHAnsi" w:eastAsiaTheme="minorEastAsia" w:hAnsiTheme="minorHAnsi" w:cstheme="minorBidi" w:hint="eastAsia"/>
          <w:szCs w:val="22"/>
        </w:rPr>
        <w:t>集合空间相关资源</w:t>
      </w:r>
      <w:r>
        <w:rPr>
          <w:rFonts w:asciiTheme="minorHAnsi" w:eastAsiaTheme="minorEastAsia" w:hAnsiTheme="minorHAnsi" w:cstheme="minorBidi" w:hint="eastAsia"/>
          <w:szCs w:val="22"/>
        </w:rPr>
        <w:t>)</w:t>
      </w:r>
    </w:p>
    <w:p w:rsidR="001B3E9B" w:rsidRPr="001B3E9B" w:rsidRDefault="001B3E9B" w:rsidP="001B3E9B">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 xml:space="preserve">    </w:t>
      </w:r>
      <w:r>
        <w:rPr>
          <w:rFonts w:asciiTheme="minorHAnsi" w:eastAsiaTheme="minorEastAsia" w:hAnsiTheme="minorHAnsi" w:cstheme="minorBidi" w:hint="eastAsia"/>
          <w:szCs w:val="22"/>
        </w:rPr>
        <w:t>在集合空间这一层中进行并发操作，一条线程创建集合空间，另外一条线程删除集合空间。</w:t>
      </w:r>
    </w:p>
    <w:tbl>
      <w:tblPr>
        <w:tblStyle w:val="TableGrid"/>
        <w:tblW w:w="8330" w:type="dxa"/>
        <w:tblLayout w:type="fixed"/>
        <w:tblLook w:val="04A0"/>
      </w:tblPr>
      <w:tblGrid>
        <w:gridCol w:w="1242"/>
        <w:gridCol w:w="851"/>
        <w:gridCol w:w="3211"/>
        <w:gridCol w:w="3026"/>
      </w:tblGrid>
      <w:tr w:rsidR="00CE0B13" w:rsidRPr="007F71FD" w:rsidTr="00E729BF">
        <w:trPr>
          <w:trHeight w:val="421"/>
        </w:trPr>
        <w:tc>
          <w:tcPr>
            <w:tcW w:w="2093" w:type="dxa"/>
            <w:gridSpan w:val="2"/>
            <w:vMerge w:val="restart"/>
            <w:tcBorders>
              <w:tl2br w:val="single" w:sz="4" w:space="0" w:color="auto"/>
            </w:tcBorders>
          </w:tcPr>
          <w:p w:rsidR="00CE0B13" w:rsidRPr="00E552DD" w:rsidRDefault="00CE0B13" w:rsidP="00E729BF">
            <w:pPr>
              <w:rPr>
                <w:rFonts w:asciiTheme="minorHAnsi" w:eastAsiaTheme="minorEastAsia" w:hAnsiTheme="minorHAnsi" w:cstheme="minorBidi"/>
                <w:b/>
                <w:sz w:val="32"/>
                <w:szCs w:val="32"/>
                <w:vertAlign w:val="subscript"/>
              </w:rPr>
            </w:pPr>
            <w:r>
              <w:rPr>
                <w:rFonts w:asciiTheme="minorHAnsi" w:eastAsiaTheme="minorEastAsia" w:hAnsiTheme="minorHAnsi" w:cstheme="minorBidi" w:hint="eastAsia"/>
                <w:b/>
                <w:sz w:val="32"/>
                <w:szCs w:val="32"/>
                <w:vertAlign w:val="subscript"/>
              </w:rPr>
              <w:t>正交因子</w:t>
            </w:r>
            <w:r>
              <w:rPr>
                <w:rFonts w:asciiTheme="minorHAnsi" w:eastAsiaTheme="minorEastAsia" w:hAnsiTheme="minorHAnsi" w:cstheme="minorBidi" w:hint="eastAsia"/>
                <w:b/>
                <w:sz w:val="32"/>
                <w:szCs w:val="32"/>
                <w:vertAlign w:val="subscript"/>
              </w:rPr>
              <w:t xml:space="preserve">1 </w:t>
            </w:r>
            <w:r w:rsidRPr="00E552DD">
              <w:rPr>
                <w:rFonts w:asciiTheme="minorHAnsi" w:eastAsiaTheme="minorEastAsia" w:hAnsiTheme="minorHAnsi" w:cstheme="minorBidi" w:hint="eastAsia"/>
                <w:b/>
                <w:sz w:val="32"/>
                <w:szCs w:val="32"/>
                <w:vertAlign w:val="superscript"/>
              </w:rPr>
              <w:t>正交因子</w:t>
            </w:r>
            <w:r>
              <w:rPr>
                <w:rFonts w:asciiTheme="minorHAnsi" w:eastAsiaTheme="minorEastAsia" w:hAnsiTheme="minorHAnsi" w:cstheme="minorBidi" w:hint="eastAsia"/>
                <w:b/>
                <w:sz w:val="32"/>
                <w:szCs w:val="32"/>
                <w:vertAlign w:val="superscript"/>
              </w:rPr>
              <w:t>2</w:t>
            </w:r>
          </w:p>
        </w:tc>
        <w:tc>
          <w:tcPr>
            <w:tcW w:w="6237" w:type="dxa"/>
            <w:gridSpan w:val="2"/>
          </w:tcPr>
          <w:p w:rsidR="00CE0B13" w:rsidRPr="001B3E9B" w:rsidRDefault="00CE0B13" w:rsidP="00E729BF">
            <w:pPr>
              <w:rPr>
                <w:rFonts w:asciiTheme="minorHAnsi" w:eastAsiaTheme="minorEastAsia" w:hAnsiTheme="minorHAnsi" w:cstheme="minorBidi"/>
                <w:b/>
                <w:szCs w:val="22"/>
              </w:rPr>
            </w:pPr>
            <w:r w:rsidRPr="001B3E9B">
              <w:rPr>
                <w:rFonts w:asciiTheme="minorHAnsi" w:eastAsiaTheme="minorEastAsia" w:hAnsiTheme="minorHAnsi" w:cstheme="minorBidi"/>
                <w:b/>
                <w:szCs w:val="22"/>
              </w:rPr>
              <w:t>sdbConnectionStruct</w:t>
            </w:r>
            <w:r w:rsidRPr="001B3E9B">
              <w:rPr>
                <w:rFonts w:asciiTheme="minorHAnsi" w:eastAsiaTheme="minorEastAsia" w:hAnsiTheme="minorHAnsi" w:cstheme="minorBidi" w:hint="eastAsia"/>
                <w:b/>
                <w:szCs w:val="22"/>
              </w:rPr>
              <w:t xml:space="preserve"> (SDB</w:t>
            </w:r>
            <w:r w:rsidRPr="001B3E9B">
              <w:rPr>
                <w:rFonts w:asciiTheme="minorHAnsi" w:eastAsiaTheme="minorEastAsia" w:hAnsiTheme="minorHAnsi" w:cstheme="minorBidi" w:hint="eastAsia"/>
                <w:b/>
                <w:szCs w:val="22"/>
              </w:rPr>
              <w:t>连接资源</w:t>
            </w:r>
            <w:r w:rsidRPr="001B3E9B">
              <w:rPr>
                <w:rFonts w:asciiTheme="minorHAnsi" w:eastAsiaTheme="minorEastAsia" w:hAnsiTheme="minorHAnsi" w:cstheme="minorBidi" w:hint="eastAsia"/>
                <w:b/>
                <w:szCs w:val="22"/>
              </w:rPr>
              <w:t>)</w:t>
            </w:r>
          </w:p>
        </w:tc>
      </w:tr>
      <w:tr w:rsidR="00CE0B13" w:rsidRPr="007F71FD" w:rsidTr="00E729BF">
        <w:trPr>
          <w:trHeight w:val="421"/>
        </w:trPr>
        <w:tc>
          <w:tcPr>
            <w:tcW w:w="2093" w:type="dxa"/>
            <w:gridSpan w:val="2"/>
            <w:vMerge/>
            <w:tcBorders>
              <w:tl2br w:val="single" w:sz="4" w:space="0" w:color="auto"/>
            </w:tcBorders>
          </w:tcPr>
          <w:p w:rsidR="00CE0B13" w:rsidRDefault="00CE0B13" w:rsidP="00E729BF">
            <w:pPr>
              <w:rPr>
                <w:rFonts w:asciiTheme="minorHAnsi" w:eastAsiaTheme="minorEastAsia" w:hAnsiTheme="minorHAnsi" w:cstheme="minorBidi" w:hint="eastAsia"/>
                <w:b/>
                <w:sz w:val="32"/>
                <w:szCs w:val="32"/>
                <w:vertAlign w:val="subscript"/>
              </w:rPr>
            </w:pPr>
          </w:p>
        </w:tc>
        <w:tc>
          <w:tcPr>
            <w:tcW w:w="3211" w:type="dxa"/>
          </w:tcPr>
          <w:p w:rsidR="00CE0B13" w:rsidRPr="00BA5985" w:rsidRDefault="00CE0B13" w:rsidP="00E729BF">
            <w:pPr>
              <w:rPr>
                <w:rFonts w:asciiTheme="minorHAnsi" w:eastAsiaTheme="minorEastAsia" w:hAnsiTheme="minorHAnsi" w:cstheme="minorBidi" w:hint="eastAsia"/>
                <w:szCs w:val="22"/>
              </w:rPr>
            </w:pPr>
            <w:r w:rsidRPr="00BA5985">
              <w:rPr>
                <w:rFonts w:asciiTheme="minorHAnsi" w:eastAsiaTheme="minorEastAsia" w:hAnsiTheme="minorHAnsi" w:cstheme="minorBidi" w:hint="eastAsia"/>
                <w:szCs w:val="22"/>
              </w:rPr>
              <w:t>相同</w:t>
            </w:r>
          </w:p>
        </w:tc>
        <w:tc>
          <w:tcPr>
            <w:tcW w:w="3026" w:type="dxa"/>
          </w:tcPr>
          <w:p w:rsidR="00CE0B13" w:rsidRPr="0094120F" w:rsidRDefault="00CE0B13" w:rsidP="00E729BF">
            <w:pPr>
              <w:rPr>
                <w:rFonts w:asciiTheme="minorHAnsi" w:eastAsiaTheme="minorEastAsia" w:hAnsiTheme="minorHAnsi" w:cstheme="minorBidi" w:hint="eastAsia"/>
                <w:color w:val="BFBFBF" w:themeColor="background1" w:themeShade="BF"/>
                <w:szCs w:val="22"/>
              </w:rPr>
            </w:pPr>
            <w:r w:rsidRPr="0094120F">
              <w:rPr>
                <w:rFonts w:asciiTheme="minorHAnsi" w:eastAsiaTheme="minorEastAsia" w:hAnsiTheme="minorHAnsi" w:cstheme="minorBidi" w:hint="eastAsia"/>
                <w:color w:val="BFBFBF" w:themeColor="background1" w:themeShade="BF"/>
                <w:szCs w:val="22"/>
              </w:rPr>
              <w:t>不相同</w:t>
            </w:r>
          </w:p>
        </w:tc>
      </w:tr>
      <w:tr w:rsidR="001B3E9B" w:rsidTr="001B3E9B">
        <w:trPr>
          <w:trHeight w:val="842"/>
        </w:trPr>
        <w:tc>
          <w:tcPr>
            <w:tcW w:w="1242" w:type="dxa"/>
            <w:vMerge w:val="restart"/>
          </w:tcPr>
          <w:p w:rsidR="001B3E9B" w:rsidRPr="001B3E9B" w:rsidRDefault="001B3E9B" w:rsidP="00E729BF">
            <w:pPr>
              <w:rPr>
                <w:rFonts w:asciiTheme="minorHAnsi" w:eastAsiaTheme="minorEastAsia" w:hAnsiTheme="minorHAnsi" w:cstheme="minorBidi"/>
                <w:b/>
                <w:szCs w:val="22"/>
              </w:rPr>
            </w:pPr>
            <w:r w:rsidRPr="001B3E9B">
              <w:rPr>
                <w:rFonts w:asciiTheme="minorHAnsi" w:eastAsiaTheme="minorEastAsia" w:hAnsiTheme="minorHAnsi" w:cstheme="minorBidi"/>
                <w:b/>
                <w:szCs w:val="22"/>
              </w:rPr>
              <w:t>sdbCSStruct</w:t>
            </w:r>
            <w:r w:rsidRPr="001B3E9B">
              <w:rPr>
                <w:rFonts w:asciiTheme="minorHAnsi" w:eastAsiaTheme="minorEastAsia" w:hAnsiTheme="minorHAnsi" w:cstheme="minorBidi" w:hint="eastAsia"/>
                <w:b/>
                <w:szCs w:val="22"/>
              </w:rPr>
              <w:t>(SDB</w:t>
            </w:r>
            <w:r w:rsidRPr="001B3E9B">
              <w:rPr>
                <w:rFonts w:asciiTheme="minorHAnsi" w:eastAsiaTheme="minorEastAsia" w:hAnsiTheme="minorHAnsi" w:cstheme="minorBidi" w:hint="eastAsia"/>
                <w:b/>
                <w:szCs w:val="22"/>
              </w:rPr>
              <w:t>集合空间相关资源</w:t>
            </w:r>
            <w:r w:rsidRPr="001B3E9B">
              <w:rPr>
                <w:rFonts w:asciiTheme="minorHAnsi" w:eastAsiaTheme="minorEastAsia" w:hAnsiTheme="minorHAnsi" w:cstheme="minorBidi" w:hint="eastAsia"/>
                <w:b/>
                <w:szCs w:val="22"/>
              </w:rPr>
              <w:t>)</w:t>
            </w:r>
          </w:p>
        </w:tc>
        <w:tc>
          <w:tcPr>
            <w:tcW w:w="851" w:type="dxa"/>
          </w:tcPr>
          <w:p w:rsidR="001B3E9B" w:rsidRPr="00CC469D" w:rsidRDefault="001B3E9B" w:rsidP="00E729BF">
            <w:pPr>
              <w:rPr>
                <w:rFonts w:asciiTheme="minorHAnsi" w:eastAsiaTheme="minorEastAsia" w:hAnsiTheme="minorHAnsi" w:cstheme="minorBidi"/>
                <w:color w:val="BFBFBF" w:themeColor="background1" w:themeShade="BF"/>
                <w:szCs w:val="22"/>
              </w:rPr>
            </w:pPr>
            <w:r w:rsidRPr="00CC469D">
              <w:rPr>
                <w:rFonts w:asciiTheme="minorHAnsi" w:eastAsiaTheme="minorEastAsia" w:hAnsiTheme="minorHAnsi" w:cstheme="minorBidi" w:hint="eastAsia"/>
                <w:color w:val="BFBFBF" w:themeColor="background1" w:themeShade="BF"/>
                <w:szCs w:val="22"/>
              </w:rPr>
              <w:t>相同</w:t>
            </w:r>
          </w:p>
        </w:tc>
        <w:tc>
          <w:tcPr>
            <w:tcW w:w="3211" w:type="dxa"/>
          </w:tcPr>
          <w:p w:rsidR="001B3E9B" w:rsidRPr="00AF24A4" w:rsidRDefault="001B3E9B" w:rsidP="00E729BF">
            <w:pPr>
              <w:rPr>
                <w:rFonts w:asciiTheme="minorHAnsi" w:eastAsiaTheme="minorEastAsia" w:hAnsiTheme="minorHAnsi" w:cstheme="minorBidi"/>
                <w:color w:val="BFBFBF" w:themeColor="background1" w:themeShade="BF"/>
                <w:szCs w:val="22"/>
              </w:rPr>
            </w:pPr>
            <w:r w:rsidRPr="00AF24A4">
              <w:rPr>
                <w:rFonts w:asciiTheme="minorHAnsi" w:eastAsiaTheme="minorEastAsia" w:hAnsiTheme="minorHAnsi" w:cstheme="minorBidi" w:hint="eastAsia"/>
                <w:color w:val="BFBFBF" w:themeColor="background1" w:themeShade="BF"/>
                <w:szCs w:val="22"/>
              </w:rPr>
              <w:t>【</w:t>
            </w:r>
            <w:r>
              <w:rPr>
                <w:rFonts w:asciiTheme="minorHAnsi" w:eastAsiaTheme="minorEastAsia" w:hAnsiTheme="minorHAnsi" w:cstheme="minorBidi" w:hint="eastAsia"/>
                <w:color w:val="BFBFBF" w:themeColor="background1" w:themeShade="BF"/>
                <w:szCs w:val="22"/>
              </w:rPr>
              <w:t>约束点</w:t>
            </w:r>
            <w:r w:rsidRPr="00AF24A4">
              <w:rPr>
                <w:rFonts w:asciiTheme="minorHAnsi" w:eastAsiaTheme="minorEastAsia" w:hAnsiTheme="minorHAnsi" w:cstheme="minorBidi" w:hint="eastAsia"/>
                <w:color w:val="BFBFBF" w:themeColor="background1" w:themeShade="BF"/>
                <w:szCs w:val="22"/>
              </w:rPr>
              <w:t>】</w:t>
            </w:r>
          </w:p>
        </w:tc>
        <w:tc>
          <w:tcPr>
            <w:tcW w:w="3026" w:type="dxa"/>
          </w:tcPr>
          <w:p w:rsidR="001B3E9B" w:rsidRPr="001B3E9B" w:rsidRDefault="001B3E9B" w:rsidP="00E729BF">
            <w:pPr>
              <w:rPr>
                <w:rFonts w:asciiTheme="minorHAnsi" w:eastAsiaTheme="minorEastAsia" w:hAnsiTheme="minorHAnsi" w:cstheme="minorBidi"/>
                <w:color w:val="D9D9D9" w:themeColor="background1" w:themeShade="D9"/>
                <w:szCs w:val="22"/>
              </w:rPr>
            </w:pPr>
            <w:r w:rsidRPr="001B3E9B">
              <w:rPr>
                <w:rFonts w:asciiTheme="minorHAnsi" w:eastAsiaTheme="minorEastAsia" w:hAnsiTheme="minorHAnsi" w:cstheme="minorBidi" w:hint="eastAsia"/>
                <w:color w:val="D9D9D9" w:themeColor="background1" w:themeShade="D9"/>
                <w:szCs w:val="22"/>
              </w:rPr>
              <w:t>【已覆盖】</w:t>
            </w:r>
            <w:r w:rsidRPr="00AF24A4">
              <w:rPr>
                <w:rFonts w:asciiTheme="minorHAnsi" w:eastAsiaTheme="minorEastAsia" w:hAnsiTheme="minorHAnsi" w:cstheme="minorBidi" w:hint="eastAsia"/>
                <w:color w:val="BFBFBF" w:themeColor="background1" w:themeShade="BF"/>
                <w:szCs w:val="22"/>
              </w:rPr>
              <w:t>【</w:t>
            </w:r>
            <w:r>
              <w:rPr>
                <w:rFonts w:asciiTheme="minorHAnsi" w:eastAsiaTheme="minorEastAsia" w:hAnsiTheme="minorHAnsi" w:cstheme="minorBidi" w:hint="eastAsia"/>
                <w:color w:val="BFBFBF" w:themeColor="background1" w:themeShade="BF"/>
                <w:szCs w:val="22"/>
              </w:rPr>
              <w:t>约束点</w:t>
            </w:r>
            <w:r w:rsidRPr="00AF24A4">
              <w:rPr>
                <w:rFonts w:asciiTheme="minorHAnsi" w:eastAsiaTheme="minorEastAsia" w:hAnsiTheme="minorHAnsi" w:cstheme="minorBidi" w:hint="eastAsia"/>
                <w:color w:val="BFBFBF" w:themeColor="background1" w:themeShade="BF"/>
                <w:szCs w:val="22"/>
              </w:rPr>
              <w:t>】</w:t>
            </w:r>
          </w:p>
        </w:tc>
      </w:tr>
      <w:tr w:rsidR="00CE0B13" w:rsidTr="00E729BF">
        <w:tc>
          <w:tcPr>
            <w:tcW w:w="1242" w:type="dxa"/>
            <w:vMerge/>
          </w:tcPr>
          <w:p w:rsidR="00CE0B13" w:rsidRPr="00930E77" w:rsidRDefault="00CE0B13" w:rsidP="00E729BF">
            <w:pPr>
              <w:rPr>
                <w:rFonts w:asciiTheme="minorHAnsi" w:eastAsiaTheme="minorEastAsia" w:hAnsiTheme="minorHAnsi" w:cstheme="minorBidi"/>
                <w:szCs w:val="22"/>
              </w:rPr>
            </w:pPr>
          </w:p>
        </w:tc>
        <w:tc>
          <w:tcPr>
            <w:tcW w:w="851" w:type="dxa"/>
          </w:tcPr>
          <w:p w:rsidR="00CE0B13" w:rsidRPr="00930E77" w:rsidRDefault="00CE0B13" w:rsidP="00E729BF">
            <w:pPr>
              <w:rPr>
                <w:rFonts w:asciiTheme="minorHAnsi" w:eastAsiaTheme="minorEastAsia" w:hAnsiTheme="minorHAnsi" w:cstheme="minorBidi"/>
                <w:szCs w:val="22"/>
              </w:rPr>
            </w:pPr>
            <w:r>
              <w:rPr>
                <w:rFonts w:asciiTheme="minorHAnsi" w:eastAsiaTheme="minorEastAsia" w:hAnsiTheme="minorHAnsi" w:cstheme="minorBidi" w:hint="eastAsia"/>
                <w:szCs w:val="22"/>
              </w:rPr>
              <w:t>不相同</w:t>
            </w:r>
          </w:p>
        </w:tc>
        <w:tc>
          <w:tcPr>
            <w:tcW w:w="3211" w:type="dxa"/>
          </w:tcPr>
          <w:p w:rsidR="00CE0B13" w:rsidRDefault="00CE0B13" w:rsidP="00E729BF">
            <w:pPr>
              <w:rPr>
                <w:rFonts w:asciiTheme="minorHAnsi" w:eastAsiaTheme="minorEastAsia" w:hAnsiTheme="minorHAnsi" w:cstheme="minorBidi" w:hint="eastAsia"/>
                <w:szCs w:val="22"/>
              </w:rPr>
            </w:pPr>
          </w:p>
        </w:tc>
        <w:tc>
          <w:tcPr>
            <w:tcW w:w="3026" w:type="dxa"/>
          </w:tcPr>
          <w:p w:rsidR="00CE0B13" w:rsidRDefault="001B3E9B" w:rsidP="00E729BF">
            <w:pPr>
              <w:rPr>
                <w:rFonts w:asciiTheme="minorHAnsi" w:eastAsiaTheme="minorEastAsia" w:hAnsiTheme="minorHAnsi" w:cstheme="minorBidi" w:hint="eastAsia"/>
                <w:szCs w:val="22"/>
              </w:rPr>
            </w:pPr>
            <w:r w:rsidRPr="001B3E9B">
              <w:rPr>
                <w:rFonts w:asciiTheme="minorHAnsi" w:eastAsiaTheme="minorEastAsia" w:hAnsiTheme="minorHAnsi" w:cstheme="minorBidi" w:hint="eastAsia"/>
                <w:color w:val="D9D9D9" w:themeColor="background1" w:themeShade="D9"/>
                <w:szCs w:val="22"/>
              </w:rPr>
              <w:t>【已覆盖】</w:t>
            </w:r>
          </w:p>
        </w:tc>
      </w:tr>
    </w:tbl>
    <w:p w:rsidR="00CE0B13" w:rsidRDefault="00CE0B13" w:rsidP="00850E74">
      <w:pPr>
        <w:pStyle w:val="ListParagraph"/>
        <w:numPr>
          <w:ilvl w:val="3"/>
          <w:numId w:val="1"/>
        </w:numPr>
        <w:ind w:firstLineChars="0"/>
        <w:rPr>
          <w:rFonts w:asciiTheme="minorHAnsi" w:eastAsiaTheme="minorEastAsia" w:hAnsiTheme="minorHAnsi" w:cstheme="minorBidi" w:hint="eastAsia"/>
          <w:szCs w:val="22"/>
        </w:rPr>
      </w:pPr>
      <w:r w:rsidRPr="002206A6">
        <w:rPr>
          <w:rFonts w:asciiTheme="minorHAnsi" w:eastAsiaTheme="minorEastAsia" w:hAnsiTheme="minorHAnsi" w:cstheme="minorBidi"/>
          <w:szCs w:val="22"/>
        </w:rPr>
        <w:t>sdbCollectionStruct</w:t>
      </w:r>
      <w:r>
        <w:rPr>
          <w:rFonts w:asciiTheme="minorHAnsi" w:eastAsiaTheme="minorEastAsia" w:hAnsiTheme="minorHAnsi" w:cstheme="minorBidi" w:hint="eastAsia"/>
          <w:szCs w:val="22"/>
        </w:rPr>
        <w:t>(SDB</w:t>
      </w:r>
      <w:r>
        <w:rPr>
          <w:rFonts w:asciiTheme="minorHAnsi" w:eastAsiaTheme="minorEastAsia" w:hAnsiTheme="minorHAnsi" w:cstheme="minorBidi" w:hint="eastAsia"/>
          <w:szCs w:val="22"/>
        </w:rPr>
        <w:t>集合空间相关资源</w:t>
      </w:r>
      <w:r>
        <w:rPr>
          <w:rFonts w:asciiTheme="minorHAnsi" w:eastAsiaTheme="minorEastAsia" w:hAnsiTheme="minorHAnsi" w:cstheme="minorBidi" w:hint="eastAsia"/>
          <w:szCs w:val="22"/>
        </w:rPr>
        <w:t>)</w:t>
      </w:r>
    </w:p>
    <w:p w:rsidR="00EB0482" w:rsidRPr="00EB0482" w:rsidRDefault="00EB0482" w:rsidP="00EB0482">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 xml:space="preserve">    </w:t>
      </w:r>
      <w:r>
        <w:rPr>
          <w:rFonts w:asciiTheme="minorHAnsi" w:eastAsiaTheme="minorEastAsia" w:hAnsiTheme="minorHAnsi" w:cstheme="minorBidi" w:hint="eastAsia"/>
          <w:szCs w:val="22"/>
        </w:rPr>
        <w:t>在集合这一层进行并发操作，一条线程做</w:t>
      </w:r>
      <w:r>
        <w:rPr>
          <w:rFonts w:asciiTheme="minorHAnsi" w:eastAsiaTheme="minorEastAsia" w:hAnsiTheme="minorHAnsi" w:cstheme="minorBidi" w:hint="eastAsia"/>
          <w:szCs w:val="22"/>
        </w:rPr>
        <w:t>update</w:t>
      </w:r>
      <w:r>
        <w:rPr>
          <w:rFonts w:asciiTheme="minorHAnsi" w:eastAsiaTheme="minorEastAsia" w:hAnsiTheme="minorHAnsi" w:cstheme="minorBidi" w:hint="eastAsia"/>
          <w:szCs w:val="22"/>
        </w:rPr>
        <w:t>操作，另一条线程做查询操作。</w:t>
      </w:r>
    </w:p>
    <w:tbl>
      <w:tblPr>
        <w:tblStyle w:val="TableGrid"/>
        <w:tblW w:w="8330" w:type="dxa"/>
        <w:tblLayout w:type="fixed"/>
        <w:tblLook w:val="04A0"/>
      </w:tblPr>
      <w:tblGrid>
        <w:gridCol w:w="1242"/>
        <w:gridCol w:w="851"/>
        <w:gridCol w:w="1605"/>
        <w:gridCol w:w="1605"/>
        <w:gridCol w:w="1513"/>
        <w:gridCol w:w="1514"/>
      </w:tblGrid>
      <w:tr w:rsidR="00CE0B13" w:rsidRPr="007F71FD" w:rsidTr="00E729BF">
        <w:trPr>
          <w:trHeight w:val="421"/>
        </w:trPr>
        <w:tc>
          <w:tcPr>
            <w:tcW w:w="2093" w:type="dxa"/>
            <w:gridSpan w:val="2"/>
            <w:vMerge w:val="restart"/>
            <w:tcBorders>
              <w:tl2br w:val="single" w:sz="4" w:space="0" w:color="auto"/>
            </w:tcBorders>
          </w:tcPr>
          <w:p w:rsidR="00CE0B13" w:rsidRPr="00E552DD" w:rsidRDefault="00CE0B13" w:rsidP="00E729BF">
            <w:pPr>
              <w:rPr>
                <w:rFonts w:asciiTheme="minorHAnsi" w:eastAsiaTheme="minorEastAsia" w:hAnsiTheme="minorHAnsi" w:cstheme="minorBidi"/>
                <w:b/>
                <w:sz w:val="32"/>
                <w:szCs w:val="32"/>
                <w:vertAlign w:val="subscript"/>
              </w:rPr>
            </w:pPr>
            <w:r>
              <w:rPr>
                <w:rFonts w:asciiTheme="minorHAnsi" w:eastAsiaTheme="minorEastAsia" w:hAnsiTheme="minorHAnsi" w:cstheme="minorBidi" w:hint="eastAsia"/>
                <w:b/>
                <w:sz w:val="32"/>
                <w:szCs w:val="32"/>
                <w:vertAlign w:val="subscript"/>
              </w:rPr>
              <w:t>正交因子</w:t>
            </w:r>
            <w:r>
              <w:rPr>
                <w:rFonts w:asciiTheme="minorHAnsi" w:eastAsiaTheme="minorEastAsia" w:hAnsiTheme="minorHAnsi" w:cstheme="minorBidi" w:hint="eastAsia"/>
                <w:b/>
                <w:sz w:val="32"/>
                <w:szCs w:val="32"/>
                <w:vertAlign w:val="subscript"/>
              </w:rPr>
              <w:t xml:space="preserve">1 </w:t>
            </w:r>
            <w:r w:rsidRPr="00E552DD">
              <w:rPr>
                <w:rFonts w:asciiTheme="minorHAnsi" w:eastAsiaTheme="minorEastAsia" w:hAnsiTheme="minorHAnsi" w:cstheme="minorBidi" w:hint="eastAsia"/>
                <w:b/>
                <w:sz w:val="32"/>
                <w:szCs w:val="32"/>
                <w:vertAlign w:val="superscript"/>
              </w:rPr>
              <w:t>正交因子</w:t>
            </w:r>
            <w:r>
              <w:rPr>
                <w:rFonts w:asciiTheme="minorHAnsi" w:eastAsiaTheme="minorEastAsia" w:hAnsiTheme="minorHAnsi" w:cstheme="minorBidi" w:hint="eastAsia"/>
                <w:b/>
                <w:sz w:val="32"/>
                <w:szCs w:val="32"/>
                <w:vertAlign w:val="superscript"/>
              </w:rPr>
              <w:t>2</w:t>
            </w:r>
          </w:p>
        </w:tc>
        <w:tc>
          <w:tcPr>
            <w:tcW w:w="3210" w:type="dxa"/>
            <w:gridSpan w:val="2"/>
          </w:tcPr>
          <w:p w:rsidR="00CE0B13" w:rsidRPr="00EC78C3" w:rsidRDefault="00CE0B13" w:rsidP="00E729BF">
            <w:pPr>
              <w:rPr>
                <w:rFonts w:asciiTheme="minorHAnsi" w:eastAsiaTheme="minorEastAsia" w:hAnsiTheme="minorHAnsi" w:cstheme="minorBidi"/>
                <w:b/>
                <w:szCs w:val="22"/>
              </w:rPr>
            </w:pPr>
            <w:r w:rsidRPr="00EC78C3">
              <w:rPr>
                <w:rFonts w:asciiTheme="minorHAnsi" w:eastAsiaTheme="minorEastAsia" w:hAnsiTheme="minorHAnsi" w:cstheme="minorBidi"/>
                <w:b/>
                <w:szCs w:val="22"/>
              </w:rPr>
              <w:t>sdbConnectionStruct</w:t>
            </w:r>
            <w:r w:rsidRPr="00EC78C3">
              <w:rPr>
                <w:rFonts w:asciiTheme="minorHAnsi" w:eastAsiaTheme="minorEastAsia" w:hAnsiTheme="minorHAnsi" w:cstheme="minorBidi" w:hint="eastAsia"/>
                <w:b/>
                <w:szCs w:val="22"/>
              </w:rPr>
              <w:t xml:space="preserve"> (SDB</w:t>
            </w:r>
            <w:r w:rsidRPr="00EC78C3">
              <w:rPr>
                <w:rFonts w:asciiTheme="minorHAnsi" w:eastAsiaTheme="minorEastAsia" w:hAnsiTheme="minorHAnsi" w:cstheme="minorBidi" w:hint="eastAsia"/>
                <w:b/>
                <w:szCs w:val="22"/>
              </w:rPr>
              <w:t>连接资源</w:t>
            </w:r>
            <w:r w:rsidRPr="00EC78C3">
              <w:rPr>
                <w:rFonts w:asciiTheme="minorHAnsi" w:eastAsiaTheme="minorEastAsia" w:hAnsiTheme="minorHAnsi" w:cstheme="minorBidi" w:hint="eastAsia"/>
                <w:b/>
                <w:szCs w:val="22"/>
              </w:rPr>
              <w:t>)</w:t>
            </w:r>
          </w:p>
        </w:tc>
        <w:tc>
          <w:tcPr>
            <w:tcW w:w="3027" w:type="dxa"/>
            <w:gridSpan w:val="2"/>
          </w:tcPr>
          <w:p w:rsidR="00CE0B13" w:rsidRPr="00EC78C3" w:rsidRDefault="00CE0B13" w:rsidP="00E729BF">
            <w:pPr>
              <w:rPr>
                <w:rFonts w:asciiTheme="minorHAnsi" w:eastAsiaTheme="minorEastAsia" w:hAnsiTheme="minorHAnsi" w:cstheme="minorBidi"/>
                <w:b/>
                <w:szCs w:val="22"/>
              </w:rPr>
            </w:pPr>
            <w:r w:rsidRPr="00EC78C3">
              <w:rPr>
                <w:rFonts w:asciiTheme="minorHAnsi" w:eastAsiaTheme="minorEastAsia" w:hAnsiTheme="minorHAnsi" w:cstheme="minorBidi"/>
                <w:b/>
                <w:szCs w:val="22"/>
              </w:rPr>
              <w:t>sdbCSStruct</w:t>
            </w:r>
            <w:r w:rsidRPr="00EC78C3">
              <w:rPr>
                <w:rFonts w:asciiTheme="minorHAnsi" w:eastAsiaTheme="minorEastAsia" w:hAnsiTheme="minorHAnsi" w:cstheme="minorBidi" w:hint="eastAsia"/>
                <w:b/>
                <w:szCs w:val="22"/>
              </w:rPr>
              <w:t>(SDB</w:t>
            </w:r>
            <w:r w:rsidRPr="00EC78C3">
              <w:rPr>
                <w:rFonts w:asciiTheme="minorHAnsi" w:eastAsiaTheme="minorEastAsia" w:hAnsiTheme="minorHAnsi" w:cstheme="minorBidi" w:hint="eastAsia"/>
                <w:b/>
                <w:szCs w:val="22"/>
              </w:rPr>
              <w:t>集合空间相关资源</w:t>
            </w:r>
            <w:r w:rsidRPr="00EC78C3">
              <w:rPr>
                <w:rFonts w:asciiTheme="minorHAnsi" w:eastAsiaTheme="minorEastAsia" w:hAnsiTheme="minorHAnsi" w:cstheme="minorBidi" w:hint="eastAsia"/>
                <w:b/>
                <w:szCs w:val="22"/>
              </w:rPr>
              <w:t>)</w:t>
            </w:r>
          </w:p>
        </w:tc>
      </w:tr>
      <w:tr w:rsidR="00CE0B13" w:rsidRPr="007F71FD" w:rsidTr="00E729BF">
        <w:trPr>
          <w:trHeight w:val="421"/>
        </w:trPr>
        <w:tc>
          <w:tcPr>
            <w:tcW w:w="2093" w:type="dxa"/>
            <w:gridSpan w:val="2"/>
            <w:vMerge/>
            <w:tcBorders>
              <w:tl2br w:val="single" w:sz="4" w:space="0" w:color="auto"/>
            </w:tcBorders>
          </w:tcPr>
          <w:p w:rsidR="00CE0B13" w:rsidRDefault="00CE0B13" w:rsidP="00E729BF">
            <w:pPr>
              <w:rPr>
                <w:rFonts w:asciiTheme="minorHAnsi" w:eastAsiaTheme="minorEastAsia" w:hAnsiTheme="minorHAnsi" w:cstheme="minorBidi" w:hint="eastAsia"/>
                <w:b/>
                <w:sz w:val="32"/>
                <w:szCs w:val="32"/>
                <w:vertAlign w:val="subscript"/>
              </w:rPr>
            </w:pPr>
          </w:p>
        </w:tc>
        <w:tc>
          <w:tcPr>
            <w:tcW w:w="1605" w:type="dxa"/>
          </w:tcPr>
          <w:p w:rsidR="00CE0B13" w:rsidRPr="00BA5985" w:rsidRDefault="00CE0B13" w:rsidP="00E729BF">
            <w:pPr>
              <w:rPr>
                <w:rFonts w:asciiTheme="minorHAnsi" w:eastAsiaTheme="minorEastAsia" w:hAnsiTheme="minorHAnsi" w:cstheme="minorBidi" w:hint="eastAsia"/>
                <w:szCs w:val="22"/>
              </w:rPr>
            </w:pPr>
            <w:r w:rsidRPr="00BA5985">
              <w:rPr>
                <w:rFonts w:asciiTheme="minorHAnsi" w:eastAsiaTheme="minorEastAsia" w:hAnsiTheme="minorHAnsi" w:cstheme="minorBidi" w:hint="eastAsia"/>
                <w:szCs w:val="22"/>
              </w:rPr>
              <w:t>相同</w:t>
            </w:r>
          </w:p>
        </w:tc>
        <w:tc>
          <w:tcPr>
            <w:tcW w:w="1605" w:type="dxa"/>
          </w:tcPr>
          <w:p w:rsidR="00CE0B13" w:rsidRPr="0094120F" w:rsidRDefault="00CE0B13" w:rsidP="00E729BF">
            <w:pPr>
              <w:rPr>
                <w:rFonts w:asciiTheme="minorHAnsi" w:eastAsiaTheme="minorEastAsia" w:hAnsiTheme="minorHAnsi" w:cstheme="minorBidi" w:hint="eastAsia"/>
                <w:color w:val="BFBFBF" w:themeColor="background1" w:themeShade="BF"/>
                <w:szCs w:val="22"/>
              </w:rPr>
            </w:pPr>
            <w:r w:rsidRPr="0094120F">
              <w:rPr>
                <w:rFonts w:asciiTheme="minorHAnsi" w:eastAsiaTheme="minorEastAsia" w:hAnsiTheme="minorHAnsi" w:cstheme="minorBidi" w:hint="eastAsia"/>
                <w:color w:val="BFBFBF" w:themeColor="background1" w:themeShade="BF"/>
                <w:szCs w:val="22"/>
              </w:rPr>
              <w:t>不相同</w:t>
            </w:r>
          </w:p>
        </w:tc>
        <w:tc>
          <w:tcPr>
            <w:tcW w:w="1513" w:type="dxa"/>
          </w:tcPr>
          <w:p w:rsidR="00CE0B13" w:rsidRPr="00BA5985" w:rsidRDefault="00CE0B13" w:rsidP="00E729BF">
            <w:pPr>
              <w:rPr>
                <w:rFonts w:asciiTheme="minorHAnsi" w:eastAsiaTheme="minorEastAsia" w:hAnsiTheme="minorHAnsi" w:cstheme="minorBidi" w:hint="eastAsia"/>
                <w:szCs w:val="22"/>
              </w:rPr>
            </w:pPr>
            <w:r w:rsidRPr="00BA5985">
              <w:rPr>
                <w:rFonts w:asciiTheme="minorHAnsi" w:eastAsiaTheme="minorEastAsia" w:hAnsiTheme="minorHAnsi" w:cstheme="minorBidi" w:hint="eastAsia"/>
                <w:szCs w:val="22"/>
              </w:rPr>
              <w:t>相同</w:t>
            </w:r>
          </w:p>
        </w:tc>
        <w:tc>
          <w:tcPr>
            <w:tcW w:w="1514" w:type="dxa"/>
          </w:tcPr>
          <w:p w:rsidR="00CE0B13" w:rsidRPr="00BA5985" w:rsidRDefault="00CE0B13" w:rsidP="00E729BF">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不相同</w:t>
            </w:r>
          </w:p>
        </w:tc>
      </w:tr>
      <w:tr w:rsidR="00EC78C3" w:rsidTr="00E729BF">
        <w:trPr>
          <w:trHeight w:val="625"/>
        </w:trPr>
        <w:tc>
          <w:tcPr>
            <w:tcW w:w="1242" w:type="dxa"/>
            <w:vMerge w:val="restart"/>
          </w:tcPr>
          <w:p w:rsidR="00EC78C3" w:rsidRPr="00EC78C3" w:rsidRDefault="00EC78C3" w:rsidP="00E729BF">
            <w:pPr>
              <w:rPr>
                <w:rFonts w:asciiTheme="minorHAnsi" w:eastAsiaTheme="minorEastAsia" w:hAnsiTheme="minorHAnsi" w:cstheme="minorBidi"/>
                <w:b/>
                <w:szCs w:val="22"/>
              </w:rPr>
            </w:pPr>
            <w:r w:rsidRPr="00EC78C3">
              <w:rPr>
                <w:rFonts w:asciiTheme="minorHAnsi" w:eastAsiaTheme="minorEastAsia" w:hAnsiTheme="minorHAnsi" w:cstheme="minorBidi"/>
                <w:b/>
                <w:szCs w:val="22"/>
              </w:rPr>
              <w:t>sdbRNStruct</w:t>
            </w:r>
            <w:r w:rsidRPr="00EC78C3">
              <w:rPr>
                <w:rFonts w:asciiTheme="minorHAnsi" w:eastAsiaTheme="minorEastAsia" w:hAnsiTheme="minorHAnsi" w:cstheme="minorBidi" w:hint="eastAsia"/>
                <w:b/>
                <w:szCs w:val="22"/>
              </w:rPr>
              <w:t>(SDB</w:t>
            </w:r>
            <w:r w:rsidRPr="00EC78C3">
              <w:rPr>
                <w:rFonts w:asciiTheme="minorHAnsi" w:eastAsiaTheme="minorEastAsia" w:hAnsiTheme="minorHAnsi" w:cstheme="minorBidi" w:hint="eastAsia"/>
                <w:b/>
                <w:szCs w:val="22"/>
              </w:rPr>
              <w:t>节点相关资源</w:t>
            </w:r>
            <w:r w:rsidRPr="00EC78C3">
              <w:rPr>
                <w:rFonts w:asciiTheme="minorHAnsi" w:eastAsiaTheme="minorEastAsia" w:hAnsiTheme="minorHAnsi" w:cstheme="minorBidi" w:hint="eastAsia"/>
                <w:b/>
                <w:szCs w:val="22"/>
              </w:rPr>
              <w:t>)</w:t>
            </w:r>
          </w:p>
        </w:tc>
        <w:tc>
          <w:tcPr>
            <w:tcW w:w="851" w:type="dxa"/>
          </w:tcPr>
          <w:p w:rsidR="00EC78C3" w:rsidRPr="00CC469D" w:rsidRDefault="00EC78C3" w:rsidP="00E729BF">
            <w:pPr>
              <w:rPr>
                <w:rFonts w:asciiTheme="minorHAnsi" w:eastAsiaTheme="minorEastAsia" w:hAnsiTheme="minorHAnsi" w:cstheme="minorBidi"/>
                <w:color w:val="BFBFBF" w:themeColor="background1" w:themeShade="BF"/>
                <w:szCs w:val="22"/>
              </w:rPr>
            </w:pPr>
            <w:r w:rsidRPr="00CC469D">
              <w:rPr>
                <w:rFonts w:asciiTheme="minorHAnsi" w:eastAsiaTheme="minorEastAsia" w:hAnsiTheme="minorHAnsi" w:cstheme="minorBidi" w:hint="eastAsia"/>
                <w:color w:val="BFBFBF" w:themeColor="background1" w:themeShade="BF"/>
                <w:szCs w:val="22"/>
              </w:rPr>
              <w:t>相同</w:t>
            </w:r>
          </w:p>
        </w:tc>
        <w:tc>
          <w:tcPr>
            <w:tcW w:w="1605" w:type="dxa"/>
          </w:tcPr>
          <w:p w:rsidR="00EC78C3" w:rsidRPr="00AF24A4" w:rsidRDefault="00EC78C3" w:rsidP="00E729BF">
            <w:pPr>
              <w:rPr>
                <w:rFonts w:asciiTheme="minorHAnsi" w:eastAsiaTheme="minorEastAsia" w:hAnsiTheme="minorHAnsi" w:cstheme="minorBidi"/>
                <w:color w:val="BFBFBF" w:themeColor="background1" w:themeShade="BF"/>
                <w:szCs w:val="22"/>
              </w:rPr>
            </w:pPr>
            <w:r w:rsidRPr="00AF24A4">
              <w:rPr>
                <w:rFonts w:asciiTheme="minorHAnsi" w:eastAsiaTheme="minorEastAsia" w:hAnsiTheme="minorHAnsi" w:cstheme="minorBidi" w:hint="eastAsia"/>
                <w:color w:val="BFBFBF" w:themeColor="background1" w:themeShade="BF"/>
                <w:szCs w:val="22"/>
              </w:rPr>
              <w:t>【</w:t>
            </w:r>
            <w:r>
              <w:rPr>
                <w:rFonts w:asciiTheme="minorHAnsi" w:eastAsiaTheme="minorEastAsia" w:hAnsiTheme="minorHAnsi" w:cstheme="minorBidi" w:hint="eastAsia"/>
                <w:color w:val="BFBFBF" w:themeColor="background1" w:themeShade="BF"/>
                <w:szCs w:val="22"/>
              </w:rPr>
              <w:t>约束点</w:t>
            </w:r>
            <w:r w:rsidRPr="00AF24A4">
              <w:rPr>
                <w:rFonts w:asciiTheme="minorHAnsi" w:eastAsiaTheme="minorEastAsia" w:hAnsiTheme="minorHAnsi" w:cstheme="minorBidi" w:hint="eastAsia"/>
                <w:color w:val="BFBFBF" w:themeColor="background1" w:themeShade="BF"/>
                <w:szCs w:val="22"/>
              </w:rPr>
              <w:t>】</w:t>
            </w:r>
          </w:p>
        </w:tc>
        <w:tc>
          <w:tcPr>
            <w:tcW w:w="1605" w:type="dxa"/>
          </w:tcPr>
          <w:p w:rsidR="00EC78C3" w:rsidRPr="00AF24A4" w:rsidRDefault="00EC78C3" w:rsidP="00E729BF">
            <w:pPr>
              <w:rPr>
                <w:rFonts w:asciiTheme="minorHAnsi" w:eastAsiaTheme="minorEastAsia" w:hAnsiTheme="minorHAnsi" w:cstheme="minorBidi"/>
                <w:color w:val="BFBFBF" w:themeColor="background1" w:themeShade="BF"/>
                <w:szCs w:val="22"/>
              </w:rPr>
            </w:pPr>
            <w:r w:rsidRPr="001B3E9B">
              <w:rPr>
                <w:rFonts w:asciiTheme="minorHAnsi" w:eastAsiaTheme="minorEastAsia" w:hAnsiTheme="minorHAnsi" w:cstheme="minorBidi" w:hint="eastAsia"/>
                <w:color w:val="D9D9D9" w:themeColor="background1" w:themeShade="D9"/>
                <w:szCs w:val="22"/>
              </w:rPr>
              <w:t>【已覆盖】</w:t>
            </w:r>
          </w:p>
        </w:tc>
        <w:tc>
          <w:tcPr>
            <w:tcW w:w="1513" w:type="dxa"/>
          </w:tcPr>
          <w:p w:rsidR="00EC78C3" w:rsidRPr="00AF24A4" w:rsidRDefault="00EC78C3" w:rsidP="00E729BF">
            <w:pPr>
              <w:rPr>
                <w:rFonts w:asciiTheme="minorHAnsi" w:eastAsiaTheme="minorEastAsia" w:hAnsiTheme="minorHAnsi" w:cstheme="minorBidi"/>
                <w:color w:val="BFBFBF" w:themeColor="background1" w:themeShade="BF"/>
                <w:szCs w:val="22"/>
              </w:rPr>
            </w:pPr>
            <w:r w:rsidRPr="00AF24A4">
              <w:rPr>
                <w:rFonts w:asciiTheme="minorHAnsi" w:eastAsiaTheme="minorEastAsia" w:hAnsiTheme="minorHAnsi" w:cstheme="minorBidi" w:hint="eastAsia"/>
                <w:color w:val="BFBFBF" w:themeColor="background1" w:themeShade="BF"/>
                <w:szCs w:val="22"/>
              </w:rPr>
              <w:t>【</w:t>
            </w:r>
            <w:r>
              <w:rPr>
                <w:rFonts w:asciiTheme="minorHAnsi" w:eastAsiaTheme="minorEastAsia" w:hAnsiTheme="minorHAnsi" w:cstheme="minorBidi" w:hint="eastAsia"/>
                <w:color w:val="BFBFBF" w:themeColor="background1" w:themeShade="BF"/>
                <w:szCs w:val="22"/>
              </w:rPr>
              <w:t>约束点</w:t>
            </w:r>
            <w:r w:rsidRPr="00AF24A4">
              <w:rPr>
                <w:rFonts w:asciiTheme="minorHAnsi" w:eastAsiaTheme="minorEastAsia" w:hAnsiTheme="minorHAnsi" w:cstheme="minorBidi" w:hint="eastAsia"/>
                <w:color w:val="BFBFBF" w:themeColor="background1" w:themeShade="BF"/>
                <w:szCs w:val="22"/>
              </w:rPr>
              <w:t>】</w:t>
            </w:r>
          </w:p>
        </w:tc>
        <w:tc>
          <w:tcPr>
            <w:tcW w:w="1514" w:type="dxa"/>
          </w:tcPr>
          <w:p w:rsidR="00EC78C3" w:rsidRPr="00AF24A4" w:rsidRDefault="00EC78C3" w:rsidP="00E729BF">
            <w:pPr>
              <w:rPr>
                <w:rFonts w:asciiTheme="minorHAnsi" w:eastAsiaTheme="minorEastAsia" w:hAnsiTheme="minorHAnsi" w:cstheme="minorBidi"/>
                <w:color w:val="BFBFBF" w:themeColor="background1" w:themeShade="BF"/>
                <w:szCs w:val="22"/>
              </w:rPr>
            </w:pPr>
            <w:r w:rsidRPr="00AF24A4">
              <w:rPr>
                <w:rFonts w:asciiTheme="minorHAnsi" w:eastAsiaTheme="minorEastAsia" w:hAnsiTheme="minorHAnsi" w:cstheme="minorBidi" w:hint="eastAsia"/>
                <w:color w:val="BFBFBF" w:themeColor="background1" w:themeShade="BF"/>
                <w:szCs w:val="22"/>
              </w:rPr>
              <w:t>【</w:t>
            </w:r>
            <w:r>
              <w:rPr>
                <w:rFonts w:asciiTheme="minorHAnsi" w:eastAsiaTheme="minorEastAsia" w:hAnsiTheme="minorHAnsi" w:cstheme="minorBidi" w:hint="eastAsia"/>
                <w:color w:val="BFBFBF" w:themeColor="background1" w:themeShade="BF"/>
                <w:szCs w:val="22"/>
              </w:rPr>
              <w:t>约束点</w:t>
            </w:r>
            <w:r w:rsidRPr="00AF24A4">
              <w:rPr>
                <w:rFonts w:asciiTheme="minorHAnsi" w:eastAsiaTheme="minorEastAsia" w:hAnsiTheme="minorHAnsi" w:cstheme="minorBidi" w:hint="eastAsia"/>
                <w:color w:val="BFBFBF" w:themeColor="background1" w:themeShade="BF"/>
                <w:szCs w:val="22"/>
              </w:rPr>
              <w:t>】</w:t>
            </w:r>
          </w:p>
        </w:tc>
      </w:tr>
      <w:tr w:rsidR="00EB0482" w:rsidTr="00E729BF">
        <w:tc>
          <w:tcPr>
            <w:tcW w:w="1242" w:type="dxa"/>
            <w:vMerge/>
          </w:tcPr>
          <w:p w:rsidR="00EB0482" w:rsidRPr="00930E77" w:rsidRDefault="00EB0482" w:rsidP="00E729BF">
            <w:pPr>
              <w:rPr>
                <w:rFonts w:asciiTheme="minorHAnsi" w:eastAsiaTheme="minorEastAsia" w:hAnsiTheme="minorHAnsi" w:cstheme="minorBidi"/>
                <w:szCs w:val="22"/>
              </w:rPr>
            </w:pPr>
          </w:p>
        </w:tc>
        <w:tc>
          <w:tcPr>
            <w:tcW w:w="851" w:type="dxa"/>
          </w:tcPr>
          <w:p w:rsidR="00EB0482" w:rsidRPr="00930E77" w:rsidRDefault="00EB0482" w:rsidP="00E729BF">
            <w:pPr>
              <w:rPr>
                <w:rFonts w:asciiTheme="minorHAnsi" w:eastAsiaTheme="minorEastAsia" w:hAnsiTheme="minorHAnsi" w:cstheme="minorBidi"/>
                <w:szCs w:val="22"/>
              </w:rPr>
            </w:pPr>
            <w:r>
              <w:rPr>
                <w:rFonts w:asciiTheme="minorHAnsi" w:eastAsiaTheme="minorEastAsia" w:hAnsiTheme="minorHAnsi" w:cstheme="minorBidi" w:hint="eastAsia"/>
                <w:szCs w:val="22"/>
              </w:rPr>
              <w:t>不相同</w:t>
            </w:r>
          </w:p>
        </w:tc>
        <w:tc>
          <w:tcPr>
            <w:tcW w:w="1605" w:type="dxa"/>
          </w:tcPr>
          <w:p w:rsidR="00EB0482" w:rsidRDefault="00EB0482" w:rsidP="00E729BF">
            <w:pPr>
              <w:rPr>
                <w:rFonts w:asciiTheme="minorHAnsi" w:eastAsiaTheme="minorEastAsia" w:hAnsiTheme="minorHAnsi" w:cstheme="minorBidi" w:hint="eastAsia"/>
                <w:szCs w:val="22"/>
              </w:rPr>
            </w:pPr>
          </w:p>
        </w:tc>
        <w:tc>
          <w:tcPr>
            <w:tcW w:w="1605" w:type="dxa"/>
          </w:tcPr>
          <w:p w:rsidR="00EB0482" w:rsidRDefault="00EB0482" w:rsidP="00E729BF">
            <w:pPr>
              <w:rPr>
                <w:rFonts w:asciiTheme="minorHAnsi" w:eastAsiaTheme="minorEastAsia" w:hAnsiTheme="minorHAnsi" w:cstheme="minorBidi" w:hint="eastAsia"/>
                <w:szCs w:val="22"/>
              </w:rPr>
            </w:pPr>
            <w:r w:rsidRPr="001B3E9B">
              <w:rPr>
                <w:rFonts w:asciiTheme="minorHAnsi" w:eastAsiaTheme="minorEastAsia" w:hAnsiTheme="minorHAnsi" w:cstheme="minorBidi" w:hint="eastAsia"/>
                <w:color w:val="D9D9D9" w:themeColor="background1" w:themeShade="D9"/>
                <w:szCs w:val="22"/>
              </w:rPr>
              <w:t>【已覆盖】</w:t>
            </w:r>
          </w:p>
        </w:tc>
        <w:tc>
          <w:tcPr>
            <w:tcW w:w="1513" w:type="dxa"/>
          </w:tcPr>
          <w:p w:rsidR="00EB0482" w:rsidRDefault="00EB0482" w:rsidP="00E729BF">
            <w:pPr>
              <w:rPr>
                <w:rFonts w:asciiTheme="minorHAnsi" w:eastAsiaTheme="minorEastAsia" w:hAnsiTheme="minorHAnsi" w:cstheme="minorBidi" w:hint="eastAsia"/>
                <w:szCs w:val="22"/>
              </w:rPr>
            </w:pPr>
          </w:p>
        </w:tc>
        <w:tc>
          <w:tcPr>
            <w:tcW w:w="1514" w:type="dxa"/>
          </w:tcPr>
          <w:p w:rsidR="00EB0482" w:rsidRDefault="00EB0482" w:rsidP="00E729BF">
            <w:pPr>
              <w:rPr>
                <w:rFonts w:asciiTheme="minorHAnsi" w:eastAsiaTheme="minorEastAsia" w:hAnsiTheme="minorHAnsi" w:cstheme="minorBidi" w:hint="eastAsia"/>
                <w:szCs w:val="22"/>
              </w:rPr>
            </w:pPr>
          </w:p>
        </w:tc>
      </w:tr>
    </w:tbl>
    <w:p w:rsidR="001A3A05" w:rsidRDefault="001A3A05" w:rsidP="001A3A05">
      <w:pPr>
        <w:pStyle w:val="ListParagraph"/>
        <w:numPr>
          <w:ilvl w:val="3"/>
          <w:numId w:val="1"/>
        </w:numPr>
        <w:ind w:firstLineChars="0"/>
        <w:rPr>
          <w:rFonts w:asciiTheme="minorHAnsi" w:eastAsiaTheme="minorEastAsia" w:hAnsiTheme="minorHAnsi" w:cstheme="minorBidi" w:hint="eastAsia"/>
          <w:szCs w:val="22"/>
        </w:rPr>
      </w:pPr>
      <w:r w:rsidRPr="002206A6">
        <w:rPr>
          <w:rFonts w:asciiTheme="minorHAnsi" w:eastAsiaTheme="minorEastAsia" w:hAnsiTheme="minorHAnsi" w:cstheme="minorBidi"/>
          <w:szCs w:val="22"/>
        </w:rPr>
        <w:t>sdbCursorStruct</w:t>
      </w:r>
      <w:r>
        <w:rPr>
          <w:rFonts w:asciiTheme="minorHAnsi" w:eastAsiaTheme="minorEastAsia" w:hAnsiTheme="minorHAnsi" w:cstheme="minorBidi" w:hint="eastAsia"/>
          <w:szCs w:val="22"/>
        </w:rPr>
        <w:t>(SDB</w:t>
      </w:r>
      <w:r>
        <w:rPr>
          <w:rFonts w:asciiTheme="minorHAnsi" w:eastAsiaTheme="minorEastAsia" w:hAnsiTheme="minorHAnsi" w:cstheme="minorBidi" w:hint="eastAsia"/>
          <w:szCs w:val="22"/>
        </w:rPr>
        <w:t>游标句柄资源</w:t>
      </w:r>
      <w:r>
        <w:rPr>
          <w:rFonts w:asciiTheme="minorHAnsi" w:eastAsiaTheme="minorEastAsia" w:hAnsiTheme="minorHAnsi" w:cstheme="minorBidi" w:hint="eastAsia"/>
          <w:szCs w:val="22"/>
        </w:rPr>
        <w:t>)</w:t>
      </w:r>
    </w:p>
    <w:p w:rsidR="0094120F" w:rsidRPr="0094120F" w:rsidRDefault="00EC78C3" w:rsidP="0094120F">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 xml:space="preserve">   </w:t>
      </w:r>
      <w:r>
        <w:rPr>
          <w:rFonts w:asciiTheme="minorHAnsi" w:eastAsiaTheme="minorEastAsia" w:hAnsiTheme="minorHAnsi" w:cstheme="minorBidi" w:hint="eastAsia"/>
          <w:szCs w:val="22"/>
        </w:rPr>
        <w:t>在游标这一层进行并发操作，多条线程并发的执行自己的逻辑。</w:t>
      </w:r>
    </w:p>
    <w:tbl>
      <w:tblPr>
        <w:tblStyle w:val="TableGrid"/>
        <w:tblW w:w="8523" w:type="dxa"/>
        <w:tblLayout w:type="fixed"/>
        <w:tblLook w:val="04A0"/>
      </w:tblPr>
      <w:tblGrid>
        <w:gridCol w:w="1241"/>
        <w:gridCol w:w="1261"/>
        <w:gridCol w:w="1007"/>
        <w:gridCol w:w="1007"/>
        <w:gridCol w:w="911"/>
        <w:gridCol w:w="910"/>
        <w:gridCol w:w="1093"/>
        <w:gridCol w:w="1093"/>
      </w:tblGrid>
      <w:tr w:rsidR="001A3A05" w:rsidTr="005762CE">
        <w:tc>
          <w:tcPr>
            <w:tcW w:w="2502" w:type="dxa"/>
            <w:gridSpan w:val="2"/>
            <w:vMerge w:val="restart"/>
            <w:tcBorders>
              <w:tl2br w:val="single" w:sz="4" w:space="0" w:color="auto"/>
            </w:tcBorders>
          </w:tcPr>
          <w:p w:rsidR="001A3A05" w:rsidRDefault="001A3A05" w:rsidP="001A3A05">
            <w:pPr>
              <w:rPr>
                <w:rFonts w:asciiTheme="minorHAnsi" w:eastAsiaTheme="minorEastAsia" w:hAnsiTheme="minorHAnsi" w:cstheme="minorBidi" w:hint="eastAsia"/>
                <w:szCs w:val="22"/>
              </w:rPr>
            </w:pPr>
            <w:r>
              <w:rPr>
                <w:rFonts w:asciiTheme="minorHAnsi" w:eastAsiaTheme="minorEastAsia" w:hAnsiTheme="minorHAnsi" w:cstheme="minorBidi" w:hint="eastAsia"/>
                <w:b/>
                <w:sz w:val="32"/>
                <w:szCs w:val="32"/>
                <w:vertAlign w:val="subscript"/>
              </w:rPr>
              <w:t>正交因子</w:t>
            </w:r>
            <w:r>
              <w:rPr>
                <w:rFonts w:asciiTheme="minorHAnsi" w:eastAsiaTheme="minorEastAsia" w:hAnsiTheme="minorHAnsi" w:cstheme="minorBidi" w:hint="eastAsia"/>
                <w:b/>
                <w:sz w:val="32"/>
                <w:szCs w:val="32"/>
                <w:vertAlign w:val="subscript"/>
              </w:rPr>
              <w:t>1</w:t>
            </w:r>
            <w:r w:rsidRPr="00E552DD">
              <w:rPr>
                <w:rFonts w:asciiTheme="minorHAnsi" w:eastAsiaTheme="minorEastAsia" w:hAnsiTheme="minorHAnsi" w:cstheme="minorBidi" w:hint="eastAsia"/>
                <w:b/>
                <w:sz w:val="32"/>
                <w:szCs w:val="32"/>
                <w:vertAlign w:val="superscript"/>
              </w:rPr>
              <w:t>正交因子</w:t>
            </w:r>
            <w:r>
              <w:rPr>
                <w:rFonts w:asciiTheme="minorHAnsi" w:eastAsiaTheme="minorEastAsia" w:hAnsiTheme="minorHAnsi" w:cstheme="minorBidi" w:hint="eastAsia"/>
                <w:b/>
                <w:sz w:val="32"/>
                <w:szCs w:val="32"/>
                <w:vertAlign w:val="superscript"/>
              </w:rPr>
              <w:t>2</w:t>
            </w:r>
          </w:p>
        </w:tc>
        <w:tc>
          <w:tcPr>
            <w:tcW w:w="2014" w:type="dxa"/>
            <w:gridSpan w:val="2"/>
          </w:tcPr>
          <w:p w:rsidR="001A3A05" w:rsidRPr="00EC78C3" w:rsidRDefault="001A3A05" w:rsidP="001A3A05">
            <w:pPr>
              <w:rPr>
                <w:rFonts w:asciiTheme="minorHAnsi" w:eastAsiaTheme="minorEastAsia" w:hAnsiTheme="minorHAnsi" w:cstheme="minorBidi" w:hint="eastAsia"/>
                <w:b/>
                <w:szCs w:val="22"/>
              </w:rPr>
            </w:pPr>
            <w:r w:rsidRPr="00EC78C3">
              <w:rPr>
                <w:rFonts w:asciiTheme="minorHAnsi" w:eastAsiaTheme="minorEastAsia" w:hAnsiTheme="minorHAnsi" w:cstheme="minorBidi"/>
                <w:b/>
                <w:szCs w:val="22"/>
              </w:rPr>
              <w:t>sdbConnectionStruct</w:t>
            </w:r>
            <w:r w:rsidRPr="00EC78C3">
              <w:rPr>
                <w:rFonts w:asciiTheme="minorHAnsi" w:eastAsiaTheme="minorEastAsia" w:hAnsiTheme="minorHAnsi" w:cstheme="minorBidi" w:hint="eastAsia"/>
                <w:b/>
                <w:szCs w:val="22"/>
              </w:rPr>
              <w:t xml:space="preserve"> (SDB</w:t>
            </w:r>
            <w:r w:rsidRPr="00EC78C3">
              <w:rPr>
                <w:rFonts w:asciiTheme="minorHAnsi" w:eastAsiaTheme="minorEastAsia" w:hAnsiTheme="minorHAnsi" w:cstheme="minorBidi" w:hint="eastAsia"/>
                <w:b/>
                <w:szCs w:val="22"/>
              </w:rPr>
              <w:t>连接资源</w:t>
            </w:r>
            <w:r w:rsidRPr="00EC78C3">
              <w:rPr>
                <w:rFonts w:asciiTheme="minorHAnsi" w:eastAsiaTheme="minorEastAsia" w:hAnsiTheme="minorHAnsi" w:cstheme="minorBidi" w:hint="eastAsia"/>
                <w:b/>
                <w:szCs w:val="22"/>
              </w:rPr>
              <w:t>)</w:t>
            </w:r>
          </w:p>
        </w:tc>
        <w:tc>
          <w:tcPr>
            <w:tcW w:w="1821" w:type="dxa"/>
            <w:gridSpan w:val="2"/>
          </w:tcPr>
          <w:p w:rsidR="001A3A05" w:rsidRPr="00EC78C3" w:rsidRDefault="001A3A05" w:rsidP="001A3A05">
            <w:pPr>
              <w:rPr>
                <w:rFonts w:asciiTheme="minorHAnsi" w:eastAsiaTheme="minorEastAsia" w:hAnsiTheme="minorHAnsi" w:cstheme="minorBidi" w:hint="eastAsia"/>
                <w:b/>
                <w:szCs w:val="22"/>
              </w:rPr>
            </w:pPr>
            <w:r w:rsidRPr="00EC78C3">
              <w:rPr>
                <w:rFonts w:asciiTheme="minorHAnsi" w:eastAsiaTheme="minorEastAsia" w:hAnsiTheme="minorHAnsi" w:cstheme="minorBidi"/>
                <w:b/>
                <w:szCs w:val="22"/>
              </w:rPr>
              <w:t>sdbCSStruct</w:t>
            </w:r>
            <w:r w:rsidRPr="00EC78C3">
              <w:rPr>
                <w:rFonts w:asciiTheme="minorHAnsi" w:eastAsiaTheme="minorEastAsia" w:hAnsiTheme="minorHAnsi" w:cstheme="minorBidi" w:hint="eastAsia"/>
                <w:b/>
                <w:szCs w:val="22"/>
              </w:rPr>
              <w:t>(SDB</w:t>
            </w:r>
            <w:r w:rsidRPr="00EC78C3">
              <w:rPr>
                <w:rFonts w:asciiTheme="minorHAnsi" w:eastAsiaTheme="minorEastAsia" w:hAnsiTheme="minorHAnsi" w:cstheme="minorBidi" w:hint="eastAsia"/>
                <w:b/>
                <w:szCs w:val="22"/>
              </w:rPr>
              <w:t>集合空间相关资源</w:t>
            </w:r>
            <w:r w:rsidRPr="00EC78C3">
              <w:rPr>
                <w:rFonts w:asciiTheme="minorHAnsi" w:eastAsiaTheme="minorEastAsia" w:hAnsiTheme="minorHAnsi" w:cstheme="minorBidi" w:hint="eastAsia"/>
                <w:b/>
                <w:szCs w:val="22"/>
              </w:rPr>
              <w:t>)</w:t>
            </w:r>
          </w:p>
        </w:tc>
        <w:tc>
          <w:tcPr>
            <w:tcW w:w="2186" w:type="dxa"/>
            <w:gridSpan w:val="2"/>
          </w:tcPr>
          <w:p w:rsidR="001A3A05" w:rsidRPr="00EC78C3" w:rsidRDefault="001A3A05" w:rsidP="001A3A05">
            <w:pPr>
              <w:rPr>
                <w:rFonts w:asciiTheme="minorHAnsi" w:eastAsiaTheme="minorEastAsia" w:hAnsiTheme="minorHAnsi" w:cstheme="minorBidi" w:hint="eastAsia"/>
                <w:b/>
                <w:szCs w:val="22"/>
              </w:rPr>
            </w:pPr>
            <w:r w:rsidRPr="00EC78C3">
              <w:rPr>
                <w:rFonts w:asciiTheme="minorHAnsi" w:eastAsiaTheme="minorEastAsia" w:hAnsiTheme="minorHAnsi" w:cstheme="minorBidi"/>
                <w:b/>
                <w:szCs w:val="22"/>
              </w:rPr>
              <w:t>sdbCollectionStruct</w:t>
            </w:r>
            <w:r w:rsidRPr="00EC78C3">
              <w:rPr>
                <w:rFonts w:asciiTheme="minorHAnsi" w:eastAsiaTheme="minorEastAsia" w:hAnsiTheme="minorHAnsi" w:cstheme="minorBidi" w:hint="eastAsia"/>
                <w:b/>
                <w:szCs w:val="22"/>
              </w:rPr>
              <w:t>(SDB</w:t>
            </w:r>
            <w:r w:rsidRPr="00EC78C3">
              <w:rPr>
                <w:rFonts w:asciiTheme="minorHAnsi" w:eastAsiaTheme="minorEastAsia" w:hAnsiTheme="minorHAnsi" w:cstheme="minorBidi" w:hint="eastAsia"/>
                <w:b/>
                <w:szCs w:val="22"/>
              </w:rPr>
              <w:t>集合空间相关资源</w:t>
            </w:r>
            <w:r w:rsidRPr="00EC78C3">
              <w:rPr>
                <w:rFonts w:asciiTheme="minorHAnsi" w:eastAsiaTheme="minorEastAsia" w:hAnsiTheme="minorHAnsi" w:cstheme="minorBidi" w:hint="eastAsia"/>
                <w:b/>
                <w:szCs w:val="22"/>
              </w:rPr>
              <w:t>)</w:t>
            </w:r>
          </w:p>
        </w:tc>
      </w:tr>
      <w:tr w:rsidR="001A3A05" w:rsidTr="005762CE">
        <w:tc>
          <w:tcPr>
            <w:tcW w:w="2502" w:type="dxa"/>
            <w:gridSpan w:val="2"/>
            <w:vMerge/>
            <w:tcBorders>
              <w:tl2br w:val="single" w:sz="4" w:space="0" w:color="auto"/>
            </w:tcBorders>
          </w:tcPr>
          <w:p w:rsidR="001A3A05" w:rsidRDefault="001A3A05" w:rsidP="001A3A05">
            <w:pPr>
              <w:rPr>
                <w:rFonts w:asciiTheme="minorHAnsi" w:eastAsiaTheme="minorEastAsia" w:hAnsiTheme="minorHAnsi" w:cstheme="minorBidi" w:hint="eastAsia"/>
                <w:szCs w:val="22"/>
              </w:rPr>
            </w:pPr>
          </w:p>
        </w:tc>
        <w:tc>
          <w:tcPr>
            <w:tcW w:w="1007" w:type="dxa"/>
          </w:tcPr>
          <w:p w:rsidR="001A3A05" w:rsidRDefault="001A3A05" w:rsidP="001A3A05">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相同</w:t>
            </w:r>
          </w:p>
        </w:tc>
        <w:tc>
          <w:tcPr>
            <w:tcW w:w="1007" w:type="dxa"/>
          </w:tcPr>
          <w:p w:rsidR="001A3A05" w:rsidRPr="0094120F" w:rsidRDefault="001A3A05" w:rsidP="001A3A05">
            <w:pPr>
              <w:rPr>
                <w:rFonts w:asciiTheme="minorHAnsi" w:eastAsiaTheme="minorEastAsia" w:hAnsiTheme="minorHAnsi" w:cstheme="minorBidi" w:hint="eastAsia"/>
                <w:color w:val="BFBFBF" w:themeColor="background1" w:themeShade="BF"/>
                <w:szCs w:val="22"/>
              </w:rPr>
            </w:pPr>
            <w:r w:rsidRPr="0094120F">
              <w:rPr>
                <w:rFonts w:asciiTheme="minorHAnsi" w:eastAsiaTheme="minorEastAsia" w:hAnsiTheme="minorHAnsi" w:cstheme="minorBidi" w:hint="eastAsia"/>
                <w:color w:val="BFBFBF" w:themeColor="background1" w:themeShade="BF"/>
                <w:szCs w:val="22"/>
              </w:rPr>
              <w:t>不相同</w:t>
            </w:r>
          </w:p>
        </w:tc>
        <w:tc>
          <w:tcPr>
            <w:tcW w:w="911" w:type="dxa"/>
          </w:tcPr>
          <w:p w:rsidR="001A3A05" w:rsidRDefault="001A3A05" w:rsidP="001A3A05">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相同</w:t>
            </w:r>
          </w:p>
        </w:tc>
        <w:tc>
          <w:tcPr>
            <w:tcW w:w="910" w:type="dxa"/>
          </w:tcPr>
          <w:p w:rsidR="001A3A05" w:rsidRDefault="001A3A05" w:rsidP="001A3A05">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不相同</w:t>
            </w:r>
          </w:p>
        </w:tc>
        <w:tc>
          <w:tcPr>
            <w:tcW w:w="1093" w:type="dxa"/>
          </w:tcPr>
          <w:p w:rsidR="001A3A05" w:rsidRDefault="001A3A05" w:rsidP="001A3A05">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相同</w:t>
            </w:r>
          </w:p>
        </w:tc>
        <w:tc>
          <w:tcPr>
            <w:tcW w:w="1093" w:type="dxa"/>
          </w:tcPr>
          <w:p w:rsidR="001A3A05" w:rsidRDefault="001A3A05" w:rsidP="001A3A05">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不相同</w:t>
            </w:r>
          </w:p>
        </w:tc>
      </w:tr>
      <w:tr w:rsidR="00EC78C3" w:rsidTr="005762CE">
        <w:trPr>
          <w:trHeight w:val="891"/>
        </w:trPr>
        <w:tc>
          <w:tcPr>
            <w:tcW w:w="1241" w:type="dxa"/>
            <w:vMerge w:val="restart"/>
          </w:tcPr>
          <w:p w:rsidR="00EC78C3" w:rsidRPr="00EC78C3" w:rsidRDefault="00EC78C3" w:rsidP="001A3A05">
            <w:pPr>
              <w:rPr>
                <w:rFonts w:asciiTheme="minorHAnsi" w:eastAsiaTheme="minorEastAsia" w:hAnsiTheme="minorHAnsi" w:cstheme="minorBidi" w:hint="eastAsia"/>
                <w:b/>
                <w:szCs w:val="22"/>
              </w:rPr>
            </w:pPr>
            <w:r w:rsidRPr="00EC78C3">
              <w:rPr>
                <w:rFonts w:asciiTheme="minorHAnsi" w:eastAsiaTheme="minorEastAsia" w:hAnsiTheme="minorHAnsi" w:cstheme="minorBidi"/>
                <w:b/>
                <w:szCs w:val="22"/>
              </w:rPr>
              <w:t>sdbCursorStruct</w:t>
            </w:r>
            <w:r w:rsidRPr="00EC78C3">
              <w:rPr>
                <w:rFonts w:asciiTheme="minorHAnsi" w:eastAsiaTheme="minorEastAsia" w:hAnsiTheme="minorHAnsi" w:cstheme="minorBidi" w:hint="eastAsia"/>
                <w:b/>
                <w:szCs w:val="22"/>
              </w:rPr>
              <w:t>(SDB</w:t>
            </w:r>
            <w:r w:rsidRPr="00EC78C3">
              <w:rPr>
                <w:rFonts w:asciiTheme="minorHAnsi" w:eastAsiaTheme="minorEastAsia" w:hAnsiTheme="minorHAnsi" w:cstheme="minorBidi" w:hint="eastAsia"/>
                <w:b/>
                <w:szCs w:val="22"/>
              </w:rPr>
              <w:t>游标句柄资源</w:t>
            </w:r>
            <w:r w:rsidRPr="00EC78C3">
              <w:rPr>
                <w:rFonts w:asciiTheme="minorHAnsi" w:eastAsiaTheme="minorEastAsia" w:hAnsiTheme="minorHAnsi" w:cstheme="minorBidi" w:hint="eastAsia"/>
                <w:b/>
                <w:szCs w:val="22"/>
              </w:rPr>
              <w:t>)</w:t>
            </w:r>
          </w:p>
        </w:tc>
        <w:tc>
          <w:tcPr>
            <w:tcW w:w="1261" w:type="dxa"/>
          </w:tcPr>
          <w:p w:rsidR="00EC78C3" w:rsidRPr="00CC469D" w:rsidRDefault="00EC78C3" w:rsidP="001A3A05">
            <w:pPr>
              <w:rPr>
                <w:rFonts w:asciiTheme="minorHAnsi" w:eastAsiaTheme="minorEastAsia" w:hAnsiTheme="minorHAnsi" w:cstheme="minorBidi" w:hint="eastAsia"/>
                <w:color w:val="BFBFBF" w:themeColor="background1" w:themeShade="BF"/>
                <w:szCs w:val="22"/>
              </w:rPr>
            </w:pPr>
            <w:r w:rsidRPr="00CC469D">
              <w:rPr>
                <w:rFonts w:asciiTheme="minorHAnsi" w:eastAsiaTheme="minorEastAsia" w:hAnsiTheme="minorHAnsi" w:cstheme="minorBidi" w:hint="eastAsia"/>
                <w:color w:val="BFBFBF" w:themeColor="background1" w:themeShade="BF"/>
                <w:szCs w:val="22"/>
              </w:rPr>
              <w:t>相同</w:t>
            </w:r>
          </w:p>
        </w:tc>
        <w:tc>
          <w:tcPr>
            <w:tcW w:w="1007" w:type="dxa"/>
          </w:tcPr>
          <w:p w:rsidR="00EC78C3" w:rsidRPr="00AF24A4" w:rsidRDefault="00EC78C3" w:rsidP="00E729BF">
            <w:pPr>
              <w:rPr>
                <w:rFonts w:asciiTheme="minorHAnsi" w:eastAsiaTheme="minorEastAsia" w:hAnsiTheme="minorHAnsi" w:cstheme="minorBidi"/>
                <w:color w:val="BFBFBF" w:themeColor="background1" w:themeShade="BF"/>
                <w:szCs w:val="22"/>
              </w:rPr>
            </w:pPr>
            <w:r w:rsidRPr="00AF24A4">
              <w:rPr>
                <w:rFonts w:asciiTheme="minorHAnsi" w:eastAsiaTheme="minorEastAsia" w:hAnsiTheme="minorHAnsi" w:cstheme="minorBidi" w:hint="eastAsia"/>
                <w:color w:val="BFBFBF" w:themeColor="background1" w:themeShade="BF"/>
                <w:szCs w:val="22"/>
              </w:rPr>
              <w:t>【</w:t>
            </w:r>
            <w:r>
              <w:rPr>
                <w:rFonts w:asciiTheme="minorHAnsi" w:eastAsiaTheme="minorEastAsia" w:hAnsiTheme="minorHAnsi" w:cstheme="minorBidi" w:hint="eastAsia"/>
                <w:color w:val="BFBFBF" w:themeColor="background1" w:themeShade="BF"/>
                <w:szCs w:val="22"/>
              </w:rPr>
              <w:t>约束点</w:t>
            </w:r>
            <w:r w:rsidRPr="00AF24A4">
              <w:rPr>
                <w:rFonts w:asciiTheme="minorHAnsi" w:eastAsiaTheme="minorEastAsia" w:hAnsiTheme="minorHAnsi" w:cstheme="minorBidi" w:hint="eastAsia"/>
                <w:color w:val="BFBFBF" w:themeColor="background1" w:themeShade="BF"/>
                <w:szCs w:val="22"/>
              </w:rPr>
              <w:t>】</w:t>
            </w:r>
          </w:p>
        </w:tc>
        <w:tc>
          <w:tcPr>
            <w:tcW w:w="1007" w:type="dxa"/>
          </w:tcPr>
          <w:p w:rsidR="00EC78C3" w:rsidRPr="00AF24A4" w:rsidRDefault="00EC78C3" w:rsidP="00E729BF">
            <w:pPr>
              <w:rPr>
                <w:rFonts w:asciiTheme="minorHAnsi" w:eastAsiaTheme="minorEastAsia" w:hAnsiTheme="minorHAnsi" w:cstheme="minorBidi"/>
                <w:color w:val="BFBFBF" w:themeColor="background1" w:themeShade="BF"/>
                <w:szCs w:val="22"/>
              </w:rPr>
            </w:pPr>
            <w:r w:rsidRPr="001B3E9B">
              <w:rPr>
                <w:rFonts w:asciiTheme="minorHAnsi" w:eastAsiaTheme="minorEastAsia" w:hAnsiTheme="minorHAnsi" w:cstheme="minorBidi" w:hint="eastAsia"/>
                <w:color w:val="D9D9D9" w:themeColor="background1" w:themeShade="D9"/>
                <w:szCs w:val="22"/>
              </w:rPr>
              <w:t>【已覆盖】</w:t>
            </w:r>
          </w:p>
        </w:tc>
        <w:tc>
          <w:tcPr>
            <w:tcW w:w="911" w:type="dxa"/>
          </w:tcPr>
          <w:p w:rsidR="00EC78C3" w:rsidRPr="00AF24A4" w:rsidRDefault="00EC78C3" w:rsidP="00E729BF">
            <w:pPr>
              <w:rPr>
                <w:rFonts w:asciiTheme="minorHAnsi" w:eastAsiaTheme="minorEastAsia" w:hAnsiTheme="minorHAnsi" w:cstheme="minorBidi"/>
                <w:color w:val="BFBFBF" w:themeColor="background1" w:themeShade="BF"/>
                <w:szCs w:val="22"/>
              </w:rPr>
            </w:pPr>
            <w:r w:rsidRPr="00AF24A4">
              <w:rPr>
                <w:rFonts w:asciiTheme="minorHAnsi" w:eastAsiaTheme="minorEastAsia" w:hAnsiTheme="minorHAnsi" w:cstheme="minorBidi" w:hint="eastAsia"/>
                <w:color w:val="BFBFBF" w:themeColor="background1" w:themeShade="BF"/>
                <w:szCs w:val="22"/>
              </w:rPr>
              <w:t>【</w:t>
            </w:r>
            <w:r>
              <w:rPr>
                <w:rFonts w:asciiTheme="minorHAnsi" w:eastAsiaTheme="minorEastAsia" w:hAnsiTheme="minorHAnsi" w:cstheme="minorBidi" w:hint="eastAsia"/>
                <w:color w:val="BFBFBF" w:themeColor="background1" w:themeShade="BF"/>
                <w:szCs w:val="22"/>
              </w:rPr>
              <w:t>约束点</w:t>
            </w:r>
            <w:r w:rsidRPr="00AF24A4">
              <w:rPr>
                <w:rFonts w:asciiTheme="minorHAnsi" w:eastAsiaTheme="minorEastAsia" w:hAnsiTheme="minorHAnsi" w:cstheme="minorBidi" w:hint="eastAsia"/>
                <w:color w:val="BFBFBF" w:themeColor="background1" w:themeShade="BF"/>
                <w:szCs w:val="22"/>
              </w:rPr>
              <w:t>】</w:t>
            </w:r>
          </w:p>
        </w:tc>
        <w:tc>
          <w:tcPr>
            <w:tcW w:w="910" w:type="dxa"/>
          </w:tcPr>
          <w:p w:rsidR="00EC78C3" w:rsidRPr="00AF24A4" w:rsidRDefault="00EC78C3" w:rsidP="00E729BF">
            <w:pPr>
              <w:rPr>
                <w:rFonts w:asciiTheme="minorHAnsi" w:eastAsiaTheme="minorEastAsia" w:hAnsiTheme="minorHAnsi" w:cstheme="minorBidi"/>
                <w:color w:val="BFBFBF" w:themeColor="background1" w:themeShade="BF"/>
                <w:szCs w:val="22"/>
              </w:rPr>
            </w:pPr>
            <w:r w:rsidRPr="00AF24A4">
              <w:rPr>
                <w:rFonts w:asciiTheme="minorHAnsi" w:eastAsiaTheme="minorEastAsia" w:hAnsiTheme="minorHAnsi" w:cstheme="minorBidi" w:hint="eastAsia"/>
                <w:color w:val="BFBFBF" w:themeColor="background1" w:themeShade="BF"/>
                <w:szCs w:val="22"/>
              </w:rPr>
              <w:t>【</w:t>
            </w:r>
            <w:r>
              <w:rPr>
                <w:rFonts w:asciiTheme="minorHAnsi" w:eastAsiaTheme="minorEastAsia" w:hAnsiTheme="minorHAnsi" w:cstheme="minorBidi" w:hint="eastAsia"/>
                <w:color w:val="BFBFBF" w:themeColor="background1" w:themeShade="BF"/>
                <w:szCs w:val="22"/>
              </w:rPr>
              <w:t>约束点</w:t>
            </w:r>
            <w:r w:rsidRPr="00AF24A4">
              <w:rPr>
                <w:rFonts w:asciiTheme="minorHAnsi" w:eastAsiaTheme="minorEastAsia" w:hAnsiTheme="minorHAnsi" w:cstheme="minorBidi" w:hint="eastAsia"/>
                <w:color w:val="BFBFBF" w:themeColor="background1" w:themeShade="BF"/>
                <w:szCs w:val="22"/>
              </w:rPr>
              <w:t>】</w:t>
            </w:r>
          </w:p>
        </w:tc>
        <w:tc>
          <w:tcPr>
            <w:tcW w:w="1093" w:type="dxa"/>
          </w:tcPr>
          <w:p w:rsidR="00EC78C3" w:rsidRPr="00AF24A4" w:rsidRDefault="00EC78C3" w:rsidP="00E729BF">
            <w:pPr>
              <w:rPr>
                <w:rFonts w:asciiTheme="minorHAnsi" w:eastAsiaTheme="minorEastAsia" w:hAnsiTheme="minorHAnsi" w:cstheme="minorBidi"/>
                <w:color w:val="BFBFBF" w:themeColor="background1" w:themeShade="BF"/>
                <w:szCs w:val="22"/>
              </w:rPr>
            </w:pPr>
            <w:r w:rsidRPr="00AF24A4">
              <w:rPr>
                <w:rFonts w:asciiTheme="minorHAnsi" w:eastAsiaTheme="minorEastAsia" w:hAnsiTheme="minorHAnsi" w:cstheme="minorBidi" w:hint="eastAsia"/>
                <w:color w:val="BFBFBF" w:themeColor="background1" w:themeShade="BF"/>
                <w:szCs w:val="22"/>
              </w:rPr>
              <w:t>【</w:t>
            </w:r>
            <w:r>
              <w:rPr>
                <w:rFonts w:asciiTheme="minorHAnsi" w:eastAsiaTheme="minorEastAsia" w:hAnsiTheme="minorHAnsi" w:cstheme="minorBidi" w:hint="eastAsia"/>
                <w:color w:val="BFBFBF" w:themeColor="background1" w:themeShade="BF"/>
                <w:szCs w:val="22"/>
              </w:rPr>
              <w:t>约束点</w:t>
            </w:r>
            <w:r w:rsidRPr="00AF24A4">
              <w:rPr>
                <w:rFonts w:asciiTheme="minorHAnsi" w:eastAsiaTheme="minorEastAsia" w:hAnsiTheme="minorHAnsi" w:cstheme="minorBidi" w:hint="eastAsia"/>
                <w:color w:val="BFBFBF" w:themeColor="background1" w:themeShade="BF"/>
                <w:szCs w:val="22"/>
              </w:rPr>
              <w:t>】</w:t>
            </w:r>
          </w:p>
        </w:tc>
        <w:tc>
          <w:tcPr>
            <w:tcW w:w="1093" w:type="dxa"/>
          </w:tcPr>
          <w:p w:rsidR="00EC78C3" w:rsidRPr="00AF24A4" w:rsidRDefault="00EC78C3" w:rsidP="00E729BF">
            <w:pPr>
              <w:rPr>
                <w:rFonts w:asciiTheme="minorHAnsi" w:eastAsiaTheme="minorEastAsia" w:hAnsiTheme="minorHAnsi" w:cstheme="minorBidi"/>
                <w:color w:val="BFBFBF" w:themeColor="background1" w:themeShade="BF"/>
                <w:szCs w:val="22"/>
              </w:rPr>
            </w:pPr>
            <w:r w:rsidRPr="00AF24A4">
              <w:rPr>
                <w:rFonts w:asciiTheme="minorHAnsi" w:eastAsiaTheme="minorEastAsia" w:hAnsiTheme="minorHAnsi" w:cstheme="minorBidi" w:hint="eastAsia"/>
                <w:color w:val="BFBFBF" w:themeColor="background1" w:themeShade="BF"/>
                <w:szCs w:val="22"/>
              </w:rPr>
              <w:t>【</w:t>
            </w:r>
            <w:r>
              <w:rPr>
                <w:rFonts w:asciiTheme="minorHAnsi" w:eastAsiaTheme="minorEastAsia" w:hAnsiTheme="minorHAnsi" w:cstheme="minorBidi" w:hint="eastAsia"/>
                <w:color w:val="BFBFBF" w:themeColor="background1" w:themeShade="BF"/>
                <w:szCs w:val="22"/>
              </w:rPr>
              <w:t>约束点</w:t>
            </w:r>
            <w:r w:rsidRPr="00AF24A4">
              <w:rPr>
                <w:rFonts w:asciiTheme="minorHAnsi" w:eastAsiaTheme="minorEastAsia" w:hAnsiTheme="minorHAnsi" w:cstheme="minorBidi" w:hint="eastAsia"/>
                <w:color w:val="BFBFBF" w:themeColor="background1" w:themeShade="BF"/>
                <w:szCs w:val="22"/>
              </w:rPr>
              <w:t>】</w:t>
            </w:r>
          </w:p>
        </w:tc>
      </w:tr>
      <w:tr w:rsidR="00EC78C3" w:rsidTr="005762CE">
        <w:tc>
          <w:tcPr>
            <w:tcW w:w="1241" w:type="dxa"/>
            <w:vMerge/>
          </w:tcPr>
          <w:p w:rsidR="00EC78C3" w:rsidRDefault="00EC78C3" w:rsidP="001A3A05">
            <w:pPr>
              <w:rPr>
                <w:rFonts w:asciiTheme="minorHAnsi" w:eastAsiaTheme="minorEastAsia" w:hAnsiTheme="minorHAnsi" w:cstheme="minorBidi" w:hint="eastAsia"/>
                <w:szCs w:val="22"/>
              </w:rPr>
            </w:pPr>
          </w:p>
        </w:tc>
        <w:tc>
          <w:tcPr>
            <w:tcW w:w="1261" w:type="dxa"/>
          </w:tcPr>
          <w:p w:rsidR="00EC78C3" w:rsidRDefault="00EC78C3" w:rsidP="001A3A05">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不相同</w:t>
            </w:r>
          </w:p>
        </w:tc>
        <w:tc>
          <w:tcPr>
            <w:tcW w:w="1007" w:type="dxa"/>
          </w:tcPr>
          <w:p w:rsidR="00EC78C3" w:rsidRDefault="00EC78C3" w:rsidP="001A3A05">
            <w:pPr>
              <w:rPr>
                <w:rFonts w:asciiTheme="minorHAnsi" w:eastAsiaTheme="minorEastAsia" w:hAnsiTheme="minorHAnsi" w:cstheme="minorBidi" w:hint="eastAsia"/>
                <w:szCs w:val="22"/>
              </w:rPr>
            </w:pPr>
          </w:p>
        </w:tc>
        <w:tc>
          <w:tcPr>
            <w:tcW w:w="1007" w:type="dxa"/>
          </w:tcPr>
          <w:p w:rsidR="00EC78C3" w:rsidRDefault="00EC78C3" w:rsidP="00E729BF">
            <w:pPr>
              <w:rPr>
                <w:rFonts w:asciiTheme="minorHAnsi" w:eastAsiaTheme="minorEastAsia" w:hAnsiTheme="minorHAnsi" w:cstheme="minorBidi" w:hint="eastAsia"/>
                <w:szCs w:val="22"/>
              </w:rPr>
            </w:pPr>
            <w:r w:rsidRPr="001B3E9B">
              <w:rPr>
                <w:rFonts w:asciiTheme="minorHAnsi" w:eastAsiaTheme="minorEastAsia" w:hAnsiTheme="minorHAnsi" w:cstheme="minorBidi" w:hint="eastAsia"/>
                <w:color w:val="D9D9D9" w:themeColor="background1" w:themeShade="D9"/>
                <w:szCs w:val="22"/>
              </w:rPr>
              <w:t>【已覆盖】</w:t>
            </w:r>
          </w:p>
        </w:tc>
        <w:tc>
          <w:tcPr>
            <w:tcW w:w="911" w:type="dxa"/>
          </w:tcPr>
          <w:p w:rsidR="00EC78C3" w:rsidRDefault="00EC78C3" w:rsidP="001A3A05">
            <w:pPr>
              <w:rPr>
                <w:rFonts w:asciiTheme="minorHAnsi" w:eastAsiaTheme="minorEastAsia" w:hAnsiTheme="minorHAnsi" w:cstheme="minorBidi" w:hint="eastAsia"/>
                <w:szCs w:val="22"/>
              </w:rPr>
            </w:pPr>
          </w:p>
        </w:tc>
        <w:tc>
          <w:tcPr>
            <w:tcW w:w="910" w:type="dxa"/>
          </w:tcPr>
          <w:p w:rsidR="00EC78C3" w:rsidRDefault="00EC78C3" w:rsidP="001A3A05">
            <w:pPr>
              <w:rPr>
                <w:rFonts w:asciiTheme="minorHAnsi" w:eastAsiaTheme="minorEastAsia" w:hAnsiTheme="minorHAnsi" w:cstheme="minorBidi" w:hint="eastAsia"/>
                <w:szCs w:val="22"/>
              </w:rPr>
            </w:pPr>
          </w:p>
        </w:tc>
        <w:tc>
          <w:tcPr>
            <w:tcW w:w="1093" w:type="dxa"/>
          </w:tcPr>
          <w:p w:rsidR="00EC78C3" w:rsidRDefault="00EC78C3" w:rsidP="001A3A05">
            <w:pPr>
              <w:rPr>
                <w:rFonts w:asciiTheme="minorHAnsi" w:eastAsiaTheme="minorEastAsia" w:hAnsiTheme="minorHAnsi" w:cstheme="minorBidi" w:hint="eastAsia"/>
                <w:szCs w:val="22"/>
              </w:rPr>
            </w:pPr>
          </w:p>
        </w:tc>
        <w:tc>
          <w:tcPr>
            <w:tcW w:w="1093" w:type="dxa"/>
          </w:tcPr>
          <w:p w:rsidR="00EC78C3" w:rsidRDefault="00EC78C3" w:rsidP="001A3A05">
            <w:pPr>
              <w:rPr>
                <w:rFonts w:asciiTheme="minorHAnsi" w:eastAsiaTheme="minorEastAsia" w:hAnsiTheme="minorHAnsi" w:cstheme="minorBidi" w:hint="eastAsia"/>
                <w:szCs w:val="22"/>
              </w:rPr>
            </w:pPr>
          </w:p>
        </w:tc>
      </w:tr>
    </w:tbl>
    <w:p w:rsidR="001A3A05" w:rsidRDefault="001A3A05" w:rsidP="00850E74">
      <w:pPr>
        <w:pStyle w:val="ListParagraph"/>
        <w:numPr>
          <w:ilvl w:val="3"/>
          <w:numId w:val="1"/>
        </w:numPr>
        <w:ind w:firstLineChars="0"/>
        <w:rPr>
          <w:rFonts w:asciiTheme="minorHAnsi" w:eastAsiaTheme="minorEastAsia" w:hAnsiTheme="minorHAnsi" w:cstheme="minorBidi" w:hint="eastAsia"/>
          <w:szCs w:val="22"/>
        </w:rPr>
      </w:pPr>
      <w:r w:rsidRPr="002206A6">
        <w:rPr>
          <w:rFonts w:asciiTheme="minorHAnsi" w:eastAsiaTheme="minorEastAsia" w:hAnsiTheme="minorHAnsi" w:cstheme="minorBidi"/>
          <w:szCs w:val="22"/>
        </w:rPr>
        <w:t>sdbDomainStruct</w:t>
      </w:r>
      <w:r>
        <w:rPr>
          <w:rFonts w:asciiTheme="minorHAnsi" w:eastAsiaTheme="minorEastAsia" w:hAnsiTheme="minorHAnsi" w:cstheme="minorBidi" w:hint="eastAsia"/>
          <w:szCs w:val="22"/>
        </w:rPr>
        <w:t>(SDB</w:t>
      </w:r>
      <w:r>
        <w:rPr>
          <w:rFonts w:asciiTheme="minorHAnsi" w:eastAsiaTheme="minorEastAsia" w:hAnsiTheme="minorHAnsi" w:cstheme="minorBidi" w:hint="eastAsia"/>
          <w:szCs w:val="22"/>
        </w:rPr>
        <w:t>域相关资源</w:t>
      </w:r>
      <w:r>
        <w:rPr>
          <w:rFonts w:asciiTheme="minorHAnsi" w:eastAsiaTheme="minorEastAsia" w:hAnsiTheme="minorHAnsi" w:cstheme="minorBidi" w:hint="eastAsia"/>
          <w:szCs w:val="22"/>
        </w:rPr>
        <w:t>)</w:t>
      </w:r>
    </w:p>
    <w:p w:rsidR="00EC78C3" w:rsidRPr="00EC78C3" w:rsidRDefault="00EC78C3" w:rsidP="00EC78C3">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 xml:space="preserve">    </w:t>
      </w:r>
      <w:r>
        <w:rPr>
          <w:rFonts w:asciiTheme="minorHAnsi" w:eastAsiaTheme="minorEastAsia" w:hAnsiTheme="minorHAnsi" w:cstheme="minorBidi" w:hint="eastAsia"/>
          <w:szCs w:val="22"/>
        </w:rPr>
        <w:t>在域这一层进行并发操作，两条线程对域进行增删复制组的操作</w:t>
      </w:r>
    </w:p>
    <w:tbl>
      <w:tblPr>
        <w:tblStyle w:val="TableGrid"/>
        <w:tblW w:w="8521" w:type="dxa"/>
        <w:tblLayout w:type="fixed"/>
        <w:tblLook w:val="04A0"/>
      </w:tblPr>
      <w:tblGrid>
        <w:gridCol w:w="1242"/>
        <w:gridCol w:w="851"/>
        <w:gridCol w:w="3211"/>
        <w:gridCol w:w="3211"/>
        <w:gridCol w:w="6"/>
      </w:tblGrid>
      <w:tr w:rsidR="005A6302" w:rsidRPr="007F71FD" w:rsidTr="00E729BF">
        <w:trPr>
          <w:trHeight w:val="421"/>
        </w:trPr>
        <w:tc>
          <w:tcPr>
            <w:tcW w:w="2093" w:type="dxa"/>
            <w:gridSpan w:val="2"/>
            <w:vMerge w:val="restart"/>
            <w:tcBorders>
              <w:tl2br w:val="single" w:sz="4" w:space="0" w:color="auto"/>
            </w:tcBorders>
          </w:tcPr>
          <w:p w:rsidR="005A6302" w:rsidRPr="00E552DD" w:rsidRDefault="005A6302" w:rsidP="00E729BF">
            <w:pPr>
              <w:rPr>
                <w:rFonts w:asciiTheme="minorHAnsi" w:eastAsiaTheme="minorEastAsia" w:hAnsiTheme="minorHAnsi" w:cstheme="minorBidi"/>
                <w:b/>
                <w:sz w:val="32"/>
                <w:szCs w:val="32"/>
                <w:vertAlign w:val="subscript"/>
              </w:rPr>
            </w:pPr>
            <w:r>
              <w:rPr>
                <w:rFonts w:asciiTheme="minorHAnsi" w:eastAsiaTheme="minorEastAsia" w:hAnsiTheme="minorHAnsi" w:cstheme="minorBidi" w:hint="eastAsia"/>
                <w:b/>
                <w:sz w:val="32"/>
                <w:szCs w:val="32"/>
                <w:vertAlign w:val="subscript"/>
              </w:rPr>
              <w:t>正交因子</w:t>
            </w:r>
            <w:r>
              <w:rPr>
                <w:rFonts w:asciiTheme="minorHAnsi" w:eastAsiaTheme="minorEastAsia" w:hAnsiTheme="minorHAnsi" w:cstheme="minorBidi" w:hint="eastAsia"/>
                <w:b/>
                <w:sz w:val="32"/>
                <w:szCs w:val="32"/>
                <w:vertAlign w:val="subscript"/>
              </w:rPr>
              <w:t xml:space="preserve">1 </w:t>
            </w:r>
            <w:r w:rsidRPr="00E552DD">
              <w:rPr>
                <w:rFonts w:asciiTheme="minorHAnsi" w:eastAsiaTheme="minorEastAsia" w:hAnsiTheme="minorHAnsi" w:cstheme="minorBidi" w:hint="eastAsia"/>
                <w:b/>
                <w:sz w:val="32"/>
                <w:szCs w:val="32"/>
                <w:vertAlign w:val="superscript"/>
              </w:rPr>
              <w:t>正交因子</w:t>
            </w:r>
            <w:r>
              <w:rPr>
                <w:rFonts w:asciiTheme="minorHAnsi" w:eastAsiaTheme="minorEastAsia" w:hAnsiTheme="minorHAnsi" w:cstheme="minorBidi" w:hint="eastAsia"/>
                <w:b/>
                <w:sz w:val="32"/>
                <w:szCs w:val="32"/>
                <w:vertAlign w:val="superscript"/>
              </w:rPr>
              <w:t>2</w:t>
            </w:r>
          </w:p>
        </w:tc>
        <w:tc>
          <w:tcPr>
            <w:tcW w:w="6428" w:type="dxa"/>
            <w:gridSpan w:val="3"/>
          </w:tcPr>
          <w:p w:rsidR="005A6302" w:rsidRPr="00EC78C3" w:rsidRDefault="005A6302" w:rsidP="00E729BF">
            <w:pPr>
              <w:rPr>
                <w:rFonts w:asciiTheme="minorHAnsi" w:eastAsiaTheme="minorEastAsia" w:hAnsiTheme="minorHAnsi" w:cstheme="minorBidi"/>
                <w:b/>
                <w:szCs w:val="22"/>
              </w:rPr>
            </w:pPr>
            <w:r w:rsidRPr="00EC78C3">
              <w:rPr>
                <w:rFonts w:asciiTheme="minorHAnsi" w:eastAsiaTheme="minorEastAsia" w:hAnsiTheme="minorHAnsi" w:cstheme="minorBidi"/>
                <w:b/>
                <w:szCs w:val="22"/>
              </w:rPr>
              <w:t>sdbConnectionStruct</w:t>
            </w:r>
            <w:r w:rsidRPr="00EC78C3">
              <w:rPr>
                <w:rFonts w:asciiTheme="minorHAnsi" w:eastAsiaTheme="minorEastAsia" w:hAnsiTheme="minorHAnsi" w:cstheme="minorBidi" w:hint="eastAsia"/>
                <w:b/>
                <w:szCs w:val="22"/>
              </w:rPr>
              <w:t xml:space="preserve"> (SDB</w:t>
            </w:r>
            <w:r w:rsidRPr="00EC78C3">
              <w:rPr>
                <w:rFonts w:asciiTheme="minorHAnsi" w:eastAsiaTheme="minorEastAsia" w:hAnsiTheme="minorHAnsi" w:cstheme="minorBidi" w:hint="eastAsia"/>
                <w:b/>
                <w:szCs w:val="22"/>
              </w:rPr>
              <w:t>连接资源</w:t>
            </w:r>
            <w:r w:rsidRPr="00EC78C3">
              <w:rPr>
                <w:rFonts w:asciiTheme="minorHAnsi" w:eastAsiaTheme="minorEastAsia" w:hAnsiTheme="minorHAnsi" w:cstheme="minorBidi" w:hint="eastAsia"/>
                <w:b/>
                <w:szCs w:val="22"/>
              </w:rPr>
              <w:t>)</w:t>
            </w:r>
          </w:p>
        </w:tc>
      </w:tr>
      <w:tr w:rsidR="005A6302" w:rsidRPr="007F71FD" w:rsidTr="005A6302">
        <w:trPr>
          <w:gridAfter w:val="1"/>
          <w:wAfter w:w="6" w:type="dxa"/>
          <w:trHeight w:val="421"/>
        </w:trPr>
        <w:tc>
          <w:tcPr>
            <w:tcW w:w="2093" w:type="dxa"/>
            <w:gridSpan w:val="2"/>
            <w:vMerge/>
            <w:tcBorders>
              <w:tl2br w:val="single" w:sz="4" w:space="0" w:color="auto"/>
            </w:tcBorders>
          </w:tcPr>
          <w:p w:rsidR="005A6302" w:rsidRDefault="005A6302" w:rsidP="00E729BF">
            <w:pPr>
              <w:rPr>
                <w:rFonts w:asciiTheme="minorHAnsi" w:eastAsiaTheme="minorEastAsia" w:hAnsiTheme="minorHAnsi" w:cstheme="minorBidi" w:hint="eastAsia"/>
                <w:b/>
                <w:sz w:val="32"/>
                <w:szCs w:val="32"/>
                <w:vertAlign w:val="subscript"/>
              </w:rPr>
            </w:pPr>
          </w:p>
        </w:tc>
        <w:tc>
          <w:tcPr>
            <w:tcW w:w="3211" w:type="dxa"/>
          </w:tcPr>
          <w:p w:rsidR="005A6302" w:rsidRPr="00BA5985" w:rsidRDefault="005A6302" w:rsidP="00E729BF">
            <w:pPr>
              <w:rPr>
                <w:rFonts w:asciiTheme="minorHAnsi" w:eastAsiaTheme="minorEastAsia" w:hAnsiTheme="minorHAnsi" w:cstheme="minorBidi" w:hint="eastAsia"/>
                <w:szCs w:val="22"/>
              </w:rPr>
            </w:pPr>
            <w:r w:rsidRPr="00BA5985">
              <w:rPr>
                <w:rFonts w:asciiTheme="minorHAnsi" w:eastAsiaTheme="minorEastAsia" w:hAnsiTheme="minorHAnsi" w:cstheme="minorBidi" w:hint="eastAsia"/>
                <w:szCs w:val="22"/>
              </w:rPr>
              <w:t>相同</w:t>
            </w:r>
          </w:p>
        </w:tc>
        <w:tc>
          <w:tcPr>
            <w:tcW w:w="3211" w:type="dxa"/>
          </w:tcPr>
          <w:p w:rsidR="005A6302" w:rsidRPr="00EC78C3" w:rsidRDefault="005A6302" w:rsidP="00E729BF">
            <w:pPr>
              <w:rPr>
                <w:rFonts w:asciiTheme="minorHAnsi" w:eastAsiaTheme="minorEastAsia" w:hAnsiTheme="minorHAnsi" w:cstheme="minorBidi" w:hint="eastAsia"/>
                <w:color w:val="D9D9D9" w:themeColor="background1" w:themeShade="D9"/>
                <w:szCs w:val="22"/>
              </w:rPr>
            </w:pPr>
            <w:r w:rsidRPr="00EC78C3">
              <w:rPr>
                <w:rFonts w:asciiTheme="minorHAnsi" w:eastAsiaTheme="minorEastAsia" w:hAnsiTheme="minorHAnsi" w:cstheme="minorBidi" w:hint="eastAsia"/>
                <w:color w:val="D9D9D9" w:themeColor="background1" w:themeShade="D9"/>
                <w:szCs w:val="22"/>
              </w:rPr>
              <w:t>不相同</w:t>
            </w:r>
          </w:p>
        </w:tc>
      </w:tr>
      <w:tr w:rsidR="00EC78C3" w:rsidTr="00EC78C3">
        <w:trPr>
          <w:gridAfter w:val="1"/>
          <w:wAfter w:w="6" w:type="dxa"/>
          <w:trHeight w:val="899"/>
        </w:trPr>
        <w:tc>
          <w:tcPr>
            <w:tcW w:w="1242" w:type="dxa"/>
            <w:vMerge w:val="restart"/>
          </w:tcPr>
          <w:p w:rsidR="00EC78C3" w:rsidRPr="00EC78C3" w:rsidRDefault="00EC78C3" w:rsidP="00E729BF">
            <w:pPr>
              <w:rPr>
                <w:rFonts w:asciiTheme="minorHAnsi" w:eastAsiaTheme="minorEastAsia" w:hAnsiTheme="minorHAnsi" w:cstheme="minorBidi"/>
                <w:b/>
                <w:szCs w:val="22"/>
              </w:rPr>
            </w:pPr>
            <w:r w:rsidRPr="00EC78C3">
              <w:rPr>
                <w:rFonts w:asciiTheme="minorHAnsi" w:eastAsiaTheme="minorEastAsia" w:hAnsiTheme="minorHAnsi" w:cstheme="minorBidi"/>
                <w:b/>
                <w:szCs w:val="22"/>
              </w:rPr>
              <w:lastRenderedPageBreak/>
              <w:t>sdbDomainStruct</w:t>
            </w:r>
            <w:r w:rsidRPr="00EC78C3">
              <w:rPr>
                <w:rFonts w:asciiTheme="minorHAnsi" w:eastAsiaTheme="minorEastAsia" w:hAnsiTheme="minorHAnsi" w:cstheme="minorBidi" w:hint="eastAsia"/>
                <w:b/>
                <w:szCs w:val="22"/>
              </w:rPr>
              <w:t>(SDB</w:t>
            </w:r>
            <w:r w:rsidRPr="00EC78C3">
              <w:rPr>
                <w:rFonts w:asciiTheme="minorHAnsi" w:eastAsiaTheme="minorEastAsia" w:hAnsiTheme="minorHAnsi" w:cstheme="minorBidi" w:hint="eastAsia"/>
                <w:b/>
                <w:szCs w:val="22"/>
              </w:rPr>
              <w:t>域相关资源</w:t>
            </w:r>
            <w:r w:rsidRPr="00EC78C3">
              <w:rPr>
                <w:rFonts w:asciiTheme="minorHAnsi" w:eastAsiaTheme="minorEastAsia" w:hAnsiTheme="minorHAnsi" w:cstheme="minorBidi" w:hint="eastAsia"/>
                <w:b/>
                <w:szCs w:val="22"/>
              </w:rPr>
              <w:t>)</w:t>
            </w:r>
          </w:p>
        </w:tc>
        <w:tc>
          <w:tcPr>
            <w:tcW w:w="851" w:type="dxa"/>
          </w:tcPr>
          <w:p w:rsidR="00EC78C3" w:rsidRPr="00CC469D" w:rsidRDefault="00EC78C3" w:rsidP="00E729BF">
            <w:pPr>
              <w:rPr>
                <w:rFonts w:asciiTheme="minorHAnsi" w:eastAsiaTheme="minorEastAsia" w:hAnsiTheme="minorHAnsi" w:cstheme="minorBidi"/>
                <w:color w:val="BFBFBF" w:themeColor="background1" w:themeShade="BF"/>
                <w:szCs w:val="22"/>
              </w:rPr>
            </w:pPr>
            <w:r w:rsidRPr="00CC469D">
              <w:rPr>
                <w:rFonts w:asciiTheme="minorHAnsi" w:eastAsiaTheme="minorEastAsia" w:hAnsiTheme="minorHAnsi" w:cstheme="minorBidi" w:hint="eastAsia"/>
                <w:color w:val="BFBFBF" w:themeColor="background1" w:themeShade="BF"/>
                <w:szCs w:val="22"/>
              </w:rPr>
              <w:t>相同</w:t>
            </w:r>
          </w:p>
        </w:tc>
        <w:tc>
          <w:tcPr>
            <w:tcW w:w="3211" w:type="dxa"/>
          </w:tcPr>
          <w:p w:rsidR="00EC78C3" w:rsidRPr="00AF24A4" w:rsidRDefault="00EC78C3" w:rsidP="00E729BF">
            <w:pPr>
              <w:rPr>
                <w:rFonts w:asciiTheme="minorHAnsi" w:eastAsiaTheme="minorEastAsia" w:hAnsiTheme="minorHAnsi" w:cstheme="minorBidi"/>
                <w:color w:val="BFBFBF" w:themeColor="background1" w:themeShade="BF"/>
                <w:szCs w:val="22"/>
              </w:rPr>
            </w:pPr>
            <w:r w:rsidRPr="00AF24A4">
              <w:rPr>
                <w:rFonts w:asciiTheme="minorHAnsi" w:eastAsiaTheme="minorEastAsia" w:hAnsiTheme="minorHAnsi" w:cstheme="minorBidi" w:hint="eastAsia"/>
                <w:color w:val="BFBFBF" w:themeColor="background1" w:themeShade="BF"/>
                <w:szCs w:val="22"/>
              </w:rPr>
              <w:t>【</w:t>
            </w:r>
            <w:r>
              <w:rPr>
                <w:rFonts w:asciiTheme="minorHAnsi" w:eastAsiaTheme="minorEastAsia" w:hAnsiTheme="minorHAnsi" w:cstheme="minorBidi" w:hint="eastAsia"/>
                <w:color w:val="BFBFBF" w:themeColor="background1" w:themeShade="BF"/>
                <w:szCs w:val="22"/>
              </w:rPr>
              <w:t>约束点</w:t>
            </w:r>
            <w:r w:rsidRPr="00AF24A4">
              <w:rPr>
                <w:rFonts w:asciiTheme="minorHAnsi" w:eastAsiaTheme="minorEastAsia" w:hAnsiTheme="minorHAnsi" w:cstheme="minorBidi" w:hint="eastAsia"/>
                <w:color w:val="BFBFBF" w:themeColor="background1" w:themeShade="BF"/>
                <w:szCs w:val="22"/>
              </w:rPr>
              <w:t>】</w:t>
            </w:r>
          </w:p>
        </w:tc>
        <w:tc>
          <w:tcPr>
            <w:tcW w:w="3211" w:type="dxa"/>
          </w:tcPr>
          <w:p w:rsidR="00EC78C3" w:rsidRPr="00EC78C3" w:rsidRDefault="00EC78C3" w:rsidP="00E729BF">
            <w:pPr>
              <w:rPr>
                <w:rFonts w:asciiTheme="minorHAnsi" w:eastAsiaTheme="minorEastAsia" w:hAnsiTheme="minorHAnsi" w:cstheme="minorBidi"/>
                <w:b/>
                <w:szCs w:val="22"/>
              </w:rPr>
            </w:pPr>
            <w:r w:rsidRPr="001B3E9B">
              <w:rPr>
                <w:rFonts w:asciiTheme="minorHAnsi" w:eastAsiaTheme="minorEastAsia" w:hAnsiTheme="minorHAnsi" w:cstheme="minorBidi" w:hint="eastAsia"/>
                <w:color w:val="D9D9D9" w:themeColor="background1" w:themeShade="D9"/>
                <w:szCs w:val="22"/>
              </w:rPr>
              <w:t>【已覆盖】</w:t>
            </w:r>
          </w:p>
        </w:tc>
      </w:tr>
      <w:tr w:rsidR="00EC78C3" w:rsidTr="005A6302">
        <w:trPr>
          <w:gridAfter w:val="1"/>
          <w:wAfter w:w="6" w:type="dxa"/>
        </w:trPr>
        <w:tc>
          <w:tcPr>
            <w:tcW w:w="1242" w:type="dxa"/>
            <w:vMerge/>
          </w:tcPr>
          <w:p w:rsidR="00EC78C3" w:rsidRPr="00930E77" w:rsidRDefault="00EC78C3" w:rsidP="00E729BF">
            <w:pPr>
              <w:rPr>
                <w:rFonts w:asciiTheme="minorHAnsi" w:eastAsiaTheme="minorEastAsia" w:hAnsiTheme="minorHAnsi" w:cstheme="minorBidi"/>
                <w:szCs w:val="22"/>
              </w:rPr>
            </w:pPr>
          </w:p>
        </w:tc>
        <w:tc>
          <w:tcPr>
            <w:tcW w:w="851" w:type="dxa"/>
          </w:tcPr>
          <w:p w:rsidR="00EC78C3" w:rsidRPr="00930E77" w:rsidRDefault="00EC78C3" w:rsidP="00E729BF">
            <w:pPr>
              <w:rPr>
                <w:rFonts w:asciiTheme="minorHAnsi" w:eastAsiaTheme="minorEastAsia" w:hAnsiTheme="minorHAnsi" w:cstheme="minorBidi"/>
                <w:szCs w:val="22"/>
              </w:rPr>
            </w:pPr>
            <w:r>
              <w:rPr>
                <w:rFonts w:asciiTheme="minorHAnsi" w:eastAsiaTheme="minorEastAsia" w:hAnsiTheme="minorHAnsi" w:cstheme="minorBidi" w:hint="eastAsia"/>
                <w:szCs w:val="22"/>
              </w:rPr>
              <w:t>不相同</w:t>
            </w:r>
          </w:p>
        </w:tc>
        <w:tc>
          <w:tcPr>
            <w:tcW w:w="3211" w:type="dxa"/>
          </w:tcPr>
          <w:p w:rsidR="00EC78C3" w:rsidRDefault="00EC78C3" w:rsidP="00E729BF">
            <w:pPr>
              <w:rPr>
                <w:rFonts w:asciiTheme="minorHAnsi" w:eastAsiaTheme="minorEastAsia" w:hAnsiTheme="minorHAnsi" w:cstheme="minorBidi" w:hint="eastAsia"/>
                <w:szCs w:val="22"/>
              </w:rPr>
            </w:pPr>
          </w:p>
        </w:tc>
        <w:tc>
          <w:tcPr>
            <w:tcW w:w="3211" w:type="dxa"/>
          </w:tcPr>
          <w:p w:rsidR="00EC78C3" w:rsidRDefault="00EC78C3" w:rsidP="00E729BF">
            <w:pPr>
              <w:rPr>
                <w:rFonts w:asciiTheme="minorHAnsi" w:eastAsiaTheme="minorEastAsia" w:hAnsiTheme="minorHAnsi" w:cstheme="minorBidi" w:hint="eastAsia"/>
                <w:szCs w:val="22"/>
              </w:rPr>
            </w:pPr>
            <w:r w:rsidRPr="001B3E9B">
              <w:rPr>
                <w:rFonts w:asciiTheme="minorHAnsi" w:eastAsiaTheme="minorEastAsia" w:hAnsiTheme="minorHAnsi" w:cstheme="minorBidi" w:hint="eastAsia"/>
                <w:color w:val="D9D9D9" w:themeColor="background1" w:themeShade="D9"/>
                <w:szCs w:val="22"/>
              </w:rPr>
              <w:t>【已覆盖】</w:t>
            </w:r>
          </w:p>
        </w:tc>
      </w:tr>
    </w:tbl>
    <w:p w:rsidR="001A3A05" w:rsidRDefault="001B5694" w:rsidP="00850E74">
      <w:pPr>
        <w:pStyle w:val="ListParagraph"/>
        <w:numPr>
          <w:ilvl w:val="3"/>
          <w:numId w:val="1"/>
        </w:numPr>
        <w:ind w:firstLineChars="0"/>
        <w:rPr>
          <w:rFonts w:asciiTheme="minorHAnsi" w:eastAsiaTheme="minorEastAsia" w:hAnsiTheme="minorHAnsi" w:cstheme="minorBidi" w:hint="eastAsia"/>
          <w:szCs w:val="22"/>
        </w:rPr>
      </w:pPr>
      <w:r w:rsidRPr="002206A6">
        <w:rPr>
          <w:rFonts w:asciiTheme="minorHAnsi" w:eastAsiaTheme="minorEastAsia" w:hAnsiTheme="minorHAnsi" w:cstheme="minorBidi"/>
          <w:szCs w:val="22"/>
        </w:rPr>
        <w:t>sdbLobStruct</w:t>
      </w:r>
      <w:r>
        <w:rPr>
          <w:rFonts w:asciiTheme="minorHAnsi" w:eastAsiaTheme="minorEastAsia" w:hAnsiTheme="minorHAnsi" w:cstheme="minorBidi" w:hint="eastAsia"/>
          <w:szCs w:val="22"/>
        </w:rPr>
        <w:t>(SDB</w:t>
      </w:r>
      <w:r>
        <w:rPr>
          <w:rFonts w:asciiTheme="minorHAnsi" w:eastAsiaTheme="minorEastAsia" w:hAnsiTheme="minorHAnsi" w:cstheme="minorBidi" w:hint="eastAsia"/>
          <w:szCs w:val="22"/>
        </w:rPr>
        <w:t>大对象相关资源</w:t>
      </w:r>
      <w:r>
        <w:rPr>
          <w:rFonts w:asciiTheme="minorHAnsi" w:eastAsiaTheme="minorEastAsia" w:hAnsiTheme="minorHAnsi" w:cstheme="minorBidi" w:hint="eastAsia"/>
          <w:szCs w:val="22"/>
        </w:rPr>
        <w:t>)</w:t>
      </w:r>
    </w:p>
    <w:tbl>
      <w:tblPr>
        <w:tblStyle w:val="TableGrid"/>
        <w:tblW w:w="8523" w:type="dxa"/>
        <w:tblLayout w:type="fixed"/>
        <w:tblLook w:val="04A0"/>
      </w:tblPr>
      <w:tblGrid>
        <w:gridCol w:w="1241"/>
        <w:gridCol w:w="1261"/>
        <w:gridCol w:w="1007"/>
        <w:gridCol w:w="1007"/>
        <w:gridCol w:w="926"/>
        <w:gridCol w:w="895"/>
        <w:gridCol w:w="1074"/>
        <w:gridCol w:w="1112"/>
      </w:tblGrid>
      <w:tr w:rsidR="00110CCD" w:rsidTr="00EC78C3">
        <w:tc>
          <w:tcPr>
            <w:tcW w:w="2502" w:type="dxa"/>
            <w:gridSpan w:val="2"/>
            <w:vMerge w:val="restart"/>
            <w:tcBorders>
              <w:tl2br w:val="single" w:sz="4" w:space="0" w:color="auto"/>
            </w:tcBorders>
          </w:tcPr>
          <w:p w:rsidR="00110CCD" w:rsidRDefault="00110CCD" w:rsidP="00E729BF">
            <w:pPr>
              <w:rPr>
                <w:rFonts w:asciiTheme="minorHAnsi" w:eastAsiaTheme="minorEastAsia" w:hAnsiTheme="minorHAnsi" w:cstheme="minorBidi" w:hint="eastAsia"/>
                <w:szCs w:val="22"/>
              </w:rPr>
            </w:pPr>
            <w:r>
              <w:rPr>
                <w:rFonts w:asciiTheme="minorHAnsi" w:eastAsiaTheme="minorEastAsia" w:hAnsiTheme="minorHAnsi" w:cstheme="minorBidi" w:hint="eastAsia"/>
                <w:b/>
                <w:sz w:val="32"/>
                <w:szCs w:val="32"/>
                <w:vertAlign w:val="subscript"/>
              </w:rPr>
              <w:t>正交因子</w:t>
            </w:r>
            <w:r>
              <w:rPr>
                <w:rFonts w:asciiTheme="minorHAnsi" w:eastAsiaTheme="minorEastAsia" w:hAnsiTheme="minorHAnsi" w:cstheme="minorBidi" w:hint="eastAsia"/>
                <w:b/>
                <w:sz w:val="32"/>
                <w:szCs w:val="32"/>
                <w:vertAlign w:val="subscript"/>
              </w:rPr>
              <w:t>1</w:t>
            </w:r>
            <w:r w:rsidRPr="00E552DD">
              <w:rPr>
                <w:rFonts w:asciiTheme="minorHAnsi" w:eastAsiaTheme="minorEastAsia" w:hAnsiTheme="minorHAnsi" w:cstheme="minorBidi" w:hint="eastAsia"/>
                <w:b/>
                <w:sz w:val="32"/>
                <w:szCs w:val="32"/>
                <w:vertAlign w:val="superscript"/>
              </w:rPr>
              <w:t>正交因子</w:t>
            </w:r>
            <w:r>
              <w:rPr>
                <w:rFonts w:asciiTheme="minorHAnsi" w:eastAsiaTheme="minorEastAsia" w:hAnsiTheme="minorHAnsi" w:cstheme="minorBidi" w:hint="eastAsia"/>
                <w:b/>
                <w:sz w:val="32"/>
                <w:szCs w:val="32"/>
                <w:vertAlign w:val="superscript"/>
              </w:rPr>
              <w:t>2</w:t>
            </w:r>
          </w:p>
        </w:tc>
        <w:tc>
          <w:tcPr>
            <w:tcW w:w="2014" w:type="dxa"/>
            <w:gridSpan w:val="2"/>
          </w:tcPr>
          <w:p w:rsidR="00110CCD" w:rsidRPr="00F34779" w:rsidRDefault="00110CCD" w:rsidP="00E729BF">
            <w:pPr>
              <w:rPr>
                <w:rFonts w:asciiTheme="minorHAnsi" w:eastAsiaTheme="minorEastAsia" w:hAnsiTheme="minorHAnsi" w:cstheme="minorBidi" w:hint="eastAsia"/>
                <w:b/>
                <w:szCs w:val="22"/>
              </w:rPr>
            </w:pPr>
            <w:r w:rsidRPr="00F34779">
              <w:rPr>
                <w:rFonts w:asciiTheme="minorHAnsi" w:eastAsiaTheme="minorEastAsia" w:hAnsiTheme="minorHAnsi" w:cstheme="minorBidi"/>
                <w:b/>
                <w:szCs w:val="22"/>
              </w:rPr>
              <w:t>sdbConnectionStruct</w:t>
            </w:r>
            <w:r w:rsidRPr="00F34779">
              <w:rPr>
                <w:rFonts w:asciiTheme="minorHAnsi" w:eastAsiaTheme="minorEastAsia" w:hAnsiTheme="minorHAnsi" w:cstheme="minorBidi" w:hint="eastAsia"/>
                <w:b/>
                <w:szCs w:val="22"/>
              </w:rPr>
              <w:t xml:space="preserve"> (SDB</w:t>
            </w:r>
            <w:r w:rsidRPr="00F34779">
              <w:rPr>
                <w:rFonts w:asciiTheme="minorHAnsi" w:eastAsiaTheme="minorEastAsia" w:hAnsiTheme="minorHAnsi" w:cstheme="minorBidi" w:hint="eastAsia"/>
                <w:b/>
                <w:szCs w:val="22"/>
              </w:rPr>
              <w:t>连接资源</w:t>
            </w:r>
            <w:r w:rsidRPr="00F34779">
              <w:rPr>
                <w:rFonts w:asciiTheme="minorHAnsi" w:eastAsiaTheme="minorEastAsia" w:hAnsiTheme="minorHAnsi" w:cstheme="minorBidi" w:hint="eastAsia"/>
                <w:b/>
                <w:szCs w:val="22"/>
              </w:rPr>
              <w:t>)</w:t>
            </w:r>
          </w:p>
        </w:tc>
        <w:tc>
          <w:tcPr>
            <w:tcW w:w="1821" w:type="dxa"/>
            <w:gridSpan w:val="2"/>
          </w:tcPr>
          <w:p w:rsidR="00110CCD" w:rsidRPr="00F34779" w:rsidRDefault="00110CCD" w:rsidP="00E729BF">
            <w:pPr>
              <w:rPr>
                <w:rFonts w:asciiTheme="minorHAnsi" w:eastAsiaTheme="minorEastAsia" w:hAnsiTheme="minorHAnsi" w:cstheme="minorBidi" w:hint="eastAsia"/>
                <w:b/>
                <w:szCs w:val="22"/>
              </w:rPr>
            </w:pPr>
            <w:r w:rsidRPr="00F34779">
              <w:rPr>
                <w:rFonts w:asciiTheme="minorHAnsi" w:eastAsiaTheme="minorEastAsia" w:hAnsiTheme="minorHAnsi" w:cstheme="minorBidi"/>
                <w:b/>
                <w:szCs w:val="22"/>
              </w:rPr>
              <w:t>sdbCSStruct</w:t>
            </w:r>
            <w:r w:rsidRPr="00F34779">
              <w:rPr>
                <w:rFonts w:asciiTheme="minorHAnsi" w:eastAsiaTheme="minorEastAsia" w:hAnsiTheme="minorHAnsi" w:cstheme="minorBidi" w:hint="eastAsia"/>
                <w:b/>
                <w:szCs w:val="22"/>
              </w:rPr>
              <w:t>(SDB</w:t>
            </w:r>
            <w:r w:rsidRPr="00F34779">
              <w:rPr>
                <w:rFonts w:asciiTheme="minorHAnsi" w:eastAsiaTheme="minorEastAsia" w:hAnsiTheme="minorHAnsi" w:cstheme="minorBidi" w:hint="eastAsia"/>
                <w:b/>
                <w:szCs w:val="22"/>
              </w:rPr>
              <w:t>集合空间相关资源</w:t>
            </w:r>
            <w:r w:rsidRPr="00F34779">
              <w:rPr>
                <w:rFonts w:asciiTheme="minorHAnsi" w:eastAsiaTheme="minorEastAsia" w:hAnsiTheme="minorHAnsi" w:cstheme="minorBidi" w:hint="eastAsia"/>
                <w:b/>
                <w:szCs w:val="22"/>
              </w:rPr>
              <w:t>)</w:t>
            </w:r>
          </w:p>
        </w:tc>
        <w:tc>
          <w:tcPr>
            <w:tcW w:w="2186" w:type="dxa"/>
            <w:gridSpan w:val="2"/>
          </w:tcPr>
          <w:p w:rsidR="00110CCD" w:rsidRPr="00F34779" w:rsidRDefault="00110CCD" w:rsidP="00E729BF">
            <w:pPr>
              <w:rPr>
                <w:rFonts w:asciiTheme="minorHAnsi" w:eastAsiaTheme="minorEastAsia" w:hAnsiTheme="minorHAnsi" w:cstheme="minorBidi" w:hint="eastAsia"/>
                <w:b/>
                <w:szCs w:val="22"/>
              </w:rPr>
            </w:pPr>
            <w:r w:rsidRPr="00F34779">
              <w:rPr>
                <w:rFonts w:asciiTheme="minorHAnsi" w:eastAsiaTheme="minorEastAsia" w:hAnsiTheme="minorHAnsi" w:cstheme="minorBidi"/>
                <w:b/>
                <w:szCs w:val="22"/>
              </w:rPr>
              <w:t>sdbCollectionStruct</w:t>
            </w:r>
            <w:r w:rsidRPr="00F34779">
              <w:rPr>
                <w:rFonts w:asciiTheme="minorHAnsi" w:eastAsiaTheme="minorEastAsia" w:hAnsiTheme="minorHAnsi" w:cstheme="minorBidi" w:hint="eastAsia"/>
                <w:b/>
                <w:szCs w:val="22"/>
              </w:rPr>
              <w:t>(SDB</w:t>
            </w:r>
            <w:r w:rsidRPr="00F34779">
              <w:rPr>
                <w:rFonts w:asciiTheme="minorHAnsi" w:eastAsiaTheme="minorEastAsia" w:hAnsiTheme="minorHAnsi" w:cstheme="minorBidi" w:hint="eastAsia"/>
                <w:b/>
                <w:szCs w:val="22"/>
              </w:rPr>
              <w:t>集合空间相关资源</w:t>
            </w:r>
            <w:r w:rsidRPr="00F34779">
              <w:rPr>
                <w:rFonts w:asciiTheme="minorHAnsi" w:eastAsiaTheme="minorEastAsia" w:hAnsiTheme="minorHAnsi" w:cstheme="minorBidi" w:hint="eastAsia"/>
                <w:b/>
                <w:szCs w:val="22"/>
              </w:rPr>
              <w:t>)</w:t>
            </w:r>
          </w:p>
        </w:tc>
      </w:tr>
      <w:tr w:rsidR="00EC78C3" w:rsidTr="00EC78C3">
        <w:tc>
          <w:tcPr>
            <w:tcW w:w="2502" w:type="dxa"/>
            <w:gridSpan w:val="2"/>
            <w:vMerge/>
            <w:tcBorders>
              <w:tl2br w:val="single" w:sz="4" w:space="0" w:color="auto"/>
            </w:tcBorders>
          </w:tcPr>
          <w:p w:rsidR="00EC78C3" w:rsidRDefault="00EC78C3" w:rsidP="00E729BF">
            <w:pPr>
              <w:rPr>
                <w:rFonts w:asciiTheme="minorHAnsi" w:eastAsiaTheme="minorEastAsia" w:hAnsiTheme="minorHAnsi" w:cstheme="minorBidi" w:hint="eastAsia"/>
                <w:szCs w:val="22"/>
              </w:rPr>
            </w:pPr>
          </w:p>
        </w:tc>
        <w:tc>
          <w:tcPr>
            <w:tcW w:w="1007" w:type="dxa"/>
          </w:tcPr>
          <w:p w:rsidR="00EC78C3" w:rsidRDefault="00EC78C3" w:rsidP="00E729BF">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相同</w:t>
            </w:r>
          </w:p>
        </w:tc>
        <w:tc>
          <w:tcPr>
            <w:tcW w:w="1007" w:type="dxa"/>
          </w:tcPr>
          <w:p w:rsidR="00EC78C3" w:rsidRPr="00EC78C3" w:rsidRDefault="00EC78C3" w:rsidP="00E729BF">
            <w:pPr>
              <w:rPr>
                <w:rFonts w:asciiTheme="minorHAnsi" w:eastAsiaTheme="minorEastAsia" w:hAnsiTheme="minorHAnsi" w:cstheme="minorBidi" w:hint="eastAsia"/>
                <w:color w:val="D9D9D9" w:themeColor="background1" w:themeShade="D9"/>
                <w:szCs w:val="22"/>
              </w:rPr>
            </w:pPr>
            <w:r w:rsidRPr="00EC78C3">
              <w:rPr>
                <w:rFonts w:asciiTheme="minorHAnsi" w:eastAsiaTheme="minorEastAsia" w:hAnsiTheme="minorHAnsi" w:cstheme="minorBidi" w:hint="eastAsia"/>
                <w:color w:val="D9D9D9" w:themeColor="background1" w:themeShade="D9"/>
                <w:szCs w:val="22"/>
              </w:rPr>
              <w:t>不相同</w:t>
            </w:r>
          </w:p>
        </w:tc>
        <w:tc>
          <w:tcPr>
            <w:tcW w:w="926" w:type="dxa"/>
          </w:tcPr>
          <w:p w:rsidR="00EC78C3" w:rsidRDefault="00EC78C3" w:rsidP="00E729BF">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相同</w:t>
            </w:r>
          </w:p>
        </w:tc>
        <w:tc>
          <w:tcPr>
            <w:tcW w:w="895" w:type="dxa"/>
          </w:tcPr>
          <w:p w:rsidR="00EC78C3" w:rsidRDefault="00EC78C3" w:rsidP="00E729BF">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不相同</w:t>
            </w:r>
          </w:p>
        </w:tc>
        <w:tc>
          <w:tcPr>
            <w:tcW w:w="1074" w:type="dxa"/>
          </w:tcPr>
          <w:p w:rsidR="00EC78C3" w:rsidRDefault="00EC78C3" w:rsidP="00E729BF">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相同</w:t>
            </w:r>
          </w:p>
        </w:tc>
        <w:tc>
          <w:tcPr>
            <w:tcW w:w="1112" w:type="dxa"/>
          </w:tcPr>
          <w:p w:rsidR="00EC78C3" w:rsidRDefault="00EC78C3" w:rsidP="00E729BF">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不相同</w:t>
            </w:r>
          </w:p>
        </w:tc>
      </w:tr>
      <w:tr w:rsidR="00EC78C3" w:rsidTr="00EC78C3">
        <w:trPr>
          <w:trHeight w:val="891"/>
        </w:trPr>
        <w:tc>
          <w:tcPr>
            <w:tcW w:w="1241" w:type="dxa"/>
            <w:vMerge w:val="restart"/>
          </w:tcPr>
          <w:p w:rsidR="00EC78C3" w:rsidRPr="00F34779" w:rsidRDefault="00EC78C3" w:rsidP="00E729BF">
            <w:pPr>
              <w:rPr>
                <w:rFonts w:asciiTheme="minorHAnsi" w:eastAsiaTheme="minorEastAsia" w:hAnsiTheme="minorHAnsi" w:cstheme="minorBidi" w:hint="eastAsia"/>
                <w:b/>
                <w:szCs w:val="22"/>
              </w:rPr>
            </w:pPr>
            <w:r w:rsidRPr="00F34779">
              <w:rPr>
                <w:rFonts w:asciiTheme="minorHAnsi" w:eastAsiaTheme="minorEastAsia" w:hAnsiTheme="minorHAnsi" w:cstheme="minorBidi"/>
                <w:b/>
                <w:szCs w:val="22"/>
              </w:rPr>
              <w:t>sdbLobStruct</w:t>
            </w:r>
            <w:r w:rsidRPr="00F34779">
              <w:rPr>
                <w:rFonts w:asciiTheme="minorHAnsi" w:eastAsiaTheme="minorEastAsia" w:hAnsiTheme="minorHAnsi" w:cstheme="minorBidi" w:hint="eastAsia"/>
                <w:b/>
                <w:szCs w:val="22"/>
              </w:rPr>
              <w:t>(SDB</w:t>
            </w:r>
            <w:r w:rsidRPr="00F34779">
              <w:rPr>
                <w:rFonts w:asciiTheme="minorHAnsi" w:eastAsiaTheme="minorEastAsia" w:hAnsiTheme="minorHAnsi" w:cstheme="minorBidi" w:hint="eastAsia"/>
                <w:b/>
                <w:szCs w:val="22"/>
              </w:rPr>
              <w:t>大对象相关资源</w:t>
            </w:r>
            <w:r w:rsidRPr="00F34779">
              <w:rPr>
                <w:rFonts w:asciiTheme="minorHAnsi" w:eastAsiaTheme="minorEastAsia" w:hAnsiTheme="minorHAnsi" w:cstheme="minorBidi" w:hint="eastAsia"/>
                <w:b/>
                <w:szCs w:val="22"/>
              </w:rPr>
              <w:t>)</w:t>
            </w:r>
          </w:p>
        </w:tc>
        <w:tc>
          <w:tcPr>
            <w:tcW w:w="1261" w:type="dxa"/>
          </w:tcPr>
          <w:p w:rsidR="00EC78C3" w:rsidRPr="00CC469D" w:rsidRDefault="00EC78C3" w:rsidP="00E729BF">
            <w:pPr>
              <w:rPr>
                <w:rFonts w:asciiTheme="minorHAnsi" w:eastAsiaTheme="minorEastAsia" w:hAnsiTheme="minorHAnsi" w:cstheme="minorBidi" w:hint="eastAsia"/>
                <w:color w:val="BFBFBF" w:themeColor="background1" w:themeShade="BF"/>
                <w:szCs w:val="22"/>
              </w:rPr>
            </w:pPr>
            <w:r w:rsidRPr="00CC469D">
              <w:rPr>
                <w:rFonts w:asciiTheme="minorHAnsi" w:eastAsiaTheme="minorEastAsia" w:hAnsiTheme="minorHAnsi" w:cstheme="minorBidi" w:hint="eastAsia"/>
                <w:color w:val="BFBFBF" w:themeColor="background1" w:themeShade="BF"/>
                <w:szCs w:val="22"/>
              </w:rPr>
              <w:t>相同</w:t>
            </w:r>
          </w:p>
        </w:tc>
        <w:tc>
          <w:tcPr>
            <w:tcW w:w="1007" w:type="dxa"/>
          </w:tcPr>
          <w:p w:rsidR="00EC78C3" w:rsidRPr="00AF24A4" w:rsidRDefault="00EC78C3" w:rsidP="00E729BF">
            <w:pPr>
              <w:rPr>
                <w:rFonts w:asciiTheme="minorHAnsi" w:eastAsiaTheme="minorEastAsia" w:hAnsiTheme="minorHAnsi" w:cstheme="minorBidi"/>
                <w:color w:val="BFBFBF" w:themeColor="background1" w:themeShade="BF"/>
                <w:szCs w:val="22"/>
              </w:rPr>
            </w:pPr>
            <w:r w:rsidRPr="00AF24A4">
              <w:rPr>
                <w:rFonts w:asciiTheme="minorHAnsi" w:eastAsiaTheme="minorEastAsia" w:hAnsiTheme="minorHAnsi" w:cstheme="minorBidi" w:hint="eastAsia"/>
                <w:color w:val="BFBFBF" w:themeColor="background1" w:themeShade="BF"/>
                <w:szCs w:val="22"/>
              </w:rPr>
              <w:t>【</w:t>
            </w:r>
            <w:r>
              <w:rPr>
                <w:rFonts w:asciiTheme="minorHAnsi" w:eastAsiaTheme="minorEastAsia" w:hAnsiTheme="minorHAnsi" w:cstheme="minorBidi" w:hint="eastAsia"/>
                <w:color w:val="BFBFBF" w:themeColor="background1" w:themeShade="BF"/>
                <w:szCs w:val="22"/>
              </w:rPr>
              <w:t>约束点</w:t>
            </w:r>
            <w:r w:rsidRPr="00AF24A4">
              <w:rPr>
                <w:rFonts w:asciiTheme="minorHAnsi" w:eastAsiaTheme="minorEastAsia" w:hAnsiTheme="minorHAnsi" w:cstheme="minorBidi" w:hint="eastAsia"/>
                <w:color w:val="BFBFBF" w:themeColor="background1" w:themeShade="BF"/>
                <w:szCs w:val="22"/>
              </w:rPr>
              <w:t>】</w:t>
            </w:r>
          </w:p>
        </w:tc>
        <w:tc>
          <w:tcPr>
            <w:tcW w:w="1007" w:type="dxa"/>
          </w:tcPr>
          <w:p w:rsidR="00EC78C3" w:rsidRPr="00EC78C3" w:rsidRDefault="00EC78C3" w:rsidP="00E729BF">
            <w:pPr>
              <w:rPr>
                <w:rFonts w:asciiTheme="minorHAnsi" w:eastAsiaTheme="minorEastAsia" w:hAnsiTheme="minorHAnsi" w:cstheme="minorBidi"/>
                <w:b/>
                <w:szCs w:val="22"/>
              </w:rPr>
            </w:pPr>
            <w:r w:rsidRPr="001B3E9B">
              <w:rPr>
                <w:rFonts w:asciiTheme="minorHAnsi" w:eastAsiaTheme="minorEastAsia" w:hAnsiTheme="minorHAnsi" w:cstheme="minorBidi" w:hint="eastAsia"/>
                <w:color w:val="D9D9D9" w:themeColor="background1" w:themeShade="D9"/>
                <w:szCs w:val="22"/>
              </w:rPr>
              <w:t>【已覆盖】</w:t>
            </w:r>
          </w:p>
        </w:tc>
        <w:tc>
          <w:tcPr>
            <w:tcW w:w="926" w:type="dxa"/>
          </w:tcPr>
          <w:p w:rsidR="00EC78C3" w:rsidRPr="00AF24A4" w:rsidRDefault="00EC78C3" w:rsidP="00E729BF">
            <w:pPr>
              <w:rPr>
                <w:rFonts w:asciiTheme="minorHAnsi" w:eastAsiaTheme="minorEastAsia" w:hAnsiTheme="minorHAnsi" w:cstheme="minorBidi"/>
                <w:color w:val="BFBFBF" w:themeColor="background1" w:themeShade="BF"/>
                <w:szCs w:val="22"/>
              </w:rPr>
            </w:pPr>
            <w:r w:rsidRPr="00AF24A4">
              <w:rPr>
                <w:rFonts w:asciiTheme="minorHAnsi" w:eastAsiaTheme="minorEastAsia" w:hAnsiTheme="minorHAnsi" w:cstheme="minorBidi" w:hint="eastAsia"/>
                <w:color w:val="BFBFBF" w:themeColor="background1" w:themeShade="BF"/>
                <w:szCs w:val="22"/>
              </w:rPr>
              <w:t>【</w:t>
            </w:r>
            <w:r>
              <w:rPr>
                <w:rFonts w:asciiTheme="minorHAnsi" w:eastAsiaTheme="minorEastAsia" w:hAnsiTheme="minorHAnsi" w:cstheme="minorBidi" w:hint="eastAsia"/>
                <w:color w:val="BFBFBF" w:themeColor="background1" w:themeShade="BF"/>
                <w:szCs w:val="22"/>
              </w:rPr>
              <w:t>约束点</w:t>
            </w:r>
            <w:r w:rsidRPr="00AF24A4">
              <w:rPr>
                <w:rFonts w:asciiTheme="minorHAnsi" w:eastAsiaTheme="minorEastAsia" w:hAnsiTheme="minorHAnsi" w:cstheme="minorBidi" w:hint="eastAsia"/>
                <w:color w:val="BFBFBF" w:themeColor="background1" w:themeShade="BF"/>
                <w:szCs w:val="22"/>
              </w:rPr>
              <w:t>】</w:t>
            </w:r>
          </w:p>
        </w:tc>
        <w:tc>
          <w:tcPr>
            <w:tcW w:w="895" w:type="dxa"/>
          </w:tcPr>
          <w:p w:rsidR="00EC78C3" w:rsidRPr="00AF24A4" w:rsidRDefault="00EC78C3" w:rsidP="00E729BF">
            <w:pPr>
              <w:rPr>
                <w:rFonts w:asciiTheme="minorHAnsi" w:eastAsiaTheme="minorEastAsia" w:hAnsiTheme="minorHAnsi" w:cstheme="minorBidi"/>
                <w:color w:val="BFBFBF" w:themeColor="background1" w:themeShade="BF"/>
                <w:szCs w:val="22"/>
              </w:rPr>
            </w:pPr>
            <w:r w:rsidRPr="00AF24A4">
              <w:rPr>
                <w:rFonts w:asciiTheme="minorHAnsi" w:eastAsiaTheme="minorEastAsia" w:hAnsiTheme="minorHAnsi" w:cstheme="minorBidi" w:hint="eastAsia"/>
                <w:color w:val="BFBFBF" w:themeColor="background1" w:themeShade="BF"/>
                <w:szCs w:val="22"/>
              </w:rPr>
              <w:t>【</w:t>
            </w:r>
            <w:r>
              <w:rPr>
                <w:rFonts w:asciiTheme="minorHAnsi" w:eastAsiaTheme="minorEastAsia" w:hAnsiTheme="minorHAnsi" w:cstheme="minorBidi" w:hint="eastAsia"/>
                <w:color w:val="BFBFBF" w:themeColor="background1" w:themeShade="BF"/>
                <w:szCs w:val="22"/>
              </w:rPr>
              <w:t>约束点</w:t>
            </w:r>
            <w:r w:rsidRPr="00AF24A4">
              <w:rPr>
                <w:rFonts w:asciiTheme="minorHAnsi" w:eastAsiaTheme="minorEastAsia" w:hAnsiTheme="minorHAnsi" w:cstheme="minorBidi" w:hint="eastAsia"/>
                <w:color w:val="BFBFBF" w:themeColor="background1" w:themeShade="BF"/>
                <w:szCs w:val="22"/>
              </w:rPr>
              <w:t>】</w:t>
            </w:r>
          </w:p>
        </w:tc>
        <w:tc>
          <w:tcPr>
            <w:tcW w:w="1074" w:type="dxa"/>
          </w:tcPr>
          <w:p w:rsidR="00EC78C3" w:rsidRPr="00AF24A4" w:rsidRDefault="00EC78C3" w:rsidP="00E729BF">
            <w:pPr>
              <w:rPr>
                <w:rFonts w:asciiTheme="minorHAnsi" w:eastAsiaTheme="minorEastAsia" w:hAnsiTheme="minorHAnsi" w:cstheme="minorBidi"/>
                <w:color w:val="BFBFBF" w:themeColor="background1" w:themeShade="BF"/>
                <w:szCs w:val="22"/>
              </w:rPr>
            </w:pPr>
            <w:r w:rsidRPr="00AF24A4">
              <w:rPr>
                <w:rFonts w:asciiTheme="minorHAnsi" w:eastAsiaTheme="minorEastAsia" w:hAnsiTheme="minorHAnsi" w:cstheme="minorBidi" w:hint="eastAsia"/>
                <w:color w:val="BFBFBF" w:themeColor="background1" w:themeShade="BF"/>
                <w:szCs w:val="22"/>
              </w:rPr>
              <w:t>【</w:t>
            </w:r>
            <w:r>
              <w:rPr>
                <w:rFonts w:asciiTheme="minorHAnsi" w:eastAsiaTheme="minorEastAsia" w:hAnsiTheme="minorHAnsi" w:cstheme="minorBidi" w:hint="eastAsia"/>
                <w:color w:val="BFBFBF" w:themeColor="background1" w:themeShade="BF"/>
                <w:szCs w:val="22"/>
              </w:rPr>
              <w:t>约束点</w:t>
            </w:r>
            <w:r w:rsidRPr="00AF24A4">
              <w:rPr>
                <w:rFonts w:asciiTheme="minorHAnsi" w:eastAsiaTheme="minorEastAsia" w:hAnsiTheme="minorHAnsi" w:cstheme="minorBidi" w:hint="eastAsia"/>
                <w:color w:val="BFBFBF" w:themeColor="background1" w:themeShade="BF"/>
                <w:szCs w:val="22"/>
              </w:rPr>
              <w:t>】</w:t>
            </w:r>
          </w:p>
        </w:tc>
        <w:tc>
          <w:tcPr>
            <w:tcW w:w="1112" w:type="dxa"/>
          </w:tcPr>
          <w:p w:rsidR="00EC78C3" w:rsidRPr="00AF24A4" w:rsidRDefault="00EC78C3" w:rsidP="00E729BF">
            <w:pPr>
              <w:rPr>
                <w:rFonts w:asciiTheme="minorHAnsi" w:eastAsiaTheme="minorEastAsia" w:hAnsiTheme="minorHAnsi" w:cstheme="minorBidi"/>
                <w:color w:val="BFBFBF" w:themeColor="background1" w:themeShade="BF"/>
                <w:szCs w:val="22"/>
              </w:rPr>
            </w:pPr>
            <w:r w:rsidRPr="00AF24A4">
              <w:rPr>
                <w:rFonts w:asciiTheme="minorHAnsi" w:eastAsiaTheme="minorEastAsia" w:hAnsiTheme="minorHAnsi" w:cstheme="minorBidi" w:hint="eastAsia"/>
                <w:color w:val="BFBFBF" w:themeColor="background1" w:themeShade="BF"/>
                <w:szCs w:val="22"/>
              </w:rPr>
              <w:t>【</w:t>
            </w:r>
            <w:r>
              <w:rPr>
                <w:rFonts w:asciiTheme="minorHAnsi" w:eastAsiaTheme="minorEastAsia" w:hAnsiTheme="minorHAnsi" w:cstheme="minorBidi" w:hint="eastAsia"/>
                <w:color w:val="BFBFBF" w:themeColor="background1" w:themeShade="BF"/>
                <w:szCs w:val="22"/>
              </w:rPr>
              <w:t>约束点</w:t>
            </w:r>
            <w:r w:rsidRPr="00AF24A4">
              <w:rPr>
                <w:rFonts w:asciiTheme="minorHAnsi" w:eastAsiaTheme="minorEastAsia" w:hAnsiTheme="minorHAnsi" w:cstheme="minorBidi" w:hint="eastAsia"/>
                <w:color w:val="BFBFBF" w:themeColor="background1" w:themeShade="BF"/>
                <w:szCs w:val="22"/>
              </w:rPr>
              <w:t>】</w:t>
            </w:r>
          </w:p>
        </w:tc>
      </w:tr>
      <w:tr w:rsidR="00EC78C3" w:rsidTr="00EC78C3">
        <w:tc>
          <w:tcPr>
            <w:tcW w:w="1241" w:type="dxa"/>
            <w:vMerge/>
          </w:tcPr>
          <w:p w:rsidR="00EC78C3" w:rsidRDefault="00EC78C3" w:rsidP="00E729BF">
            <w:pPr>
              <w:rPr>
                <w:rFonts w:asciiTheme="minorHAnsi" w:eastAsiaTheme="minorEastAsia" w:hAnsiTheme="minorHAnsi" w:cstheme="minorBidi" w:hint="eastAsia"/>
                <w:szCs w:val="22"/>
              </w:rPr>
            </w:pPr>
          </w:p>
        </w:tc>
        <w:tc>
          <w:tcPr>
            <w:tcW w:w="1261" w:type="dxa"/>
          </w:tcPr>
          <w:p w:rsidR="00EC78C3" w:rsidRDefault="00EC78C3" w:rsidP="00E729BF">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不相同</w:t>
            </w:r>
          </w:p>
        </w:tc>
        <w:tc>
          <w:tcPr>
            <w:tcW w:w="1007" w:type="dxa"/>
          </w:tcPr>
          <w:p w:rsidR="00EC78C3" w:rsidRDefault="00EC78C3" w:rsidP="00E729BF">
            <w:pPr>
              <w:rPr>
                <w:rFonts w:asciiTheme="minorHAnsi" w:eastAsiaTheme="minorEastAsia" w:hAnsiTheme="minorHAnsi" w:cstheme="minorBidi" w:hint="eastAsia"/>
                <w:szCs w:val="22"/>
              </w:rPr>
            </w:pPr>
          </w:p>
        </w:tc>
        <w:tc>
          <w:tcPr>
            <w:tcW w:w="1007" w:type="dxa"/>
          </w:tcPr>
          <w:p w:rsidR="00EC78C3" w:rsidRPr="00EC78C3" w:rsidRDefault="00EC78C3" w:rsidP="00E729BF">
            <w:pPr>
              <w:rPr>
                <w:rFonts w:asciiTheme="minorHAnsi" w:eastAsiaTheme="minorEastAsia" w:hAnsiTheme="minorHAnsi" w:cstheme="minorBidi"/>
                <w:b/>
                <w:szCs w:val="22"/>
              </w:rPr>
            </w:pPr>
            <w:r w:rsidRPr="001B3E9B">
              <w:rPr>
                <w:rFonts w:asciiTheme="minorHAnsi" w:eastAsiaTheme="minorEastAsia" w:hAnsiTheme="minorHAnsi" w:cstheme="minorBidi" w:hint="eastAsia"/>
                <w:color w:val="D9D9D9" w:themeColor="background1" w:themeShade="D9"/>
                <w:szCs w:val="22"/>
              </w:rPr>
              <w:t>【已覆盖】</w:t>
            </w:r>
          </w:p>
        </w:tc>
        <w:tc>
          <w:tcPr>
            <w:tcW w:w="926" w:type="dxa"/>
          </w:tcPr>
          <w:p w:rsidR="00EC78C3" w:rsidRDefault="00EC78C3" w:rsidP="00E729BF">
            <w:pPr>
              <w:rPr>
                <w:rFonts w:asciiTheme="minorHAnsi" w:eastAsiaTheme="minorEastAsia" w:hAnsiTheme="minorHAnsi" w:cstheme="minorBidi" w:hint="eastAsia"/>
                <w:szCs w:val="22"/>
              </w:rPr>
            </w:pPr>
          </w:p>
        </w:tc>
        <w:tc>
          <w:tcPr>
            <w:tcW w:w="895" w:type="dxa"/>
          </w:tcPr>
          <w:p w:rsidR="00EC78C3" w:rsidRDefault="00EC78C3" w:rsidP="00E729BF">
            <w:pPr>
              <w:rPr>
                <w:rFonts w:asciiTheme="minorHAnsi" w:eastAsiaTheme="minorEastAsia" w:hAnsiTheme="minorHAnsi" w:cstheme="minorBidi" w:hint="eastAsia"/>
                <w:szCs w:val="22"/>
              </w:rPr>
            </w:pPr>
          </w:p>
        </w:tc>
        <w:tc>
          <w:tcPr>
            <w:tcW w:w="1074" w:type="dxa"/>
          </w:tcPr>
          <w:p w:rsidR="00EC78C3" w:rsidRDefault="00EC78C3" w:rsidP="00E729BF">
            <w:pPr>
              <w:rPr>
                <w:rFonts w:asciiTheme="minorHAnsi" w:eastAsiaTheme="minorEastAsia" w:hAnsiTheme="minorHAnsi" w:cstheme="minorBidi" w:hint="eastAsia"/>
                <w:szCs w:val="22"/>
              </w:rPr>
            </w:pPr>
          </w:p>
        </w:tc>
        <w:tc>
          <w:tcPr>
            <w:tcW w:w="1112" w:type="dxa"/>
          </w:tcPr>
          <w:p w:rsidR="00EC78C3" w:rsidRDefault="00EC78C3" w:rsidP="00E729BF">
            <w:pPr>
              <w:rPr>
                <w:rFonts w:asciiTheme="minorHAnsi" w:eastAsiaTheme="minorEastAsia" w:hAnsiTheme="minorHAnsi" w:cstheme="minorBidi" w:hint="eastAsia"/>
                <w:szCs w:val="22"/>
              </w:rPr>
            </w:pPr>
          </w:p>
        </w:tc>
      </w:tr>
    </w:tbl>
    <w:p w:rsidR="001B5694" w:rsidRPr="001B5694" w:rsidRDefault="001B5694" w:rsidP="001B5694">
      <w:pPr>
        <w:rPr>
          <w:rFonts w:asciiTheme="minorHAnsi" w:eastAsiaTheme="minorEastAsia" w:hAnsiTheme="minorHAnsi" w:cstheme="minorBidi" w:hint="eastAsia"/>
          <w:szCs w:val="22"/>
        </w:rPr>
      </w:pPr>
    </w:p>
    <w:p w:rsidR="001B5694" w:rsidRPr="001B5694" w:rsidRDefault="001B5694" w:rsidP="001B5694">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二、线程数量</w:t>
      </w:r>
    </w:p>
    <w:p w:rsidR="00DB67BC" w:rsidRDefault="001B5694" w:rsidP="001B5694">
      <w:pPr>
        <w:ind w:firstLineChars="200" w:firstLine="420"/>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线程数量</w:t>
      </w:r>
      <w:r w:rsidR="00EC78C3">
        <w:rPr>
          <w:rFonts w:asciiTheme="minorHAnsi" w:eastAsiaTheme="minorEastAsia" w:hAnsiTheme="minorHAnsi" w:cstheme="minorBidi" w:hint="eastAsia"/>
          <w:szCs w:val="22"/>
        </w:rPr>
        <w:t>的使用上分为【预估线程数量：</w:t>
      </w:r>
      <w:r w:rsidR="00EC78C3">
        <w:rPr>
          <w:rFonts w:asciiTheme="minorHAnsi" w:eastAsiaTheme="minorEastAsia" w:hAnsiTheme="minorHAnsi" w:cstheme="minorBidi" w:hint="eastAsia"/>
          <w:szCs w:val="22"/>
        </w:rPr>
        <w:t>(2~500)</w:t>
      </w:r>
      <w:r w:rsidR="00EC78C3">
        <w:rPr>
          <w:rFonts w:asciiTheme="minorHAnsi" w:eastAsiaTheme="minorEastAsia" w:hAnsiTheme="minorHAnsi" w:cstheme="minorBidi" w:hint="eastAsia"/>
          <w:szCs w:val="22"/>
        </w:rPr>
        <w:t>】：</w:t>
      </w:r>
    </w:p>
    <w:p w:rsidR="00EC78C3" w:rsidRDefault="00EC78C3" w:rsidP="00EC78C3">
      <w:pPr>
        <w:pStyle w:val="ListParagraph"/>
        <w:numPr>
          <w:ilvl w:val="0"/>
          <w:numId w:val="10"/>
        </w:numPr>
        <w:ind w:firstLineChars="0"/>
        <w:rPr>
          <w:rFonts w:asciiTheme="minorHAnsi" w:eastAsiaTheme="minorEastAsia" w:hAnsiTheme="minorHAnsi" w:cstheme="minorBidi" w:hint="eastAsia"/>
          <w:szCs w:val="22"/>
        </w:rPr>
      </w:pPr>
      <w:r w:rsidRPr="00EC78C3">
        <w:rPr>
          <w:rFonts w:asciiTheme="minorHAnsi" w:eastAsiaTheme="minorEastAsia" w:hAnsiTheme="minorHAnsi" w:cstheme="minorBidi" w:hint="eastAsia"/>
          <w:szCs w:val="22"/>
        </w:rPr>
        <w:t>基本的通常的使用</w:t>
      </w:r>
      <w:r w:rsidRPr="00EC78C3">
        <w:rPr>
          <w:rFonts w:asciiTheme="minorHAnsi" w:eastAsiaTheme="minorEastAsia" w:hAnsiTheme="minorHAnsi" w:cstheme="minorBidi" w:hint="eastAsia"/>
          <w:szCs w:val="22"/>
        </w:rPr>
        <w:t>2</w:t>
      </w:r>
      <w:r w:rsidRPr="00EC78C3">
        <w:rPr>
          <w:rFonts w:asciiTheme="minorHAnsi" w:eastAsiaTheme="minorEastAsia" w:hAnsiTheme="minorHAnsi" w:cstheme="minorBidi" w:hint="eastAsia"/>
          <w:szCs w:val="22"/>
        </w:rPr>
        <w:t>条线程；</w:t>
      </w:r>
    </w:p>
    <w:p w:rsidR="00EC78C3" w:rsidRDefault="00EC78C3" w:rsidP="00EC78C3">
      <w:pPr>
        <w:pStyle w:val="ListParagraph"/>
        <w:numPr>
          <w:ilvl w:val="0"/>
          <w:numId w:val="10"/>
        </w:numPr>
        <w:ind w:firstLineChars="0"/>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可以写</w:t>
      </w:r>
      <w:r>
        <w:rPr>
          <w:rFonts w:asciiTheme="minorHAnsi" w:eastAsiaTheme="minorEastAsia" w:hAnsiTheme="minorHAnsi" w:cstheme="minorBidi" w:hint="eastAsia"/>
          <w:szCs w:val="22"/>
        </w:rPr>
        <w:t>(2~500)</w:t>
      </w:r>
      <w:r>
        <w:rPr>
          <w:rFonts w:asciiTheme="minorHAnsi" w:eastAsiaTheme="minorEastAsia" w:hAnsiTheme="minorHAnsi" w:cstheme="minorBidi" w:hint="eastAsia"/>
          <w:szCs w:val="22"/>
        </w:rPr>
        <w:t>这个中的</w:t>
      </w:r>
      <w:r>
        <w:rPr>
          <w:rFonts w:asciiTheme="minorHAnsi" w:eastAsiaTheme="minorEastAsia" w:hAnsiTheme="minorHAnsi" w:cstheme="minorBidi" w:hint="eastAsia"/>
          <w:szCs w:val="22"/>
        </w:rPr>
        <w:t>500</w:t>
      </w:r>
      <w:r>
        <w:rPr>
          <w:rFonts w:asciiTheme="minorHAnsi" w:eastAsiaTheme="minorEastAsia" w:hAnsiTheme="minorHAnsi" w:cstheme="minorBidi" w:hint="eastAsia"/>
          <w:szCs w:val="22"/>
        </w:rPr>
        <w:t>条线程；</w:t>
      </w:r>
    </w:p>
    <w:p w:rsidR="00EC78C3" w:rsidRDefault="00EC78C3" w:rsidP="00EC78C3">
      <w:pPr>
        <w:pStyle w:val="ListParagraph"/>
        <w:numPr>
          <w:ilvl w:val="0"/>
          <w:numId w:val="10"/>
        </w:numPr>
        <w:ind w:firstLineChars="0"/>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大于</w:t>
      </w:r>
      <w:r>
        <w:rPr>
          <w:rFonts w:asciiTheme="minorHAnsi" w:eastAsiaTheme="minorEastAsia" w:hAnsiTheme="minorHAnsi" w:cstheme="minorBidi" w:hint="eastAsia"/>
          <w:szCs w:val="22"/>
        </w:rPr>
        <w:t>500</w:t>
      </w:r>
      <w:r>
        <w:rPr>
          <w:rFonts w:asciiTheme="minorHAnsi" w:eastAsiaTheme="minorEastAsia" w:hAnsiTheme="minorHAnsi" w:cstheme="minorBidi" w:hint="eastAsia"/>
          <w:szCs w:val="22"/>
        </w:rPr>
        <w:t>条线程，先</w:t>
      </w:r>
      <w:r>
        <w:rPr>
          <w:rFonts w:asciiTheme="minorHAnsi" w:eastAsiaTheme="minorEastAsia" w:hAnsiTheme="minorHAnsi" w:cstheme="minorBidi" w:hint="eastAsia"/>
          <w:szCs w:val="22"/>
        </w:rPr>
        <w:t>600</w:t>
      </w:r>
      <w:r>
        <w:rPr>
          <w:rFonts w:asciiTheme="minorHAnsi" w:eastAsiaTheme="minorEastAsia" w:hAnsiTheme="minorHAnsi" w:cstheme="minorBidi" w:hint="eastAsia"/>
          <w:szCs w:val="22"/>
        </w:rPr>
        <w:t>条线程；</w:t>
      </w:r>
    </w:p>
    <w:p w:rsidR="00EC78C3" w:rsidRDefault="00EC78C3" w:rsidP="00EC78C3">
      <w:pPr>
        <w:rPr>
          <w:rFonts w:asciiTheme="minorHAnsi" w:eastAsiaTheme="minorEastAsia" w:hAnsiTheme="minorHAnsi" w:cstheme="minorBidi" w:hint="eastAsia"/>
          <w:szCs w:val="22"/>
        </w:rPr>
      </w:pPr>
    </w:p>
    <w:p w:rsidR="00EC78C3" w:rsidRPr="00F34779" w:rsidRDefault="00F34779" w:rsidP="00F34779">
      <w:pPr>
        <w:pStyle w:val="ListParagraph"/>
        <w:numPr>
          <w:ilvl w:val="0"/>
          <w:numId w:val="9"/>
        </w:numPr>
        <w:ind w:firstLineChars="0"/>
        <w:rPr>
          <w:rFonts w:asciiTheme="minorHAnsi" w:eastAsiaTheme="minorEastAsia" w:hAnsiTheme="minorHAnsi" w:cstheme="minorBidi" w:hint="eastAsia"/>
          <w:szCs w:val="22"/>
        </w:rPr>
      </w:pPr>
      <w:r w:rsidRPr="00F34779">
        <w:rPr>
          <w:rFonts w:asciiTheme="minorHAnsi" w:eastAsiaTheme="minorEastAsia" w:hAnsiTheme="minorHAnsi" w:cstheme="minorBidi" w:hint="eastAsia"/>
          <w:szCs w:val="22"/>
        </w:rPr>
        <w:t>需要特别注意的点</w:t>
      </w:r>
    </w:p>
    <w:p w:rsidR="00405925" w:rsidRPr="0001391D" w:rsidRDefault="00405925" w:rsidP="00405925">
      <w:pPr>
        <w:ind w:left="420"/>
        <w:rPr>
          <w:rFonts w:asciiTheme="minorHAnsi" w:eastAsiaTheme="minorEastAsia" w:hAnsiTheme="minorHAnsi" w:cstheme="minorBidi" w:hint="eastAsia"/>
          <w:b/>
          <w:szCs w:val="22"/>
        </w:rPr>
      </w:pPr>
      <w:r w:rsidRPr="0001391D">
        <w:rPr>
          <w:rFonts w:asciiTheme="minorHAnsi" w:eastAsiaTheme="minorEastAsia" w:hAnsiTheme="minorHAnsi" w:cstheme="minorBidi" w:hint="eastAsia"/>
          <w:b/>
          <w:szCs w:val="22"/>
        </w:rPr>
        <w:t>db</w:t>
      </w:r>
      <w:r w:rsidRPr="0001391D">
        <w:rPr>
          <w:rFonts w:asciiTheme="minorHAnsi" w:eastAsiaTheme="minorEastAsia" w:hAnsiTheme="minorHAnsi" w:cstheme="minorBidi" w:hint="eastAsia"/>
          <w:b/>
          <w:szCs w:val="22"/>
        </w:rPr>
        <w:t>句柄</w:t>
      </w:r>
      <w:r w:rsidRPr="0001391D">
        <w:rPr>
          <w:rFonts w:asciiTheme="minorHAnsi" w:eastAsiaTheme="minorEastAsia" w:hAnsiTheme="minorHAnsi" w:cstheme="minorBidi" w:hint="eastAsia"/>
          <w:b/>
          <w:szCs w:val="22"/>
        </w:rPr>
        <w:t xml:space="preserve"> </w:t>
      </w:r>
    </w:p>
    <w:p w:rsidR="00405925" w:rsidRPr="00405925" w:rsidRDefault="00405925" w:rsidP="00405925">
      <w:pPr>
        <w:ind w:left="420"/>
        <w:rPr>
          <w:rFonts w:asciiTheme="minorHAnsi" w:eastAsiaTheme="minorEastAsia" w:hAnsiTheme="minorHAnsi" w:cstheme="minorBidi" w:hint="eastAsia"/>
          <w:szCs w:val="22"/>
        </w:rPr>
      </w:pPr>
      <w:r w:rsidRPr="00405925">
        <w:rPr>
          <w:rFonts w:asciiTheme="minorHAnsi" w:eastAsiaTheme="minorEastAsia" w:hAnsiTheme="minorHAnsi" w:cstheme="minorBidi" w:hint="eastAsia"/>
          <w:szCs w:val="22"/>
        </w:rPr>
        <w:t>1</w:t>
      </w:r>
      <w:r w:rsidRPr="00405925">
        <w:rPr>
          <w:rFonts w:asciiTheme="minorHAnsi" w:eastAsiaTheme="minorEastAsia" w:hAnsiTheme="minorHAnsi" w:cstheme="minorBidi" w:hint="eastAsia"/>
          <w:szCs w:val="22"/>
        </w:rPr>
        <w:t>、</w:t>
      </w:r>
      <w:r w:rsidRPr="00405925">
        <w:rPr>
          <w:rFonts w:asciiTheme="minorHAnsi" w:eastAsiaTheme="minorEastAsia" w:hAnsiTheme="minorHAnsi" w:cstheme="minorBidi" w:hint="eastAsia"/>
          <w:szCs w:val="22"/>
        </w:rPr>
        <w:t xml:space="preserve">sdbDisconnect </w:t>
      </w:r>
      <w:r w:rsidRPr="00405925">
        <w:rPr>
          <w:rFonts w:asciiTheme="minorHAnsi" w:eastAsiaTheme="minorEastAsia" w:hAnsiTheme="minorHAnsi" w:cstheme="minorBidi" w:hint="eastAsia"/>
          <w:szCs w:val="22"/>
        </w:rPr>
        <w:t>含有释放</w:t>
      </w:r>
      <w:r w:rsidRPr="00405925">
        <w:rPr>
          <w:rFonts w:asciiTheme="minorHAnsi" w:eastAsiaTheme="minorEastAsia" w:hAnsiTheme="minorHAnsi" w:cstheme="minorBidi" w:hint="eastAsia"/>
          <w:szCs w:val="22"/>
        </w:rPr>
        <w:t>socket</w:t>
      </w:r>
      <w:r w:rsidRPr="00405925">
        <w:rPr>
          <w:rFonts w:asciiTheme="minorHAnsi" w:eastAsiaTheme="minorEastAsia" w:hAnsiTheme="minorHAnsi" w:cstheme="minorBidi" w:hint="eastAsia"/>
          <w:szCs w:val="22"/>
        </w:rPr>
        <w:t>资源及</w:t>
      </w:r>
      <w:r w:rsidRPr="00405925">
        <w:rPr>
          <w:rFonts w:asciiTheme="minorHAnsi" w:eastAsiaTheme="minorEastAsia" w:hAnsiTheme="minorHAnsi" w:cstheme="minorBidi" w:hint="eastAsia"/>
          <w:szCs w:val="22"/>
        </w:rPr>
        <w:t>cursor</w:t>
      </w:r>
      <w:r w:rsidRPr="00405925">
        <w:rPr>
          <w:rFonts w:asciiTheme="minorHAnsi" w:eastAsiaTheme="minorEastAsia" w:hAnsiTheme="minorHAnsi" w:cstheme="minorBidi" w:hint="eastAsia"/>
          <w:szCs w:val="22"/>
        </w:rPr>
        <w:t>资源的操作，务必确保多线程环境下，该接口能正常工作。</w:t>
      </w:r>
      <w:r w:rsidRPr="00405925">
        <w:rPr>
          <w:rFonts w:asciiTheme="minorHAnsi" w:eastAsiaTheme="minorEastAsia" w:hAnsiTheme="minorHAnsi" w:cstheme="minorBidi" w:hint="eastAsia"/>
          <w:szCs w:val="22"/>
        </w:rPr>
        <w:t xml:space="preserve"> </w:t>
      </w:r>
    </w:p>
    <w:p w:rsidR="00405925" w:rsidRPr="00405925" w:rsidRDefault="00405925" w:rsidP="00405925">
      <w:pPr>
        <w:ind w:left="420"/>
        <w:rPr>
          <w:rFonts w:asciiTheme="minorHAnsi" w:eastAsiaTheme="minorEastAsia" w:hAnsiTheme="minorHAnsi" w:cstheme="minorBidi" w:hint="eastAsia"/>
          <w:szCs w:val="22"/>
        </w:rPr>
      </w:pPr>
      <w:r w:rsidRPr="00405925">
        <w:rPr>
          <w:rFonts w:asciiTheme="minorHAnsi" w:eastAsiaTheme="minorEastAsia" w:hAnsiTheme="minorHAnsi" w:cstheme="minorBidi" w:hint="eastAsia"/>
          <w:szCs w:val="22"/>
        </w:rPr>
        <w:t>a.</w:t>
      </w:r>
      <w:r w:rsidRPr="00405925">
        <w:rPr>
          <w:rFonts w:asciiTheme="minorHAnsi" w:eastAsiaTheme="minorEastAsia" w:hAnsiTheme="minorHAnsi" w:cstheme="minorBidi" w:hint="eastAsia"/>
          <w:szCs w:val="22"/>
        </w:rPr>
        <w:t>测试当子线程中所有对象都停止工作时，主线程（</w:t>
      </w:r>
      <w:r w:rsidRPr="00405925">
        <w:rPr>
          <w:rFonts w:asciiTheme="minorHAnsi" w:eastAsiaTheme="minorEastAsia" w:hAnsiTheme="minorHAnsi" w:cstheme="minorBidi" w:hint="eastAsia"/>
          <w:szCs w:val="22"/>
        </w:rPr>
        <w:t>db</w:t>
      </w:r>
      <w:r w:rsidRPr="00405925">
        <w:rPr>
          <w:rFonts w:asciiTheme="minorHAnsi" w:eastAsiaTheme="minorEastAsia" w:hAnsiTheme="minorHAnsi" w:cstheme="minorBidi" w:hint="eastAsia"/>
          <w:szCs w:val="22"/>
        </w:rPr>
        <w:t>所在的线程）调用</w:t>
      </w:r>
      <w:r w:rsidRPr="00405925">
        <w:rPr>
          <w:rFonts w:asciiTheme="minorHAnsi" w:eastAsiaTheme="minorEastAsia" w:hAnsiTheme="minorHAnsi" w:cstheme="minorBidi" w:hint="eastAsia"/>
          <w:szCs w:val="22"/>
        </w:rPr>
        <w:t>sdbDisconnect</w:t>
      </w:r>
      <w:r w:rsidRPr="00405925">
        <w:rPr>
          <w:rFonts w:asciiTheme="minorHAnsi" w:eastAsiaTheme="minorEastAsia" w:hAnsiTheme="minorHAnsi" w:cstheme="minorBidi" w:hint="eastAsia"/>
          <w:szCs w:val="22"/>
        </w:rPr>
        <w:t>的场景；预期没有报错。</w:t>
      </w:r>
      <w:r w:rsidRPr="00405925">
        <w:rPr>
          <w:rFonts w:asciiTheme="minorHAnsi" w:eastAsiaTheme="minorEastAsia" w:hAnsiTheme="minorHAnsi" w:cstheme="minorBidi" w:hint="eastAsia"/>
          <w:szCs w:val="22"/>
        </w:rPr>
        <w:t xml:space="preserve"> </w:t>
      </w:r>
    </w:p>
    <w:p w:rsidR="00405925" w:rsidRDefault="00405925" w:rsidP="00405925">
      <w:pPr>
        <w:ind w:left="420"/>
        <w:rPr>
          <w:rFonts w:asciiTheme="minorHAnsi" w:eastAsiaTheme="minorEastAsia" w:hAnsiTheme="minorHAnsi" w:cstheme="minorBidi" w:hint="eastAsia"/>
          <w:szCs w:val="22"/>
        </w:rPr>
      </w:pPr>
      <w:r w:rsidRPr="00405925">
        <w:rPr>
          <w:rFonts w:asciiTheme="minorHAnsi" w:eastAsiaTheme="minorEastAsia" w:hAnsiTheme="minorHAnsi" w:cstheme="minorBidi" w:hint="eastAsia"/>
          <w:szCs w:val="22"/>
        </w:rPr>
        <w:t>b.</w:t>
      </w:r>
      <w:r w:rsidRPr="00405925">
        <w:rPr>
          <w:rFonts w:asciiTheme="minorHAnsi" w:eastAsiaTheme="minorEastAsia" w:hAnsiTheme="minorHAnsi" w:cstheme="minorBidi" w:hint="eastAsia"/>
          <w:szCs w:val="22"/>
        </w:rPr>
        <w:t>测试子线程仍有对象在工作时，主线程调用</w:t>
      </w:r>
      <w:r w:rsidRPr="00405925">
        <w:rPr>
          <w:rFonts w:asciiTheme="minorHAnsi" w:eastAsiaTheme="minorEastAsia" w:hAnsiTheme="minorHAnsi" w:cstheme="minorBidi" w:hint="eastAsia"/>
          <w:szCs w:val="22"/>
        </w:rPr>
        <w:t>sdbDisconnect</w:t>
      </w:r>
      <w:r w:rsidRPr="00405925">
        <w:rPr>
          <w:rFonts w:asciiTheme="minorHAnsi" w:eastAsiaTheme="minorEastAsia" w:hAnsiTheme="minorHAnsi" w:cstheme="minorBidi" w:hint="eastAsia"/>
          <w:szCs w:val="22"/>
        </w:rPr>
        <w:t>的场景。预期仍在工作的子线程报</w:t>
      </w:r>
      <w:r w:rsidRPr="00405925">
        <w:rPr>
          <w:rFonts w:asciiTheme="minorHAnsi" w:eastAsiaTheme="minorEastAsia" w:hAnsiTheme="minorHAnsi" w:cstheme="minorBidi" w:hint="eastAsia"/>
          <w:szCs w:val="22"/>
        </w:rPr>
        <w:t xml:space="preserve"> -75(</w:t>
      </w:r>
      <w:r w:rsidRPr="00405925">
        <w:rPr>
          <w:rFonts w:asciiTheme="minorHAnsi" w:eastAsiaTheme="minorEastAsia" w:hAnsiTheme="minorHAnsi" w:cstheme="minorBidi" w:hint="eastAsia"/>
          <w:szCs w:val="22"/>
        </w:rPr>
        <w:t>非法句柄</w:t>
      </w:r>
      <w:r w:rsidRPr="00405925">
        <w:rPr>
          <w:rFonts w:asciiTheme="minorHAnsi" w:eastAsiaTheme="minorEastAsia" w:hAnsiTheme="minorHAnsi" w:cstheme="minorBidi" w:hint="eastAsia"/>
          <w:szCs w:val="22"/>
        </w:rPr>
        <w:t>)</w:t>
      </w:r>
      <w:r w:rsidRPr="00405925">
        <w:rPr>
          <w:rFonts w:asciiTheme="minorHAnsi" w:eastAsiaTheme="minorEastAsia" w:hAnsiTheme="minorHAnsi" w:cstheme="minorBidi" w:hint="eastAsia"/>
          <w:szCs w:val="22"/>
        </w:rPr>
        <w:t>。</w:t>
      </w:r>
      <w:r w:rsidRPr="00405925">
        <w:rPr>
          <w:rFonts w:asciiTheme="minorHAnsi" w:eastAsiaTheme="minorEastAsia" w:hAnsiTheme="minorHAnsi" w:cstheme="minorBidi" w:hint="eastAsia"/>
          <w:szCs w:val="22"/>
        </w:rPr>
        <w:t xml:space="preserve"> </w:t>
      </w:r>
    </w:p>
    <w:p w:rsidR="0001391D" w:rsidRDefault="0001391D" w:rsidP="00405925">
      <w:pPr>
        <w:ind w:left="420"/>
        <w:rPr>
          <w:rFonts w:asciiTheme="minorHAnsi" w:eastAsiaTheme="minorEastAsia" w:hAnsiTheme="minorHAnsi" w:cstheme="minorBidi" w:hint="eastAsia"/>
          <w:szCs w:val="22"/>
        </w:rPr>
      </w:pPr>
    </w:p>
    <w:p w:rsidR="0001391D" w:rsidRDefault="0001391D" w:rsidP="00405925">
      <w:pPr>
        <w:ind w:left="420"/>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根据上面的关注点列出以下测试因子：</w:t>
      </w:r>
    </w:p>
    <w:tbl>
      <w:tblPr>
        <w:tblStyle w:val="TableGrid"/>
        <w:tblW w:w="0" w:type="auto"/>
        <w:tblLook w:val="04A0"/>
      </w:tblPr>
      <w:tblGrid>
        <w:gridCol w:w="2838"/>
        <w:gridCol w:w="2842"/>
        <w:gridCol w:w="2842"/>
      </w:tblGrid>
      <w:tr w:rsidR="0001391D" w:rsidTr="000F1F6E">
        <w:tc>
          <w:tcPr>
            <w:tcW w:w="2838" w:type="dxa"/>
          </w:tcPr>
          <w:p w:rsidR="0001391D" w:rsidRDefault="0001391D" w:rsidP="000F1F6E">
            <w:pPr>
              <w:rPr>
                <w:rFonts w:asciiTheme="minorHAnsi" w:eastAsiaTheme="minorEastAsia" w:hAnsiTheme="minorHAnsi" w:cstheme="minorBidi" w:hint="eastAsia"/>
                <w:szCs w:val="22"/>
              </w:rPr>
            </w:pPr>
          </w:p>
        </w:tc>
        <w:tc>
          <w:tcPr>
            <w:tcW w:w="2842" w:type="dxa"/>
          </w:tcPr>
          <w:p w:rsidR="0001391D" w:rsidRDefault="0001391D" w:rsidP="000F1F6E">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对等线程执行完成</w:t>
            </w:r>
          </w:p>
        </w:tc>
        <w:tc>
          <w:tcPr>
            <w:tcW w:w="2842" w:type="dxa"/>
          </w:tcPr>
          <w:p w:rsidR="0001391D" w:rsidRDefault="0001391D" w:rsidP="000F1F6E">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对等线程未执行完成</w:t>
            </w:r>
          </w:p>
        </w:tc>
      </w:tr>
      <w:tr w:rsidR="0001391D" w:rsidTr="000F1F6E">
        <w:tc>
          <w:tcPr>
            <w:tcW w:w="2838" w:type="dxa"/>
          </w:tcPr>
          <w:p w:rsidR="0001391D" w:rsidRDefault="0001391D" w:rsidP="000F1F6E">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主线程关闭连接</w:t>
            </w:r>
            <w:r>
              <w:rPr>
                <w:rFonts w:asciiTheme="minorHAnsi" w:eastAsiaTheme="minorEastAsia" w:hAnsiTheme="minorHAnsi" w:cstheme="minorBidi" w:hint="eastAsia"/>
                <w:szCs w:val="22"/>
              </w:rPr>
              <w:t>sdbDisconnect</w:t>
            </w:r>
          </w:p>
        </w:tc>
        <w:tc>
          <w:tcPr>
            <w:tcW w:w="2842" w:type="dxa"/>
          </w:tcPr>
          <w:p w:rsidR="0001391D" w:rsidRDefault="0001391D" w:rsidP="000F1F6E">
            <w:pPr>
              <w:rPr>
                <w:rFonts w:asciiTheme="minorHAnsi" w:eastAsiaTheme="minorEastAsia" w:hAnsiTheme="minorHAnsi" w:cstheme="minorBidi" w:hint="eastAsia"/>
                <w:szCs w:val="22"/>
              </w:rPr>
            </w:pPr>
          </w:p>
        </w:tc>
        <w:tc>
          <w:tcPr>
            <w:tcW w:w="2842" w:type="dxa"/>
          </w:tcPr>
          <w:p w:rsidR="0001391D" w:rsidRDefault="0001391D" w:rsidP="000F1F6E">
            <w:pPr>
              <w:rPr>
                <w:rFonts w:asciiTheme="minorHAnsi" w:eastAsiaTheme="minorEastAsia" w:hAnsiTheme="minorHAnsi" w:cstheme="minorBidi" w:hint="eastAsia"/>
                <w:szCs w:val="22"/>
              </w:rPr>
            </w:pPr>
          </w:p>
        </w:tc>
      </w:tr>
    </w:tbl>
    <w:p w:rsidR="00405925" w:rsidRPr="00405925" w:rsidRDefault="00405925" w:rsidP="00405925">
      <w:pPr>
        <w:ind w:left="420"/>
        <w:rPr>
          <w:rFonts w:asciiTheme="minorHAnsi" w:eastAsiaTheme="minorEastAsia" w:hAnsiTheme="minorHAnsi" w:cstheme="minorBidi" w:hint="eastAsia"/>
          <w:szCs w:val="22"/>
        </w:rPr>
      </w:pPr>
      <w:r w:rsidRPr="00405925">
        <w:rPr>
          <w:rFonts w:asciiTheme="minorHAnsi" w:eastAsiaTheme="minorEastAsia" w:hAnsiTheme="minorHAnsi" w:cstheme="minorBidi" w:hint="eastAsia"/>
          <w:szCs w:val="22"/>
        </w:rPr>
        <w:t>2</w:t>
      </w:r>
      <w:r w:rsidRPr="00405925">
        <w:rPr>
          <w:rFonts w:asciiTheme="minorHAnsi" w:eastAsiaTheme="minorEastAsia" w:hAnsiTheme="minorHAnsi" w:cstheme="minorBidi" w:hint="eastAsia"/>
          <w:szCs w:val="22"/>
        </w:rPr>
        <w:t>、</w:t>
      </w:r>
      <w:r w:rsidRPr="00405925">
        <w:rPr>
          <w:rFonts w:asciiTheme="minorHAnsi" w:eastAsiaTheme="minorEastAsia" w:hAnsiTheme="minorHAnsi" w:cstheme="minorBidi" w:hint="eastAsia"/>
          <w:szCs w:val="22"/>
        </w:rPr>
        <w:t xml:space="preserve">closeAllCursor </w:t>
      </w:r>
    </w:p>
    <w:p w:rsidR="00405925" w:rsidRPr="00405925" w:rsidRDefault="00405925" w:rsidP="00405925">
      <w:pPr>
        <w:ind w:left="420"/>
        <w:rPr>
          <w:rFonts w:asciiTheme="minorHAnsi" w:eastAsiaTheme="minorEastAsia" w:hAnsiTheme="minorHAnsi" w:cstheme="minorBidi" w:hint="eastAsia"/>
          <w:szCs w:val="22"/>
        </w:rPr>
      </w:pPr>
      <w:r w:rsidRPr="00405925">
        <w:rPr>
          <w:rFonts w:asciiTheme="minorHAnsi" w:eastAsiaTheme="minorEastAsia" w:hAnsiTheme="minorHAnsi" w:cstheme="minorBidi" w:hint="eastAsia"/>
          <w:szCs w:val="22"/>
        </w:rPr>
        <w:t>a.</w:t>
      </w:r>
      <w:r w:rsidRPr="00405925">
        <w:rPr>
          <w:rFonts w:asciiTheme="minorHAnsi" w:eastAsiaTheme="minorEastAsia" w:hAnsiTheme="minorHAnsi" w:cstheme="minorBidi" w:hint="eastAsia"/>
          <w:szCs w:val="22"/>
        </w:rPr>
        <w:t>各子线程把其持有的</w:t>
      </w:r>
      <w:r w:rsidRPr="00405925">
        <w:rPr>
          <w:rFonts w:asciiTheme="minorHAnsi" w:eastAsiaTheme="minorEastAsia" w:hAnsiTheme="minorHAnsi" w:cstheme="minorBidi" w:hint="eastAsia"/>
          <w:szCs w:val="22"/>
        </w:rPr>
        <w:t>cursor</w:t>
      </w:r>
      <w:r w:rsidRPr="00405925">
        <w:rPr>
          <w:rFonts w:asciiTheme="minorHAnsi" w:eastAsiaTheme="minorEastAsia" w:hAnsiTheme="minorHAnsi" w:cstheme="minorBidi" w:hint="eastAsia"/>
          <w:szCs w:val="22"/>
        </w:rPr>
        <w:t>关闭后，主线程（</w:t>
      </w:r>
      <w:r w:rsidRPr="00405925">
        <w:rPr>
          <w:rFonts w:asciiTheme="minorHAnsi" w:eastAsiaTheme="minorEastAsia" w:hAnsiTheme="minorHAnsi" w:cstheme="minorBidi" w:hint="eastAsia"/>
          <w:szCs w:val="22"/>
        </w:rPr>
        <w:t>db</w:t>
      </w:r>
      <w:r w:rsidRPr="00405925">
        <w:rPr>
          <w:rFonts w:asciiTheme="minorHAnsi" w:eastAsiaTheme="minorEastAsia" w:hAnsiTheme="minorHAnsi" w:cstheme="minorBidi" w:hint="eastAsia"/>
          <w:szCs w:val="22"/>
        </w:rPr>
        <w:t>所在的线程）调用</w:t>
      </w:r>
      <w:r w:rsidRPr="00405925">
        <w:rPr>
          <w:rFonts w:asciiTheme="minorHAnsi" w:eastAsiaTheme="minorEastAsia" w:hAnsiTheme="minorHAnsi" w:cstheme="minorBidi" w:hint="eastAsia"/>
          <w:szCs w:val="22"/>
        </w:rPr>
        <w:t>closeAllCursor</w:t>
      </w:r>
      <w:r w:rsidRPr="00405925">
        <w:rPr>
          <w:rFonts w:asciiTheme="minorHAnsi" w:eastAsiaTheme="minorEastAsia" w:hAnsiTheme="minorHAnsi" w:cstheme="minorBidi" w:hint="eastAsia"/>
          <w:szCs w:val="22"/>
        </w:rPr>
        <w:t>。</w:t>
      </w:r>
      <w:r w:rsidRPr="00405925">
        <w:rPr>
          <w:rFonts w:asciiTheme="minorHAnsi" w:eastAsiaTheme="minorEastAsia" w:hAnsiTheme="minorHAnsi" w:cstheme="minorBidi" w:hint="eastAsia"/>
          <w:szCs w:val="22"/>
        </w:rPr>
        <w:t xml:space="preserve"> </w:t>
      </w:r>
    </w:p>
    <w:p w:rsidR="00405925" w:rsidRPr="00405925" w:rsidRDefault="00405925" w:rsidP="00405925">
      <w:pPr>
        <w:ind w:left="420"/>
        <w:rPr>
          <w:rFonts w:asciiTheme="minorHAnsi" w:eastAsiaTheme="minorEastAsia" w:hAnsiTheme="minorHAnsi" w:cstheme="minorBidi" w:hint="eastAsia"/>
          <w:szCs w:val="22"/>
        </w:rPr>
      </w:pPr>
      <w:r w:rsidRPr="00405925">
        <w:rPr>
          <w:rFonts w:asciiTheme="minorHAnsi" w:eastAsiaTheme="minorEastAsia" w:hAnsiTheme="minorHAnsi" w:cstheme="minorBidi" w:hint="eastAsia"/>
          <w:szCs w:val="22"/>
        </w:rPr>
        <w:t>b.</w:t>
      </w:r>
      <w:r w:rsidRPr="00405925">
        <w:rPr>
          <w:rFonts w:asciiTheme="minorHAnsi" w:eastAsiaTheme="minorEastAsia" w:hAnsiTheme="minorHAnsi" w:cstheme="minorBidi" w:hint="eastAsia"/>
          <w:szCs w:val="22"/>
        </w:rPr>
        <w:t>部分子线程把其持有的</w:t>
      </w:r>
      <w:r w:rsidRPr="00405925">
        <w:rPr>
          <w:rFonts w:asciiTheme="minorHAnsi" w:eastAsiaTheme="minorEastAsia" w:hAnsiTheme="minorHAnsi" w:cstheme="minorBidi" w:hint="eastAsia"/>
          <w:szCs w:val="22"/>
        </w:rPr>
        <w:t>Cursor</w:t>
      </w:r>
      <w:r w:rsidRPr="00405925">
        <w:rPr>
          <w:rFonts w:asciiTheme="minorHAnsi" w:eastAsiaTheme="minorEastAsia" w:hAnsiTheme="minorHAnsi" w:cstheme="minorBidi" w:hint="eastAsia"/>
          <w:szCs w:val="22"/>
        </w:rPr>
        <w:t>关闭，另外一些线程没有把其持有的</w:t>
      </w:r>
      <w:r w:rsidRPr="00405925">
        <w:rPr>
          <w:rFonts w:asciiTheme="minorHAnsi" w:eastAsiaTheme="minorEastAsia" w:hAnsiTheme="minorHAnsi" w:cstheme="minorBidi" w:hint="eastAsia"/>
          <w:szCs w:val="22"/>
        </w:rPr>
        <w:t>cursor</w:t>
      </w:r>
      <w:r w:rsidRPr="00405925">
        <w:rPr>
          <w:rFonts w:asciiTheme="minorHAnsi" w:eastAsiaTheme="minorEastAsia" w:hAnsiTheme="minorHAnsi" w:cstheme="minorBidi" w:hint="eastAsia"/>
          <w:szCs w:val="22"/>
        </w:rPr>
        <w:t>关闭，主线</w:t>
      </w:r>
      <w:r w:rsidRPr="00405925">
        <w:rPr>
          <w:rFonts w:asciiTheme="minorHAnsi" w:eastAsiaTheme="minorEastAsia" w:hAnsiTheme="minorHAnsi" w:cstheme="minorBidi" w:hint="eastAsia"/>
          <w:szCs w:val="22"/>
        </w:rPr>
        <w:lastRenderedPageBreak/>
        <w:t>程调用</w:t>
      </w:r>
      <w:r w:rsidRPr="00405925">
        <w:rPr>
          <w:rFonts w:asciiTheme="minorHAnsi" w:eastAsiaTheme="minorEastAsia" w:hAnsiTheme="minorHAnsi" w:cstheme="minorBidi" w:hint="eastAsia"/>
          <w:szCs w:val="22"/>
        </w:rPr>
        <w:t>closeAllCursor</w:t>
      </w:r>
      <w:r w:rsidRPr="00405925">
        <w:rPr>
          <w:rFonts w:asciiTheme="minorHAnsi" w:eastAsiaTheme="minorEastAsia" w:hAnsiTheme="minorHAnsi" w:cstheme="minorBidi" w:hint="eastAsia"/>
          <w:szCs w:val="22"/>
        </w:rPr>
        <w:t>。</w:t>
      </w:r>
      <w:r w:rsidRPr="00405925">
        <w:rPr>
          <w:rFonts w:asciiTheme="minorHAnsi" w:eastAsiaTheme="minorEastAsia" w:hAnsiTheme="minorHAnsi" w:cstheme="minorBidi" w:hint="eastAsia"/>
          <w:szCs w:val="22"/>
        </w:rPr>
        <w:t xml:space="preserve"> </w:t>
      </w:r>
    </w:p>
    <w:p w:rsidR="00405925" w:rsidRPr="00405925" w:rsidRDefault="00405925" w:rsidP="00E96102">
      <w:pPr>
        <w:ind w:left="420"/>
        <w:rPr>
          <w:rFonts w:asciiTheme="minorHAnsi" w:eastAsiaTheme="minorEastAsia" w:hAnsiTheme="minorHAnsi" w:cstheme="minorBidi"/>
          <w:szCs w:val="22"/>
        </w:rPr>
      </w:pPr>
      <w:r w:rsidRPr="00405925">
        <w:rPr>
          <w:rFonts w:asciiTheme="minorHAnsi" w:eastAsiaTheme="minorEastAsia" w:hAnsiTheme="minorHAnsi" w:cstheme="minorBidi" w:hint="eastAsia"/>
          <w:szCs w:val="22"/>
        </w:rPr>
        <w:t>以上两种操作过后，要求所有</w:t>
      </w:r>
      <w:r w:rsidRPr="00405925">
        <w:rPr>
          <w:rFonts w:asciiTheme="minorHAnsi" w:eastAsiaTheme="minorEastAsia" w:hAnsiTheme="minorHAnsi" w:cstheme="minorBidi" w:hint="eastAsia"/>
          <w:szCs w:val="22"/>
        </w:rPr>
        <w:t>Cursor</w:t>
      </w:r>
      <w:r w:rsidRPr="00405925">
        <w:rPr>
          <w:rFonts w:asciiTheme="minorHAnsi" w:eastAsiaTheme="minorEastAsia" w:hAnsiTheme="minorHAnsi" w:cstheme="minorBidi" w:hint="eastAsia"/>
          <w:szCs w:val="22"/>
        </w:rPr>
        <w:t>都失效，且引擎把其会话都释放掉。</w:t>
      </w:r>
      <w:r w:rsidRPr="00405925">
        <w:rPr>
          <w:rFonts w:asciiTheme="minorHAnsi" w:eastAsiaTheme="minorEastAsia" w:hAnsiTheme="minorHAnsi" w:cstheme="minorBidi" w:hint="eastAsia"/>
          <w:szCs w:val="22"/>
        </w:rPr>
        <w:t xml:space="preserve"> </w:t>
      </w:r>
    </w:p>
    <w:p w:rsidR="00405925" w:rsidRDefault="00405925" w:rsidP="00405925">
      <w:pPr>
        <w:ind w:left="420"/>
        <w:rPr>
          <w:rFonts w:asciiTheme="minorHAnsi" w:eastAsiaTheme="minorEastAsia" w:hAnsiTheme="minorHAnsi" w:cstheme="minorBidi" w:hint="eastAsia"/>
          <w:szCs w:val="22"/>
        </w:rPr>
      </w:pPr>
      <w:r w:rsidRPr="00405925">
        <w:rPr>
          <w:rFonts w:asciiTheme="minorHAnsi" w:eastAsiaTheme="minorEastAsia" w:hAnsiTheme="minorHAnsi" w:cstheme="minorBidi" w:hint="eastAsia"/>
          <w:szCs w:val="22"/>
        </w:rPr>
        <w:t>cursor</w:t>
      </w:r>
      <w:r w:rsidRPr="00405925">
        <w:rPr>
          <w:rFonts w:asciiTheme="minorHAnsi" w:eastAsiaTheme="minorEastAsia" w:hAnsiTheme="minorHAnsi" w:cstheme="minorBidi" w:hint="eastAsia"/>
          <w:szCs w:val="22"/>
        </w:rPr>
        <w:t>句柄</w:t>
      </w:r>
      <w:r w:rsidRPr="00405925">
        <w:rPr>
          <w:rFonts w:asciiTheme="minorHAnsi" w:eastAsiaTheme="minorEastAsia" w:hAnsiTheme="minorHAnsi" w:cstheme="minorBidi" w:hint="eastAsia"/>
          <w:szCs w:val="22"/>
        </w:rPr>
        <w:t xml:space="preserve"> </w:t>
      </w:r>
    </w:p>
    <w:p w:rsidR="0001391D" w:rsidRDefault="0001391D" w:rsidP="00405925">
      <w:pPr>
        <w:ind w:left="420"/>
        <w:rPr>
          <w:rFonts w:asciiTheme="minorHAnsi" w:eastAsiaTheme="minorEastAsia" w:hAnsiTheme="minorHAnsi" w:cstheme="minorBidi" w:hint="eastAsia"/>
          <w:szCs w:val="22"/>
        </w:rPr>
      </w:pPr>
    </w:p>
    <w:p w:rsidR="0001391D" w:rsidRDefault="0001391D" w:rsidP="00405925">
      <w:pPr>
        <w:ind w:left="420"/>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根据上面的关注点列出以下测试因子：</w:t>
      </w:r>
    </w:p>
    <w:tbl>
      <w:tblPr>
        <w:tblStyle w:val="TableGrid"/>
        <w:tblW w:w="0" w:type="auto"/>
        <w:tblLook w:val="04A0"/>
      </w:tblPr>
      <w:tblGrid>
        <w:gridCol w:w="2840"/>
        <w:gridCol w:w="2841"/>
        <w:gridCol w:w="2841"/>
      </w:tblGrid>
      <w:tr w:rsidR="0001391D" w:rsidTr="000F1F6E">
        <w:tc>
          <w:tcPr>
            <w:tcW w:w="2840" w:type="dxa"/>
          </w:tcPr>
          <w:p w:rsidR="0001391D" w:rsidRDefault="0001391D" w:rsidP="000F1F6E">
            <w:pPr>
              <w:rPr>
                <w:rFonts w:asciiTheme="minorHAnsi" w:eastAsiaTheme="minorEastAsia" w:hAnsiTheme="minorHAnsi" w:cstheme="minorBidi" w:hint="eastAsia"/>
                <w:szCs w:val="22"/>
              </w:rPr>
            </w:pPr>
          </w:p>
        </w:tc>
        <w:tc>
          <w:tcPr>
            <w:tcW w:w="2841" w:type="dxa"/>
          </w:tcPr>
          <w:p w:rsidR="0001391D" w:rsidRDefault="0001391D" w:rsidP="000F1F6E">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对等线程关装所有</w:t>
            </w:r>
            <w:r>
              <w:rPr>
                <w:rFonts w:asciiTheme="minorHAnsi" w:eastAsiaTheme="minorEastAsia" w:hAnsiTheme="minorHAnsi" w:cstheme="minorBidi" w:hint="eastAsia"/>
                <w:szCs w:val="22"/>
              </w:rPr>
              <w:t>cursor</w:t>
            </w:r>
          </w:p>
        </w:tc>
        <w:tc>
          <w:tcPr>
            <w:tcW w:w="2841" w:type="dxa"/>
          </w:tcPr>
          <w:p w:rsidR="0001391D" w:rsidRPr="00CA678A" w:rsidRDefault="0001391D" w:rsidP="000F1F6E">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对等线程关闭部分</w:t>
            </w:r>
            <w:r>
              <w:rPr>
                <w:rFonts w:asciiTheme="minorHAnsi" w:eastAsiaTheme="minorEastAsia" w:hAnsiTheme="minorHAnsi" w:cstheme="minorBidi" w:hint="eastAsia"/>
                <w:szCs w:val="22"/>
              </w:rPr>
              <w:t>cursor</w:t>
            </w:r>
          </w:p>
        </w:tc>
      </w:tr>
      <w:tr w:rsidR="0001391D" w:rsidTr="000F1F6E">
        <w:tc>
          <w:tcPr>
            <w:tcW w:w="2840" w:type="dxa"/>
          </w:tcPr>
          <w:p w:rsidR="0001391D" w:rsidRDefault="0001391D" w:rsidP="000F1F6E">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主线程关闭游标</w:t>
            </w:r>
            <w:r>
              <w:rPr>
                <w:rFonts w:asciiTheme="minorHAnsi" w:eastAsiaTheme="minorEastAsia" w:hAnsiTheme="minorHAnsi" w:cstheme="minorBidi" w:hint="eastAsia"/>
                <w:szCs w:val="22"/>
              </w:rPr>
              <w:t>closeAllCursor</w:t>
            </w:r>
          </w:p>
        </w:tc>
        <w:tc>
          <w:tcPr>
            <w:tcW w:w="2841" w:type="dxa"/>
          </w:tcPr>
          <w:p w:rsidR="0001391D" w:rsidRDefault="0001391D" w:rsidP="000F1F6E">
            <w:pPr>
              <w:rPr>
                <w:rFonts w:asciiTheme="minorHAnsi" w:eastAsiaTheme="minorEastAsia" w:hAnsiTheme="minorHAnsi" w:cstheme="minorBidi" w:hint="eastAsia"/>
                <w:szCs w:val="22"/>
              </w:rPr>
            </w:pPr>
          </w:p>
        </w:tc>
        <w:tc>
          <w:tcPr>
            <w:tcW w:w="2841" w:type="dxa"/>
          </w:tcPr>
          <w:p w:rsidR="0001391D" w:rsidRDefault="0001391D" w:rsidP="000F1F6E">
            <w:pPr>
              <w:rPr>
                <w:rFonts w:asciiTheme="minorHAnsi" w:eastAsiaTheme="minorEastAsia" w:hAnsiTheme="minorHAnsi" w:cstheme="minorBidi" w:hint="eastAsia"/>
                <w:szCs w:val="22"/>
              </w:rPr>
            </w:pPr>
          </w:p>
        </w:tc>
      </w:tr>
    </w:tbl>
    <w:p w:rsidR="0001391D" w:rsidRDefault="0001391D" w:rsidP="00405925">
      <w:pPr>
        <w:ind w:left="420"/>
        <w:rPr>
          <w:rFonts w:asciiTheme="minorHAnsi" w:eastAsiaTheme="minorEastAsia" w:hAnsiTheme="minorHAnsi" w:cstheme="minorBidi" w:hint="eastAsia"/>
          <w:b/>
          <w:szCs w:val="22"/>
        </w:rPr>
      </w:pPr>
    </w:p>
    <w:p w:rsidR="00405925" w:rsidRPr="0001391D" w:rsidRDefault="00405925" w:rsidP="00405925">
      <w:pPr>
        <w:ind w:left="420"/>
        <w:rPr>
          <w:rFonts w:asciiTheme="minorHAnsi" w:eastAsiaTheme="minorEastAsia" w:hAnsiTheme="minorHAnsi" w:cstheme="minorBidi"/>
          <w:b/>
          <w:szCs w:val="22"/>
        </w:rPr>
      </w:pPr>
      <w:r w:rsidRPr="0001391D">
        <w:rPr>
          <w:rFonts w:asciiTheme="minorHAnsi" w:eastAsiaTheme="minorEastAsia" w:hAnsiTheme="minorHAnsi" w:cstheme="minorBidi"/>
          <w:b/>
          <w:szCs w:val="22"/>
        </w:rPr>
        <w:t xml:space="preserve">sdbCloseCursor </w:t>
      </w:r>
    </w:p>
    <w:p w:rsidR="00405925" w:rsidRPr="00405925" w:rsidRDefault="00405925" w:rsidP="00405925">
      <w:pPr>
        <w:ind w:left="420"/>
        <w:rPr>
          <w:rFonts w:asciiTheme="minorHAnsi" w:eastAsiaTheme="minorEastAsia" w:hAnsiTheme="minorHAnsi" w:cstheme="minorBidi" w:hint="eastAsia"/>
          <w:szCs w:val="22"/>
        </w:rPr>
      </w:pPr>
      <w:r w:rsidRPr="00405925">
        <w:rPr>
          <w:rFonts w:asciiTheme="minorHAnsi" w:eastAsiaTheme="minorEastAsia" w:hAnsiTheme="minorHAnsi" w:cstheme="minorBidi" w:hint="eastAsia"/>
          <w:szCs w:val="22"/>
        </w:rPr>
        <w:t>a.</w:t>
      </w:r>
      <w:r w:rsidRPr="00405925">
        <w:rPr>
          <w:rFonts w:asciiTheme="minorHAnsi" w:eastAsiaTheme="minorEastAsia" w:hAnsiTheme="minorHAnsi" w:cstheme="minorBidi" w:hint="eastAsia"/>
          <w:szCs w:val="22"/>
        </w:rPr>
        <w:t>在主线程</w:t>
      </w:r>
      <w:r w:rsidRPr="00405925">
        <w:rPr>
          <w:rFonts w:asciiTheme="minorHAnsi" w:eastAsiaTheme="minorEastAsia" w:hAnsiTheme="minorHAnsi" w:cstheme="minorBidi" w:hint="eastAsia"/>
          <w:szCs w:val="22"/>
        </w:rPr>
        <w:t>sdbDisconnect</w:t>
      </w:r>
      <w:r w:rsidRPr="00405925">
        <w:rPr>
          <w:rFonts w:asciiTheme="minorHAnsi" w:eastAsiaTheme="minorEastAsia" w:hAnsiTheme="minorHAnsi" w:cstheme="minorBidi" w:hint="eastAsia"/>
          <w:szCs w:val="22"/>
        </w:rPr>
        <w:t>之前和之后，子线程分别调用</w:t>
      </w:r>
      <w:r w:rsidRPr="00405925">
        <w:rPr>
          <w:rFonts w:asciiTheme="minorHAnsi" w:eastAsiaTheme="minorEastAsia" w:hAnsiTheme="minorHAnsi" w:cstheme="minorBidi" w:hint="eastAsia"/>
          <w:szCs w:val="22"/>
        </w:rPr>
        <w:t xml:space="preserve">sdbCloseCursor </w:t>
      </w:r>
    </w:p>
    <w:p w:rsidR="00405925" w:rsidRPr="00405925" w:rsidRDefault="00405925" w:rsidP="00405925">
      <w:pPr>
        <w:ind w:left="420"/>
        <w:rPr>
          <w:rFonts w:asciiTheme="minorHAnsi" w:eastAsiaTheme="minorEastAsia" w:hAnsiTheme="minorHAnsi" w:cstheme="minorBidi" w:hint="eastAsia"/>
          <w:szCs w:val="22"/>
        </w:rPr>
      </w:pPr>
      <w:r w:rsidRPr="00405925">
        <w:rPr>
          <w:rFonts w:asciiTheme="minorHAnsi" w:eastAsiaTheme="minorEastAsia" w:hAnsiTheme="minorHAnsi" w:cstheme="minorBidi" w:hint="eastAsia"/>
          <w:szCs w:val="22"/>
        </w:rPr>
        <w:t>b.</w:t>
      </w:r>
      <w:r w:rsidRPr="00405925">
        <w:rPr>
          <w:rFonts w:asciiTheme="minorHAnsi" w:eastAsiaTheme="minorEastAsia" w:hAnsiTheme="minorHAnsi" w:cstheme="minorBidi" w:hint="eastAsia"/>
          <w:szCs w:val="22"/>
        </w:rPr>
        <w:t>在主线程调用</w:t>
      </w:r>
      <w:r w:rsidRPr="00405925">
        <w:rPr>
          <w:rFonts w:asciiTheme="minorHAnsi" w:eastAsiaTheme="minorEastAsia" w:hAnsiTheme="minorHAnsi" w:cstheme="minorBidi" w:hint="eastAsia"/>
          <w:szCs w:val="22"/>
        </w:rPr>
        <w:t>sdbCloseAllCursor</w:t>
      </w:r>
      <w:r w:rsidRPr="00405925">
        <w:rPr>
          <w:rFonts w:asciiTheme="minorHAnsi" w:eastAsiaTheme="minorEastAsia" w:hAnsiTheme="minorHAnsi" w:cstheme="minorBidi" w:hint="eastAsia"/>
          <w:szCs w:val="22"/>
        </w:rPr>
        <w:t>之前和之后调用</w:t>
      </w:r>
      <w:r w:rsidRPr="00405925">
        <w:rPr>
          <w:rFonts w:asciiTheme="minorHAnsi" w:eastAsiaTheme="minorEastAsia" w:hAnsiTheme="minorHAnsi" w:cstheme="minorBidi" w:hint="eastAsia"/>
          <w:szCs w:val="22"/>
        </w:rPr>
        <w:t>sdbCloseCursor</w:t>
      </w:r>
    </w:p>
    <w:p w:rsidR="00EC78C3" w:rsidRDefault="00E96102" w:rsidP="00EC78C3">
      <w:pPr>
        <w:ind w:left="420"/>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根据以前需要着重关注的点，进行相应的测试设计：</w:t>
      </w:r>
    </w:p>
    <w:p w:rsidR="00F0118B" w:rsidRDefault="00F0118B" w:rsidP="00F0118B">
      <w:pPr>
        <w:rPr>
          <w:rFonts w:asciiTheme="minorHAnsi" w:eastAsiaTheme="minorEastAsia" w:hAnsiTheme="minorHAnsi" w:cstheme="minorBidi" w:hint="eastAsia"/>
          <w:szCs w:val="22"/>
        </w:rPr>
      </w:pPr>
    </w:p>
    <w:p w:rsidR="0001391D" w:rsidRDefault="0001391D" w:rsidP="00F0118B">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 xml:space="preserve">    </w:t>
      </w:r>
      <w:r>
        <w:rPr>
          <w:rFonts w:asciiTheme="minorHAnsi" w:eastAsiaTheme="minorEastAsia" w:hAnsiTheme="minorHAnsi" w:cstheme="minorBidi" w:hint="eastAsia"/>
          <w:szCs w:val="22"/>
        </w:rPr>
        <w:t>根据上面的关注点列出以下测试因子：</w:t>
      </w:r>
    </w:p>
    <w:tbl>
      <w:tblPr>
        <w:tblStyle w:val="TableGrid"/>
        <w:tblW w:w="0" w:type="auto"/>
        <w:tblLook w:val="04A0"/>
      </w:tblPr>
      <w:tblGrid>
        <w:gridCol w:w="1704"/>
        <w:gridCol w:w="1704"/>
        <w:gridCol w:w="1704"/>
        <w:gridCol w:w="1705"/>
        <w:gridCol w:w="1705"/>
      </w:tblGrid>
      <w:tr w:rsidR="0001391D" w:rsidTr="0001391D">
        <w:tc>
          <w:tcPr>
            <w:tcW w:w="1704" w:type="dxa"/>
          </w:tcPr>
          <w:p w:rsidR="0001391D" w:rsidRDefault="0001391D" w:rsidP="00F0118B">
            <w:pPr>
              <w:rPr>
                <w:rFonts w:asciiTheme="minorHAnsi" w:eastAsiaTheme="minorEastAsia" w:hAnsiTheme="minorHAnsi" w:cstheme="minorBidi" w:hint="eastAsia"/>
                <w:szCs w:val="22"/>
              </w:rPr>
            </w:pPr>
          </w:p>
        </w:tc>
        <w:tc>
          <w:tcPr>
            <w:tcW w:w="1704" w:type="dxa"/>
          </w:tcPr>
          <w:p w:rsidR="0001391D" w:rsidRDefault="0001391D" w:rsidP="0001391D">
            <w:pPr>
              <w:ind w:left="100" w:hangingChars="50" w:hanging="100"/>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主线程调用</w:t>
            </w:r>
            <w:r>
              <w:rPr>
                <w:rFonts w:asciiTheme="minorHAnsi" w:eastAsiaTheme="minorEastAsia" w:hAnsiTheme="minorHAnsi" w:cstheme="minorBidi" w:hint="eastAsia"/>
                <w:szCs w:val="22"/>
              </w:rPr>
              <w:t>sdbDisconnect</w:t>
            </w:r>
            <w:r>
              <w:rPr>
                <w:rFonts w:asciiTheme="minorHAnsi" w:eastAsiaTheme="minorEastAsia" w:hAnsiTheme="minorHAnsi" w:cstheme="minorBidi" w:hint="eastAsia"/>
                <w:szCs w:val="22"/>
              </w:rPr>
              <w:t>前</w:t>
            </w:r>
          </w:p>
        </w:tc>
        <w:tc>
          <w:tcPr>
            <w:tcW w:w="1704" w:type="dxa"/>
          </w:tcPr>
          <w:p w:rsidR="0001391D" w:rsidRDefault="0001391D" w:rsidP="000F1F6E">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主线程调用</w:t>
            </w:r>
            <w:r>
              <w:rPr>
                <w:rFonts w:asciiTheme="minorHAnsi" w:eastAsiaTheme="minorEastAsia" w:hAnsiTheme="minorHAnsi" w:cstheme="minorBidi" w:hint="eastAsia"/>
                <w:szCs w:val="22"/>
              </w:rPr>
              <w:t>sdbDisconnect</w:t>
            </w:r>
            <w:r>
              <w:rPr>
                <w:rFonts w:asciiTheme="minorHAnsi" w:eastAsiaTheme="minorEastAsia" w:hAnsiTheme="minorHAnsi" w:cstheme="minorBidi" w:hint="eastAsia"/>
                <w:szCs w:val="22"/>
              </w:rPr>
              <w:t>后</w:t>
            </w:r>
          </w:p>
        </w:tc>
        <w:tc>
          <w:tcPr>
            <w:tcW w:w="1705" w:type="dxa"/>
          </w:tcPr>
          <w:p w:rsidR="0001391D" w:rsidRDefault="0001391D" w:rsidP="0001391D">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主线程调用</w:t>
            </w:r>
            <w:r>
              <w:rPr>
                <w:rFonts w:asciiTheme="minorHAnsi" w:eastAsiaTheme="minorEastAsia" w:hAnsiTheme="minorHAnsi" w:cstheme="minorBidi" w:hint="eastAsia"/>
                <w:szCs w:val="22"/>
              </w:rPr>
              <w:t>sdb</w:t>
            </w:r>
            <w:r>
              <w:rPr>
                <w:rFonts w:asciiTheme="minorHAnsi" w:eastAsiaTheme="minorEastAsia" w:hAnsiTheme="minorHAnsi" w:cstheme="minorBidi" w:hint="eastAsia"/>
                <w:szCs w:val="22"/>
              </w:rPr>
              <w:t>CloseAllCursor</w:t>
            </w:r>
            <w:r>
              <w:rPr>
                <w:rFonts w:asciiTheme="minorHAnsi" w:eastAsiaTheme="minorEastAsia" w:hAnsiTheme="minorHAnsi" w:cstheme="minorBidi" w:hint="eastAsia"/>
                <w:szCs w:val="22"/>
              </w:rPr>
              <w:t>前</w:t>
            </w:r>
          </w:p>
        </w:tc>
        <w:tc>
          <w:tcPr>
            <w:tcW w:w="1705" w:type="dxa"/>
          </w:tcPr>
          <w:p w:rsidR="0001391D" w:rsidRDefault="0001391D" w:rsidP="0001391D">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主线程调用</w:t>
            </w:r>
            <w:r>
              <w:rPr>
                <w:rFonts w:asciiTheme="minorHAnsi" w:eastAsiaTheme="minorEastAsia" w:hAnsiTheme="minorHAnsi" w:cstheme="minorBidi" w:hint="eastAsia"/>
                <w:szCs w:val="22"/>
              </w:rPr>
              <w:t>sdbCloseAllCursor</w:t>
            </w:r>
            <w:r>
              <w:rPr>
                <w:rFonts w:asciiTheme="minorHAnsi" w:eastAsiaTheme="minorEastAsia" w:hAnsiTheme="minorHAnsi" w:cstheme="minorBidi" w:hint="eastAsia"/>
                <w:szCs w:val="22"/>
              </w:rPr>
              <w:t>后</w:t>
            </w:r>
          </w:p>
        </w:tc>
      </w:tr>
      <w:tr w:rsidR="0001391D" w:rsidTr="0001391D">
        <w:tc>
          <w:tcPr>
            <w:tcW w:w="1704" w:type="dxa"/>
          </w:tcPr>
          <w:p w:rsidR="0001391D" w:rsidRDefault="0001391D" w:rsidP="00F0118B">
            <w:pPr>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对等线程调用</w:t>
            </w:r>
            <w:r>
              <w:rPr>
                <w:rFonts w:asciiTheme="minorHAnsi" w:eastAsiaTheme="minorEastAsia" w:hAnsiTheme="minorHAnsi" w:cstheme="minorBidi" w:hint="eastAsia"/>
                <w:szCs w:val="22"/>
              </w:rPr>
              <w:t>sdbCloseCursor</w:t>
            </w:r>
          </w:p>
        </w:tc>
        <w:tc>
          <w:tcPr>
            <w:tcW w:w="1704" w:type="dxa"/>
          </w:tcPr>
          <w:p w:rsidR="0001391D" w:rsidRDefault="0001391D" w:rsidP="00F0118B">
            <w:pPr>
              <w:rPr>
                <w:rFonts w:asciiTheme="minorHAnsi" w:eastAsiaTheme="minorEastAsia" w:hAnsiTheme="minorHAnsi" w:cstheme="minorBidi" w:hint="eastAsia"/>
                <w:szCs w:val="22"/>
              </w:rPr>
            </w:pPr>
          </w:p>
        </w:tc>
        <w:tc>
          <w:tcPr>
            <w:tcW w:w="1704" w:type="dxa"/>
          </w:tcPr>
          <w:p w:rsidR="0001391D" w:rsidRDefault="0001391D" w:rsidP="00F0118B">
            <w:pPr>
              <w:rPr>
                <w:rFonts w:asciiTheme="minorHAnsi" w:eastAsiaTheme="minorEastAsia" w:hAnsiTheme="minorHAnsi" w:cstheme="minorBidi" w:hint="eastAsia"/>
                <w:szCs w:val="22"/>
              </w:rPr>
            </w:pPr>
          </w:p>
        </w:tc>
        <w:tc>
          <w:tcPr>
            <w:tcW w:w="1705" w:type="dxa"/>
          </w:tcPr>
          <w:p w:rsidR="0001391D" w:rsidRDefault="0001391D" w:rsidP="00F0118B">
            <w:pPr>
              <w:rPr>
                <w:rFonts w:asciiTheme="minorHAnsi" w:eastAsiaTheme="minorEastAsia" w:hAnsiTheme="minorHAnsi" w:cstheme="minorBidi" w:hint="eastAsia"/>
                <w:szCs w:val="22"/>
              </w:rPr>
            </w:pPr>
          </w:p>
        </w:tc>
        <w:tc>
          <w:tcPr>
            <w:tcW w:w="1705" w:type="dxa"/>
          </w:tcPr>
          <w:p w:rsidR="0001391D" w:rsidRDefault="0001391D" w:rsidP="00F0118B">
            <w:pPr>
              <w:rPr>
                <w:rFonts w:asciiTheme="minorHAnsi" w:eastAsiaTheme="minorEastAsia" w:hAnsiTheme="minorHAnsi" w:cstheme="minorBidi" w:hint="eastAsia"/>
                <w:szCs w:val="22"/>
              </w:rPr>
            </w:pPr>
          </w:p>
        </w:tc>
      </w:tr>
    </w:tbl>
    <w:p w:rsidR="0001391D" w:rsidRDefault="0001391D" w:rsidP="00F0118B">
      <w:pPr>
        <w:rPr>
          <w:rFonts w:asciiTheme="minorHAnsi" w:eastAsiaTheme="minorEastAsia" w:hAnsiTheme="minorHAnsi" w:cstheme="minorBidi" w:hint="eastAsia"/>
          <w:szCs w:val="22"/>
        </w:rPr>
      </w:pPr>
    </w:p>
    <w:p w:rsidR="00CA678A" w:rsidRDefault="00CA678A" w:rsidP="00F0118B">
      <w:pPr>
        <w:rPr>
          <w:rFonts w:asciiTheme="minorHAnsi" w:eastAsiaTheme="minorEastAsia" w:hAnsiTheme="minorHAnsi" w:cstheme="minorBidi" w:hint="eastAsia"/>
          <w:szCs w:val="22"/>
        </w:rPr>
      </w:pPr>
    </w:p>
    <w:p w:rsidR="00DB3A26" w:rsidRPr="00757CA5" w:rsidRDefault="00DB3A26" w:rsidP="00DB3A26">
      <w:pPr>
        <w:pStyle w:val="Heading2"/>
        <w:rPr>
          <w:rFonts w:cs="Arial"/>
        </w:rPr>
      </w:pPr>
      <w:bookmarkStart w:id="15" w:name="_Toc363054150"/>
      <w:r w:rsidRPr="00757CA5">
        <w:rPr>
          <w:rFonts w:cs="Arial"/>
        </w:rPr>
        <w:t>详细测试方法</w:t>
      </w:r>
      <w:bookmarkEnd w:id="15"/>
    </w:p>
    <w:p w:rsidR="00105B24" w:rsidRPr="00757CA5" w:rsidRDefault="00105B24" w:rsidP="00105B24">
      <w:pPr>
        <w:pStyle w:val="Heading3"/>
        <w:rPr>
          <w:rFonts w:ascii="Arial" w:hAnsi="Arial" w:cs="Arial"/>
        </w:rPr>
      </w:pPr>
      <w:bookmarkStart w:id="16" w:name="_Toc363054151"/>
      <w:r w:rsidRPr="00757CA5">
        <w:rPr>
          <w:rFonts w:ascii="Arial" w:hAnsi="Arial" w:cs="Arial"/>
        </w:rPr>
        <w:t>详细设计</w:t>
      </w:r>
      <w:bookmarkEnd w:id="16"/>
    </w:p>
    <w:p w:rsidR="00AB3A8E" w:rsidRDefault="000141B8" w:rsidP="00473D6B">
      <w:pPr>
        <w:ind w:firstLineChars="200" w:firstLine="420"/>
        <w:rPr>
          <w:rFonts w:ascii="Arial" w:eastAsia="黑体" w:hAnsi="Arial" w:cs="Arial"/>
          <w:i/>
          <w:color w:val="0000FF"/>
        </w:rPr>
      </w:pPr>
      <w:r w:rsidRPr="00757CA5">
        <w:rPr>
          <w:rFonts w:ascii="Arial" w:eastAsia="黑体" w:hAnsi="Arial" w:cs="Arial"/>
          <w:i/>
          <w:color w:val="0000FF"/>
        </w:rPr>
        <w:t>对于用例数多，可按照前面的测试分析分类列出测试方法，如用例数较少可在一个表格中</w:t>
      </w:r>
      <w:r w:rsidR="00DB3A26" w:rsidRPr="00757CA5">
        <w:rPr>
          <w:rFonts w:ascii="Arial" w:eastAsia="黑体" w:hAnsi="Arial" w:cs="Arial"/>
          <w:i/>
          <w:color w:val="0000FF"/>
        </w:rPr>
        <w:t>列出针对各测试规格的详细测试方法</w:t>
      </w:r>
    </w:p>
    <w:p w:rsidR="00FE4897" w:rsidRPr="007A4334" w:rsidRDefault="007A4334" w:rsidP="007A4334">
      <w:pPr>
        <w:ind w:firstLineChars="200" w:firstLine="420"/>
        <w:rPr>
          <w:rFonts w:asciiTheme="minorHAnsi" w:eastAsiaTheme="minorEastAsia" w:hAnsiTheme="minorHAnsi" w:cstheme="minorBidi" w:hint="eastAsia"/>
          <w:szCs w:val="22"/>
        </w:rPr>
      </w:pPr>
      <w:r w:rsidRPr="007A4334">
        <w:rPr>
          <w:rFonts w:asciiTheme="minorHAnsi" w:eastAsiaTheme="minorEastAsia" w:hAnsiTheme="minorHAnsi" w:cstheme="minorBidi" w:hint="eastAsia"/>
          <w:szCs w:val="22"/>
        </w:rPr>
        <w:t>C</w:t>
      </w:r>
      <w:r w:rsidRPr="007A4334">
        <w:rPr>
          <w:rFonts w:asciiTheme="minorHAnsi" w:eastAsiaTheme="minorEastAsia" w:hAnsiTheme="minorHAnsi" w:cstheme="minorBidi" w:hint="eastAsia"/>
          <w:szCs w:val="22"/>
        </w:rPr>
        <w:t>驱动并发不支持一个对象多个地方使用的情况。针对这个情况，进行相关的测试用例的详细设计</w:t>
      </w:r>
    </w:p>
    <w:tbl>
      <w:tblPr>
        <w:tblStyle w:val="TableGrid"/>
        <w:tblW w:w="0" w:type="auto"/>
        <w:tblLook w:val="04A0"/>
      </w:tblPr>
      <w:tblGrid>
        <w:gridCol w:w="6336"/>
        <w:gridCol w:w="2186"/>
      </w:tblGrid>
      <w:tr w:rsidR="007A4334" w:rsidTr="00CF6FF1">
        <w:tc>
          <w:tcPr>
            <w:tcW w:w="6771" w:type="dxa"/>
            <w:tcBorders>
              <w:bottom w:val="single" w:sz="4" w:space="0" w:color="auto"/>
            </w:tcBorders>
          </w:tcPr>
          <w:p w:rsidR="007A4334" w:rsidRPr="007A4334" w:rsidRDefault="00C635C5" w:rsidP="007A4334">
            <w:pPr>
              <w:rPr>
                <w:rFonts w:asciiTheme="minorHAnsi" w:eastAsiaTheme="minorEastAsia" w:hAnsiTheme="minorHAnsi" w:cstheme="minorBidi"/>
                <w:b/>
                <w:szCs w:val="22"/>
              </w:rPr>
            </w:pPr>
            <w:r>
              <w:rPr>
                <w:rFonts w:asciiTheme="minorHAnsi" w:eastAsiaTheme="minorEastAsia" w:hAnsiTheme="minorHAnsi" w:cstheme="minorBidi" w:hint="eastAsia"/>
                <w:b/>
                <w:szCs w:val="22"/>
              </w:rPr>
              <w:t>资源涉及的相关功能</w:t>
            </w:r>
          </w:p>
        </w:tc>
        <w:tc>
          <w:tcPr>
            <w:tcW w:w="1751" w:type="dxa"/>
            <w:tcBorders>
              <w:bottom w:val="single" w:sz="4" w:space="0" w:color="auto"/>
            </w:tcBorders>
          </w:tcPr>
          <w:p w:rsidR="007A4334" w:rsidRPr="00075F2B" w:rsidRDefault="00271670" w:rsidP="007A4334">
            <w:pPr>
              <w:rPr>
                <w:rFonts w:asciiTheme="minorHAnsi" w:eastAsiaTheme="minorEastAsia" w:hAnsiTheme="minorHAnsi" w:cstheme="minorBidi"/>
                <w:b/>
                <w:szCs w:val="22"/>
              </w:rPr>
            </w:pPr>
            <w:r>
              <w:rPr>
                <w:rFonts w:asciiTheme="minorHAnsi" w:eastAsiaTheme="minorEastAsia" w:hAnsiTheme="minorHAnsi" w:cstheme="minorBidi" w:hint="eastAsia"/>
                <w:b/>
                <w:szCs w:val="22"/>
              </w:rPr>
              <w:t>对应的对象资源</w:t>
            </w:r>
          </w:p>
        </w:tc>
      </w:tr>
      <w:tr w:rsidR="007A4334" w:rsidTr="00075F2B">
        <w:tc>
          <w:tcPr>
            <w:tcW w:w="6771" w:type="dxa"/>
          </w:tcPr>
          <w:p w:rsidR="007A4334" w:rsidRDefault="007A4334" w:rsidP="00075F2B">
            <w:pPr>
              <w:spacing w:line="240" w:lineRule="atLeast"/>
              <w:rPr>
                <w:rFonts w:asciiTheme="minorHAnsi" w:eastAsiaTheme="minorEastAsia" w:hAnsiTheme="minorHAnsi" w:cstheme="minorBidi"/>
                <w:szCs w:val="22"/>
              </w:rPr>
            </w:pPr>
            <w:r>
              <w:rPr>
                <w:rFonts w:asciiTheme="minorHAnsi" w:eastAsiaTheme="minorEastAsia" w:hAnsiTheme="minorHAnsi" w:cstheme="minorBidi" w:hint="eastAsia"/>
                <w:szCs w:val="22"/>
              </w:rPr>
              <w:t>测试</w:t>
            </w:r>
            <w:r>
              <w:rPr>
                <w:rFonts w:asciiTheme="minorHAnsi" w:eastAsiaTheme="minorEastAsia" w:hAnsiTheme="minorHAnsi" w:cstheme="minorBidi" w:hint="eastAsia"/>
                <w:szCs w:val="22"/>
              </w:rPr>
              <w:t>sdb</w:t>
            </w:r>
            <w:r>
              <w:rPr>
                <w:rFonts w:asciiTheme="minorHAnsi" w:eastAsiaTheme="minorEastAsia" w:hAnsiTheme="minorHAnsi" w:cstheme="minorBidi" w:hint="eastAsia"/>
                <w:szCs w:val="22"/>
              </w:rPr>
              <w:t>连接</w:t>
            </w:r>
            <w:r w:rsidR="00075F2B">
              <w:rPr>
                <w:rFonts w:asciiTheme="minorHAnsi" w:eastAsiaTheme="minorEastAsia" w:hAnsiTheme="minorHAnsi" w:cstheme="minorBidi" w:hint="eastAsia"/>
                <w:szCs w:val="22"/>
              </w:rPr>
              <w:t>下的</w:t>
            </w:r>
            <w:r>
              <w:rPr>
                <w:rFonts w:asciiTheme="minorHAnsi" w:eastAsiaTheme="minorEastAsia" w:hAnsiTheme="minorHAnsi" w:cstheme="minorBidi" w:hint="eastAsia"/>
                <w:szCs w:val="22"/>
              </w:rPr>
              <w:t>的并发操作，进行如下几个方法的并发：如</w:t>
            </w:r>
            <w:r w:rsidR="00075F2B">
              <w:rPr>
                <w:rFonts w:asciiTheme="minorHAnsi" w:eastAsiaTheme="minorEastAsia" w:hAnsiTheme="minorHAnsi" w:cstheme="minorBidi" w:hint="eastAsia"/>
                <w:szCs w:val="22"/>
              </w:rPr>
              <w:t xml:space="preserve">db.backupOffline(), db.createCataRG(), </w:t>
            </w:r>
            <w:r>
              <w:rPr>
                <w:rFonts w:asciiTheme="minorHAnsi" w:eastAsiaTheme="minorEastAsia" w:hAnsiTheme="minorHAnsi" w:cstheme="minorBidi" w:hint="eastAsia"/>
                <w:szCs w:val="22"/>
              </w:rPr>
              <w:t>db.</w:t>
            </w:r>
            <w:r w:rsidR="00075F2B">
              <w:rPr>
                <w:rFonts w:asciiTheme="minorHAnsi" w:eastAsiaTheme="minorEastAsia" w:hAnsiTheme="minorHAnsi" w:cstheme="minorBidi" w:hint="eastAsia"/>
                <w:szCs w:val="22"/>
              </w:rPr>
              <w:t>createCoordRG(), db.createCS(), db.createDomain(), db.createProcedure(), db.createRG(), db.createUsr()</w:t>
            </w:r>
          </w:p>
        </w:tc>
        <w:tc>
          <w:tcPr>
            <w:tcW w:w="1751" w:type="dxa"/>
          </w:tcPr>
          <w:p w:rsidR="007A4334" w:rsidRDefault="00271670" w:rsidP="00075F2B">
            <w:pPr>
              <w:spacing w:line="240" w:lineRule="atLeast"/>
              <w:rPr>
                <w:rFonts w:asciiTheme="minorHAnsi" w:eastAsiaTheme="minorEastAsia" w:hAnsiTheme="minorHAnsi" w:cstheme="minorBidi"/>
                <w:szCs w:val="22"/>
              </w:rPr>
            </w:pPr>
            <w:r w:rsidRPr="005A6302">
              <w:rPr>
                <w:rFonts w:asciiTheme="minorHAnsi" w:eastAsiaTheme="minorEastAsia" w:hAnsiTheme="minorHAnsi" w:cstheme="minorBidi"/>
                <w:szCs w:val="22"/>
              </w:rPr>
              <w:t>sdbConnectionStruct</w:t>
            </w:r>
            <w:r w:rsidRPr="005A6302">
              <w:rPr>
                <w:rFonts w:asciiTheme="minorHAnsi" w:eastAsiaTheme="minorEastAsia" w:hAnsiTheme="minorHAnsi" w:cstheme="minorBidi" w:hint="eastAsia"/>
                <w:szCs w:val="22"/>
              </w:rPr>
              <w:t xml:space="preserve"> (SDB</w:t>
            </w:r>
            <w:r w:rsidRPr="005A6302">
              <w:rPr>
                <w:rFonts w:asciiTheme="minorHAnsi" w:eastAsiaTheme="minorEastAsia" w:hAnsiTheme="minorHAnsi" w:cstheme="minorBidi" w:hint="eastAsia"/>
                <w:szCs w:val="22"/>
              </w:rPr>
              <w:t>连接资源</w:t>
            </w:r>
            <w:r w:rsidRPr="005A6302">
              <w:rPr>
                <w:rFonts w:asciiTheme="minorHAnsi" w:eastAsiaTheme="minorEastAsia" w:hAnsiTheme="minorHAnsi" w:cstheme="minorBidi" w:hint="eastAsia"/>
                <w:szCs w:val="22"/>
              </w:rPr>
              <w:t>)</w:t>
            </w:r>
          </w:p>
        </w:tc>
      </w:tr>
      <w:tr w:rsidR="007A4334" w:rsidTr="00075F2B">
        <w:tc>
          <w:tcPr>
            <w:tcW w:w="6771" w:type="dxa"/>
          </w:tcPr>
          <w:p w:rsidR="007A4334" w:rsidRDefault="00075F2B" w:rsidP="00075F2B">
            <w:pPr>
              <w:spacing w:line="240" w:lineRule="atLeast"/>
              <w:rPr>
                <w:rFonts w:asciiTheme="minorHAnsi" w:eastAsiaTheme="minorEastAsia" w:hAnsiTheme="minorHAnsi" w:cstheme="minorBidi"/>
                <w:szCs w:val="22"/>
              </w:rPr>
            </w:pPr>
            <w:r>
              <w:rPr>
                <w:rFonts w:asciiTheme="minorHAnsi" w:eastAsiaTheme="minorEastAsia" w:hAnsiTheme="minorHAnsi" w:cstheme="minorBidi" w:hint="eastAsia"/>
                <w:szCs w:val="22"/>
              </w:rPr>
              <w:t>测试</w:t>
            </w:r>
            <w:r>
              <w:rPr>
                <w:rFonts w:asciiTheme="minorHAnsi" w:eastAsiaTheme="minorEastAsia" w:hAnsiTheme="minorHAnsi" w:cstheme="minorBidi" w:hint="eastAsia"/>
                <w:szCs w:val="22"/>
              </w:rPr>
              <w:t>group</w:t>
            </w:r>
            <w:r>
              <w:rPr>
                <w:rFonts w:asciiTheme="minorHAnsi" w:eastAsiaTheme="minorEastAsia" w:hAnsiTheme="minorHAnsi" w:cstheme="minorBidi" w:hint="eastAsia"/>
                <w:szCs w:val="22"/>
              </w:rPr>
              <w:t>组下的并发操作，进行如下几个方法的并发：如</w:t>
            </w:r>
            <w:r>
              <w:rPr>
                <w:rFonts w:asciiTheme="minorHAnsi" w:eastAsiaTheme="minorEastAsia" w:hAnsiTheme="minorHAnsi" w:cstheme="minorBidi" w:hint="eastAsia"/>
                <w:szCs w:val="22"/>
              </w:rPr>
              <w:t>rg.createNode(), rg.reelect(), rg.removeNode(), rg.start(), rg.start()</w:t>
            </w:r>
          </w:p>
        </w:tc>
        <w:tc>
          <w:tcPr>
            <w:tcW w:w="1751" w:type="dxa"/>
          </w:tcPr>
          <w:p w:rsidR="007A4334" w:rsidRDefault="00271670" w:rsidP="00075F2B">
            <w:pPr>
              <w:spacing w:line="240" w:lineRule="atLeast"/>
              <w:rPr>
                <w:rFonts w:asciiTheme="minorHAnsi" w:eastAsiaTheme="minorEastAsia" w:hAnsiTheme="minorHAnsi" w:cstheme="minorBidi"/>
                <w:szCs w:val="22"/>
              </w:rPr>
            </w:pPr>
            <w:r w:rsidRPr="00850E74">
              <w:rPr>
                <w:rFonts w:asciiTheme="minorHAnsi" w:eastAsiaTheme="minorEastAsia" w:hAnsiTheme="minorHAnsi" w:cstheme="minorBidi"/>
                <w:szCs w:val="22"/>
              </w:rPr>
              <w:t>sdbRGStruct</w:t>
            </w:r>
            <w:r w:rsidRPr="00850E74">
              <w:rPr>
                <w:rFonts w:asciiTheme="minorHAnsi" w:eastAsiaTheme="minorEastAsia" w:hAnsiTheme="minorHAnsi" w:cstheme="minorBidi" w:hint="eastAsia"/>
                <w:szCs w:val="22"/>
              </w:rPr>
              <w:t>(SDB</w:t>
            </w:r>
            <w:r w:rsidRPr="00850E74">
              <w:rPr>
                <w:rFonts w:asciiTheme="minorHAnsi" w:eastAsiaTheme="minorEastAsia" w:hAnsiTheme="minorHAnsi" w:cstheme="minorBidi" w:hint="eastAsia"/>
                <w:szCs w:val="22"/>
              </w:rPr>
              <w:t>复本组相关资源</w:t>
            </w:r>
            <w:r w:rsidRPr="00850E74">
              <w:rPr>
                <w:rFonts w:asciiTheme="minorHAnsi" w:eastAsiaTheme="minorEastAsia" w:hAnsiTheme="minorHAnsi" w:cstheme="minorBidi" w:hint="eastAsia"/>
                <w:szCs w:val="22"/>
              </w:rPr>
              <w:t>)</w:t>
            </w:r>
          </w:p>
        </w:tc>
      </w:tr>
      <w:tr w:rsidR="007A4334" w:rsidTr="00075F2B">
        <w:tc>
          <w:tcPr>
            <w:tcW w:w="6771" w:type="dxa"/>
          </w:tcPr>
          <w:p w:rsidR="007A4334" w:rsidRDefault="00075F2B" w:rsidP="00075F2B">
            <w:pPr>
              <w:spacing w:line="240" w:lineRule="atLeast"/>
              <w:rPr>
                <w:rFonts w:asciiTheme="minorHAnsi" w:eastAsiaTheme="minorEastAsia" w:hAnsiTheme="minorHAnsi" w:cstheme="minorBidi"/>
                <w:szCs w:val="22"/>
              </w:rPr>
            </w:pPr>
            <w:r>
              <w:rPr>
                <w:rFonts w:asciiTheme="minorHAnsi" w:eastAsiaTheme="minorEastAsia" w:hAnsiTheme="minorHAnsi" w:cstheme="minorBidi" w:hint="eastAsia"/>
                <w:szCs w:val="22"/>
              </w:rPr>
              <w:t>测试</w:t>
            </w:r>
            <w:r>
              <w:rPr>
                <w:rFonts w:asciiTheme="minorHAnsi" w:eastAsiaTheme="minorEastAsia" w:hAnsiTheme="minorHAnsi" w:cstheme="minorBidi" w:hint="eastAsia"/>
                <w:szCs w:val="22"/>
              </w:rPr>
              <w:t>node</w:t>
            </w:r>
            <w:r>
              <w:rPr>
                <w:rFonts w:asciiTheme="minorHAnsi" w:eastAsiaTheme="minorEastAsia" w:hAnsiTheme="minorHAnsi" w:cstheme="minorBidi" w:hint="eastAsia"/>
                <w:szCs w:val="22"/>
              </w:rPr>
              <w:t>节点下的并发操作，进行如下几个方法的并发：</w:t>
            </w:r>
            <w:r>
              <w:rPr>
                <w:rFonts w:asciiTheme="minorHAnsi" w:eastAsiaTheme="minorEastAsia" w:hAnsiTheme="minorHAnsi" w:cstheme="minorBidi" w:hint="eastAsia"/>
                <w:szCs w:val="22"/>
              </w:rPr>
              <w:t>node.start(), node.stop()</w:t>
            </w:r>
          </w:p>
        </w:tc>
        <w:tc>
          <w:tcPr>
            <w:tcW w:w="1751" w:type="dxa"/>
          </w:tcPr>
          <w:p w:rsidR="007A4334" w:rsidRDefault="00271670" w:rsidP="00075F2B">
            <w:pPr>
              <w:spacing w:line="240" w:lineRule="atLeast"/>
              <w:rPr>
                <w:rFonts w:asciiTheme="minorHAnsi" w:eastAsiaTheme="minorEastAsia" w:hAnsiTheme="minorHAnsi" w:cstheme="minorBidi"/>
                <w:szCs w:val="22"/>
              </w:rPr>
            </w:pPr>
            <w:r w:rsidRPr="007D2776">
              <w:rPr>
                <w:rFonts w:asciiTheme="minorHAnsi" w:eastAsiaTheme="minorEastAsia" w:hAnsiTheme="minorHAnsi" w:cstheme="minorBidi"/>
                <w:szCs w:val="22"/>
              </w:rPr>
              <w:t>sdbRNStruct</w:t>
            </w:r>
            <w:r>
              <w:rPr>
                <w:rFonts w:asciiTheme="minorHAnsi" w:eastAsiaTheme="minorEastAsia" w:hAnsiTheme="minorHAnsi" w:cstheme="minorBidi" w:hint="eastAsia"/>
                <w:szCs w:val="22"/>
              </w:rPr>
              <w:t>(SDB</w:t>
            </w:r>
            <w:r>
              <w:rPr>
                <w:rFonts w:asciiTheme="minorHAnsi" w:eastAsiaTheme="minorEastAsia" w:hAnsiTheme="minorHAnsi" w:cstheme="minorBidi" w:hint="eastAsia"/>
                <w:szCs w:val="22"/>
              </w:rPr>
              <w:t>节点相关资源</w:t>
            </w:r>
            <w:r>
              <w:rPr>
                <w:rFonts w:asciiTheme="minorHAnsi" w:eastAsiaTheme="minorEastAsia" w:hAnsiTheme="minorHAnsi" w:cstheme="minorBidi" w:hint="eastAsia"/>
                <w:szCs w:val="22"/>
              </w:rPr>
              <w:t>)</w:t>
            </w:r>
          </w:p>
        </w:tc>
      </w:tr>
      <w:tr w:rsidR="00075F2B" w:rsidTr="00075F2B">
        <w:tc>
          <w:tcPr>
            <w:tcW w:w="6771" w:type="dxa"/>
          </w:tcPr>
          <w:p w:rsidR="00075F2B" w:rsidRDefault="00075F2B" w:rsidP="00075F2B">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lastRenderedPageBreak/>
              <w:t>测试</w:t>
            </w:r>
            <w:r>
              <w:rPr>
                <w:rFonts w:asciiTheme="minorHAnsi" w:eastAsiaTheme="minorEastAsia" w:hAnsiTheme="minorHAnsi" w:cstheme="minorBidi" w:hint="eastAsia"/>
                <w:szCs w:val="22"/>
              </w:rPr>
              <w:t>CS</w:t>
            </w:r>
            <w:r>
              <w:rPr>
                <w:rFonts w:asciiTheme="minorHAnsi" w:eastAsiaTheme="minorEastAsia" w:hAnsiTheme="minorHAnsi" w:cstheme="minorBidi" w:hint="eastAsia"/>
                <w:szCs w:val="22"/>
              </w:rPr>
              <w:t>集合空间下的并发操作，进行如下几个方法的并发：</w:t>
            </w:r>
            <w:r w:rsidR="00284D39">
              <w:rPr>
                <w:rFonts w:asciiTheme="minorHAnsi" w:eastAsiaTheme="minorEastAsia" w:hAnsiTheme="minorHAnsi" w:cstheme="minorBidi" w:hint="eastAsia"/>
                <w:szCs w:val="22"/>
              </w:rPr>
              <w:t>cs.createCL(), cs.dropCL()</w:t>
            </w:r>
          </w:p>
        </w:tc>
        <w:tc>
          <w:tcPr>
            <w:tcW w:w="1751" w:type="dxa"/>
          </w:tcPr>
          <w:p w:rsidR="00075F2B" w:rsidRDefault="00271670" w:rsidP="00075F2B">
            <w:pPr>
              <w:spacing w:line="240" w:lineRule="atLeast"/>
              <w:rPr>
                <w:rFonts w:asciiTheme="minorHAnsi" w:eastAsiaTheme="minorEastAsia" w:hAnsiTheme="minorHAnsi" w:cstheme="minorBidi"/>
                <w:szCs w:val="22"/>
              </w:rPr>
            </w:pPr>
            <w:r w:rsidRPr="002206A6">
              <w:rPr>
                <w:rFonts w:asciiTheme="minorHAnsi" w:eastAsiaTheme="minorEastAsia" w:hAnsiTheme="minorHAnsi" w:cstheme="minorBidi"/>
                <w:szCs w:val="22"/>
              </w:rPr>
              <w:t>sdbCSStruct</w:t>
            </w:r>
            <w:r>
              <w:rPr>
                <w:rFonts w:asciiTheme="minorHAnsi" w:eastAsiaTheme="minorEastAsia" w:hAnsiTheme="minorHAnsi" w:cstheme="minorBidi" w:hint="eastAsia"/>
                <w:szCs w:val="22"/>
              </w:rPr>
              <w:t>(SDB</w:t>
            </w:r>
            <w:r>
              <w:rPr>
                <w:rFonts w:asciiTheme="minorHAnsi" w:eastAsiaTheme="minorEastAsia" w:hAnsiTheme="minorHAnsi" w:cstheme="minorBidi" w:hint="eastAsia"/>
                <w:szCs w:val="22"/>
              </w:rPr>
              <w:t>集合空间相关资源</w:t>
            </w:r>
            <w:r>
              <w:rPr>
                <w:rFonts w:asciiTheme="minorHAnsi" w:eastAsiaTheme="minorEastAsia" w:hAnsiTheme="minorHAnsi" w:cstheme="minorBidi" w:hint="eastAsia"/>
                <w:szCs w:val="22"/>
              </w:rPr>
              <w:t>)</w:t>
            </w:r>
          </w:p>
        </w:tc>
      </w:tr>
      <w:tr w:rsidR="00284D39" w:rsidTr="00075F2B">
        <w:tc>
          <w:tcPr>
            <w:tcW w:w="6771" w:type="dxa"/>
          </w:tcPr>
          <w:p w:rsidR="00284D39" w:rsidRDefault="00284D39" w:rsidP="00075F2B">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测试</w:t>
            </w:r>
            <w:r>
              <w:rPr>
                <w:rFonts w:asciiTheme="minorHAnsi" w:eastAsiaTheme="minorEastAsia" w:hAnsiTheme="minorHAnsi" w:cstheme="minorBidi" w:hint="eastAsia"/>
                <w:szCs w:val="22"/>
              </w:rPr>
              <w:t>CL</w:t>
            </w:r>
            <w:r>
              <w:rPr>
                <w:rFonts w:asciiTheme="minorHAnsi" w:eastAsiaTheme="minorEastAsia" w:hAnsiTheme="minorHAnsi" w:cstheme="minorBidi" w:hint="eastAsia"/>
                <w:szCs w:val="22"/>
              </w:rPr>
              <w:t>集合下的并发操作，进行如下几个方法的并发：</w:t>
            </w:r>
            <w:r>
              <w:rPr>
                <w:rFonts w:asciiTheme="minorHAnsi" w:eastAsiaTheme="minorEastAsia" w:hAnsiTheme="minorHAnsi" w:cstheme="minorBidi" w:hint="eastAsia"/>
                <w:szCs w:val="22"/>
              </w:rPr>
              <w:t>cl.aggregate(), cl.alter(), cl.attachCL(), cl.count(), cl.createIndex(), cl.deleteLob(), cl.detachCL(), cl.dropIndex(), cl.find(), cl.findOne(), cl.getIndex(), cl.Lob(), cl.insert(), cl.putLob(), cl.remove(), cl.split(), cl.splitAsync(), cl.update(), cl.upsert()</w:t>
            </w:r>
          </w:p>
        </w:tc>
        <w:tc>
          <w:tcPr>
            <w:tcW w:w="1751" w:type="dxa"/>
          </w:tcPr>
          <w:p w:rsidR="00284D39" w:rsidRPr="00284D39" w:rsidRDefault="00271670" w:rsidP="00075F2B">
            <w:pPr>
              <w:spacing w:line="240" w:lineRule="atLeast"/>
              <w:rPr>
                <w:rFonts w:asciiTheme="minorHAnsi" w:eastAsiaTheme="minorEastAsia" w:hAnsiTheme="minorHAnsi" w:cstheme="minorBidi"/>
                <w:szCs w:val="22"/>
              </w:rPr>
            </w:pPr>
            <w:r w:rsidRPr="002206A6">
              <w:rPr>
                <w:rFonts w:asciiTheme="minorHAnsi" w:eastAsiaTheme="minorEastAsia" w:hAnsiTheme="minorHAnsi" w:cstheme="minorBidi"/>
                <w:szCs w:val="22"/>
              </w:rPr>
              <w:t>sdbCollectionStruct</w:t>
            </w:r>
            <w:r>
              <w:rPr>
                <w:rFonts w:asciiTheme="minorHAnsi" w:eastAsiaTheme="minorEastAsia" w:hAnsiTheme="minorHAnsi" w:cstheme="minorBidi" w:hint="eastAsia"/>
                <w:szCs w:val="22"/>
              </w:rPr>
              <w:t>(SDB</w:t>
            </w:r>
            <w:r>
              <w:rPr>
                <w:rFonts w:asciiTheme="minorHAnsi" w:eastAsiaTheme="minorEastAsia" w:hAnsiTheme="minorHAnsi" w:cstheme="minorBidi" w:hint="eastAsia"/>
                <w:szCs w:val="22"/>
              </w:rPr>
              <w:t>集合空间相关资源</w:t>
            </w:r>
            <w:r>
              <w:rPr>
                <w:rFonts w:asciiTheme="minorHAnsi" w:eastAsiaTheme="minorEastAsia" w:hAnsiTheme="minorHAnsi" w:cstheme="minorBidi" w:hint="eastAsia"/>
                <w:szCs w:val="22"/>
              </w:rPr>
              <w:t>)</w:t>
            </w:r>
          </w:p>
        </w:tc>
      </w:tr>
      <w:tr w:rsidR="00284D39" w:rsidTr="00075F2B">
        <w:tc>
          <w:tcPr>
            <w:tcW w:w="6771" w:type="dxa"/>
          </w:tcPr>
          <w:p w:rsidR="00284D39" w:rsidRDefault="00284D39" w:rsidP="00075F2B">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测试</w:t>
            </w:r>
            <w:r>
              <w:rPr>
                <w:rFonts w:asciiTheme="minorHAnsi" w:eastAsiaTheme="minorEastAsia" w:hAnsiTheme="minorHAnsi" w:cstheme="minorBidi" w:hint="eastAsia"/>
                <w:szCs w:val="22"/>
              </w:rPr>
              <w:t>Cursor</w:t>
            </w:r>
            <w:r>
              <w:rPr>
                <w:rFonts w:asciiTheme="minorHAnsi" w:eastAsiaTheme="minorEastAsia" w:hAnsiTheme="minorHAnsi" w:cstheme="minorBidi" w:hint="eastAsia"/>
                <w:szCs w:val="22"/>
              </w:rPr>
              <w:t>游标下的并发操作，进行如下几个方法的并发</w:t>
            </w:r>
            <w:r>
              <w:rPr>
                <w:rFonts w:asciiTheme="minorHAnsi" w:eastAsiaTheme="minorEastAsia" w:hAnsiTheme="minorHAnsi" w:cstheme="minorBidi" w:hint="eastAsia"/>
                <w:szCs w:val="22"/>
              </w:rPr>
              <w:t>:cursor.current(), cursor.next(), cursor.limit(), cursor.skip()</w:t>
            </w:r>
          </w:p>
        </w:tc>
        <w:tc>
          <w:tcPr>
            <w:tcW w:w="1751" w:type="dxa"/>
          </w:tcPr>
          <w:p w:rsidR="00284D39" w:rsidRPr="00284D39" w:rsidRDefault="00271670" w:rsidP="00075F2B">
            <w:pPr>
              <w:spacing w:line="240" w:lineRule="atLeast"/>
              <w:rPr>
                <w:rFonts w:asciiTheme="minorHAnsi" w:eastAsiaTheme="minorEastAsia" w:hAnsiTheme="minorHAnsi" w:cstheme="minorBidi"/>
                <w:szCs w:val="22"/>
              </w:rPr>
            </w:pPr>
            <w:r w:rsidRPr="002206A6">
              <w:rPr>
                <w:rFonts w:asciiTheme="minorHAnsi" w:eastAsiaTheme="minorEastAsia" w:hAnsiTheme="minorHAnsi" w:cstheme="minorBidi"/>
                <w:szCs w:val="22"/>
              </w:rPr>
              <w:t>sdbCursorStruct</w:t>
            </w:r>
            <w:r>
              <w:rPr>
                <w:rFonts w:asciiTheme="minorHAnsi" w:eastAsiaTheme="minorEastAsia" w:hAnsiTheme="minorHAnsi" w:cstheme="minorBidi" w:hint="eastAsia"/>
                <w:szCs w:val="22"/>
              </w:rPr>
              <w:t>(SDB</w:t>
            </w:r>
            <w:r>
              <w:rPr>
                <w:rFonts w:asciiTheme="minorHAnsi" w:eastAsiaTheme="minorEastAsia" w:hAnsiTheme="minorHAnsi" w:cstheme="minorBidi" w:hint="eastAsia"/>
                <w:szCs w:val="22"/>
              </w:rPr>
              <w:t>游标句柄资源</w:t>
            </w:r>
            <w:r>
              <w:rPr>
                <w:rFonts w:asciiTheme="minorHAnsi" w:eastAsiaTheme="minorEastAsia" w:hAnsiTheme="minorHAnsi" w:cstheme="minorBidi" w:hint="eastAsia"/>
                <w:szCs w:val="22"/>
              </w:rPr>
              <w:t>)</w:t>
            </w:r>
          </w:p>
        </w:tc>
      </w:tr>
      <w:tr w:rsidR="00284D39" w:rsidTr="00075F2B">
        <w:tc>
          <w:tcPr>
            <w:tcW w:w="6771" w:type="dxa"/>
          </w:tcPr>
          <w:p w:rsidR="00284D39" w:rsidRDefault="00284D39" w:rsidP="00075F2B">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测试</w:t>
            </w:r>
            <w:r>
              <w:rPr>
                <w:rFonts w:asciiTheme="minorHAnsi" w:eastAsiaTheme="minorEastAsia" w:hAnsiTheme="minorHAnsi" w:cstheme="minorBidi" w:hint="eastAsia"/>
                <w:szCs w:val="22"/>
              </w:rPr>
              <w:t>Domain</w:t>
            </w:r>
            <w:r>
              <w:rPr>
                <w:rFonts w:asciiTheme="minorHAnsi" w:eastAsiaTheme="minorEastAsia" w:hAnsiTheme="minorHAnsi" w:cstheme="minorBidi" w:hint="eastAsia"/>
                <w:szCs w:val="22"/>
              </w:rPr>
              <w:t>域下的并发操作，进行如下几个方法的并发：</w:t>
            </w:r>
            <w:r>
              <w:rPr>
                <w:rFonts w:asciiTheme="minorHAnsi" w:eastAsiaTheme="minorEastAsia" w:hAnsiTheme="minorHAnsi" w:cstheme="minorBidi" w:hint="eastAsia"/>
                <w:szCs w:val="22"/>
              </w:rPr>
              <w:t>domain.alter()</w:t>
            </w:r>
          </w:p>
        </w:tc>
        <w:tc>
          <w:tcPr>
            <w:tcW w:w="1751" w:type="dxa"/>
          </w:tcPr>
          <w:p w:rsidR="00284D39" w:rsidRPr="00284D39" w:rsidRDefault="00271670" w:rsidP="00075F2B">
            <w:pPr>
              <w:spacing w:line="240" w:lineRule="atLeast"/>
              <w:rPr>
                <w:rFonts w:asciiTheme="minorHAnsi" w:eastAsiaTheme="minorEastAsia" w:hAnsiTheme="minorHAnsi" w:cstheme="minorBidi"/>
                <w:szCs w:val="22"/>
              </w:rPr>
            </w:pPr>
            <w:r w:rsidRPr="002206A6">
              <w:rPr>
                <w:rFonts w:asciiTheme="minorHAnsi" w:eastAsiaTheme="minorEastAsia" w:hAnsiTheme="minorHAnsi" w:cstheme="minorBidi"/>
                <w:szCs w:val="22"/>
              </w:rPr>
              <w:t>sdbDomainStruct</w:t>
            </w:r>
            <w:r>
              <w:rPr>
                <w:rFonts w:asciiTheme="minorHAnsi" w:eastAsiaTheme="minorEastAsia" w:hAnsiTheme="minorHAnsi" w:cstheme="minorBidi" w:hint="eastAsia"/>
                <w:szCs w:val="22"/>
              </w:rPr>
              <w:t>(SDB</w:t>
            </w:r>
            <w:r>
              <w:rPr>
                <w:rFonts w:asciiTheme="minorHAnsi" w:eastAsiaTheme="minorEastAsia" w:hAnsiTheme="minorHAnsi" w:cstheme="minorBidi" w:hint="eastAsia"/>
                <w:szCs w:val="22"/>
              </w:rPr>
              <w:t>域相关资源</w:t>
            </w:r>
            <w:r>
              <w:rPr>
                <w:rFonts w:asciiTheme="minorHAnsi" w:eastAsiaTheme="minorEastAsia" w:hAnsiTheme="minorHAnsi" w:cstheme="minorBidi" w:hint="eastAsia"/>
                <w:szCs w:val="22"/>
              </w:rPr>
              <w:t>)</w:t>
            </w:r>
          </w:p>
        </w:tc>
      </w:tr>
      <w:tr w:rsidR="00284D39" w:rsidTr="00075F2B">
        <w:tc>
          <w:tcPr>
            <w:tcW w:w="6771" w:type="dxa"/>
          </w:tcPr>
          <w:p w:rsidR="00284D39" w:rsidRDefault="00284D39" w:rsidP="00075F2B">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测试</w:t>
            </w:r>
            <w:r>
              <w:rPr>
                <w:rFonts w:asciiTheme="minorHAnsi" w:eastAsiaTheme="minorEastAsia" w:hAnsiTheme="minorHAnsi" w:cstheme="minorBidi" w:hint="eastAsia"/>
                <w:szCs w:val="22"/>
              </w:rPr>
              <w:t>LOB</w:t>
            </w:r>
            <w:r>
              <w:rPr>
                <w:rFonts w:asciiTheme="minorHAnsi" w:eastAsiaTheme="minorEastAsia" w:hAnsiTheme="minorHAnsi" w:cstheme="minorBidi" w:hint="eastAsia"/>
                <w:szCs w:val="22"/>
              </w:rPr>
              <w:t>大对象下的并发操作，进行如下几个方法的并发，</w:t>
            </w:r>
            <w:r>
              <w:rPr>
                <w:rFonts w:asciiTheme="minorHAnsi" w:eastAsiaTheme="minorEastAsia" w:hAnsiTheme="minorHAnsi" w:cstheme="minorBidi" w:hint="eastAsia"/>
                <w:szCs w:val="22"/>
              </w:rPr>
              <w:t>lob</w:t>
            </w:r>
            <w:r>
              <w:rPr>
                <w:rFonts w:asciiTheme="minorHAnsi" w:eastAsiaTheme="minorEastAsia" w:hAnsiTheme="minorHAnsi" w:cstheme="minorBidi" w:hint="eastAsia"/>
                <w:szCs w:val="22"/>
              </w:rPr>
              <w:t>进行</w:t>
            </w:r>
            <w:r>
              <w:rPr>
                <w:rFonts w:asciiTheme="minorHAnsi" w:eastAsiaTheme="minorEastAsia" w:hAnsiTheme="minorHAnsi" w:cstheme="minorBidi" w:hint="eastAsia"/>
                <w:szCs w:val="22"/>
              </w:rPr>
              <w:t>seek()</w:t>
            </w:r>
          </w:p>
        </w:tc>
        <w:tc>
          <w:tcPr>
            <w:tcW w:w="1751" w:type="dxa"/>
          </w:tcPr>
          <w:p w:rsidR="00284D39" w:rsidRPr="00284D39" w:rsidRDefault="00271670" w:rsidP="00075F2B">
            <w:pPr>
              <w:spacing w:line="240" w:lineRule="atLeast"/>
              <w:rPr>
                <w:rFonts w:asciiTheme="minorHAnsi" w:eastAsiaTheme="minorEastAsia" w:hAnsiTheme="minorHAnsi" w:cstheme="minorBidi"/>
                <w:szCs w:val="22"/>
              </w:rPr>
            </w:pPr>
            <w:r w:rsidRPr="002206A6">
              <w:rPr>
                <w:rFonts w:asciiTheme="minorHAnsi" w:eastAsiaTheme="minorEastAsia" w:hAnsiTheme="minorHAnsi" w:cstheme="minorBidi"/>
                <w:szCs w:val="22"/>
              </w:rPr>
              <w:t>sdbLobStruct</w:t>
            </w:r>
            <w:r>
              <w:rPr>
                <w:rFonts w:asciiTheme="minorHAnsi" w:eastAsiaTheme="minorEastAsia" w:hAnsiTheme="minorHAnsi" w:cstheme="minorBidi" w:hint="eastAsia"/>
                <w:szCs w:val="22"/>
              </w:rPr>
              <w:t>(SDB</w:t>
            </w:r>
            <w:r>
              <w:rPr>
                <w:rFonts w:asciiTheme="minorHAnsi" w:eastAsiaTheme="minorEastAsia" w:hAnsiTheme="minorHAnsi" w:cstheme="minorBidi" w:hint="eastAsia"/>
                <w:szCs w:val="22"/>
              </w:rPr>
              <w:t>大对象相关资源</w:t>
            </w:r>
            <w:r>
              <w:rPr>
                <w:rFonts w:asciiTheme="minorHAnsi" w:eastAsiaTheme="minorEastAsia" w:hAnsiTheme="minorHAnsi" w:cstheme="minorBidi" w:hint="eastAsia"/>
                <w:szCs w:val="22"/>
              </w:rPr>
              <w:t>)</w:t>
            </w:r>
          </w:p>
        </w:tc>
      </w:tr>
    </w:tbl>
    <w:p w:rsidR="007A4334" w:rsidRDefault="007A4334" w:rsidP="007A4334">
      <w:pPr>
        <w:rPr>
          <w:rFonts w:asciiTheme="minorHAnsi" w:eastAsiaTheme="minorEastAsia" w:hAnsiTheme="minorHAnsi" w:cstheme="minorBidi" w:hint="eastAsia"/>
          <w:szCs w:val="22"/>
        </w:rPr>
      </w:pPr>
    </w:p>
    <w:tbl>
      <w:tblPr>
        <w:tblStyle w:val="TableGrid"/>
        <w:tblW w:w="0" w:type="auto"/>
        <w:tblLook w:val="04A0"/>
      </w:tblPr>
      <w:tblGrid>
        <w:gridCol w:w="427"/>
        <w:gridCol w:w="6352"/>
        <w:gridCol w:w="1743"/>
      </w:tblGrid>
      <w:tr w:rsidR="00CF6FF1" w:rsidTr="00E729BF">
        <w:tc>
          <w:tcPr>
            <w:tcW w:w="8522" w:type="dxa"/>
            <w:gridSpan w:val="3"/>
            <w:shd w:val="clear" w:color="auto" w:fill="548DD4" w:themeFill="text2" w:themeFillTint="99"/>
          </w:tcPr>
          <w:p w:rsidR="00CF6FF1" w:rsidRPr="00CF6FF1" w:rsidRDefault="00CF6FF1" w:rsidP="00E729BF">
            <w:pPr>
              <w:spacing w:line="240" w:lineRule="atLeast"/>
              <w:jc w:val="left"/>
              <w:rPr>
                <w:rFonts w:asciiTheme="minorHAnsi" w:eastAsiaTheme="minorEastAsia" w:hAnsiTheme="minorHAnsi" w:cstheme="minorBidi"/>
                <w:b/>
                <w:color w:val="FFFFFF" w:themeColor="background1"/>
                <w:szCs w:val="22"/>
              </w:rPr>
            </w:pPr>
            <w:r w:rsidRPr="00CF6FF1">
              <w:rPr>
                <w:rFonts w:asciiTheme="minorHAnsi" w:eastAsiaTheme="minorEastAsia" w:hAnsiTheme="minorHAnsi" w:cstheme="minorBidi"/>
                <w:b/>
                <w:color w:val="FFFFFF" w:themeColor="background1"/>
                <w:szCs w:val="22"/>
              </w:rPr>
              <w:t>sdbConnectionStruct</w:t>
            </w:r>
            <w:r w:rsidRPr="00CF6FF1">
              <w:rPr>
                <w:rFonts w:asciiTheme="minorHAnsi" w:eastAsiaTheme="minorEastAsia" w:hAnsiTheme="minorHAnsi" w:cstheme="minorBidi" w:hint="eastAsia"/>
                <w:b/>
                <w:color w:val="FFFFFF" w:themeColor="background1"/>
                <w:szCs w:val="22"/>
              </w:rPr>
              <w:t xml:space="preserve"> (SDB</w:t>
            </w:r>
            <w:r w:rsidRPr="00CF6FF1">
              <w:rPr>
                <w:rFonts w:asciiTheme="minorHAnsi" w:eastAsiaTheme="minorEastAsia" w:hAnsiTheme="minorHAnsi" w:cstheme="minorBidi" w:hint="eastAsia"/>
                <w:b/>
                <w:color w:val="FFFFFF" w:themeColor="background1"/>
                <w:szCs w:val="22"/>
              </w:rPr>
              <w:t>连接资源</w:t>
            </w:r>
            <w:r w:rsidRPr="00CF6FF1">
              <w:rPr>
                <w:rFonts w:asciiTheme="minorHAnsi" w:eastAsiaTheme="minorEastAsia" w:hAnsiTheme="minorHAnsi" w:cstheme="minorBidi" w:hint="eastAsia"/>
                <w:b/>
                <w:color w:val="FFFFFF" w:themeColor="background1"/>
                <w:szCs w:val="22"/>
              </w:rPr>
              <w:t>)</w:t>
            </w:r>
          </w:p>
        </w:tc>
      </w:tr>
      <w:tr w:rsidR="00B1116A" w:rsidTr="00B1116A">
        <w:tc>
          <w:tcPr>
            <w:tcW w:w="427" w:type="dxa"/>
          </w:tcPr>
          <w:p w:rsidR="00B1116A" w:rsidRPr="00B1116A" w:rsidRDefault="00B1116A" w:rsidP="00B1116A">
            <w:pPr>
              <w:spacing w:line="240" w:lineRule="atLeast"/>
              <w:jc w:val="center"/>
              <w:rPr>
                <w:rFonts w:asciiTheme="minorHAnsi" w:eastAsiaTheme="minorEastAsia" w:hAnsiTheme="minorHAnsi" w:cstheme="minorBidi" w:hint="eastAsia"/>
                <w:b/>
                <w:szCs w:val="22"/>
              </w:rPr>
            </w:pPr>
            <w:r>
              <w:rPr>
                <w:rFonts w:asciiTheme="minorHAnsi" w:eastAsiaTheme="minorEastAsia" w:hAnsiTheme="minorHAnsi" w:cstheme="minorBidi" w:hint="eastAsia"/>
                <w:b/>
                <w:szCs w:val="22"/>
              </w:rPr>
              <w:t>序号</w:t>
            </w:r>
          </w:p>
        </w:tc>
        <w:tc>
          <w:tcPr>
            <w:tcW w:w="6352" w:type="dxa"/>
          </w:tcPr>
          <w:p w:rsidR="00B1116A" w:rsidRPr="007A4334" w:rsidRDefault="00B1116A" w:rsidP="00E729BF">
            <w:pPr>
              <w:rPr>
                <w:rFonts w:asciiTheme="minorHAnsi" w:eastAsiaTheme="minorEastAsia" w:hAnsiTheme="minorHAnsi" w:cstheme="minorBidi"/>
                <w:b/>
                <w:szCs w:val="22"/>
              </w:rPr>
            </w:pPr>
            <w:r w:rsidRPr="007A4334">
              <w:rPr>
                <w:rFonts w:asciiTheme="minorHAnsi" w:eastAsiaTheme="minorEastAsia" w:hAnsiTheme="minorHAnsi" w:cstheme="minorBidi" w:hint="eastAsia"/>
                <w:b/>
                <w:szCs w:val="22"/>
              </w:rPr>
              <w:t>测试点描述</w:t>
            </w:r>
          </w:p>
        </w:tc>
        <w:tc>
          <w:tcPr>
            <w:tcW w:w="1743" w:type="dxa"/>
          </w:tcPr>
          <w:p w:rsidR="00B1116A" w:rsidRPr="00075F2B" w:rsidRDefault="00B1116A" w:rsidP="00E729BF">
            <w:pPr>
              <w:rPr>
                <w:rFonts w:asciiTheme="minorHAnsi" w:eastAsiaTheme="minorEastAsia" w:hAnsiTheme="minorHAnsi" w:cstheme="minorBidi"/>
                <w:b/>
                <w:szCs w:val="22"/>
              </w:rPr>
            </w:pPr>
            <w:r w:rsidRPr="00075F2B">
              <w:rPr>
                <w:rFonts w:asciiTheme="minorHAnsi" w:eastAsiaTheme="minorEastAsia" w:hAnsiTheme="minorHAnsi" w:cstheme="minorBidi" w:hint="eastAsia"/>
                <w:b/>
                <w:szCs w:val="22"/>
              </w:rPr>
              <w:t>预期结果</w:t>
            </w:r>
          </w:p>
        </w:tc>
      </w:tr>
      <w:tr w:rsidR="00CF6FF1" w:rsidTr="00B1116A">
        <w:tc>
          <w:tcPr>
            <w:tcW w:w="427" w:type="dxa"/>
          </w:tcPr>
          <w:p w:rsidR="00CF6FF1" w:rsidRDefault="00CF6FF1"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1</w:t>
            </w:r>
          </w:p>
        </w:tc>
        <w:tc>
          <w:tcPr>
            <w:tcW w:w="6352" w:type="dxa"/>
          </w:tcPr>
          <w:p w:rsidR="00CF6FF1" w:rsidRDefault="00CF6FF1"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1</w:t>
            </w:r>
            <w:r w:rsidR="00B1116A">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建立不同的</w:t>
            </w:r>
            <w:r>
              <w:rPr>
                <w:rFonts w:asciiTheme="minorHAnsi" w:eastAsiaTheme="minorEastAsia" w:hAnsiTheme="minorHAnsi" w:cstheme="minorBidi" w:hint="eastAsia"/>
                <w:szCs w:val="22"/>
              </w:rPr>
              <w:t>sdb</w:t>
            </w:r>
            <w:r>
              <w:rPr>
                <w:rFonts w:asciiTheme="minorHAnsi" w:eastAsiaTheme="minorEastAsia" w:hAnsiTheme="minorHAnsi" w:cstheme="minorBidi" w:hint="eastAsia"/>
                <w:szCs w:val="22"/>
              </w:rPr>
              <w:t>连接；</w:t>
            </w:r>
          </w:p>
          <w:p w:rsidR="00CF6FF1" w:rsidRDefault="00CF6FF1"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2.</w:t>
            </w:r>
            <w:r w:rsidR="00B1116A">
              <w:rPr>
                <w:rFonts w:asciiTheme="minorHAnsi" w:eastAsiaTheme="minorEastAsia" w:hAnsiTheme="minorHAnsi" w:cstheme="minorBidi" w:hint="eastAsia"/>
                <w:szCs w:val="22"/>
              </w:rPr>
              <w:t>开启四条线程</w:t>
            </w:r>
            <w:r w:rsidR="00B1116A">
              <w:rPr>
                <w:rFonts w:asciiTheme="minorHAnsi" w:eastAsiaTheme="minorEastAsia" w:hAnsiTheme="minorHAnsi" w:cstheme="minorBidi" w:hint="eastAsia"/>
                <w:szCs w:val="22"/>
              </w:rPr>
              <w:t>A,B,C,D</w:t>
            </w:r>
            <w:r w:rsidR="00B1116A">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线程</w:t>
            </w:r>
            <w:r w:rsidR="00B1116A">
              <w:rPr>
                <w:rFonts w:asciiTheme="minorHAnsi" w:eastAsiaTheme="minorEastAsia" w:hAnsiTheme="minorHAnsi" w:cstheme="minorBidi" w:hint="eastAsia"/>
                <w:szCs w:val="22"/>
              </w:rPr>
              <w:t>A</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db.backupOffline()</w:t>
            </w:r>
            <w:r>
              <w:rPr>
                <w:rFonts w:asciiTheme="minorHAnsi" w:eastAsiaTheme="minorEastAsia" w:hAnsiTheme="minorHAnsi" w:cstheme="minorBidi" w:hint="eastAsia"/>
                <w:szCs w:val="22"/>
              </w:rPr>
              <w:t>操作，</w:t>
            </w:r>
            <w:r w:rsidR="00B1116A">
              <w:rPr>
                <w:rFonts w:asciiTheme="minorHAnsi" w:eastAsiaTheme="minorEastAsia" w:hAnsiTheme="minorHAnsi" w:cstheme="minorBidi" w:hint="eastAsia"/>
                <w:szCs w:val="22"/>
              </w:rPr>
              <w:t>线程</w:t>
            </w:r>
            <w:r w:rsidR="00B1116A">
              <w:rPr>
                <w:rFonts w:asciiTheme="minorHAnsi" w:eastAsiaTheme="minorEastAsia" w:hAnsiTheme="minorHAnsi" w:cstheme="minorBidi" w:hint="eastAsia"/>
                <w:szCs w:val="22"/>
              </w:rPr>
              <w:t>B</w:t>
            </w:r>
            <w:r w:rsidR="00B1116A">
              <w:rPr>
                <w:rFonts w:asciiTheme="minorHAnsi" w:eastAsiaTheme="minorEastAsia" w:hAnsiTheme="minorHAnsi" w:cstheme="minorBidi" w:hint="eastAsia"/>
                <w:szCs w:val="22"/>
              </w:rPr>
              <w:t>执行</w:t>
            </w:r>
            <w:r w:rsidR="00B1116A">
              <w:rPr>
                <w:rFonts w:asciiTheme="minorHAnsi" w:eastAsiaTheme="minorEastAsia" w:hAnsiTheme="minorHAnsi" w:cstheme="minorBidi" w:hint="eastAsia"/>
                <w:szCs w:val="22"/>
              </w:rPr>
              <w:t xml:space="preserve">db.createDomain(), </w:t>
            </w:r>
            <w:r w:rsidR="00B1116A">
              <w:rPr>
                <w:rFonts w:asciiTheme="minorHAnsi" w:eastAsiaTheme="minorEastAsia" w:hAnsiTheme="minorHAnsi" w:cstheme="minorBidi" w:hint="eastAsia"/>
                <w:szCs w:val="22"/>
              </w:rPr>
              <w:t>线程</w:t>
            </w:r>
            <w:r w:rsidR="00B1116A">
              <w:rPr>
                <w:rFonts w:asciiTheme="minorHAnsi" w:eastAsiaTheme="minorEastAsia" w:hAnsiTheme="minorHAnsi" w:cstheme="minorBidi" w:hint="eastAsia"/>
                <w:szCs w:val="22"/>
              </w:rPr>
              <w:t>C</w:t>
            </w:r>
            <w:r w:rsidR="00B1116A">
              <w:rPr>
                <w:rFonts w:asciiTheme="minorHAnsi" w:eastAsiaTheme="minorEastAsia" w:hAnsiTheme="minorHAnsi" w:cstheme="minorBidi" w:hint="eastAsia"/>
                <w:szCs w:val="22"/>
              </w:rPr>
              <w:t>执行</w:t>
            </w:r>
            <w:r w:rsidR="00B1116A">
              <w:rPr>
                <w:rFonts w:asciiTheme="minorHAnsi" w:eastAsiaTheme="minorEastAsia" w:hAnsiTheme="minorHAnsi" w:cstheme="minorBidi" w:hint="eastAsia"/>
                <w:szCs w:val="22"/>
              </w:rPr>
              <w:t>db.createCS(</w:t>
            </w:r>
            <w:r w:rsidR="00B1116A">
              <w:rPr>
                <w:rFonts w:asciiTheme="minorHAnsi" w:eastAsiaTheme="minorEastAsia" w:hAnsiTheme="minorHAnsi" w:cstheme="minorBidi"/>
                <w:szCs w:val="22"/>
              </w:rPr>
              <w:t>“</w:t>
            </w:r>
            <w:r w:rsidR="00B1116A">
              <w:rPr>
                <w:rFonts w:asciiTheme="minorHAnsi" w:eastAsiaTheme="minorEastAsia" w:hAnsiTheme="minorHAnsi" w:cstheme="minorBidi" w:hint="eastAsia"/>
                <w:szCs w:val="22"/>
              </w:rPr>
              <w:t>CS_A</w:t>
            </w:r>
            <w:r w:rsidR="00B1116A">
              <w:rPr>
                <w:rFonts w:asciiTheme="minorHAnsi" w:eastAsiaTheme="minorEastAsia" w:hAnsiTheme="minorHAnsi" w:cstheme="minorBidi"/>
                <w:szCs w:val="22"/>
              </w:rPr>
              <w:t>”</w:t>
            </w:r>
            <w:r w:rsidR="00B1116A">
              <w:rPr>
                <w:rFonts w:asciiTheme="minorHAnsi" w:eastAsiaTheme="minorEastAsia" w:hAnsiTheme="minorHAnsi" w:cstheme="minorBidi" w:hint="eastAsia"/>
                <w:szCs w:val="22"/>
              </w:rPr>
              <w:t>),</w:t>
            </w:r>
            <w:r w:rsidR="00B1116A">
              <w:rPr>
                <w:rFonts w:asciiTheme="minorHAnsi" w:eastAsiaTheme="minorEastAsia" w:hAnsiTheme="minorHAnsi" w:cstheme="minorBidi" w:hint="eastAsia"/>
                <w:szCs w:val="22"/>
              </w:rPr>
              <w:t>线程</w:t>
            </w:r>
            <w:r w:rsidR="00B1116A">
              <w:rPr>
                <w:rFonts w:asciiTheme="minorHAnsi" w:eastAsiaTheme="minorEastAsia" w:hAnsiTheme="minorHAnsi" w:cstheme="minorBidi" w:hint="eastAsia"/>
                <w:szCs w:val="22"/>
              </w:rPr>
              <w:t>D</w:t>
            </w:r>
            <w:r w:rsidR="00B1116A">
              <w:rPr>
                <w:rFonts w:asciiTheme="minorHAnsi" w:eastAsiaTheme="minorEastAsia" w:hAnsiTheme="minorHAnsi" w:cstheme="minorBidi" w:hint="eastAsia"/>
                <w:szCs w:val="22"/>
              </w:rPr>
              <w:t>执行</w:t>
            </w:r>
            <w:r w:rsidR="00B1116A">
              <w:rPr>
                <w:rFonts w:asciiTheme="minorHAnsi" w:eastAsiaTheme="minorEastAsia" w:hAnsiTheme="minorHAnsi" w:cstheme="minorBidi" w:hint="eastAsia"/>
                <w:szCs w:val="22"/>
              </w:rPr>
              <w:t>db.createCS(</w:t>
            </w:r>
            <w:r w:rsidR="00B1116A">
              <w:rPr>
                <w:rFonts w:asciiTheme="minorHAnsi" w:eastAsiaTheme="minorEastAsia" w:hAnsiTheme="minorHAnsi" w:cstheme="minorBidi"/>
                <w:szCs w:val="22"/>
              </w:rPr>
              <w:t>“</w:t>
            </w:r>
            <w:r w:rsidR="00B1116A">
              <w:rPr>
                <w:rFonts w:asciiTheme="minorHAnsi" w:eastAsiaTheme="minorEastAsia" w:hAnsiTheme="minorHAnsi" w:cstheme="minorBidi" w:hint="eastAsia"/>
                <w:szCs w:val="22"/>
              </w:rPr>
              <w:t>CS_B</w:t>
            </w:r>
            <w:r w:rsidR="00B1116A">
              <w:rPr>
                <w:rFonts w:asciiTheme="minorHAnsi" w:eastAsiaTheme="minorEastAsia" w:hAnsiTheme="minorHAnsi" w:cstheme="minorBidi"/>
                <w:szCs w:val="22"/>
              </w:rPr>
              <w:t>”</w:t>
            </w:r>
            <w:r w:rsidR="00B1116A">
              <w:rPr>
                <w:rFonts w:asciiTheme="minorHAnsi" w:eastAsiaTheme="minorEastAsia" w:hAnsiTheme="minorHAnsi" w:cstheme="minorBidi" w:hint="eastAsia"/>
                <w:szCs w:val="22"/>
              </w:rPr>
              <w:t>);</w:t>
            </w:r>
          </w:p>
          <w:p w:rsidR="00B1116A" w:rsidRDefault="00B1116A"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3.</w:t>
            </w:r>
            <w:r>
              <w:rPr>
                <w:rFonts w:asciiTheme="minorHAnsi" w:eastAsiaTheme="minorEastAsia" w:hAnsiTheme="minorHAnsi" w:cstheme="minorBidi" w:hint="eastAsia"/>
                <w:szCs w:val="22"/>
              </w:rPr>
              <w:t>四条线程用不同的</w:t>
            </w:r>
            <w:r>
              <w:rPr>
                <w:rFonts w:asciiTheme="minorHAnsi" w:eastAsiaTheme="minorEastAsia" w:hAnsiTheme="minorHAnsi" w:cstheme="minorBidi" w:hint="eastAsia"/>
                <w:szCs w:val="22"/>
              </w:rPr>
              <w:t>sdb</w:t>
            </w:r>
            <w:r>
              <w:rPr>
                <w:rFonts w:asciiTheme="minorHAnsi" w:eastAsiaTheme="minorEastAsia" w:hAnsiTheme="minorHAnsi" w:cstheme="minorBidi" w:hint="eastAsia"/>
                <w:szCs w:val="22"/>
              </w:rPr>
              <w:t>连接；</w:t>
            </w:r>
          </w:p>
        </w:tc>
        <w:tc>
          <w:tcPr>
            <w:tcW w:w="1743" w:type="dxa"/>
          </w:tcPr>
          <w:p w:rsidR="00CF6FF1" w:rsidRDefault="00CF6FF1" w:rsidP="00E729BF">
            <w:pPr>
              <w:spacing w:line="240" w:lineRule="atLeast"/>
              <w:rPr>
                <w:rFonts w:asciiTheme="minorHAnsi" w:eastAsiaTheme="minorEastAsia" w:hAnsiTheme="minorHAnsi" w:cstheme="minorBidi"/>
                <w:szCs w:val="22"/>
              </w:rPr>
            </w:pPr>
          </w:p>
        </w:tc>
      </w:tr>
      <w:tr w:rsidR="006E47F8" w:rsidTr="000F1F6E">
        <w:tc>
          <w:tcPr>
            <w:tcW w:w="427" w:type="dxa"/>
          </w:tcPr>
          <w:p w:rsidR="006E47F8" w:rsidRDefault="006E47F8" w:rsidP="000F1F6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2</w:t>
            </w:r>
          </w:p>
        </w:tc>
        <w:tc>
          <w:tcPr>
            <w:tcW w:w="6352" w:type="dxa"/>
          </w:tcPr>
          <w:p w:rsidR="006E47F8" w:rsidRDefault="006E47F8" w:rsidP="000F1F6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1.</w:t>
            </w:r>
            <w:r>
              <w:rPr>
                <w:rFonts w:asciiTheme="minorHAnsi" w:eastAsiaTheme="minorEastAsia" w:hAnsiTheme="minorHAnsi" w:cstheme="minorBidi" w:hint="eastAsia"/>
                <w:szCs w:val="22"/>
              </w:rPr>
              <w:t>建立不同的</w:t>
            </w:r>
            <w:r>
              <w:rPr>
                <w:rFonts w:asciiTheme="minorHAnsi" w:eastAsiaTheme="minorEastAsia" w:hAnsiTheme="minorHAnsi" w:cstheme="minorBidi" w:hint="eastAsia"/>
                <w:szCs w:val="22"/>
              </w:rPr>
              <w:t>sdb</w:t>
            </w:r>
            <w:r>
              <w:rPr>
                <w:rFonts w:asciiTheme="minorHAnsi" w:eastAsiaTheme="minorEastAsia" w:hAnsiTheme="minorHAnsi" w:cstheme="minorBidi" w:hint="eastAsia"/>
                <w:szCs w:val="22"/>
              </w:rPr>
              <w:t>连接；</w:t>
            </w:r>
          </w:p>
          <w:p w:rsidR="006E47F8" w:rsidRDefault="006E47F8" w:rsidP="000F1F6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2.</w:t>
            </w:r>
            <w:r>
              <w:rPr>
                <w:rFonts w:asciiTheme="minorHAnsi" w:eastAsiaTheme="minorEastAsia" w:hAnsiTheme="minorHAnsi" w:cstheme="minorBidi" w:hint="eastAsia"/>
                <w:szCs w:val="22"/>
              </w:rPr>
              <w:t>开启四条线程</w:t>
            </w:r>
            <w:r>
              <w:rPr>
                <w:rFonts w:asciiTheme="minorHAnsi" w:eastAsiaTheme="minorEastAsia" w:hAnsiTheme="minorHAnsi" w:cstheme="minorBidi" w:hint="eastAsia"/>
                <w:szCs w:val="22"/>
              </w:rPr>
              <w:t>A,B,C,D</w:t>
            </w:r>
            <w:r>
              <w:rPr>
                <w:rFonts w:asciiTheme="minorHAnsi" w:eastAsiaTheme="minorEastAsia" w:hAnsiTheme="minorHAnsi" w:cstheme="minorBidi" w:hint="eastAsia"/>
                <w:szCs w:val="22"/>
              </w:rPr>
              <w:t>，线程</w:t>
            </w:r>
            <w:r>
              <w:rPr>
                <w:rFonts w:asciiTheme="minorHAnsi" w:eastAsiaTheme="minorEastAsia" w:hAnsiTheme="minorHAnsi" w:cstheme="minorBidi" w:hint="eastAsia"/>
                <w:szCs w:val="22"/>
              </w:rPr>
              <w:t>A</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db.backupOffline()</w:t>
            </w:r>
            <w:r>
              <w:rPr>
                <w:rFonts w:asciiTheme="minorHAnsi" w:eastAsiaTheme="minorEastAsia" w:hAnsiTheme="minorHAnsi" w:cstheme="minorBidi" w:hint="eastAsia"/>
                <w:szCs w:val="22"/>
              </w:rPr>
              <w:t>操作，线程</w:t>
            </w:r>
            <w:r>
              <w:rPr>
                <w:rFonts w:asciiTheme="minorHAnsi" w:eastAsiaTheme="minorEastAsia" w:hAnsiTheme="minorHAnsi" w:cstheme="minorBidi" w:hint="eastAsia"/>
                <w:szCs w:val="22"/>
              </w:rPr>
              <w:t>B</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 xml:space="preserve">db.createDomain(), </w:t>
            </w:r>
            <w:r>
              <w:rPr>
                <w:rFonts w:asciiTheme="minorHAnsi" w:eastAsiaTheme="minorEastAsia" w:hAnsiTheme="minorHAnsi" w:cstheme="minorBidi" w:hint="eastAsia"/>
                <w:szCs w:val="22"/>
              </w:rPr>
              <w:t>线程</w:t>
            </w:r>
            <w:r>
              <w:rPr>
                <w:rFonts w:asciiTheme="minorHAnsi" w:eastAsiaTheme="minorEastAsia" w:hAnsiTheme="minorHAnsi" w:cstheme="minorBidi" w:hint="eastAsia"/>
                <w:szCs w:val="22"/>
              </w:rPr>
              <w:t>C</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db.createCS(</w:t>
            </w:r>
            <w:r>
              <w:rPr>
                <w:rFonts w:asciiTheme="minorHAnsi" w:eastAsiaTheme="minorEastAsia" w:hAnsiTheme="minorHAnsi" w:cstheme="minorBidi"/>
                <w:szCs w:val="22"/>
              </w:rPr>
              <w:t>“</w:t>
            </w:r>
            <w:r>
              <w:rPr>
                <w:rFonts w:asciiTheme="minorHAnsi" w:eastAsiaTheme="minorEastAsia" w:hAnsiTheme="minorHAnsi" w:cstheme="minorBidi" w:hint="eastAsia"/>
                <w:szCs w:val="22"/>
              </w:rPr>
              <w:t>CS_A</w:t>
            </w:r>
            <w:r>
              <w:rPr>
                <w:rFonts w:asciiTheme="minorHAnsi" w:eastAsiaTheme="minorEastAsia" w:hAnsiTheme="minorHAnsi" w:cstheme="minorBidi"/>
                <w:szCs w:val="22"/>
              </w:rPr>
              <w:t>”</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线程</w:t>
            </w:r>
            <w:r>
              <w:rPr>
                <w:rFonts w:asciiTheme="minorHAnsi" w:eastAsiaTheme="minorEastAsia" w:hAnsiTheme="minorHAnsi" w:cstheme="minorBidi" w:hint="eastAsia"/>
                <w:szCs w:val="22"/>
              </w:rPr>
              <w:t>D</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db.createCS(</w:t>
            </w:r>
            <w:r>
              <w:rPr>
                <w:rFonts w:asciiTheme="minorHAnsi" w:eastAsiaTheme="minorEastAsia" w:hAnsiTheme="minorHAnsi" w:cstheme="minorBidi"/>
                <w:szCs w:val="22"/>
              </w:rPr>
              <w:t>“</w:t>
            </w:r>
            <w:r>
              <w:rPr>
                <w:rFonts w:asciiTheme="minorHAnsi" w:eastAsiaTheme="minorEastAsia" w:hAnsiTheme="minorHAnsi" w:cstheme="minorBidi" w:hint="eastAsia"/>
                <w:szCs w:val="22"/>
              </w:rPr>
              <w:t>CS_B</w:t>
            </w:r>
            <w:r>
              <w:rPr>
                <w:rFonts w:asciiTheme="minorHAnsi" w:eastAsiaTheme="minorEastAsia" w:hAnsiTheme="minorHAnsi" w:cstheme="minorBidi"/>
                <w:szCs w:val="22"/>
              </w:rPr>
              <w:t>”</w:t>
            </w:r>
            <w:r>
              <w:rPr>
                <w:rFonts w:asciiTheme="minorHAnsi" w:eastAsiaTheme="minorEastAsia" w:hAnsiTheme="minorHAnsi" w:cstheme="minorBidi" w:hint="eastAsia"/>
                <w:szCs w:val="22"/>
              </w:rPr>
              <w:t>);</w:t>
            </w:r>
          </w:p>
          <w:p w:rsidR="006E47F8" w:rsidRDefault="006E47F8" w:rsidP="000F1F6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3.</w:t>
            </w:r>
            <w:r>
              <w:rPr>
                <w:rFonts w:asciiTheme="minorHAnsi" w:eastAsiaTheme="minorEastAsia" w:hAnsiTheme="minorHAnsi" w:cstheme="minorBidi" w:hint="eastAsia"/>
                <w:szCs w:val="22"/>
              </w:rPr>
              <w:t>四条线程用不同的</w:t>
            </w:r>
            <w:r>
              <w:rPr>
                <w:rFonts w:asciiTheme="minorHAnsi" w:eastAsiaTheme="minorEastAsia" w:hAnsiTheme="minorHAnsi" w:cstheme="minorBidi" w:hint="eastAsia"/>
                <w:szCs w:val="22"/>
              </w:rPr>
              <w:t>sdb</w:t>
            </w:r>
            <w:r>
              <w:rPr>
                <w:rFonts w:asciiTheme="minorHAnsi" w:eastAsiaTheme="minorEastAsia" w:hAnsiTheme="minorHAnsi" w:cstheme="minorBidi" w:hint="eastAsia"/>
                <w:szCs w:val="22"/>
              </w:rPr>
              <w:t>连接；</w:t>
            </w:r>
          </w:p>
        </w:tc>
        <w:tc>
          <w:tcPr>
            <w:tcW w:w="1743" w:type="dxa"/>
          </w:tcPr>
          <w:p w:rsidR="006E47F8" w:rsidRDefault="006E47F8" w:rsidP="000F1F6E">
            <w:pPr>
              <w:spacing w:line="240" w:lineRule="atLeast"/>
              <w:rPr>
                <w:rFonts w:asciiTheme="minorHAnsi" w:eastAsiaTheme="minorEastAsia" w:hAnsiTheme="minorHAnsi" w:cstheme="minorBidi"/>
                <w:szCs w:val="22"/>
              </w:rPr>
            </w:pPr>
          </w:p>
        </w:tc>
      </w:tr>
      <w:tr w:rsidR="00B1116A" w:rsidRPr="00B1116A" w:rsidTr="00E729BF">
        <w:tc>
          <w:tcPr>
            <w:tcW w:w="8522" w:type="dxa"/>
            <w:gridSpan w:val="3"/>
            <w:shd w:val="clear" w:color="auto" w:fill="548DD4" w:themeFill="text2" w:themeFillTint="99"/>
          </w:tcPr>
          <w:p w:rsidR="00B1116A" w:rsidRPr="00B1116A" w:rsidRDefault="00B1116A">
            <w:pPr>
              <w:rPr>
                <w:b/>
                <w:color w:val="FFFFFF" w:themeColor="background1"/>
              </w:rPr>
            </w:pPr>
            <w:r w:rsidRPr="00B1116A">
              <w:rPr>
                <w:rFonts w:asciiTheme="minorHAnsi" w:eastAsiaTheme="minorEastAsia" w:hAnsiTheme="minorHAnsi" w:cstheme="minorBidi"/>
                <w:b/>
                <w:color w:val="FFFFFF" w:themeColor="background1"/>
                <w:szCs w:val="22"/>
              </w:rPr>
              <w:t>sdbRGStruct</w:t>
            </w:r>
            <w:r w:rsidRPr="00B1116A">
              <w:rPr>
                <w:rFonts w:asciiTheme="minorHAnsi" w:eastAsiaTheme="minorEastAsia" w:hAnsiTheme="minorHAnsi" w:cstheme="minorBidi" w:hint="eastAsia"/>
                <w:b/>
                <w:color w:val="FFFFFF" w:themeColor="background1"/>
                <w:szCs w:val="22"/>
              </w:rPr>
              <w:t>(SDB</w:t>
            </w:r>
            <w:r w:rsidRPr="00B1116A">
              <w:rPr>
                <w:rFonts w:asciiTheme="minorHAnsi" w:eastAsiaTheme="minorEastAsia" w:hAnsiTheme="minorHAnsi" w:cstheme="minorBidi" w:hint="eastAsia"/>
                <w:b/>
                <w:color w:val="FFFFFF" w:themeColor="background1"/>
                <w:szCs w:val="22"/>
              </w:rPr>
              <w:t>复本组相关资源</w:t>
            </w:r>
            <w:r w:rsidRPr="00B1116A">
              <w:rPr>
                <w:rFonts w:asciiTheme="minorHAnsi" w:eastAsiaTheme="minorEastAsia" w:hAnsiTheme="minorHAnsi" w:cstheme="minorBidi" w:hint="eastAsia"/>
                <w:b/>
                <w:color w:val="FFFFFF" w:themeColor="background1"/>
                <w:szCs w:val="22"/>
              </w:rPr>
              <w:t>)</w:t>
            </w:r>
          </w:p>
        </w:tc>
      </w:tr>
      <w:tr w:rsidR="00B1116A" w:rsidTr="00E729BF">
        <w:tc>
          <w:tcPr>
            <w:tcW w:w="427" w:type="dxa"/>
          </w:tcPr>
          <w:p w:rsidR="00B1116A" w:rsidRPr="00B1116A" w:rsidRDefault="00B1116A" w:rsidP="00E729BF">
            <w:pPr>
              <w:spacing w:line="240" w:lineRule="atLeast"/>
              <w:jc w:val="center"/>
              <w:rPr>
                <w:rFonts w:asciiTheme="minorHAnsi" w:eastAsiaTheme="minorEastAsia" w:hAnsiTheme="minorHAnsi" w:cstheme="minorBidi" w:hint="eastAsia"/>
                <w:b/>
                <w:szCs w:val="22"/>
              </w:rPr>
            </w:pPr>
            <w:r>
              <w:rPr>
                <w:rFonts w:asciiTheme="minorHAnsi" w:eastAsiaTheme="minorEastAsia" w:hAnsiTheme="minorHAnsi" w:cstheme="minorBidi" w:hint="eastAsia"/>
                <w:b/>
                <w:szCs w:val="22"/>
              </w:rPr>
              <w:t>序号</w:t>
            </w:r>
          </w:p>
        </w:tc>
        <w:tc>
          <w:tcPr>
            <w:tcW w:w="6352" w:type="dxa"/>
          </w:tcPr>
          <w:p w:rsidR="00B1116A" w:rsidRPr="007A4334" w:rsidRDefault="00B1116A" w:rsidP="00E729BF">
            <w:pPr>
              <w:rPr>
                <w:rFonts w:asciiTheme="minorHAnsi" w:eastAsiaTheme="minorEastAsia" w:hAnsiTheme="minorHAnsi" w:cstheme="minorBidi"/>
                <w:b/>
                <w:szCs w:val="22"/>
              </w:rPr>
            </w:pPr>
            <w:r w:rsidRPr="007A4334">
              <w:rPr>
                <w:rFonts w:asciiTheme="minorHAnsi" w:eastAsiaTheme="minorEastAsia" w:hAnsiTheme="minorHAnsi" w:cstheme="minorBidi" w:hint="eastAsia"/>
                <w:b/>
                <w:szCs w:val="22"/>
              </w:rPr>
              <w:t>测试点描述</w:t>
            </w:r>
          </w:p>
        </w:tc>
        <w:tc>
          <w:tcPr>
            <w:tcW w:w="1743" w:type="dxa"/>
          </w:tcPr>
          <w:p w:rsidR="00B1116A" w:rsidRPr="00075F2B" w:rsidRDefault="00B1116A" w:rsidP="00E729BF">
            <w:pPr>
              <w:rPr>
                <w:rFonts w:asciiTheme="minorHAnsi" w:eastAsiaTheme="minorEastAsia" w:hAnsiTheme="minorHAnsi" w:cstheme="minorBidi"/>
                <w:b/>
                <w:szCs w:val="22"/>
              </w:rPr>
            </w:pPr>
            <w:r w:rsidRPr="00075F2B">
              <w:rPr>
                <w:rFonts w:asciiTheme="minorHAnsi" w:eastAsiaTheme="minorEastAsia" w:hAnsiTheme="minorHAnsi" w:cstheme="minorBidi" w:hint="eastAsia"/>
                <w:b/>
                <w:szCs w:val="22"/>
              </w:rPr>
              <w:t>预期结果</w:t>
            </w:r>
          </w:p>
        </w:tc>
      </w:tr>
      <w:tr w:rsidR="00B1116A" w:rsidTr="00E729BF">
        <w:tc>
          <w:tcPr>
            <w:tcW w:w="427" w:type="dxa"/>
          </w:tcPr>
          <w:p w:rsidR="00B1116A" w:rsidRDefault="00B1116A"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1</w:t>
            </w:r>
          </w:p>
        </w:tc>
        <w:tc>
          <w:tcPr>
            <w:tcW w:w="6352" w:type="dxa"/>
          </w:tcPr>
          <w:p w:rsidR="00B1116A" w:rsidRDefault="00B1116A"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1.</w:t>
            </w:r>
            <w:r>
              <w:rPr>
                <w:rFonts w:asciiTheme="minorHAnsi" w:eastAsiaTheme="minorEastAsia" w:hAnsiTheme="minorHAnsi" w:cstheme="minorBidi" w:hint="eastAsia"/>
                <w:szCs w:val="22"/>
              </w:rPr>
              <w:t>建立相同的</w:t>
            </w:r>
            <w:r>
              <w:rPr>
                <w:rFonts w:asciiTheme="minorHAnsi" w:eastAsiaTheme="minorEastAsia" w:hAnsiTheme="minorHAnsi" w:cstheme="minorBidi" w:hint="eastAsia"/>
                <w:szCs w:val="22"/>
              </w:rPr>
              <w:t>sdb</w:t>
            </w:r>
            <w:r>
              <w:rPr>
                <w:rFonts w:asciiTheme="minorHAnsi" w:eastAsiaTheme="minorEastAsia" w:hAnsiTheme="minorHAnsi" w:cstheme="minorBidi" w:hint="eastAsia"/>
                <w:szCs w:val="22"/>
              </w:rPr>
              <w:t>连接；</w:t>
            </w:r>
          </w:p>
          <w:p w:rsidR="00B1116A" w:rsidRDefault="00B1116A"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2.</w:t>
            </w:r>
            <w:r>
              <w:rPr>
                <w:rFonts w:asciiTheme="minorHAnsi" w:eastAsiaTheme="minorEastAsia" w:hAnsiTheme="minorHAnsi" w:cstheme="minorBidi" w:hint="eastAsia"/>
                <w:szCs w:val="22"/>
              </w:rPr>
              <w:t>开启四条线程</w:t>
            </w:r>
            <w:r>
              <w:rPr>
                <w:rFonts w:asciiTheme="minorHAnsi" w:eastAsiaTheme="minorEastAsia" w:hAnsiTheme="minorHAnsi" w:cstheme="minorBidi" w:hint="eastAsia"/>
                <w:szCs w:val="22"/>
              </w:rPr>
              <w:t>A,B,C,D</w:t>
            </w:r>
            <w:r>
              <w:rPr>
                <w:rFonts w:asciiTheme="minorHAnsi" w:eastAsiaTheme="minorEastAsia" w:hAnsiTheme="minorHAnsi" w:cstheme="minorBidi" w:hint="eastAsia"/>
                <w:szCs w:val="22"/>
              </w:rPr>
              <w:t>，线程</w:t>
            </w:r>
            <w:r>
              <w:rPr>
                <w:rFonts w:asciiTheme="minorHAnsi" w:eastAsiaTheme="minorEastAsia" w:hAnsiTheme="minorHAnsi" w:cstheme="minorBidi" w:hint="eastAsia"/>
                <w:szCs w:val="22"/>
              </w:rPr>
              <w:t>A</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rg.createNode()</w:t>
            </w:r>
            <w:r>
              <w:rPr>
                <w:rFonts w:asciiTheme="minorHAnsi" w:eastAsiaTheme="minorEastAsia" w:hAnsiTheme="minorHAnsi" w:cstheme="minorBidi" w:hint="eastAsia"/>
                <w:szCs w:val="22"/>
              </w:rPr>
              <w:t>操作，线程</w:t>
            </w:r>
            <w:r>
              <w:rPr>
                <w:rFonts w:asciiTheme="minorHAnsi" w:eastAsiaTheme="minorEastAsia" w:hAnsiTheme="minorHAnsi" w:cstheme="minorBidi" w:hint="eastAsia"/>
                <w:szCs w:val="22"/>
              </w:rPr>
              <w:t>B</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 xml:space="preserve">rg.createNode(), </w:t>
            </w:r>
            <w:r>
              <w:rPr>
                <w:rFonts w:asciiTheme="minorHAnsi" w:eastAsiaTheme="minorEastAsia" w:hAnsiTheme="minorHAnsi" w:cstheme="minorBidi" w:hint="eastAsia"/>
                <w:szCs w:val="22"/>
              </w:rPr>
              <w:t>与线程</w:t>
            </w:r>
            <w:r>
              <w:rPr>
                <w:rFonts w:asciiTheme="minorHAnsi" w:eastAsiaTheme="minorEastAsia" w:hAnsiTheme="minorHAnsi" w:cstheme="minorBidi" w:hint="eastAsia"/>
                <w:szCs w:val="22"/>
              </w:rPr>
              <w:t>A</w:t>
            </w:r>
            <w:r>
              <w:rPr>
                <w:rFonts w:asciiTheme="minorHAnsi" w:eastAsiaTheme="minorEastAsia" w:hAnsiTheme="minorHAnsi" w:cstheme="minorBidi" w:hint="eastAsia"/>
                <w:szCs w:val="22"/>
              </w:rPr>
              <w:t>的操作一样</w:t>
            </w:r>
            <w:r>
              <w:rPr>
                <w:rFonts w:asciiTheme="minorHAnsi" w:eastAsiaTheme="minorEastAsia" w:hAnsiTheme="minorHAnsi" w:cstheme="minorBidi" w:hint="eastAsia"/>
                <w:szCs w:val="22"/>
              </w:rPr>
              <w:t xml:space="preserve">, </w:t>
            </w:r>
            <w:r>
              <w:rPr>
                <w:rFonts w:asciiTheme="minorHAnsi" w:eastAsiaTheme="minorEastAsia" w:hAnsiTheme="minorHAnsi" w:cstheme="minorBidi" w:hint="eastAsia"/>
                <w:szCs w:val="22"/>
              </w:rPr>
              <w:t>线程</w:t>
            </w:r>
            <w:r>
              <w:rPr>
                <w:rFonts w:asciiTheme="minorHAnsi" w:eastAsiaTheme="minorEastAsia" w:hAnsiTheme="minorHAnsi" w:cstheme="minorBidi" w:hint="eastAsia"/>
                <w:szCs w:val="22"/>
              </w:rPr>
              <w:t>C</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rg.reelect(),</w:t>
            </w:r>
            <w:r>
              <w:rPr>
                <w:rFonts w:asciiTheme="minorHAnsi" w:eastAsiaTheme="minorEastAsia" w:hAnsiTheme="minorHAnsi" w:cstheme="minorBidi" w:hint="eastAsia"/>
                <w:szCs w:val="22"/>
              </w:rPr>
              <w:t>线程</w:t>
            </w:r>
            <w:r>
              <w:rPr>
                <w:rFonts w:asciiTheme="minorHAnsi" w:eastAsiaTheme="minorEastAsia" w:hAnsiTheme="minorHAnsi" w:cstheme="minorBidi" w:hint="eastAsia"/>
                <w:szCs w:val="22"/>
              </w:rPr>
              <w:t>D</w:t>
            </w:r>
            <w:r>
              <w:rPr>
                <w:rFonts w:asciiTheme="minorHAnsi" w:eastAsiaTheme="minorEastAsia" w:hAnsiTheme="minorHAnsi" w:cstheme="minorBidi" w:hint="eastAsia"/>
                <w:szCs w:val="22"/>
              </w:rPr>
              <w:t>执行</w:t>
            </w:r>
            <w:r w:rsidR="00B1491B">
              <w:rPr>
                <w:rFonts w:asciiTheme="minorHAnsi" w:eastAsiaTheme="minorEastAsia" w:hAnsiTheme="minorHAnsi" w:cstheme="minorBidi" w:hint="eastAsia"/>
                <w:szCs w:val="22"/>
              </w:rPr>
              <w:t>rg.start()</w:t>
            </w:r>
            <w:r w:rsidR="00B1491B">
              <w:rPr>
                <w:rFonts w:asciiTheme="minorHAnsi" w:eastAsiaTheme="minorEastAsia" w:hAnsiTheme="minorHAnsi" w:cstheme="minorBidi" w:hint="eastAsia"/>
                <w:szCs w:val="22"/>
              </w:rPr>
              <w:t>；</w:t>
            </w:r>
          </w:p>
          <w:p w:rsidR="00B1116A" w:rsidRDefault="00B1116A" w:rsidP="00B1116A">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3.</w:t>
            </w:r>
            <w:r>
              <w:rPr>
                <w:rFonts w:asciiTheme="minorHAnsi" w:eastAsiaTheme="minorEastAsia" w:hAnsiTheme="minorHAnsi" w:cstheme="minorBidi" w:hint="eastAsia"/>
                <w:szCs w:val="22"/>
              </w:rPr>
              <w:t>四条线程用不同的</w:t>
            </w:r>
            <w:r>
              <w:rPr>
                <w:rFonts w:asciiTheme="minorHAnsi" w:eastAsiaTheme="minorEastAsia" w:hAnsiTheme="minorHAnsi" w:cstheme="minorBidi" w:hint="eastAsia"/>
                <w:szCs w:val="22"/>
              </w:rPr>
              <w:t>rg</w:t>
            </w:r>
            <w:r>
              <w:rPr>
                <w:rFonts w:asciiTheme="minorHAnsi" w:eastAsiaTheme="minorEastAsia" w:hAnsiTheme="minorHAnsi" w:cstheme="minorBidi" w:hint="eastAsia"/>
                <w:szCs w:val="22"/>
              </w:rPr>
              <w:t>对象；</w:t>
            </w:r>
          </w:p>
        </w:tc>
        <w:tc>
          <w:tcPr>
            <w:tcW w:w="1743" w:type="dxa"/>
          </w:tcPr>
          <w:p w:rsidR="00B1116A" w:rsidRDefault="00B1116A" w:rsidP="00E729BF">
            <w:pPr>
              <w:spacing w:line="240" w:lineRule="atLeast"/>
              <w:rPr>
                <w:rFonts w:asciiTheme="minorHAnsi" w:eastAsiaTheme="minorEastAsia" w:hAnsiTheme="minorHAnsi" w:cstheme="minorBidi"/>
                <w:szCs w:val="22"/>
              </w:rPr>
            </w:pPr>
          </w:p>
        </w:tc>
      </w:tr>
      <w:tr w:rsidR="004E2C6F" w:rsidRPr="004E2C6F" w:rsidTr="00E729BF">
        <w:tc>
          <w:tcPr>
            <w:tcW w:w="8522" w:type="dxa"/>
            <w:gridSpan w:val="3"/>
            <w:shd w:val="clear" w:color="auto" w:fill="548DD4" w:themeFill="text2" w:themeFillTint="99"/>
          </w:tcPr>
          <w:p w:rsidR="004E2C6F" w:rsidRPr="004E2C6F" w:rsidRDefault="004E2C6F">
            <w:pPr>
              <w:rPr>
                <w:b/>
                <w:color w:val="FFFFFF" w:themeColor="background1"/>
              </w:rPr>
            </w:pPr>
            <w:r w:rsidRPr="004E2C6F">
              <w:rPr>
                <w:rFonts w:asciiTheme="minorHAnsi" w:eastAsiaTheme="minorEastAsia" w:hAnsiTheme="minorHAnsi" w:cstheme="minorBidi"/>
                <w:b/>
                <w:color w:val="FFFFFF" w:themeColor="background1"/>
                <w:szCs w:val="22"/>
              </w:rPr>
              <w:t>sdbRNStruct</w:t>
            </w:r>
            <w:r w:rsidRPr="004E2C6F">
              <w:rPr>
                <w:rFonts w:asciiTheme="minorHAnsi" w:eastAsiaTheme="minorEastAsia" w:hAnsiTheme="minorHAnsi" w:cstheme="minorBidi" w:hint="eastAsia"/>
                <w:b/>
                <w:color w:val="FFFFFF" w:themeColor="background1"/>
                <w:szCs w:val="22"/>
              </w:rPr>
              <w:t>(SDB</w:t>
            </w:r>
            <w:r w:rsidRPr="004E2C6F">
              <w:rPr>
                <w:rFonts w:asciiTheme="minorHAnsi" w:eastAsiaTheme="minorEastAsia" w:hAnsiTheme="minorHAnsi" w:cstheme="minorBidi" w:hint="eastAsia"/>
                <w:b/>
                <w:color w:val="FFFFFF" w:themeColor="background1"/>
                <w:szCs w:val="22"/>
              </w:rPr>
              <w:t>节点相关资源</w:t>
            </w:r>
            <w:r w:rsidRPr="004E2C6F">
              <w:rPr>
                <w:rFonts w:asciiTheme="minorHAnsi" w:eastAsiaTheme="minorEastAsia" w:hAnsiTheme="minorHAnsi" w:cstheme="minorBidi" w:hint="eastAsia"/>
                <w:b/>
                <w:color w:val="FFFFFF" w:themeColor="background1"/>
                <w:szCs w:val="22"/>
              </w:rPr>
              <w:t>)</w:t>
            </w:r>
          </w:p>
        </w:tc>
      </w:tr>
      <w:tr w:rsidR="00B1116A" w:rsidTr="00E729BF">
        <w:tc>
          <w:tcPr>
            <w:tcW w:w="427" w:type="dxa"/>
          </w:tcPr>
          <w:p w:rsidR="00B1116A" w:rsidRPr="00B1116A" w:rsidRDefault="00B1116A" w:rsidP="00E729BF">
            <w:pPr>
              <w:spacing w:line="240" w:lineRule="atLeast"/>
              <w:jc w:val="center"/>
              <w:rPr>
                <w:rFonts w:asciiTheme="minorHAnsi" w:eastAsiaTheme="minorEastAsia" w:hAnsiTheme="minorHAnsi" w:cstheme="minorBidi" w:hint="eastAsia"/>
                <w:b/>
                <w:szCs w:val="22"/>
              </w:rPr>
            </w:pPr>
            <w:r>
              <w:rPr>
                <w:rFonts w:asciiTheme="minorHAnsi" w:eastAsiaTheme="minorEastAsia" w:hAnsiTheme="minorHAnsi" w:cstheme="minorBidi" w:hint="eastAsia"/>
                <w:b/>
                <w:szCs w:val="22"/>
              </w:rPr>
              <w:t>序号</w:t>
            </w:r>
          </w:p>
        </w:tc>
        <w:tc>
          <w:tcPr>
            <w:tcW w:w="6352" w:type="dxa"/>
          </w:tcPr>
          <w:p w:rsidR="00B1116A" w:rsidRPr="007A4334" w:rsidRDefault="00B1116A" w:rsidP="00E729BF">
            <w:pPr>
              <w:rPr>
                <w:rFonts w:asciiTheme="minorHAnsi" w:eastAsiaTheme="minorEastAsia" w:hAnsiTheme="minorHAnsi" w:cstheme="minorBidi"/>
                <w:b/>
                <w:szCs w:val="22"/>
              </w:rPr>
            </w:pPr>
            <w:r w:rsidRPr="007A4334">
              <w:rPr>
                <w:rFonts w:asciiTheme="minorHAnsi" w:eastAsiaTheme="minorEastAsia" w:hAnsiTheme="minorHAnsi" w:cstheme="minorBidi" w:hint="eastAsia"/>
                <w:b/>
                <w:szCs w:val="22"/>
              </w:rPr>
              <w:t>测试点描述</w:t>
            </w:r>
          </w:p>
        </w:tc>
        <w:tc>
          <w:tcPr>
            <w:tcW w:w="1743" w:type="dxa"/>
          </w:tcPr>
          <w:p w:rsidR="00B1116A" w:rsidRPr="00075F2B" w:rsidRDefault="00B1116A" w:rsidP="00E729BF">
            <w:pPr>
              <w:rPr>
                <w:rFonts w:asciiTheme="minorHAnsi" w:eastAsiaTheme="minorEastAsia" w:hAnsiTheme="minorHAnsi" w:cstheme="minorBidi"/>
                <w:b/>
                <w:szCs w:val="22"/>
              </w:rPr>
            </w:pPr>
            <w:r w:rsidRPr="00075F2B">
              <w:rPr>
                <w:rFonts w:asciiTheme="minorHAnsi" w:eastAsiaTheme="minorEastAsia" w:hAnsiTheme="minorHAnsi" w:cstheme="minorBidi" w:hint="eastAsia"/>
                <w:b/>
                <w:szCs w:val="22"/>
              </w:rPr>
              <w:t>预期结果</w:t>
            </w:r>
          </w:p>
        </w:tc>
      </w:tr>
      <w:tr w:rsidR="00B1116A" w:rsidTr="00E729BF">
        <w:tc>
          <w:tcPr>
            <w:tcW w:w="427" w:type="dxa"/>
          </w:tcPr>
          <w:p w:rsidR="00B1116A" w:rsidRDefault="00B1116A"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1</w:t>
            </w:r>
          </w:p>
        </w:tc>
        <w:tc>
          <w:tcPr>
            <w:tcW w:w="6352" w:type="dxa"/>
          </w:tcPr>
          <w:p w:rsidR="00B1116A" w:rsidRPr="004E2C6F" w:rsidRDefault="004E2C6F" w:rsidP="004E2C6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1.</w:t>
            </w:r>
            <w:r w:rsidR="00B1116A" w:rsidRPr="004E2C6F">
              <w:rPr>
                <w:rFonts w:asciiTheme="minorHAnsi" w:eastAsiaTheme="minorEastAsia" w:hAnsiTheme="minorHAnsi" w:cstheme="minorBidi" w:hint="eastAsia"/>
                <w:szCs w:val="22"/>
              </w:rPr>
              <w:t>建立相同的</w:t>
            </w:r>
            <w:r w:rsidR="00B1116A" w:rsidRPr="004E2C6F">
              <w:rPr>
                <w:rFonts w:asciiTheme="minorHAnsi" w:eastAsiaTheme="minorEastAsia" w:hAnsiTheme="minorHAnsi" w:cstheme="minorBidi" w:hint="eastAsia"/>
                <w:szCs w:val="22"/>
              </w:rPr>
              <w:t>sdb</w:t>
            </w:r>
            <w:r w:rsidR="00B1116A" w:rsidRPr="004E2C6F">
              <w:rPr>
                <w:rFonts w:asciiTheme="minorHAnsi" w:eastAsiaTheme="minorEastAsia" w:hAnsiTheme="minorHAnsi" w:cstheme="minorBidi" w:hint="eastAsia"/>
                <w:szCs w:val="22"/>
              </w:rPr>
              <w:t>连接；</w:t>
            </w:r>
          </w:p>
          <w:p w:rsidR="004E2C6F" w:rsidRPr="004E2C6F" w:rsidRDefault="004E2C6F" w:rsidP="004E2C6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2.</w:t>
            </w:r>
            <w:r>
              <w:rPr>
                <w:rFonts w:asciiTheme="minorHAnsi" w:eastAsiaTheme="minorEastAsia" w:hAnsiTheme="minorHAnsi" w:cstheme="minorBidi" w:hint="eastAsia"/>
                <w:szCs w:val="22"/>
              </w:rPr>
              <w:t>建立相同的</w:t>
            </w:r>
            <w:r>
              <w:rPr>
                <w:rFonts w:asciiTheme="minorHAnsi" w:eastAsiaTheme="minorEastAsia" w:hAnsiTheme="minorHAnsi" w:cstheme="minorBidi" w:hint="eastAsia"/>
                <w:szCs w:val="22"/>
              </w:rPr>
              <w:t>rg</w:t>
            </w:r>
            <w:r>
              <w:rPr>
                <w:rFonts w:asciiTheme="minorHAnsi" w:eastAsiaTheme="minorEastAsia" w:hAnsiTheme="minorHAnsi" w:cstheme="minorBidi" w:hint="eastAsia"/>
                <w:szCs w:val="22"/>
              </w:rPr>
              <w:t>对象；</w:t>
            </w:r>
          </w:p>
          <w:p w:rsidR="00B1116A" w:rsidRDefault="004E2C6F"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3</w:t>
            </w:r>
            <w:r w:rsidR="00B1116A">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开启两</w:t>
            </w:r>
            <w:r w:rsidR="00B1116A">
              <w:rPr>
                <w:rFonts w:asciiTheme="minorHAnsi" w:eastAsiaTheme="minorEastAsia" w:hAnsiTheme="minorHAnsi" w:cstheme="minorBidi" w:hint="eastAsia"/>
                <w:szCs w:val="22"/>
              </w:rPr>
              <w:t>条线程</w:t>
            </w:r>
            <w:r>
              <w:rPr>
                <w:rFonts w:asciiTheme="minorHAnsi" w:eastAsiaTheme="minorEastAsia" w:hAnsiTheme="minorHAnsi" w:cstheme="minorBidi" w:hint="eastAsia"/>
                <w:szCs w:val="22"/>
              </w:rPr>
              <w:t>A,B</w:t>
            </w:r>
            <w:r w:rsidR="00B1116A">
              <w:rPr>
                <w:rFonts w:asciiTheme="minorHAnsi" w:eastAsiaTheme="minorEastAsia" w:hAnsiTheme="minorHAnsi" w:cstheme="minorBidi" w:hint="eastAsia"/>
                <w:szCs w:val="22"/>
              </w:rPr>
              <w:t>，线程</w:t>
            </w:r>
            <w:r w:rsidR="00B1116A">
              <w:rPr>
                <w:rFonts w:asciiTheme="minorHAnsi" w:eastAsiaTheme="minorEastAsia" w:hAnsiTheme="minorHAnsi" w:cstheme="minorBidi" w:hint="eastAsia"/>
                <w:szCs w:val="22"/>
              </w:rPr>
              <w:t>A</w:t>
            </w:r>
            <w:r w:rsidR="00B1116A">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node.start</w:t>
            </w:r>
            <w:r w:rsidR="00B1116A">
              <w:rPr>
                <w:rFonts w:asciiTheme="minorHAnsi" w:eastAsiaTheme="minorEastAsia" w:hAnsiTheme="minorHAnsi" w:cstheme="minorBidi" w:hint="eastAsia"/>
                <w:szCs w:val="22"/>
              </w:rPr>
              <w:t>()</w:t>
            </w:r>
            <w:r w:rsidR="00B1116A">
              <w:rPr>
                <w:rFonts w:asciiTheme="minorHAnsi" w:eastAsiaTheme="minorEastAsia" w:hAnsiTheme="minorHAnsi" w:cstheme="minorBidi" w:hint="eastAsia"/>
                <w:szCs w:val="22"/>
              </w:rPr>
              <w:t>操作，线程</w:t>
            </w:r>
            <w:r w:rsidR="00B1116A">
              <w:rPr>
                <w:rFonts w:asciiTheme="minorHAnsi" w:eastAsiaTheme="minorEastAsia" w:hAnsiTheme="minorHAnsi" w:cstheme="minorBidi" w:hint="eastAsia"/>
                <w:szCs w:val="22"/>
              </w:rPr>
              <w:t>B</w:t>
            </w:r>
            <w:r w:rsidR="00B1116A">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node.stop</w:t>
            </w:r>
            <w:r w:rsidR="00B1491B">
              <w:rPr>
                <w:rFonts w:asciiTheme="minorHAnsi" w:eastAsiaTheme="minorEastAsia" w:hAnsiTheme="minorHAnsi" w:cstheme="minorBidi" w:hint="eastAsia"/>
                <w:szCs w:val="22"/>
              </w:rPr>
              <w:t>()</w:t>
            </w:r>
            <w:r w:rsidR="00B1491B">
              <w:rPr>
                <w:rFonts w:asciiTheme="minorHAnsi" w:eastAsiaTheme="minorEastAsia" w:hAnsiTheme="minorHAnsi" w:cstheme="minorBidi" w:hint="eastAsia"/>
                <w:szCs w:val="22"/>
              </w:rPr>
              <w:t>；</w:t>
            </w:r>
          </w:p>
          <w:p w:rsidR="00B1116A" w:rsidRDefault="004E2C6F"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lastRenderedPageBreak/>
              <w:t>4</w:t>
            </w:r>
            <w:r w:rsidR="00B1116A">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两</w:t>
            </w:r>
            <w:r w:rsidR="00B1116A">
              <w:rPr>
                <w:rFonts w:asciiTheme="minorHAnsi" w:eastAsiaTheme="minorEastAsia" w:hAnsiTheme="minorHAnsi" w:cstheme="minorBidi" w:hint="eastAsia"/>
                <w:szCs w:val="22"/>
              </w:rPr>
              <w:t>条线程用不同的</w:t>
            </w:r>
            <w:r>
              <w:rPr>
                <w:rFonts w:asciiTheme="minorHAnsi" w:eastAsiaTheme="minorEastAsia" w:hAnsiTheme="minorHAnsi" w:cstheme="minorBidi" w:hint="eastAsia"/>
                <w:szCs w:val="22"/>
              </w:rPr>
              <w:t>node</w:t>
            </w:r>
            <w:r w:rsidR="00B1116A">
              <w:rPr>
                <w:rFonts w:asciiTheme="minorHAnsi" w:eastAsiaTheme="minorEastAsia" w:hAnsiTheme="minorHAnsi" w:cstheme="minorBidi" w:hint="eastAsia"/>
                <w:szCs w:val="22"/>
              </w:rPr>
              <w:t>对象；</w:t>
            </w:r>
          </w:p>
        </w:tc>
        <w:tc>
          <w:tcPr>
            <w:tcW w:w="1743" w:type="dxa"/>
          </w:tcPr>
          <w:p w:rsidR="00B1116A" w:rsidRDefault="00B1116A" w:rsidP="00E729BF">
            <w:pPr>
              <w:spacing w:line="240" w:lineRule="atLeast"/>
              <w:rPr>
                <w:rFonts w:asciiTheme="minorHAnsi" w:eastAsiaTheme="minorEastAsia" w:hAnsiTheme="minorHAnsi" w:cstheme="minorBidi"/>
                <w:szCs w:val="22"/>
              </w:rPr>
            </w:pPr>
          </w:p>
        </w:tc>
      </w:tr>
      <w:tr w:rsidR="004E2C6F" w:rsidTr="00E729BF">
        <w:tc>
          <w:tcPr>
            <w:tcW w:w="427" w:type="dxa"/>
          </w:tcPr>
          <w:p w:rsidR="004E2C6F" w:rsidRDefault="004E2C6F"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lastRenderedPageBreak/>
              <w:t>2</w:t>
            </w:r>
          </w:p>
        </w:tc>
        <w:tc>
          <w:tcPr>
            <w:tcW w:w="6352" w:type="dxa"/>
          </w:tcPr>
          <w:p w:rsidR="004E2C6F" w:rsidRPr="004E2C6F" w:rsidRDefault="004E2C6F"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1.</w:t>
            </w:r>
            <w:r w:rsidRPr="004E2C6F">
              <w:rPr>
                <w:rFonts w:asciiTheme="minorHAnsi" w:eastAsiaTheme="minorEastAsia" w:hAnsiTheme="minorHAnsi" w:cstheme="minorBidi" w:hint="eastAsia"/>
                <w:szCs w:val="22"/>
              </w:rPr>
              <w:t>建立相同的</w:t>
            </w:r>
            <w:r w:rsidRPr="004E2C6F">
              <w:rPr>
                <w:rFonts w:asciiTheme="minorHAnsi" w:eastAsiaTheme="minorEastAsia" w:hAnsiTheme="minorHAnsi" w:cstheme="minorBidi" w:hint="eastAsia"/>
                <w:szCs w:val="22"/>
              </w:rPr>
              <w:t>sdb</w:t>
            </w:r>
            <w:r w:rsidRPr="004E2C6F">
              <w:rPr>
                <w:rFonts w:asciiTheme="minorHAnsi" w:eastAsiaTheme="minorEastAsia" w:hAnsiTheme="minorHAnsi" w:cstheme="minorBidi" w:hint="eastAsia"/>
                <w:szCs w:val="22"/>
              </w:rPr>
              <w:t>连接；</w:t>
            </w:r>
          </w:p>
          <w:p w:rsidR="004E2C6F" w:rsidRPr="004E2C6F" w:rsidRDefault="004E2C6F"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2.</w:t>
            </w:r>
            <w:r>
              <w:rPr>
                <w:rFonts w:asciiTheme="minorHAnsi" w:eastAsiaTheme="minorEastAsia" w:hAnsiTheme="minorHAnsi" w:cstheme="minorBidi" w:hint="eastAsia"/>
                <w:szCs w:val="22"/>
              </w:rPr>
              <w:t>建立不相同的</w:t>
            </w:r>
            <w:r>
              <w:rPr>
                <w:rFonts w:asciiTheme="minorHAnsi" w:eastAsiaTheme="minorEastAsia" w:hAnsiTheme="minorHAnsi" w:cstheme="minorBidi" w:hint="eastAsia"/>
                <w:szCs w:val="22"/>
              </w:rPr>
              <w:t>rg</w:t>
            </w:r>
            <w:r>
              <w:rPr>
                <w:rFonts w:asciiTheme="minorHAnsi" w:eastAsiaTheme="minorEastAsia" w:hAnsiTheme="minorHAnsi" w:cstheme="minorBidi" w:hint="eastAsia"/>
                <w:szCs w:val="22"/>
              </w:rPr>
              <w:t>对象；</w:t>
            </w:r>
            <w:r w:rsidR="00E729BF">
              <w:rPr>
                <w:rFonts w:asciiTheme="minorHAnsi" w:eastAsiaTheme="minorEastAsia" w:hAnsiTheme="minorHAnsi" w:cstheme="minorBidi" w:hint="eastAsia"/>
                <w:szCs w:val="22"/>
              </w:rPr>
              <w:t>【保证了</w:t>
            </w:r>
            <w:r w:rsidR="00E729BF">
              <w:rPr>
                <w:rFonts w:asciiTheme="minorHAnsi" w:eastAsiaTheme="minorEastAsia" w:hAnsiTheme="minorHAnsi" w:cstheme="minorBidi" w:hint="eastAsia"/>
                <w:szCs w:val="22"/>
              </w:rPr>
              <w:t>Node</w:t>
            </w:r>
            <w:r w:rsidR="00E729BF">
              <w:rPr>
                <w:rFonts w:asciiTheme="minorHAnsi" w:eastAsiaTheme="minorEastAsia" w:hAnsiTheme="minorHAnsi" w:cstheme="minorBidi" w:hint="eastAsia"/>
                <w:szCs w:val="22"/>
              </w:rPr>
              <w:t>对象是不相同的】</w:t>
            </w:r>
          </w:p>
          <w:p w:rsidR="004E2C6F" w:rsidRDefault="004E2C6F"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3.</w:t>
            </w:r>
            <w:r>
              <w:rPr>
                <w:rFonts w:asciiTheme="minorHAnsi" w:eastAsiaTheme="minorEastAsia" w:hAnsiTheme="minorHAnsi" w:cstheme="minorBidi" w:hint="eastAsia"/>
                <w:szCs w:val="22"/>
              </w:rPr>
              <w:t>开启两条线程</w:t>
            </w:r>
            <w:r>
              <w:rPr>
                <w:rFonts w:asciiTheme="minorHAnsi" w:eastAsiaTheme="minorEastAsia" w:hAnsiTheme="minorHAnsi" w:cstheme="minorBidi" w:hint="eastAsia"/>
                <w:szCs w:val="22"/>
              </w:rPr>
              <w:t>A,B</w:t>
            </w:r>
            <w:r>
              <w:rPr>
                <w:rFonts w:asciiTheme="minorHAnsi" w:eastAsiaTheme="minorEastAsia" w:hAnsiTheme="minorHAnsi" w:cstheme="minorBidi" w:hint="eastAsia"/>
                <w:szCs w:val="22"/>
              </w:rPr>
              <w:t>，线程</w:t>
            </w:r>
            <w:r>
              <w:rPr>
                <w:rFonts w:asciiTheme="minorHAnsi" w:eastAsiaTheme="minorEastAsia" w:hAnsiTheme="minorHAnsi" w:cstheme="minorBidi" w:hint="eastAsia"/>
                <w:szCs w:val="22"/>
              </w:rPr>
              <w:t>A</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node.start()</w:t>
            </w:r>
            <w:r>
              <w:rPr>
                <w:rFonts w:asciiTheme="minorHAnsi" w:eastAsiaTheme="minorEastAsia" w:hAnsiTheme="minorHAnsi" w:cstheme="minorBidi" w:hint="eastAsia"/>
                <w:szCs w:val="22"/>
              </w:rPr>
              <w:t>操作，线程</w:t>
            </w:r>
            <w:r>
              <w:rPr>
                <w:rFonts w:asciiTheme="minorHAnsi" w:eastAsiaTheme="minorEastAsia" w:hAnsiTheme="minorHAnsi" w:cstheme="minorBidi" w:hint="eastAsia"/>
                <w:szCs w:val="22"/>
              </w:rPr>
              <w:t>B</w:t>
            </w:r>
            <w:r>
              <w:rPr>
                <w:rFonts w:asciiTheme="minorHAnsi" w:eastAsiaTheme="minorEastAsia" w:hAnsiTheme="minorHAnsi" w:cstheme="minorBidi" w:hint="eastAsia"/>
                <w:szCs w:val="22"/>
              </w:rPr>
              <w:t>执行</w:t>
            </w:r>
            <w:r w:rsidR="00E729BF">
              <w:rPr>
                <w:rFonts w:asciiTheme="minorHAnsi" w:eastAsiaTheme="minorEastAsia" w:hAnsiTheme="minorHAnsi" w:cstheme="minorBidi" w:hint="eastAsia"/>
                <w:szCs w:val="22"/>
              </w:rPr>
              <w:t>rg</w:t>
            </w:r>
            <w:r>
              <w:rPr>
                <w:rFonts w:asciiTheme="minorHAnsi" w:eastAsiaTheme="minorEastAsia" w:hAnsiTheme="minorHAnsi" w:cstheme="minorBidi" w:hint="eastAsia"/>
                <w:szCs w:val="22"/>
              </w:rPr>
              <w:t>.stop();</w:t>
            </w:r>
          </w:p>
        </w:tc>
        <w:tc>
          <w:tcPr>
            <w:tcW w:w="1743" w:type="dxa"/>
          </w:tcPr>
          <w:p w:rsidR="004E2C6F" w:rsidRDefault="004E2C6F" w:rsidP="00E729BF">
            <w:pPr>
              <w:spacing w:line="240" w:lineRule="atLeast"/>
              <w:rPr>
                <w:rFonts w:asciiTheme="minorHAnsi" w:eastAsiaTheme="minorEastAsia" w:hAnsiTheme="minorHAnsi" w:cstheme="minorBidi"/>
                <w:szCs w:val="22"/>
              </w:rPr>
            </w:pPr>
          </w:p>
        </w:tc>
      </w:tr>
      <w:tr w:rsidR="004E2C6F" w:rsidRPr="004E2C6F" w:rsidTr="00E729BF">
        <w:tc>
          <w:tcPr>
            <w:tcW w:w="8522" w:type="dxa"/>
            <w:gridSpan w:val="3"/>
            <w:shd w:val="clear" w:color="auto" w:fill="548DD4" w:themeFill="text2" w:themeFillTint="99"/>
          </w:tcPr>
          <w:p w:rsidR="004E2C6F" w:rsidRPr="004E2C6F" w:rsidRDefault="004E2C6F" w:rsidP="00E729BF">
            <w:pPr>
              <w:rPr>
                <w:b/>
                <w:color w:val="FFFFFF" w:themeColor="background1"/>
              </w:rPr>
            </w:pPr>
            <w:r w:rsidRPr="004E2C6F">
              <w:rPr>
                <w:rFonts w:asciiTheme="minorHAnsi" w:eastAsiaTheme="minorEastAsia" w:hAnsiTheme="minorHAnsi" w:cstheme="minorBidi"/>
                <w:b/>
                <w:color w:val="FFFFFF" w:themeColor="background1"/>
                <w:szCs w:val="22"/>
              </w:rPr>
              <w:t>sdbCSStruct</w:t>
            </w:r>
            <w:r w:rsidRPr="004E2C6F">
              <w:rPr>
                <w:rFonts w:asciiTheme="minorHAnsi" w:eastAsiaTheme="minorEastAsia" w:hAnsiTheme="minorHAnsi" w:cstheme="minorBidi" w:hint="eastAsia"/>
                <w:b/>
                <w:color w:val="FFFFFF" w:themeColor="background1"/>
                <w:szCs w:val="22"/>
              </w:rPr>
              <w:t>(SDB</w:t>
            </w:r>
            <w:r w:rsidRPr="004E2C6F">
              <w:rPr>
                <w:rFonts w:asciiTheme="minorHAnsi" w:eastAsiaTheme="minorEastAsia" w:hAnsiTheme="minorHAnsi" w:cstheme="minorBidi" w:hint="eastAsia"/>
                <w:b/>
                <w:color w:val="FFFFFF" w:themeColor="background1"/>
                <w:szCs w:val="22"/>
              </w:rPr>
              <w:t>集合空间相关资源</w:t>
            </w:r>
            <w:r w:rsidRPr="004E2C6F">
              <w:rPr>
                <w:rFonts w:asciiTheme="minorHAnsi" w:eastAsiaTheme="minorEastAsia" w:hAnsiTheme="minorHAnsi" w:cstheme="minorBidi" w:hint="eastAsia"/>
                <w:b/>
                <w:color w:val="FFFFFF" w:themeColor="background1"/>
                <w:szCs w:val="22"/>
              </w:rPr>
              <w:t>)</w:t>
            </w:r>
          </w:p>
        </w:tc>
      </w:tr>
      <w:tr w:rsidR="004E2C6F" w:rsidTr="00E729BF">
        <w:tc>
          <w:tcPr>
            <w:tcW w:w="427" w:type="dxa"/>
          </w:tcPr>
          <w:p w:rsidR="004E2C6F" w:rsidRPr="00B1116A" w:rsidRDefault="004E2C6F" w:rsidP="00E729BF">
            <w:pPr>
              <w:spacing w:line="240" w:lineRule="atLeast"/>
              <w:jc w:val="center"/>
              <w:rPr>
                <w:rFonts w:asciiTheme="minorHAnsi" w:eastAsiaTheme="minorEastAsia" w:hAnsiTheme="minorHAnsi" w:cstheme="minorBidi" w:hint="eastAsia"/>
                <w:b/>
                <w:szCs w:val="22"/>
              </w:rPr>
            </w:pPr>
            <w:r>
              <w:rPr>
                <w:rFonts w:asciiTheme="minorHAnsi" w:eastAsiaTheme="minorEastAsia" w:hAnsiTheme="minorHAnsi" w:cstheme="minorBidi" w:hint="eastAsia"/>
                <w:b/>
                <w:szCs w:val="22"/>
              </w:rPr>
              <w:t>序号</w:t>
            </w:r>
          </w:p>
        </w:tc>
        <w:tc>
          <w:tcPr>
            <w:tcW w:w="6352" w:type="dxa"/>
          </w:tcPr>
          <w:p w:rsidR="004E2C6F" w:rsidRPr="007A4334" w:rsidRDefault="004E2C6F" w:rsidP="00E729BF">
            <w:pPr>
              <w:rPr>
                <w:rFonts w:asciiTheme="minorHAnsi" w:eastAsiaTheme="minorEastAsia" w:hAnsiTheme="minorHAnsi" w:cstheme="minorBidi"/>
                <w:b/>
                <w:szCs w:val="22"/>
              </w:rPr>
            </w:pPr>
            <w:r w:rsidRPr="007A4334">
              <w:rPr>
                <w:rFonts w:asciiTheme="minorHAnsi" w:eastAsiaTheme="minorEastAsia" w:hAnsiTheme="minorHAnsi" w:cstheme="minorBidi" w:hint="eastAsia"/>
                <w:b/>
                <w:szCs w:val="22"/>
              </w:rPr>
              <w:t>测试点描述</w:t>
            </w:r>
          </w:p>
        </w:tc>
        <w:tc>
          <w:tcPr>
            <w:tcW w:w="1743" w:type="dxa"/>
          </w:tcPr>
          <w:p w:rsidR="004E2C6F" w:rsidRPr="00075F2B" w:rsidRDefault="004E2C6F" w:rsidP="00E729BF">
            <w:pPr>
              <w:rPr>
                <w:rFonts w:asciiTheme="minorHAnsi" w:eastAsiaTheme="minorEastAsia" w:hAnsiTheme="minorHAnsi" w:cstheme="minorBidi"/>
                <w:b/>
                <w:szCs w:val="22"/>
              </w:rPr>
            </w:pPr>
            <w:r w:rsidRPr="00075F2B">
              <w:rPr>
                <w:rFonts w:asciiTheme="minorHAnsi" w:eastAsiaTheme="minorEastAsia" w:hAnsiTheme="minorHAnsi" w:cstheme="minorBidi" w:hint="eastAsia"/>
                <w:b/>
                <w:szCs w:val="22"/>
              </w:rPr>
              <w:t>预期结果</w:t>
            </w:r>
          </w:p>
        </w:tc>
      </w:tr>
      <w:tr w:rsidR="004E2C6F" w:rsidTr="00E729BF">
        <w:tc>
          <w:tcPr>
            <w:tcW w:w="427" w:type="dxa"/>
          </w:tcPr>
          <w:p w:rsidR="004E2C6F" w:rsidRDefault="004E2C6F"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1</w:t>
            </w:r>
          </w:p>
        </w:tc>
        <w:tc>
          <w:tcPr>
            <w:tcW w:w="6352" w:type="dxa"/>
          </w:tcPr>
          <w:p w:rsidR="004E2C6F" w:rsidRPr="004E2C6F" w:rsidRDefault="004E2C6F"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1.</w:t>
            </w:r>
            <w:r w:rsidRPr="004E2C6F">
              <w:rPr>
                <w:rFonts w:asciiTheme="minorHAnsi" w:eastAsiaTheme="minorEastAsia" w:hAnsiTheme="minorHAnsi" w:cstheme="minorBidi" w:hint="eastAsia"/>
                <w:szCs w:val="22"/>
              </w:rPr>
              <w:t>建立相同的</w:t>
            </w:r>
            <w:r w:rsidRPr="004E2C6F">
              <w:rPr>
                <w:rFonts w:asciiTheme="minorHAnsi" w:eastAsiaTheme="minorEastAsia" w:hAnsiTheme="minorHAnsi" w:cstheme="minorBidi" w:hint="eastAsia"/>
                <w:szCs w:val="22"/>
              </w:rPr>
              <w:t>sdb</w:t>
            </w:r>
            <w:r w:rsidRPr="004E2C6F">
              <w:rPr>
                <w:rFonts w:asciiTheme="minorHAnsi" w:eastAsiaTheme="minorEastAsia" w:hAnsiTheme="minorHAnsi" w:cstheme="minorBidi" w:hint="eastAsia"/>
                <w:szCs w:val="22"/>
              </w:rPr>
              <w:t>连接；</w:t>
            </w:r>
          </w:p>
          <w:p w:rsidR="004E2C6F" w:rsidRDefault="00511D44"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2</w:t>
            </w:r>
            <w:r w:rsidR="004E2C6F">
              <w:rPr>
                <w:rFonts w:asciiTheme="minorHAnsi" w:eastAsiaTheme="minorEastAsia" w:hAnsiTheme="minorHAnsi" w:cstheme="minorBidi" w:hint="eastAsia"/>
                <w:szCs w:val="22"/>
              </w:rPr>
              <w:t>.</w:t>
            </w:r>
            <w:r w:rsidR="004E2C6F">
              <w:rPr>
                <w:rFonts w:asciiTheme="minorHAnsi" w:eastAsiaTheme="minorEastAsia" w:hAnsiTheme="minorHAnsi" w:cstheme="minorBidi" w:hint="eastAsia"/>
                <w:szCs w:val="22"/>
              </w:rPr>
              <w:t>开启</w:t>
            </w:r>
            <w:r>
              <w:rPr>
                <w:rFonts w:asciiTheme="minorHAnsi" w:eastAsiaTheme="minorEastAsia" w:hAnsiTheme="minorHAnsi" w:cstheme="minorBidi" w:hint="eastAsia"/>
                <w:szCs w:val="22"/>
              </w:rPr>
              <w:t>三</w:t>
            </w:r>
            <w:r w:rsidR="004E2C6F">
              <w:rPr>
                <w:rFonts w:asciiTheme="minorHAnsi" w:eastAsiaTheme="minorEastAsia" w:hAnsiTheme="minorHAnsi" w:cstheme="minorBidi" w:hint="eastAsia"/>
                <w:szCs w:val="22"/>
              </w:rPr>
              <w:t>条线程</w:t>
            </w:r>
            <w:r w:rsidR="004E2C6F">
              <w:rPr>
                <w:rFonts w:asciiTheme="minorHAnsi" w:eastAsiaTheme="minorEastAsia" w:hAnsiTheme="minorHAnsi" w:cstheme="minorBidi" w:hint="eastAsia"/>
                <w:szCs w:val="22"/>
              </w:rPr>
              <w:t>A,B</w:t>
            </w:r>
            <w:r>
              <w:rPr>
                <w:rFonts w:asciiTheme="minorHAnsi" w:eastAsiaTheme="minorEastAsia" w:hAnsiTheme="minorHAnsi" w:cstheme="minorBidi" w:hint="eastAsia"/>
                <w:szCs w:val="22"/>
              </w:rPr>
              <w:t>,C</w:t>
            </w:r>
            <w:r w:rsidR="004E2C6F">
              <w:rPr>
                <w:rFonts w:asciiTheme="minorHAnsi" w:eastAsiaTheme="minorEastAsia" w:hAnsiTheme="minorHAnsi" w:cstheme="minorBidi" w:hint="eastAsia"/>
                <w:szCs w:val="22"/>
              </w:rPr>
              <w:t>，线程</w:t>
            </w:r>
            <w:r w:rsidR="004E2C6F">
              <w:rPr>
                <w:rFonts w:asciiTheme="minorHAnsi" w:eastAsiaTheme="minorEastAsia" w:hAnsiTheme="minorHAnsi" w:cstheme="minorBidi" w:hint="eastAsia"/>
                <w:szCs w:val="22"/>
              </w:rPr>
              <w:t>A</w:t>
            </w:r>
            <w:r w:rsidR="004E2C6F">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cs.createCL</w:t>
            </w:r>
            <w:r w:rsidR="004E2C6F">
              <w:rPr>
                <w:rFonts w:asciiTheme="minorHAnsi" w:eastAsiaTheme="minorEastAsia" w:hAnsiTheme="minorHAnsi" w:cstheme="minorBidi" w:hint="eastAsia"/>
                <w:szCs w:val="22"/>
              </w:rPr>
              <w:t>操作，线程</w:t>
            </w:r>
            <w:r w:rsidR="004E2C6F">
              <w:rPr>
                <w:rFonts w:asciiTheme="minorHAnsi" w:eastAsiaTheme="minorEastAsia" w:hAnsiTheme="minorHAnsi" w:cstheme="minorBidi" w:hint="eastAsia"/>
                <w:szCs w:val="22"/>
              </w:rPr>
              <w:t>B</w:t>
            </w:r>
            <w:r w:rsidR="004E2C6F">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 xml:space="preserve">cs.createCL(), </w:t>
            </w:r>
            <w:r>
              <w:rPr>
                <w:rFonts w:asciiTheme="minorHAnsi" w:eastAsiaTheme="minorEastAsia" w:hAnsiTheme="minorHAnsi" w:cstheme="minorBidi" w:hint="eastAsia"/>
                <w:szCs w:val="22"/>
              </w:rPr>
              <w:t>与线程</w:t>
            </w:r>
            <w:r>
              <w:rPr>
                <w:rFonts w:asciiTheme="minorHAnsi" w:eastAsiaTheme="minorEastAsia" w:hAnsiTheme="minorHAnsi" w:cstheme="minorBidi" w:hint="eastAsia"/>
                <w:szCs w:val="22"/>
              </w:rPr>
              <w:t>A</w:t>
            </w:r>
            <w:r>
              <w:rPr>
                <w:rFonts w:asciiTheme="minorHAnsi" w:eastAsiaTheme="minorEastAsia" w:hAnsiTheme="minorHAnsi" w:cstheme="minorBidi" w:hint="eastAsia"/>
                <w:szCs w:val="22"/>
              </w:rPr>
              <w:t>创建相同的</w:t>
            </w:r>
            <w:r>
              <w:rPr>
                <w:rFonts w:asciiTheme="minorHAnsi" w:eastAsiaTheme="minorEastAsia" w:hAnsiTheme="minorHAnsi" w:cstheme="minorBidi" w:hint="eastAsia"/>
                <w:szCs w:val="22"/>
              </w:rPr>
              <w:t>CL</w:t>
            </w:r>
            <w:r w:rsidR="004E2C6F">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线程</w:t>
            </w:r>
            <w:r>
              <w:rPr>
                <w:rFonts w:asciiTheme="minorHAnsi" w:eastAsiaTheme="minorEastAsia" w:hAnsiTheme="minorHAnsi" w:cstheme="minorBidi" w:hint="eastAsia"/>
                <w:szCs w:val="22"/>
              </w:rPr>
              <w:t>C</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cs.dropCL()</w:t>
            </w:r>
            <w:r>
              <w:rPr>
                <w:rFonts w:asciiTheme="minorHAnsi" w:eastAsiaTheme="minorEastAsia" w:hAnsiTheme="minorHAnsi" w:cstheme="minorBidi" w:hint="eastAsia"/>
                <w:szCs w:val="22"/>
              </w:rPr>
              <w:t>；</w:t>
            </w:r>
          </w:p>
          <w:p w:rsidR="004E2C6F" w:rsidRDefault="00511D44" w:rsidP="00511D44">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3</w:t>
            </w:r>
            <w:r w:rsidR="004E2C6F">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三</w:t>
            </w:r>
            <w:r w:rsidR="004E2C6F">
              <w:rPr>
                <w:rFonts w:asciiTheme="minorHAnsi" w:eastAsiaTheme="minorEastAsia" w:hAnsiTheme="minorHAnsi" w:cstheme="minorBidi" w:hint="eastAsia"/>
                <w:szCs w:val="22"/>
              </w:rPr>
              <w:t>条线程用不同的</w:t>
            </w:r>
            <w:r>
              <w:rPr>
                <w:rFonts w:asciiTheme="minorHAnsi" w:eastAsiaTheme="minorEastAsia" w:hAnsiTheme="minorHAnsi" w:cstheme="minorBidi" w:hint="eastAsia"/>
                <w:szCs w:val="22"/>
              </w:rPr>
              <w:t>cs</w:t>
            </w:r>
            <w:r w:rsidR="004E2C6F">
              <w:rPr>
                <w:rFonts w:asciiTheme="minorHAnsi" w:eastAsiaTheme="minorEastAsia" w:hAnsiTheme="minorHAnsi" w:cstheme="minorBidi" w:hint="eastAsia"/>
                <w:szCs w:val="22"/>
              </w:rPr>
              <w:t>对象；</w:t>
            </w:r>
          </w:p>
        </w:tc>
        <w:tc>
          <w:tcPr>
            <w:tcW w:w="1743" w:type="dxa"/>
          </w:tcPr>
          <w:p w:rsidR="004E2C6F" w:rsidRDefault="004E2C6F" w:rsidP="00E729BF">
            <w:pPr>
              <w:spacing w:line="240" w:lineRule="atLeast"/>
              <w:rPr>
                <w:rFonts w:asciiTheme="minorHAnsi" w:eastAsiaTheme="minorEastAsia" w:hAnsiTheme="minorHAnsi" w:cstheme="minorBidi"/>
                <w:szCs w:val="22"/>
              </w:rPr>
            </w:pPr>
          </w:p>
        </w:tc>
      </w:tr>
      <w:tr w:rsidR="00511D44" w:rsidRPr="00511D44" w:rsidTr="00E729BF">
        <w:tc>
          <w:tcPr>
            <w:tcW w:w="8522" w:type="dxa"/>
            <w:gridSpan w:val="3"/>
            <w:shd w:val="clear" w:color="auto" w:fill="548DD4" w:themeFill="text2" w:themeFillTint="99"/>
          </w:tcPr>
          <w:p w:rsidR="00511D44" w:rsidRPr="00511D44" w:rsidRDefault="00511D44">
            <w:pPr>
              <w:rPr>
                <w:b/>
                <w:color w:val="FFFFFF" w:themeColor="background1"/>
              </w:rPr>
            </w:pPr>
            <w:r w:rsidRPr="00511D44">
              <w:rPr>
                <w:rFonts w:asciiTheme="minorHAnsi" w:eastAsiaTheme="minorEastAsia" w:hAnsiTheme="minorHAnsi" w:cstheme="minorBidi"/>
                <w:b/>
                <w:color w:val="FFFFFF" w:themeColor="background1"/>
                <w:szCs w:val="22"/>
              </w:rPr>
              <w:t>sdbCollectionStruct</w:t>
            </w:r>
            <w:r w:rsidRPr="00511D44">
              <w:rPr>
                <w:rFonts w:asciiTheme="minorHAnsi" w:eastAsiaTheme="minorEastAsia" w:hAnsiTheme="minorHAnsi" w:cstheme="minorBidi" w:hint="eastAsia"/>
                <w:b/>
                <w:color w:val="FFFFFF" w:themeColor="background1"/>
                <w:szCs w:val="22"/>
              </w:rPr>
              <w:t>(SDB</w:t>
            </w:r>
            <w:r w:rsidRPr="00511D44">
              <w:rPr>
                <w:rFonts w:asciiTheme="minorHAnsi" w:eastAsiaTheme="minorEastAsia" w:hAnsiTheme="minorHAnsi" w:cstheme="minorBidi" w:hint="eastAsia"/>
                <w:b/>
                <w:color w:val="FFFFFF" w:themeColor="background1"/>
                <w:szCs w:val="22"/>
              </w:rPr>
              <w:t>集合空间相关资源</w:t>
            </w:r>
            <w:r w:rsidRPr="00511D44">
              <w:rPr>
                <w:rFonts w:asciiTheme="minorHAnsi" w:eastAsiaTheme="minorEastAsia" w:hAnsiTheme="minorHAnsi" w:cstheme="minorBidi" w:hint="eastAsia"/>
                <w:b/>
                <w:color w:val="FFFFFF" w:themeColor="background1"/>
                <w:szCs w:val="22"/>
              </w:rPr>
              <w:t>)</w:t>
            </w:r>
          </w:p>
        </w:tc>
      </w:tr>
      <w:tr w:rsidR="00511D44" w:rsidTr="00E729BF">
        <w:tc>
          <w:tcPr>
            <w:tcW w:w="427" w:type="dxa"/>
          </w:tcPr>
          <w:p w:rsidR="00511D44" w:rsidRPr="00B1116A" w:rsidRDefault="00511D44" w:rsidP="00E729BF">
            <w:pPr>
              <w:spacing w:line="240" w:lineRule="atLeast"/>
              <w:jc w:val="center"/>
              <w:rPr>
                <w:rFonts w:asciiTheme="minorHAnsi" w:eastAsiaTheme="minorEastAsia" w:hAnsiTheme="minorHAnsi" w:cstheme="minorBidi" w:hint="eastAsia"/>
                <w:b/>
                <w:szCs w:val="22"/>
              </w:rPr>
            </w:pPr>
            <w:r>
              <w:rPr>
                <w:rFonts w:asciiTheme="minorHAnsi" w:eastAsiaTheme="minorEastAsia" w:hAnsiTheme="minorHAnsi" w:cstheme="minorBidi" w:hint="eastAsia"/>
                <w:b/>
                <w:szCs w:val="22"/>
              </w:rPr>
              <w:t>序号</w:t>
            </w:r>
          </w:p>
        </w:tc>
        <w:tc>
          <w:tcPr>
            <w:tcW w:w="6352" w:type="dxa"/>
          </w:tcPr>
          <w:p w:rsidR="00511D44" w:rsidRPr="007A4334" w:rsidRDefault="00511D44" w:rsidP="00E729BF">
            <w:pPr>
              <w:rPr>
                <w:rFonts w:asciiTheme="minorHAnsi" w:eastAsiaTheme="minorEastAsia" w:hAnsiTheme="minorHAnsi" w:cstheme="minorBidi"/>
                <w:b/>
                <w:szCs w:val="22"/>
              </w:rPr>
            </w:pPr>
            <w:r w:rsidRPr="007A4334">
              <w:rPr>
                <w:rFonts w:asciiTheme="minorHAnsi" w:eastAsiaTheme="minorEastAsia" w:hAnsiTheme="minorHAnsi" w:cstheme="minorBidi" w:hint="eastAsia"/>
                <w:b/>
                <w:szCs w:val="22"/>
              </w:rPr>
              <w:t>测试点描述</w:t>
            </w:r>
          </w:p>
        </w:tc>
        <w:tc>
          <w:tcPr>
            <w:tcW w:w="1743" w:type="dxa"/>
          </w:tcPr>
          <w:p w:rsidR="00511D44" w:rsidRPr="00075F2B" w:rsidRDefault="00511D44" w:rsidP="00E729BF">
            <w:pPr>
              <w:rPr>
                <w:rFonts w:asciiTheme="minorHAnsi" w:eastAsiaTheme="minorEastAsia" w:hAnsiTheme="minorHAnsi" w:cstheme="minorBidi"/>
                <w:b/>
                <w:szCs w:val="22"/>
              </w:rPr>
            </w:pPr>
            <w:r w:rsidRPr="00075F2B">
              <w:rPr>
                <w:rFonts w:asciiTheme="minorHAnsi" w:eastAsiaTheme="minorEastAsia" w:hAnsiTheme="minorHAnsi" w:cstheme="minorBidi" w:hint="eastAsia"/>
                <w:b/>
                <w:szCs w:val="22"/>
              </w:rPr>
              <w:t>预期结果</w:t>
            </w:r>
          </w:p>
        </w:tc>
      </w:tr>
      <w:tr w:rsidR="00511D44" w:rsidTr="00E729BF">
        <w:tc>
          <w:tcPr>
            <w:tcW w:w="427" w:type="dxa"/>
          </w:tcPr>
          <w:p w:rsidR="00511D44" w:rsidRDefault="00511D44"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1</w:t>
            </w:r>
          </w:p>
        </w:tc>
        <w:tc>
          <w:tcPr>
            <w:tcW w:w="6352" w:type="dxa"/>
          </w:tcPr>
          <w:p w:rsidR="00511D44" w:rsidRPr="004E2C6F" w:rsidRDefault="00511D44"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1.</w:t>
            </w:r>
            <w:r w:rsidRPr="004E2C6F">
              <w:rPr>
                <w:rFonts w:asciiTheme="minorHAnsi" w:eastAsiaTheme="minorEastAsia" w:hAnsiTheme="minorHAnsi" w:cstheme="minorBidi" w:hint="eastAsia"/>
                <w:szCs w:val="22"/>
              </w:rPr>
              <w:t>建立相同的</w:t>
            </w:r>
            <w:r w:rsidRPr="004E2C6F">
              <w:rPr>
                <w:rFonts w:asciiTheme="minorHAnsi" w:eastAsiaTheme="minorEastAsia" w:hAnsiTheme="minorHAnsi" w:cstheme="minorBidi" w:hint="eastAsia"/>
                <w:szCs w:val="22"/>
              </w:rPr>
              <w:t>sdb</w:t>
            </w:r>
            <w:r w:rsidRPr="004E2C6F">
              <w:rPr>
                <w:rFonts w:asciiTheme="minorHAnsi" w:eastAsiaTheme="minorEastAsia" w:hAnsiTheme="minorHAnsi" w:cstheme="minorBidi" w:hint="eastAsia"/>
                <w:szCs w:val="22"/>
              </w:rPr>
              <w:t>连接；</w:t>
            </w:r>
          </w:p>
          <w:p w:rsidR="00E729BF" w:rsidRPr="004E2C6F" w:rsidRDefault="00511D44"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2.</w:t>
            </w:r>
            <w:r>
              <w:rPr>
                <w:rFonts w:asciiTheme="minorHAnsi" w:eastAsiaTheme="minorEastAsia" w:hAnsiTheme="minorHAnsi" w:cstheme="minorBidi" w:hint="eastAsia"/>
                <w:szCs w:val="22"/>
              </w:rPr>
              <w:t>建立相同的</w:t>
            </w:r>
            <w:r>
              <w:rPr>
                <w:rFonts w:asciiTheme="minorHAnsi" w:eastAsiaTheme="minorEastAsia" w:hAnsiTheme="minorHAnsi" w:cstheme="minorBidi" w:hint="eastAsia"/>
                <w:szCs w:val="22"/>
              </w:rPr>
              <w:t>cs</w:t>
            </w:r>
            <w:r>
              <w:rPr>
                <w:rFonts w:asciiTheme="minorHAnsi" w:eastAsiaTheme="minorEastAsia" w:hAnsiTheme="minorHAnsi" w:cstheme="minorBidi" w:hint="eastAsia"/>
                <w:szCs w:val="22"/>
              </w:rPr>
              <w:t>对象；</w:t>
            </w:r>
          </w:p>
          <w:p w:rsidR="00511D44" w:rsidRDefault="00511D44"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3.</w:t>
            </w:r>
            <w:r w:rsidR="00E729BF">
              <w:rPr>
                <w:rFonts w:asciiTheme="minorHAnsi" w:eastAsiaTheme="minorEastAsia" w:hAnsiTheme="minorHAnsi" w:cstheme="minorBidi" w:hint="eastAsia"/>
                <w:szCs w:val="22"/>
              </w:rPr>
              <w:t>获取</w:t>
            </w:r>
            <w:r w:rsidR="00E729BF">
              <w:rPr>
                <w:rFonts w:asciiTheme="minorHAnsi" w:eastAsiaTheme="minorEastAsia" w:hAnsiTheme="minorHAnsi" w:cstheme="minorBidi" w:hint="eastAsia"/>
                <w:szCs w:val="22"/>
              </w:rPr>
              <w:t>cl</w:t>
            </w:r>
            <w:r w:rsidR="00E729BF">
              <w:rPr>
                <w:rFonts w:asciiTheme="minorHAnsi" w:eastAsiaTheme="minorEastAsia" w:hAnsiTheme="minorHAnsi" w:cstheme="minorBidi" w:hint="eastAsia"/>
                <w:szCs w:val="22"/>
              </w:rPr>
              <w:t>对象，开户四</w:t>
            </w:r>
            <w:r>
              <w:rPr>
                <w:rFonts w:asciiTheme="minorHAnsi" w:eastAsiaTheme="minorEastAsia" w:hAnsiTheme="minorHAnsi" w:cstheme="minorBidi" w:hint="eastAsia"/>
                <w:szCs w:val="22"/>
              </w:rPr>
              <w:t>条线程</w:t>
            </w:r>
            <w:r>
              <w:rPr>
                <w:rFonts w:asciiTheme="minorHAnsi" w:eastAsiaTheme="minorEastAsia" w:hAnsiTheme="minorHAnsi" w:cstheme="minorBidi" w:hint="eastAsia"/>
                <w:szCs w:val="22"/>
              </w:rPr>
              <w:t>A,B</w:t>
            </w:r>
            <w:r w:rsidR="00E729BF">
              <w:rPr>
                <w:rFonts w:asciiTheme="minorHAnsi" w:eastAsiaTheme="minorEastAsia" w:hAnsiTheme="minorHAnsi" w:cstheme="minorBidi" w:hint="eastAsia"/>
                <w:szCs w:val="22"/>
              </w:rPr>
              <w:t>,C,D</w:t>
            </w:r>
            <w:r>
              <w:rPr>
                <w:rFonts w:asciiTheme="minorHAnsi" w:eastAsiaTheme="minorEastAsia" w:hAnsiTheme="minorHAnsi" w:cstheme="minorBidi" w:hint="eastAsia"/>
                <w:szCs w:val="22"/>
              </w:rPr>
              <w:t>，线程</w:t>
            </w:r>
            <w:r>
              <w:rPr>
                <w:rFonts w:asciiTheme="minorHAnsi" w:eastAsiaTheme="minorEastAsia" w:hAnsiTheme="minorHAnsi" w:cstheme="minorBidi" w:hint="eastAsia"/>
                <w:szCs w:val="22"/>
              </w:rPr>
              <w:t>A</w:t>
            </w:r>
            <w:r>
              <w:rPr>
                <w:rFonts w:asciiTheme="minorHAnsi" w:eastAsiaTheme="minorEastAsia" w:hAnsiTheme="minorHAnsi" w:cstheme="minorBidi" w:hint="eastAsia"/>
                <w:szCs w:val="22"/>
              </w:rPr>
              <w:t>执行</w:t>
            </w:r>
            <w:r w:rsidR="00E729BF">
              <w:rPr>
                <w:rFonts w:asciiTheme="minorHAnsi" w:eastAsiaTheme="minorEastAsia" w:hAnsiTheme="minorHAnsi" w:cstheme="minorBidi" w:hint="eastAsia"/>
                <w:szCs w:val="22"/>
              </w:rPr>
              <w:t>cl</w:t>
            </w:r>
            <w:r w:rsidR="00A2577E">
              <w:rPr>
                <w:rFonts w:asciiTheme="minorHAnsi" w:eastAsiaTheme="minorEastAsia" w:hAnsiTheme="minorHAnsi" w:cstheme="minorBidi" w:hint="eastAsia"/>
                <w:szCs w:val="22"/>
              </w:rPr>
              <w:t>.</w:t>
            </w:r>
            <w:r w:rsidR="00E729BF">
              <w:rPr>
                <w:rFonts w:asciiTheme="minorHAnsi" w:eastAsiaTheme="minorEastAsia" w:hAnsiTheme="minorHAnsi" w:cstheme="minorBidi" w:hint="eastAsia"/>
                <w:szCs w:val="22"/>
              </w:rPr>
              <w:t>createIndex</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操作，线程</w:t>
            </w:r>
            <w:r>
              <w:rPr>
                <w:rFonts w:asciiTheme="minorHAnsi" w:eastAsiaTheme="minorEastAsia" w:hAnsiTheme="minorHAnsi" w:cstheme="minorBidi" w:hint="eastAsia"/>
                <w:szCs w:val="22"/>
              </w:rPr>
              <w:t>B</w:t>
            </w:r>
            <w:r>
              <w:rPr>
                <w:rFonts w:asciiTheme="minorHAnsi" w:eastAsiaTheme="minorEastAsia" w:hAnsiTheme="minorHAnsi" w:cstheme="minorBidi" w:hint="eastAsia"/>
                <w:szCs w:val="22"/>
              </w:rPr>
              <w:t>执行</w:t>
            </w:r>
            <w:r w:rsidR="00E729BF">
              <w:rPr>
                <w:rFonts w:asciiTheme="minorHAnsi" w:eastAsiaTheme="minorEastAsia" w:hAnsiTheme="minorHAnsi" w:cstheme="minorBidi" w:hint="eastAsia"/>
                <w:szCs w:val="22"/>
              </w:rPr>
              <w:t xml:space="preserve">cl.insert(), </w:t>
            </w:r>
            <w:r w:rsidR="00E729BF">
              <w:rPr>
                <w:rFonts w:asciiTheme="minorHAnsi" w:eastAsiaTheme="minorEastAsia" w:hAnsiTheme="minorHAnsi" w:cstheme="minorBidi" w:hint="eastAsia"/>
                <w:szCs w:val="22"/>
              </w:rPr>
              <w:t>线程</w:t>
            </w:r>
            <w:r w:rsidR="00E729BF">
              <w:rPr>
                <w:rFonts w:asciiTheme="minorHAnsi" w:eastAsiaTheme="minorEastAsia" w:hAnsiTheme="minorHAnsi" w:cstheme="minorBidi" w:hint="eastAsia"/>
                <w:szCs w:val="22"/>
              </w:rPr>
              <w:t>C</w:t>
            </w:r>
            <w:r w:rsidR="00E729BF">
              <w:rPr>
                <w:rFonts w:asciiTheme="minorHAnsi" w:eastAsiaTheme="minorEastAsia" w:hAnsiTheme="minorHAnsi" w:cstheme="minorBidi" w:hint="eastAsia"/>
                <w:szCs w:val="22"/>
              </w:rPr>
              <w:t>执行</w:t>
            </w:r>
            <w:r w:rsidR="00E729BF">
              <w:rPr>
                <w:rFonts w:asciiTheme="minorHAnsi" w:eastAsiaTheme="minorEastAsia" w:hAnsiTheme="minorHAnsi" w:cstheme="minorBidi" w:hint="eastAsia"/>
                <w:szCs w:val="22"/>
              </w:rPr>
              <w:t xml:space="preserve">cl.putLob(), </w:t>
            </w:r>
            <w:r w:rsidR="00E729BF">
              <w:rPr>
                <w:rFonts w:asciiTheme="minorHAnsi" w:eastAsiaTheme="minorEastAsia" w:hAnsiTheme="minorHAnsi" w:cstheme="minorBidi" w:hint="eastAsia"/>
                <w:szCs w:val="22"/>
              </w:rPr>
              <w:t>线程</w:t>
            </w:r>
            <w:r w:rsidR="00E729BF">
              <w:rPr>
                <w:rFonts w:asciiTheme="minorHAnsi" w:eastAsiaTheme="minorEastAsia" w:hAnsiTheme="minorHAnsi" w:cstheme="minorBidi" w:hint="eastAsia"/>
                <w:szCs w:val="22"/>
              </w:rPr>
              <w:t>D</w:t>
            </w:r>
            <w:r w:rsidR="00E729BF">
              <w:rPr>
                <w:rFonts w:asciiTheme="minorHAnsi" w:eastAsiaTheme="minorEastAsia" w:hAnsiTheme="minorHAnsi" w:cstheme="minorBidi" w:hint="eastAsia"/>
                <w:szCs w:val="22"/>
              </w:rPr>
              <w:t>执行</w:t>
            </w:r>
            <w:r w:rsidR="00E729BF">
              <w:rPr>
                <w:rFonts w:asciiTheme="minorHAnsi" w:eastAsiaTheme="minorEastAsia" w:hAnsiTheme="minorHAnsi" w:cstheme="minorBidi" w:hint="eastAsia"/>
                <w:szCs w:val="22"/>
              </w:rPr>
              <w:t>cl.splitAsync()</w:t>
            </w:r>
            <w:r w:rsidR="00E729BF">
              <w:rPr>
                <w:rFonts w:asciiTheme="minorHAnsi" w:eastAsiaTheme="minorEastAsia" w:hAnsiTheme="minorHAnsi" w:cstheme="minorBidi" w:hint="eastAsia"/>
                <w:szCs w:val="22"/>
              </w:rPr>
              <w:t>；</w:t>
            </w:r>
          </w:p>
          <w:p w:rsidR="00511D44" w:rsidRDefault="00511D44"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4.</w:t>
            </w:r>
            <w:r w:rsidR="00E729BF">
              <w:rPr>
                <w:rFonts w:asciiTheme="minorHAnsi" w:eastAsiaTheme="minorEastAsia" w:hAnsiTheme="minorHAnsi" w:cstheme="minorBidi" w:hint="eastAsia"/>
                <w:szCs w:val="22"/>
              </w:rPr>
              <w:t>四</w:t>
            </w:r>
            <w:r>
              <w:rPr>
                <w:rFonts w:asciiTheme="minorHAnsi" w:eastAsiaTheme="minorEastAsia" w:hAnsiTheme="minorHAnsi" w:cstheme="minorBidi" w:hint="eastAsia"/>
                <w:szCs w:val="22"/>
              </w:rPr>
              <w:t>条线程用不同的</w:t>
            </w:r>
            <w:r w:rsidR="00E729BF">
              <w:rPr>
                <w:rFonts w:asciiTheme="minorHAnsi" w:eastAsiaTheme="minorEastAsia" w:hAnsiTheme="minorHAnsi" w:cstheme="minorBidi" w:hint="eastAsia"/>
                <w:szCs w:val="22"/>
              </w:rPr>
              <w:t>cl</w:t>
            </w:r>
            <w:r w:rsidR="00E729BF">
              <w:rPr>
                <w:rFonts w:asciiTheme="minorHAnsi" w:eastAsiaTheme="minorEastAsia" w:hAnsiTheme="minorHAnsi" w:cstheme="minorBidi" w:hint="eastAsia"/>
                <w:szCs w:val="22"/>
              </w:rPr>
              <w:t>对象；</w:t>
            </w:r>
          </w:p>
        </w:tc>
        <w:tc>
          <w:tcPr>
            <w:tcW w:w="1743" w:type="dxa"/>
          </w:tcPr>
          <w:p w:rsidR="00511D44" w:rsidRDefault="00511D44" w:rsidP="00E729BF">
            <w:pPr>
              <w:spacing w:line="240" w:lineRule="atLeast"/>
              <w:rPr>
                <w:rFonts w:asciiTheme="minorHAnsi" w:eastAsiaTheme="minorEastAsia" w:hAnsiTheme="minorHAnsi" w:cstheme="minorBidi"/>
                <w:szCs w:val="22"/>
              </w:rPr>
            </w:pPr>
          </w:p>
        </w:tc>
      </w:tr>
      <w:tr w:rsidR="00E729BF" w:rsidTr="00E729BF">
        <w:tc>
          <w:tcPr>
            <w:tcW w:w="427" w:type="dxa"/>
          </w:tcPr>
          <w:p w:rsidR="00E729BF" w:rsidRDefault="00E729BF"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2</w:t>
            </w:r>
          </w:p>
        </w:tc>
        <w:tc>
          <w:tcPr>
            <w:tcW w:w="6352" w:type="dxa"/>
          </w:tcPr>
          <w:p w:rsidR="00E729BF" w:rsidRPr="004E2C6F" w:rsidRDefault="00E729BF"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1.</w:t>
            </w:r>
            <w:r w:rsidRPr="004E2C6F">
              <w:rPr>
                <w:rFonts w:asciiTheme="minorHAnsi" w:eastAsiaTheme="minorEastAsia" w:hAnsiTheme="minorHAnsi" w:cstheme="minorBidi" w:hint="eastAsia"/>
                <w:szCs w:val="22"/>
              </w:rPr>
              <w:t>建立相同的</w:t>
            </w:r>
            <w:r w:rsidRPr="004E2C6F">
              <w:rPr>
                <w:rFonts w:asciiTheme="minorHAnsi" w:eastAsiaTheme="minorEastAsia" w:hAnsiTheme="minorHAnsi" w:cstheme="minorBidi" w:hint="eastAsia"/>
                <w:szCs w:val="22"/>
              </w:rPr>
              <w:t>sdb</w:t>
            </w:r>
            <w:r w:rsidRPr="004E2C6F">
              <w:rPr>
                <w:rFonts w:asciiTheme="minorHAnsi" w:eastAsiaTheme="minorEastAsia" w:hAnsiTheme="minorHAnsi" w:cstheme="minorBidi" w:hint="eastAsia"/>
                <w:szCs w:val="22"/>
              </w:rPr>
              <w:t>连接；</w:t>
            </w:r>
          </w:p>
          <w:p w:rsidR="00E729BF" w:rsidRPr="004E2C6F" w:rsidRDefault="00E729BF"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2.</w:t>
            </w:r>
            <w:r>
              <w:rPr>
                <w:rFonts w:asciiTheme="minorHAnsi" w:eastAsiaTheme="minorEastAsia" w:hAnsiTheme="minorHAnsi" w:cstheme="minorBidi" w:hint="eastAsia"/>
                <w:szCs w:val="22"/>
              </w:rPr>
              <w:t>建立</w:t>
            </w:r>
            <w:r w:rsidR="00A2577E">
              <w:rPr>
                <w:rFonts w:asciiTheme="minorHAnsi" w:eastAsiaTheme="minorEastAsia" w:hAnsiTheme="minorHAnsi" w:cstheme="minorBidi" w:hint="eastAsia"/>
                <w:szCs w:val="22"/>
              </w:rPr>
              <w:t>不</w:t>
            </w:r>
            <w:r>
              <w:rPr>
                <w:rFonts w:asciiTheme="minorHAnsi" w:eastAsiaTheme="minorEastAsia" w:hAnsiTheme="minorHAnsi" w:cstheme="minorBidi" w:hint="eastAsia"/>
                <w:szCs w:val="22"/>
              </w:rPr>
              <w:t>相同的</w:t>
            </w:r>
            <w:r>
              <w:rPr>
                <w:rFonts w:asciiTheme="minorHAnsi" w:eastAsiaTheme="minorEastAsia" w:hAnsiTheme="minorHAnsi" w:cstheme="minorBidi" w:hint="eastAsia"/>
                <w:szCs w:val="22"/>
              </w:rPr>
              <w:t>cs</w:t>
            </w:r>
            <w:r>
              <w:rPr>
                <w:rFonts w:asciiTheme="minorHAnsi" w:eastAsiaTheme="minorEastAsia" w:hAnsiTheme="minorHAnsi" w:cstheme="minorBidi" w:hint="eastAsia"/>
                <w:szCs w:val="22"/>
              </w:rPr>
              <w:t>对象；</w:t>
            </w:r>
          </w:p>
          <w:p w:rsidR="00E729BF" w:rsidRDefault="00E729BF"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3.</w:t>
            </w:r>
            <w:r>
              <w:rPr>
                <w:rFonts w:asciiTheme="minorHAnsi" w:eastAsiaTheme="minorEastAsia" w:hAnsiTheme="minorHAnsi" w:cstheme="minorBidi" w:hint="eastAsia"/>
                <w:szCs w:val="22"/>
              </w:rPr>
              <w:t>获取</w:t>
            </w:r>
            <w:r>
              <w:rPr>
                <w:rFonts w:asciiTheme="minorHAnsi" w:eastAsiaTheme="minorEastAsia" w:hAnsiTheme="minorHAnsi" w:cstheme="minorBidi" w:hint="eastAsia"/>
                <w:szCs w:val="22"/>
              </w:rPr>
              <w:t>cl</w:t>
            </w:r>
            <w:r>
              <w:rPr>
                <w:rFonts w:asciiTheme="minorHAnsi" w:eastAsiaTheme="minorEastAsia" w:hAnsiTheme="minorHAnsi" w:cstheme="minorBidi" w:hint="eastAsia"/>
                <w:szCs w:val="22"/>
              </w:rPr>
              <w:t>对象，开户四条线程</w:t>
            </w:r>
            <w:r>
              <w:rPr>
                <w:rFonts w:asciiTheme="minorHAnsi" w:eastAsiaTheme="minorEastAsia" w:hAnsiTheme="minorHAnsi" w:cstheme="minorBidi" w:hint="eastAsia"/>
                <w:szCs w:val="22"/>
              </w:rPr>
              <w:t>A,B,C,D</w:t>
            </w:r>
            <w:r>
              <w:rPr>
                <w:rFonts w:asciiTheme="minorHAnsi" w:eastAsiaTheme="minorEastAsia" w:hAnsiTheme="minorHAnsi" w:cstheme="minorBidi" w:hint="eastAsia"/>
                <w:szCs w:val="22"/>
              </w:rPr>
              <w:t>，线程</w:t>
            </w:r>
            <w:r>
              <w:rPr>
                <w:rFonts w:asciiTheme="minorHAnsi" w:eastAsiaTheme="minorEastAsia" w:hAnsiTheme="minorHAnsi" w:cstheme="minorBidi" w:hint="eastAsia"/>
                <w:szCs w:val="22"/>
              </w:rPr>
              <w:t>A</w:t>
            </w:r>
            <w:r>
              <w:rPr>
                <w:rFonts w:asciiTheme="minorHAnsi" w:eastAsiaTheme="minorEastAsia" w:hAnsiTheme="minorHAnsi" w:cstheme="minorBidi" w:hint="eastAsia"/>
                <w:szCs w:val="22"/>
              </w:rPr>
              <w:t>执行</w:t>
            </w:r>
            <w:r w:rsidR="00A2577E">
              <w:rPr>
                <w:rFonts w:asciiTheme="minorHAnsi" w:eastAsiaTheme="minorEastAsia" w:hAnsiTheme="minorHAnsi" w:cstheme="minorBidi" w:hint="eastAsia"/>
                <w:szCs w:val="22"/>
              </w:rPr>
              <w:t>cl.insert()</w:t>
            </w:r>
            <w:r>
              <w:rPr>
                <w:rFonts w:asciiTheme="minorHAnsi" w:eastAsiaTheme="minorEastAsia" w:hAnsiTheme="minorHAnsi" w:cstheme="minorBidi" w:hint="eastAsia"/>
                <w:szCs w:val="22"/>
              </w:rPr>
              <w:t>操作，线程</w:t>
            </w:r>
            <w:r>
              <w:rPr>
                <w:rFonts w:asciiTheme="minorHAnsi" w:eastAsiaTheme="minorEastAsia" w:hAnsiTheme="minorHAnsi" w:cstheme="minorBidi" w:hint="eastAsia"/>
                <w:szCs w:val="22"/>
              </w:rPr>
              <w:t>B</w:t>
            </w:r>
            <w:r>
              <w:rPr>
                <w:rFonts w:asciiTheme="minorHAnsi" w:eastAsiaTheme="minorEastAsia" w:hAnsiTheme="minorHAnsi" w:cstheme="minorBidi" w:hint="eastAsia"/>
                <w:szCs w:val="22"/>
              </w:rPr>
              <w:t>执行</w:t>
            </w:r>
            <w:r w:rsidR="00A2577E">
              <w:rPr>
                <w:rFonts w:asciiTheme="minorHAnsi" w:eastAsiaTheme="minorEastAsia" w:hAnsiTheme="minorHAnsi" w:cstheme="minorBidi" w:hint="eastAsia"/>
                <w:szCs w:val="22"/>
              </w:rPr>
              <w:t>cl.updsert()</w:t>
            </w:r>
            <w:r>
              <w:rPr>
                <w:rFonts w:asciiTheme="minorHAnsi" w:eastAsiaTheme="minorEastAsia" w:hAnsiTheme="minorHAnsi" w:cstheme="minorBidi" w:hint="eastAsia"/>
                <w:szCs w:val="22"/>
              </w:rPr>
              <w:t xml:space="preserve">, </w:t>
            </w:r>
            <w:r>
              <w:rPr>
                <w:rFonts w:asciiTheme="minorHAnsi" w:eastAsiaTheme="minorEastAsia" w:hAnsiTheme="minorHAnsi" w:cstheme="minorBidi" w:hint="eastAsia"/>
                <w:szCs w:val="22"/>
              </w:rPr>
              <w:t>线程</w:t>
            </w:r>
            <w:r>
              <w:rPr>
                <w:rFonts w:asciiTheme="minorHAnsi" w:eastAsiaTheme="minorEastAsia" w:hAnsiTheme="minorHAnsi" w:cstheme="minorBidi" w:hint="eastAsia"/>
                <w:szCs w:val="22"/>
              </w:rPr>
              <w:t>C</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cl.</w:t>
            </w:r>
            <w:r w:rsidR="00A2577E">
              <w:rPr>
                <w:rFonts w:asciiTheme="minorHAnsi" w:eastAsiaTheme="minorEastAsia" w:hAnsiTheme="minorHAnsi" w:cstheme="minorBidi" w:hint="eastAsia"/>
                <w:szCs w:val="22"/>
              </w:rPr>
              <w:t>findOne</w:t>
            </w:r>
            <w:r>
              <w:rPr>
                <w:rFonts w:asciiTheme="minorHAnsi" w:eastAsiaTheme="minorEastAsia" w:hAnsiTheme="minorHAnsi" w:cstheme="minorBidi" w:hint="eastAsia"/>
                <w:szCs w:val="22"/>
              </w:rPr>
              <w:t xml:space="preserve">(), </w:t>
            </w:r>
            <w:r>
              <w:rPr>
                <w:rFonts w:asciiTheme="minorHAnsi" w:eastAsiaTheme="minorEastAsia" w:hAnsiTheme="minorHAnsi" w:cstheme="minorBidi" w:hint="eastAsia"/>
                <w:szCs w:val="22"/>
              </w:rPr>
              <w:t>线程</w:t>
            </w:r>
            <w:r>
              <w:rPr>
                <w:rFonts w:asciiTheme="minorHAnsi" w:eastAsiaTheme="minorEastAsia" w:hAnsiTheme="minorHAnsi" w:cstheme="minorBidi" w:hint="eastAsia"/>
                <w:szCs w:val="22"/>
              </w:rPr>
              <w:t>D</w:t>
            </w:r>
            <w:r>
              <w:rPr>
                <w:rFonts w:asciiTheme="minorHAnsi" w:eastAsiaTheme="minorEastAsia" w:hAnsiTheme="minorHAnsi" w:cstheme="minorBidi" w:hint="eastAsia"/>
                <w:szCs w:val="22"/>
              </w:rPr>
              <w:t>执行</w:t>
            </w:r>
            <w:r w:rsidR="00A2577E">
              <w:rPr>
                <w:rFonts w:asciiTheme="minorHAnsi" w:eastAsiaTheme="minorEastAsia" w:hAnsiTheme="minorHAnsi" w:cstheme="minorBidi" w:hint="eastAsia"/>
                <w:szCs w:val="22"/>
              </w:rPr>
              <w:t>cs.createCL()</w:t>
            </w:r>
            <w:r>
              <w:rPr>
                <w:rFonts w:asciiTheme="minorHAnsi" w:eastAsiaTheme="minorEastAsia" w:hAnsiTheme="minorHAnsi" w:cstheme="minorBidi" w:hint="eastAsia"/>
                <w:szCs w:val="22"/>
              </w:rPr>
              <w:t>；</w:t>
            </w:r>
          </w:p>
        </w:tc>
        <w:tc>
          <w:tcPr>
            <w:tcW w:w="1743" w:type="dxa"/>
          </w:tcPr>
          <w:p w:rsidR="00E729BF" w:rsidRDefault="00E729BF" w:rsidP="00E729BF">
            <w:pPr>
              <w:spacing w:line="240" w:lineRule="atLeast"/>
              <w:rPr>
                <w:rFonts w:asciiTheme="minorHAnsi" w:eastAsiaTheme="minorEastAsia" w:hAnsiTheme="minorHAnsi" w:cstheme="minorBidi"/>
                <w:szCs w:val="22"/>
              </w:rPr>
            </w:pPr>
          </w:p>
        </w:tc>
      </w:tr>
      <w:tr w:rsidR="00A2577E" w:rsidTr="000F1F6E">
        <w:tc>
          <w:tcPr>
            <w:tcW w:w="427" w:type="dxa"/>
          </w:tcPr>
          <w:p w:rsidR="00A2577E" w:rsidRDefault="00A2577E" w:rsidP="000F1F6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3</w:t>
            </w:r>
          </w:p>
        </w:tc>
        <w:tc>
          <w:tcPr>
            <w:tcW w:w="6352" w:type="dxa"/>
          </w:tcPr>
          <w:p w:rsidR="00A2577E" w:rsidRPr="004E2C6F" w:rsidRDefault="00A2577E" w:rsidP="000F1F6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1.</w:t>
            </w:r>
            <w:r w:rsidRPr="004E2C6F">
              <w:rPr>
                <w:rFonts w:asciiTheme="minorHAnsi" w:eastAsiaTheme="minorEastAsia" w:hAnsiTheme="minorHAnsi" w:cstheme="minorBidi" w:hint="eastAsia"/>
                <w:szCs w:val="22"/>
              </w:rPr>
              <w:t>建立相同的</w:t>
            </w:r>
            <w:r w:rsidRPr="004E2C6F">
              <w:rPr>
                <w:rFonts w:asciiTheme="minorHAnsi" w:eastAsiaTheme="minorEastAsia" w:hAnsiTheme="minorHAnsi" w:cstheme="minorBidi" w:hint="eastAsia"/>
                <w:szCs w:val="22"/>
              </w:rPr>
              <w:t>sdb</w:t>
            </w:r>
            <w:r w:rsidRPr="004E2C6F">
              <w:rPr>
                <w:rFonts w:asciiTheme="minorHAnsi" w:eastAsiaTheme="minorEastAsia" w:hAnsiTheme="minorHAnsi" w:cstheme="minorBidi" w:hint="eastAsia"/>
                <w:szCs w:val="22"/>
              </w:rPr>
              <w:t>连接；</w:t>
            </w:r>
          </w:p>
          <w:p w:rsidR="00A2577E" w:rsidRPr="004E2C6F" w:rsidRDefault="00A2577E" w:rsidP="000F1F6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2.</w:t>
            </w:r>
            <w:r>
              <w:rPr>
                <w:rFonts w:asciiTheme="minorHAnsi" w:eastAsiaTheme="minorEastAsia" w:hAnsiTheme="minorHAnsi" w:cstheme="minorBidi" w:hint="eastAsia"/>
                <w:szCs w:val="22"/>
              </w:rPr>
              <w:t>建立不相同的</w:t>
            </w:r>
            <w:r>
              <w:rPr>
                <w:rFonts w:asciiTheme="minorHAnsi" w:eastAsiaTheme="minorEastAsia" w:hAnsiTheme="minorHAnsi" w:cstheme="minorBidi" w:hint="eastAsia"/>
                <w:szCs w:val="22"/>
              </w:rPr>
              <w:t>cs</w:t>
            </w:r>
            <w:r>
              <w:rPr>
                <w:rFonts w:asciiTheme="minorHAnsi" w:eastAsiaTheme="minorEastAsia" w:hAnsiTheme="minorHAnsi" w:cstheme="minorBidi" w:hint="eastAsia"/>
                <w:szCs w:val="22"/>
              </w:rPr>
              <w:t>对象；</w:t>
            </w:r>
          </w:p>
          <w:p w:rsidR="00A2577E" w:rsidRDefault="00A2577E" w:rsidP="00A2577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3.</w:t>
            </w:r>
            <w:r>
              <w:rPr>
                <w:rFonts w:asciiTheme="minorHAnsi" w:eastAsiaTheme="minorEastAsia" w:hAnsiTheme="minorHAnsi" w:cstheme="minorBidi" w:hint="eastAsia"/>
                <w:szCs w:val="22"/>
              </w:rPr>
              <w:t>获取</w:t>
            </w:r>
            <w:r>
              <w:rPr>
                <w:rFonts w:asciiTheme="minorHAnsi" w:eastAsiaTheme="minorEastAsia" w:hAnsiTheme="minorHAnsi" w:cstheme="minorBidi" w:hint="eastAsia"/>
                <w:szCs w:val="22"/>
              </w:rPr>
              <w:t>cl</w:t>
            </w:r>
            <w:r>
              <w:rPr>
                <w:rFonts w:asciiTheme="minorHAnsi" w:eastAsiaTheme="minorEastAsia" w:hAnsiTheme="minorHAnsi" w:cstheme="minorBidi" w:hint="eastAsia"/>
                <w:szCs w:val="22"/>
              </w:rPr>
              <w:t>对象，开户四条线程</w:t>
            </w:r>
            <w:r>
              <w:rPr>
                <w:rFonts w:asciiTheme="minorHAnsi" w:eastAsiaTheme="minorEastAsia" w:hAnsiTheme="minorHAnsi" w:cstheme="minorBidi" w:hint="eastAsia"/>
                <w:szCs w:val="22"/>
              </w:rPr>
              <w:t>A,B,C,D</w:t>
            </w:r>
            <w:r>
              <w:rPr>
                <w:rFonts w:asciiTheme="minorHAnsi" w:eastAsiaTheme="minorEastAsia" w:hAnsiTheme="minorHAnsi" w:cstheme="minorBidi" w:hint="eastAsia"/>
                <w:szCs w:val="22"/>
              </w:rPr>
              <w:t>，线程</w:t>
            </w:r>
            <w:r>
              <w:rPr>
                <w:rFonts w:asciiTheme="minorHAnsi" w:eastAsiaTheme="minorEastAsia" w:hAnsiTheme="minorHAnsi" w:cstheme="minorBidi" w:hint="eastAsia"/>
                <w:szCs w:val="22"/>
              </w:rPr>
              <w:t>A</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cl.insert()</w:t>
            </w:r>
            <w:r>
              <w:rPr>
                <w:rFonts w:asciiTheme="minorHAnsi" w:eastAsiaTheme="minorEastAsia" w:hAnsiTheme="minorHAnsi" w:cstheme="minorBidi" w:hint="eastAsia"/>
                <w:szCs w:val="22"/>
              </w:rPr>
              <w:t>操作，线程</w:t>
            </w:r>
            <w:r>
              <w:rPr>
                <w:rFonts w:asciiTheme="minorHAnsi" w:eastAsiaTheme="minorEastAsia" w:hAnsiTheme="minorHAnsi" w:cstheme="minorBidi" w:hint="eastAsia"/>
                <w:szCs w:val="22"/>
              </w:rPr>
              <w:t>B</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 xml:space="preserve">cl.updsert(), </w:t>
            </w:r>
            <w:r>
              <w:rPr>
                <w:rFonts w:asciiTheme="minorHAnsi" w:eastAsiaTheme="minorEastAsia" w:hAnsiTheme="minorHAnsi" w:cstheme="minorBidi" w:hint="eastAsia"/>
                <w:szCs w:val="22"/>
              </w:rPr>
              <w:t>线程</w:t>
            </w:r>
            <w:r>
              <w:rPr>
                <w:rFonts w:asciiTheme="minorHAnsi" w:eastAsiaTheme="minorEastAsia" w:hAnsiTheme="minorHAnsi" w:cstheme="minorBidi" w:hint="eastAsia"/>
                <w:szCs w:val="22"/>
              </w:rPr>
              <w:t>C</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 xml:space="preserve">cl.findOne(), </w:t>
            </w:r>
            <w:r>
              <w:rPr>
                <w:rFonts w:asciiTheme="minorHAnsi" w:eastAsiaTheme="minorEastAsia" w:hAnsiTheme="minorHAnsi" w:cstheme="minorBidi" w:hint="eastAsia"/>
                <w:szCs w:val="22"/>
              </w:rPr>
              <w:t>线程</w:t>
            </w:r>
            <w:r>
              <w:rPr>
                <w:rFonts w:asciiTheme="minorHAnsi" w:eastAsiaTheme="minorEastAsia" w:hAnsiTheme="minorHAnsi" w:cstheme="minorBidi" w:hint="eastAsia"/>
                <w:szCs w:val="22"/>
              </w:rPr>
              <w:t>D</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db.close</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w:t>
            </w:r>
          </w:p>
        </w:tc>
        <w:tc>
          <w:tcPr>
            <w:tcW w:w="1743" w:type="dxa"/>
          </w:tcPr>
          <w:p w:rsidR="00A2577E" w:rsidRDefault="00A2577E" w:rsidP="000F1F6E">
            <w:pPr>
              <w:spacing w:line="240" w:lineRule="atLeast"/>
              <w:rPr>
                <w:rFonts w:asciiTheme="minorHAnsi" w:eastAsiaTheme="minorEastAsia" w:hAnsiTheme="minorHAnsi" w:cstheme="minorBidi"/>
                <w:szCs w:val="22"/>
              </w:rPr>
            </w:pPr>
          </w:p>
        </w:tc>
      </w:tr>
      <w:tr w:rsidR="004A3373" w:rsidRPr="004A3373" w:rsidTr="00E729BF">
        <w:tc>
          <w:tcPr>
            <w:tcW w:w="8522" w:type="dxa"/>
            <w:gridSpan w:val="3"/>
            <w:shd w:val="clear" w:color="auto" w:fill="548DD4" w:themeFill="text2" w:themeFillTint="99"/>
          </w:tcPr>
          <w:p w:rsidR="004A3373" w:rsidRPr="004A3373" w:rsidRDefault="004A3373">
            <w:pPr>
              <w:rPr>
                <w:b/>
                <w:color w:val="FFFFFF" w:themeColor="background1"/>
              </w:rPr>
            </w:pPr>
            <w:r w:rsidRPr="004A3373">
              <w:rPr>
                <w:rFonts w:asciiTheme="minorHAnsi" w:eastAsiaTheme="minorEastAsia" w:hAnsiTheme="minorHAnsi" w:cstheme="minorBidi"/>
                <w:b/>
                <w:color w:val="FFFFFF" w:themeColor="background1"/>
                <w:szCs w:val="22"/>
              </w:rPr>
              <w:t>sdbCursorStruct</w:t>
            </w:r>
            <w:r w:rsidRPr="004A3373">
              <w:rPr>
                <w:rFonts w:asciiTheme="minorHAnsi" w:eastAsiaTheme="minorEastAsia" w:hAnsiTheme="minorHAnsi" w:cstheme="minorBidi" w:hint="eastAsia"/>
                <w:b/>
                <w:color w:val="FFFFFF" w:themeColor="background1"/>
                <w:szCs w:val="22"/>
              </w:rPr>
              <w:t>(SDB</w:t>
            </w:r>
            <w:r w:rsidRPr="004A3373">
              <w:rPr>
                <w:rFonts w:asciiTheme="minorHAnsi" w:eastAsiaTheme="minorEastAsia" w:hAnsiTheme="minorHAnsi" w:cstheme="minorBidi" w:hint="eastAsia"/>
                <w:b/>
                <w:color w:val="FFFFFF" w:themeColor="background1"/>
                <w:szCs w:val="22"/>
              </w:rPr>
              <w:t>游标句柄资源</w:t>
            </w:r>
            <w:r w:rsidRPr="004A3373">
              <w:rPr>
                <w:rFonts w:asciiTheme="minorHAnsi" w:eastAsiaTheme="minorEastAsia" w:hAnsiTheme="minorHAnsi" w:cstheme="minorBidi" w:hint="eastAsia"/>
                <w:b/>
                <w:color w:val="FFFFFF" w:themeColor="background1"/>
                <w:szCs w:val="22"/>
              </w:rPr>
              <w:t>)</w:t>
            </w:r>
          </w:p>
        </w:tc>
      </w:tr>
      <w:tr w:rsidR="004A3373" w:rsidTr="00E729BF">
        <w:tc>
          <w:tcPr>
            <w:tcW w:w="427" w:type="dxa"/>
          </w:tcPr>
          <w:p w:rsidR="004A3373" w:rsidRPr="00B1116A" w:rsidRDefault="004A3373" w:rsidP="00E729BF">
            <w:pPr>
              <w:spacing w:line="240" w:lineRule="atLeast"/>
              <w:jc w:val="center"/>
              <w:rPr>
                <w:rFonts w:asciiTheme="minorHAnsi" w:eastAsiaTheme="minorEastAsia" w:hAnsiTheme="minorHAnsi" w:cstheme="minorBidi" w:hint="eastAsia"/>
                <w:b/>
                <w:szCs w:val="22"/>
              </w:rPr>
            </w:pPr>
            <w:r>
              <w:rPr>
                <w:rFonts w:asciiTheme="minorHAnsi" w:eastAsiaTheme="minorEastAsia" w:hAnsiTheme="minorHAnsi" w:cstheme="minorBidi" w:hint="eastAsia"/>
                <w:b/>
                <w:szCs w:val="22"/>
              </w:rPr>
              <w:t>序号</w:t>
            </w:r>
          </w:p>
        </w:tc>
        <w:tc>
          <w:tcPr>
            <w:tcW w:w="6352" w:type="dxa"/>
          </w:tcPr>
          <w:p w:rsidR="004A3373" w:rsidRPr="007A4334" w:rsidRDefault="004A3373" w:rsidP="00E729BF">
            <w:pPr>
              <w:rPr>
                <w:rFonts w:asciiTheme="minorHAnsi" w:eastAsiaTheme="minorEastAsia" w:hAnsiTheme="minorHAnsi" w:cstheme="minorBidi"/>
                <w:b/>
                <w:szCs w:val="22"/>
              </w:rPr>
            </w:pPr>
            <w:r w:rsidRPr="007A4334">
              <w:rPr>
                <w:rFonts w:asciiTheme="minorHAnsi" w:eastAsiaTheme="minorEastAsia" w:hAnsiTheme="minorHAnsi" w:cstheme="minorBidi" w:hint="eastAsia"/>
                <w:b/>
                <w:szCs w:val="22"/>
              </w:rPr>
              <w:t>测试点描述</w:t>
            </w:r>
          </w:p>
        </w:tc>
        <w:tc>
          <w:tcPr>
            <w:tcW w:w="1743" w:type="dxa"/>
          </w:tcPr>
          <w:p w:rsidR="004A3373" w:rsidRPr="00075F2B" w:rsidRDefault="004A3373" w:rsidP="00E729BF">
            <w:pPr>
              <w:rPr>
                <w:rFonts w:asciiTheme="minorHAnsi" w:eastAsiaTheme="minorEastAsia" w:hAnsiTheme="minorHAnsi" w:cstheme="minorBidi"/>
                <w:b/>
                <w:szCs w:val="22"/>
              </w:rPr>
            </w:pPr>
            <w:r w:rsidRPr="00075F2B">
              <w:rPr>
                <w:rFonts w:asciiTheme="minorHAnsi" w:eastAsiaTheme="minorEastAsia" w:hAnsiTheme="minorHAnsi" w:cstheme="minorBidi" w:hint="eastAsia"/>
                <w:b/>
                <w:szCs w:val="22"/>
              </w:rPr>
              <w:t>预期结果</w:t>
            </w:r>
          </w:p>
        </w:tc>
      </w:tr>
      <w:tr w:rsidR="004A3373" w:rsidTr="00E729BF">
        <w:tc>
          <w:tcPr>
            <w:tcW w:w="427" w:type="dxa"/>
          </w:tcPr>
          <w:p w:rsidR="004A3373" w:rsidRDefault="004A3373"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1</w:t>
            </w:r>
          </w:p>
        </w:tc>
        <w:tc>
          <w:tcPr>
            <w:tcW w:w="6352" w:type="dxa"/>
          </w:tcPr>
          <w:p w:rsidR="004A3373" w:rsidRPr="004E2C6F" w:rsidRDefault="004A3373"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1.</w:t>
            </w:r>
            <w:r w:rsidRPr="004E2C6F">
              <w:rPr>
                <w:rFonts w:asciiTheme="minorHAnsi" w:eastAsiaTheme="minorEastAsia" w:hAnsiTheme="minorHAnsi" w:cstheme="minorBidi" w:hint="eastAsia"/>
                <w:szCs w:val="22"/>
              </w:rPr>
              <w:t>建立相同的</w:t>
            </w:r>
            <w:r w:rsidRPr="004E2C6F">
              <w:rPr>
                <w:rFonts w:asciiTheme="minorHAnsi" w:eastAsiaTheme="minorEastAsia" w:hAnsiTheme="minorHAnsi" w:cstheme="minorBidi" w:hint="eastAsia"/>
                <w:szCs w:val="22"/>
              </w:rPr>
              <w:t>sdb</w:t>
            </w:r>
            <w:r w:rsidRPr="004E2C6F">
              <w:rPr>
                <w:rFonts w:asciiTheme="minorHAnsi" w:eastAsiaTheme="minorEastAsia" w:hAnsiTheme="minorHAnsi" w:cstheme="minorBidi" w:hint="eastAsia"/>
                <w:szCs w:val="22"/>
              </w:rPr>
              <w:t>连接；</w:t>
            </w:r>
          </w:p>
          <w:p w:rsidR="004A3373" w:rsidRDefault="004A3373"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2.</w:t>
            </w:r>
            <w:r>
              <w:rPr>
                <w:rFonts w:asciiTheme="minorHAnsi" w:eastAsiaTheme="minorEastAsia" w:hAnsiTheme="minorHAnsi" w:cstheme="minorBidi" w:hint="eastAsia"/>
                <w:szCs w:val="22"/>
              </w:rPr>
              <w:t>建立相同的</w:t>
            </w:r>
            <w:r>
              <w:rPr>
                <w:rFonts w:asciiTheme="minorHAnsi" w:eastAsiaTheme="minorEastAsia" w:hAnsiTheme="minorHAnsi" w:cstheme="minorBidi" w:hint="eastAsia"/>
                <w:szCs w:val="22"/>
              </w:rPr>
              <w:t>cs</w:t>
            </w:r>
            <w:r>
              <w:rPr>
                <w:rFonts w:asciiTheme="minorHAnsi" w:eastAsiaTheme="minorEastAsia" w:hAnsiTheme="minorHAnsi" w:cstheme="minorBidi" w:hint="eastAsia"/>
                <w:szCs w:val="22"/>
              </w:rPr>
              <w:t>对象；</w:t>
            </w:r>
          </w:p>
          <w:p w:rsidR="00A2577E" w:rsidRPr="004E2C6F" w:rsidRDefault="00A2577E"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3.</w:t>
            </w:r>
            <w:r>
              <w:rPr>
                <w:rFonts w:asciiTheme="minorHAnsi" w:eastAsiaTheme="minorEastAsia" w:hAnsiTheme="minorHAnsi" w:cstheme="minorBidi" w:hint="eastAsia"/>
                <w:szCs w:val="22"/>
              </w:rPr>
              <w:t>建立相同的</w:t>
            </w:r>
            <w:r>
              <w:rPr>
                <w:rFonts w:asciiTheme="minorHAnsi" w:eastAsiaTheme="minorEastAsia" w:hAnsiTheme="minorHAnsi" w:cstheme="minorBidi" w:hint="eastAsia"/>
                <w:szCs w:val="22"/>
              </w:rPr>
              <w:t>cl</w:t>
            </w:r>
            <w:r>
              <w:rPr>
                <w:rFonts w:asciiTheme="minorHAnsi" w:eastAsiaTheme="minorEastAsia" w:hAnsiTheme="minorHAnsi" w:cstheme="minorBidi" w:hint="eastAsia"/>
                <w:szCs w:val="22"/>
              </w:rPr>
              <w:t>对象；</w:t>
            </w:r>
          </w:p>
          <w:p w:rsidR="004A3373" w:rsidRDefault="00E00DAE"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4</w:t>
            </w:r>
            <w:r w:rsidR="004A3373">
              <w:rPr>
                <w:rFonts w:asciiTheme="minorHAnsi" w:eastAsiaTheme="minorEastAsia" w:hAnsiTheme="minorHAnsi" w:cstheme="minorBidi" w:hint="eastAsia"/>
                <w:szCs w:val="22"/>
              </w:rPr>
              <w:t>.</w:t>
            </w:r>
            <w:r w:rsidR="00A2577E">
              <w:rPr>
                <w:rFonts w:asciiTheme="minorHAnsi" w:eastAsiaTheme="minorEastAsia" w:hAnsiTheme="minorHAnsi" w:cstheme="minorBidi" w:hint="eastAsia"/>
                <w:szCs w:val="22"/>
              </w:rPr>
              <w:t>获取</w:t>
            </w:r>
            <w:r>
              <w:rPr>
                <w:rFonts w:asciiTheme="minorHAnsi" w:eastAsiaTheme="minorEastAsia" w:hAnsiTheme="minorHAnsi" w:cstheme="minorBidi" w:hint="eastAsia"/>
                <w:szCs w:val="22"/>
              </w:rPr>
              <w:t>不</w:t>
            </w:r>
            <w:r w:rsidR="00A2577E">
              <w:rPr>
                <w:rFonts w:asciiTheme="minorHAnsi" w:eastAsiaTheme="minorEastAsia" w:hAnsiTheme="minorHAnsi" w:cstheme="minorBidi" w:hint="eastAsia"/>
                <w:szCs w:val="22"/>
              </w:rPr>
              <w:t>相同的</w:t>
            </w:r>
            <w:r w:rsidR="00A2577E">
              <w:rPr>
                <w:rFonts w:asciiTheme="minorHAnsi" w:eastAsiaTheme="minorEastAsia" w:hAnsiTheme="minorHAnsi" w:cstheme="minorBidi" w:hint="eastAsia"/>
                <w:szCs w:val="22"/>
              </w:rPr>
              <w:t>cursor</w:t>
            </w:r>
            <w:r w:rsidR="00A2577E">
              <w:rPr>
                <w:rFonts w:asciiTheme="minorHAnsi" w:eastAsiaTheme="minorEastAsia" w:hAnsiTheme="minorHAnsi" w:cstheme="minorBidi" w:hint="eastAsia"/>
                <w:szCs w:val="22"/>
              </w:rPr>
              <w:t>游标</w:t>
            </w:r>
            <w:r w:rsidR="004A3373">
              <w:rPr>
                <w:rFonts w:asciiTheme="minorHAnsi" w:eastAsiaTheme="minorEastAsia" w:hAnsiTheme="minorHAnsi" w:cstheme="minorBidi" w:hint="eastAsia"/>
                <w:szCs w:val="22"/>
              </w:rPr>
              <w:t>开启两条线程</w:t>
            </w:r>
            <w:r w:rsidR="004A3373">
              <w:rPr>
                <w:rFonts w:asciiTheme="minorHAnsi" w:eastAsiaTheme="minorEastAsia" w:hAnsiTheme="minorHAnsi" w:cstheme="minorBidi" w:hint="eastAsia"/>
                <w:szCs w:val="22"/>
              </w:rPr>
              <w:t>A,B</w:t>
            </w:r>
            <w:r w:rsidR="004A3373">
              <w:rPr>
                <w:rFonts w:asciiTheme="minorHAnsi" w:eastAsiaTheme="minorEastAsia" w:hAnsiTheme="minorHAnsi" w:cstheme="minorBidi" w:hint="eastAsia"/>
                <w:szCs w:val="22"/>
              </w:rPr>
              <w:t>，线程</w:t>
            </w:r>
            <w:r w:rsidR="004A3373">
              <w:rPr>
                <w:rFonts w:asciiTheme="minorHAnsi" w:eastAsiaTheme="minorEastAsia" w:hAnsiTheme="minorHAnsi" w:cstheme="minorBidi" w:hint="eastAsia"/>
                <w:szCs w:val="22"/>
              </w:rPr>
              <w:t>A</w:t>
            </w:r>
            <w:r w:rsidR="004A3373">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cursor</w:t>
            </w:r>
            <w:r w:rsidR="004A3373">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current</w:t>
            </w:r>
            <w:r w:rsidR="004A3373">
              <w:rPr>
                <w:rFonts w:asciiTheme="minorHAnsi" w:eastAsiaTheme="minorEastAsia" w:hAnsiTheme="minorHAnsi" w:cstheme="minorBidi" w:hint="eastAsia"/>
                <w:szCs w:val="22"/>
              </w:rPr>
              <w:t>()</w:t>
            </w:r>
            <w:r w:rsidR="004A3373">
              <w:rPr>
                <w:rFonts w:asciiTheme="minorHAnsi" w:eastAsiaTheme="minorEastAsia" w:hAnsiTheme="minorHAnsi" w:cstheme="minorBidi" w:hint="eastAsia"/>
                <w:szCs w:val="22"/>
              </w:rPr>
              <w:t>操作，线程</w:t>
            </w:r>
            <w:r w:rsidR="004A3373">
              <w:rPr>
                <w:rFonts w:asciiTheme="minorHAnsi" w:eastAsiaTheme="minorEastAsia" w:hAnsiTheme="minorHAnsi" w:cstheme="minorBidi" w:hint="eastAsia"/>
                <w:szCs w:val="22"/>
              </w:rPr>
              <w:t>B</w:t>
            </w:r>
            <w:r w:rsidR="004A3373">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cursor</w:t>
            </w:r>
            <w:r w:rsidR="004A3373">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next</w:t>
            </w:r>
            <w:r w:rsidR="004A3373">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w:t>
            </w:r>
          </w:p>
        </w:tc>
        <w:tc>
          <w:tcPr>
            <w:tcW w:w="1743" w:type="dxa"/>
          </w:tcPr>
          <w:p w:rsidR="004A3373" w:rsidRDefault="004A3373" w:rsidP="00E729BF">
            <w:pPr>
              <w:spacing w:line="240" w:lineRule="atLeast"/>
              <w:rPr>
                <w:rFonts w:asciiTheme="minorHAnsi" w:eastAsiaTheme="minorEastAsia" w:hAnsiTheme="minorHAnsi" w:cstheme="minorBidi"/>
                <w:szCs w:val="22"/>
              </w:rPr>
            </w:pPr>
          </w:p>
        </w:tc>
      </w:tr>
      <w:tr w:rsidR="00E00DAE" w:rsidTr="00E729BF">
        <w:tc>
          <w:tcPr>
            <w:tcW w:w="427" w:type="dxa"/>
          </w:tcPr>
          <w:p w:rsidR="00E00DAE" w:rsidRDefault="00E00DAE"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2</w:t>
            </w:r>
          </w:p>
        </w:tc>
        <w:tc>
          <w:tcPr>
            <w:tcW w:w="6352" w:type="dxa"/>
          </w:tcPr>
          <w:p w:rsidR="00E00DAE" w:rsidRPr="004E2C6F" w:rsidRDefault="00E00DAE" w:rsidP="000F1F6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1.</w:t>
            </w:r>
            <w:r w:rsidRPr="004E2C6F">
              <w:rPr>
                <w:rFonts w:asciiTheme="minorHAnsi" w:eastAsiaTheme="minorEastAsia" w:hAnsiTheme="minorHAnsi" w:cstheme="minorBidi" w:hint="eastAsia"/>
                <w:szCs w:val="22"/>
              </w:rPr>
              <w:t>建立相同的</w:t>
            </w:r>
            <w:r w:rsidRPr="004E2C6F">
              <w:rPr>
                <w:rFonts w:asciiTheme="minorHAnsi" w:eastAsiaTheme="minorEastAsia" w:hAnsiTheme="minorHAnsi" w:cstheme="minorBidi" w:hint="eastAsia"/>
                <w:szCs w:val="22"/>
              </w:rPr>
              <w:t>sdb</w:t>
            </w:r>
            <w:r w:rsidRPr="004E2C6F">
              <w:rPr>
                <w:rFonts w:asciiTheme="minorHAnsi" w:eastAsiaTheme="minorEastAsia" w:hAnsiTheme="minorHAnsi" w:cstheme="minorBidi" w:hint="eastAsia"/>
                <w:szCs w:val="22"/>
              </w:rPr>
              <w:t>连接；</w:t>
            </w:r>
          </w:p>
          <w:p w:rsidR="00E00DAE" w:rsidRDefault="00E00DAE" w:rsidP="000F1F6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2.</w:t>
            </w:r>
            <w:r>
              <w:rPr>
                <w:rFonts w:asciiTheme="minorHAnsi" w:eastAsiaTheme="minorEastAsia" w:hAnsiTheme="minorHAnsi" w:cstheme="minorBidi" w:hint="eastAsia"/>
                <w:szCs w:val="22"/>
              </w:rPr>
              <w:t>建立相同的</w:t>
            </w:r>
            <w:r>
              <w:rPr>
                <w:rFonts w:asciiTheme="minorHAnsi" w:eastAsiaTheme="minorEastAsia" w:hAnsiTheme="minorHAnsi" w:cstheme="minorBidi" w:hint="eastAsia"/>
                <w:szCs w:val="22"/>
              </w:rPr>
              <w:t>cs</w:t>
            </w:r>
            <w:r>
              <w:rPr>
                <w:rFonts w:asciiTheme="minorHAnsi" w:eastAsiaTheme="minorEastAsia" w:hAnsiTheme="minorHAnsi" w:cstheme="minorBidi" w:hint="eastAsia"/>
                <w:szCs w:val="22"/>
              </w:rPr>
              <w:t>对象；</w:t>
            </w:r>
          </w:p>
          <w:p w:rsidR="00E00DAE" w:rsidRPr="004E2C6F" w:rsidRDefault="00E00DAE" w:rsidP="000F1F6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3.</w:t>
            </w:r>
            <w:r>
              <w:rPr>
                <w:rFonts w:asciiTheme="minorHAnsi" w:eastAsiaTheme="minorEastAsia" w:hAnsiTheme="minorHAnsi" w:cstheme="minorBidi" w:hint="eastAsia"/>
                <w:szCs w:val="22"/>
              </w:rPr>
              <w:t>建立</w:t>
            </w:r>
            <w:r>
              <w:rPr>
                <w:rFonts w:asciiTheme="minorHAnsi" w:eastAsiaTheme="minorEastAsia" w:hAnsiTheme="minorHAnsi" w:cstheme="minorBidi" w:hint="eastAsia"/>
                <w:szCs w:val="22"/>
              </w:rPr>
              <w:t>不</w:t>
            </w:r>
            <w:r>
              <w:rPr>
                <w:rFonts w:asciiTheme="minorHAnsi" w:eastAsiaTheme="minorEastAsia" w:hAnsiTheme="minorHAnsi" w:cstheme="minorBidi" w:hint="eastAsia"/>
                <w:szCs w:val="22"/>
              </w:rPr>
              <w:t>相同的</w:t>
            </w:r>
            <w:r>
              <w:rPr>
                <w:rFonts w:asciiTheme="minorHAnsi" w:eastAsiaTheme="minorEastAsia" w:hAnsiTheme="minorHAnsi" w:cstheme="minorBidi" w:hint="eastAsia"/>
                <w:szCs w:val="22"/>
              </w:rPr>
              <w:t>cl</w:t>
            </w:r>
            <w:r>
              <w:rPr>
                <w:rFonts w:asciiTheme="minorHAnsi" w:eastAsiaTheme="minorEastAsia" w:hAnsiTheme="minorHAnsi" w:cstheme="minorBidi" w:hint="eastAsia"/>
                <w:szCs w:val="22"/>
              </w:rPr>
              <w:t>对象；</w:t>
            </w:r>
          </w:p>
          <w:p w:rsidR="00E00DAE" w:rsidRDefault="00E00DAE" w:rsidP="00E00DA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4</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获取</w:t>
            </w:r>
            <w:r>
              <w:rPr>
                <w:rFonts w:asciiTheme="minorHAnsi" w:eastAsiaTheme="minorEastAsia" w:hAnsiTheme="minorHAnsi" w:cstheme="minorBidi" w:hint="eastAsia"/>
                <w:szCs w:val="22"/>
              </w:rPr>
              <w:t>cursor</w:t>
            </w:r>
            <w:r>
              <w:rPr>
                <w:rFonts w:asciiTheme="minorHAnsi" w:eastAsiaTheme="minorEastAsia" w:hAnsiTheme="minorHAnsi" w:cstheme="minorBidi" w:hint="eastAsia"/>
                <w:szCs w:val="22"/>
              </w:rPr>
              <w:t>游标</w:t>
            </w:r>
            <w:r>
              <w:rPr>
                <w:rFonts w:asciiTheme="minorHAnsi" w:eastAsiaTheme="minorEastAsia" w:hAnsiTheme="minorHAnsi" w:cstheme="minorBidi" w:hint="eastAsia"/>
                <w:szCs w:val="22"/>
              </w:rPr>
              <w:t>开启三</w:t>
            </w:r>
            <w:r>
              <w:rPr>
                <w:rFonts w:asciiTheme="minorHAnsi" w:eastAsiaTheme="minorEastAsia" w:hAnsiTheme="minorHAnsi" w:cstheme="minorBidi" w:hint="eastAsia"/>
                <w:szCs w:val="22"/>
              </w:rPr>
              <w:t>条线程</w:t>
            </w:r>
            <w:r>
              <w:rPr>
                <w:rFonts w:asciiTheme="minorHAnsi" w:eastAsiaTheme="minorEastAsia" w:hAnsiTheme="minorHAnsi" w:cstheme="minorBidi" w:hint="eastAsia"/>
                <w:szCs w:val="22"/>
              </w:rPr>
              <w:t>A,B</w:t>
            </w:r>
            <w:r>
              <w:rPr>
                <w:rFonts w:asciiTheme="minorHAnsi" w:eastAsiaTheme="minorEastAsia" w:hAnsiTheme="minorHAnsi" w:cstheme="minorBidi" w:hint="eastAsia"/>
                <w:szCs w:val="22"/>
              </w:rPr>
              <w:t>，线程</w:t>
            </w:r>
            <w:r>
              <w:rPr>
                <w:rFonts w:asciiTheme="minorHAnsi" w:eastAsiaTheme="minorEastAsia" w:hAnsiTheme="minorHAnsi" w:cstheme="minorBidi" w:hint="eastAsia"/>
                <w:szCs w:val="22"/>
              </w:rPr>
              <w:t>A</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cursor.current()</w:t>
            </w:r>
            <w:r>
              <w:rPr>
                <w:rFonts w:asciiTheme="minorHAnsi" w:eastAsiaTheme="minorEastAsia" w:hAnsiTheme="minorHAnsi" w:cstheme="minorBidi" w:hint="eastAsia"/>
                <w:szCs w:val="22"/>
              </w:rPr>
              <w:t>操作，线程</w:t>
            </w:r>
            <w:r>
              <w:rPr>
                <w:rFonts w:asciiTheme="minorHAnsi" w:eastAsiaTheme="minorEastAsia" w:hAnsiTheme="minorHAnsi" w:cstheme="minorBidi" w:hint="eastAsia"/>
                <w:szCs w:val="22"/>
              </w:rPr>
              <w:t>B</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cursor.next()</w:t>
            </w:r>
            <w:r>
              <w:rPr>
                <w:rFonts w:asciiTheme="minorHAnsi" w:eastAsiaTheme="minorEastAsia" w:hAnsiTheme="minorHAnsi" w:cstheme="minorBidi" w:hint="eastAsia"/>
                <w:szCs w:val="22"/>
              </w:rPr>
              <w:t>，线程</w:t>
            </w:r>
            <w:r>
              <w:rPr>
                <w:rFonts w:asciiTheme="minorHAnsi" w:eastAsiaTheme="minorEastAsia" w:hAnsiTheme="minorHAnsi" w:cstheme="minorBidi" w:hint="eastAsia"/>
                <w:szCs w:val="22"/>
              </w:rPr>
              <w:t>C</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cl.alter()</w:t>
            </w:r>
            <w:r>
              <w:rPr>
                <w:rFonts w:asciiTheme="minorHAnsi" w:eastAsiaTheme="minorEastAsia" w:hAnsiTheme="minorHAnsi" w:cstheme="minorBidi" w:hint="eastAsia"/>
                <w:szCs w:val="22"/>
              </w:rPr>
              <w:t>；</w:t>
            </w:r>
          </w:p>
        </w:tc>
        <w:tc>
          <w:tcPr>
            <w:tcW w:w="1743" w:type="dxa"/>
          </w:tcPr>
          <w:p w:rsidR="00E00DAE" w:rsidRDefault="00E00DAE" w:rsidP="00E729BF">
            <w:pPr>
              <w:spacing w:line="240" w:lineRule="atLeast"/>
              <w:rPr>
                <w:rFonts w:asciiTheme="minorHAnsi" w:eastAsiaTheme="minorEastAsia" w:hAnsiTheme="minorHAnsi" w:cstheme="minorBidi"/>
                <w:szCs w:val="22"/>
              </w:rPr>
            </w:pPr>
          </w:p>
        </w:tc>
      </w:tr>
      <w:tr w:rsidR="00E00DAE" w:rsidTr="000F1F6E">
        <w:tc>
          <w:tcPr>
            <w:tcW w:w="427" w:type="dxa"/>
          </w:tcPr>
          <w:p w:rsidR="00E00DAE" w:rsidRDefault="00E00DAE" w:rsidP="000F1F6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3</w:t>
            </w:r>
          </w:p>
        </w:tc>
        <w:tc>
          <w:tcPr>
            <w:tcW w:w="6352" w:type="dxa"/>
          </w:tcPr>
          <w:p w:rsidR="00E00DAE" w:rsidRPr="004E2C6F" w:rsidRDefault="00E00DAE" w:rsidP="000F1F6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1.</w:t>
            </w:r>
            <w:r w:rsidRPr="004E2C6F">
              <w:rPr>
                <w:rFonts w:asciiTheme="minorHAnsi" w:eastAsiaTheme="minorEastAsia" w:hAnsiTheme="minorHAnsi" w:cstheme="minorBidi" w:hint="eastAsia"/>
                <w:szCs w:val="22"/>
              </w:rPr>
              <w:t>建立相同的</w:t>
            </w:r>
            <w:r w:rsidRPr="004E2C6F">
              <w:rPr>
                <w:rFonts w:asciiTheme="minorHAnsi" w:eastAsiaTheme="minorEastAsia" w:hAnsiTheme="minorHAnsi" w:cstheme="minorBidi" w:hint="eastAsia"/>
                <w:szCs w:val="22"/>
              </w:rPr>
              <w:t>sdb</w:t>
            </w:r>
            <w:r w:rsidRPr="004E2C6F">
              <w:rPr>
                <w:rFonts w:asciiTheme="minorHAnsi" w:eastAsiaTheme="minorEastAsia" w:hAnsiTheme="minorHAnsi" w:cstheme="minorBidi" w:hint="eastAsia"/>
                <w:szCs w:val="22"/>
              </w:rPr>
              <w:t>连接；</w:t>
            </w:r>
          </w:p>
          <w:p w:rsidR="00E00DAE" w:rsidRDefault="00E00DAE" w:rsidP="000F1F6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lastRenderedPageBreak/>
              <w:t>2.</w:t>
            </w:r>
            <w:r>
              <w:rPr>
                <w:rFonts w:asciiTheme="minorHAnsi" w:eastAsiaTheme="minorEastAsia" w:hAnsiTheme="minorHAnsi" w:cstheme="minorBidi" w:hint="eastAsia"/>
                <w:szCs w:val="22"/>
              </w:rPr>
              <w:t>建立</w:t>
            </w:r>
            <w:r>
              <w:rPr>
                <w:rFonts w:asciiTheme="minorHAnsi" w:eastAsiaTheme="minorEastAsia" w:hAnsiTheme="minorHAnsi" w:cstheme="minorBidi" w:hint="eastAsia"/>
                <w:szCs w:val="22"/>
              </w:rPr>
              <w:t>不</w:t>
            </w:r>
            <w:r>
              <w:rPr>
                <w:rFonts w:asciiTheme="minorHAnsi" w:eastAsiaTheme="minorEastAsia" w:hAnsiTheme="minorHAnsi" w:cstheme="minorBidi" w:hint="eastAsia"/>
                <w:szCs w:val="22"/>
              </w:rPr>
              <w:t>相同的</w:t>
            </w:r>
            <w:r>
              <w:rPr>
                <w:rFonts w:asciiTheme="minorHAnsi" w:eastAsiaTheme="minorEastAsia" w:hAnsiTheme="minorHAnsi" w:cstheme="minorBidi" w:hint="eastAsia"/>
                <w:szCs w:val="22"/>
              </w:rPr>
              <w:t>cs</w:t>
            </w:r>
            <w:r>
              <w:rPr>
                <w:rFonts w:asciiTheme="minorHAnsi" w:eastAsiaTheme="minorEastAsia" w:hAnsiTheme="minorHAnsi" w:cstheme="minorBidi" w:hint="eastAsia"/>
                <w:szCs w:val="22"/>
              </w:rPr>
              <w:t>对象</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cl</w:t>
            </w:r>
            <w:r>
              <w:rPr>
                <w:rFonts w:asciiTheme="minorHAnsi" w:eastAsiaTheme="minorEastAsia" w:hAnsiTheme="minorHAnsi" w:cstheme="minorBidi" w:hint="eastAsia"/>
                <w:szCs w:val="22"/>
              </w:rPr>
              <w:t>对象</w:t>
            </w:r>
            <w:r>
              <w:rPr>
                <w:rFonts w:asciiTheme="minorHAnsi" w:eastAsiaTheme="minorEastAsia" w:hAnsiTheme="minorHAnsi" w:cstheme="minorBidi" w:hint="eastAsia"/>
                <w:szCs w:val="22"/>
              </w:rPr>
              <w:t>；</w:t>
            </w:r>
          </w:p>
          <w:p w:rsidR="00E00DAE" w:rsidRDefault="00E00DAE" w:rsidP="00E00DA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3</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获取</w:t>
            </w:r>
            <w:r>
              <w:rPr>
                <w:rFonts w:asciiTheme="minorHAnsi" w:eastAsiaTheme="minorEastAsia" w:hAnsiTheme="minorHAnsi" w:cstheme="minorBidi" w:hint="eastAsia"/>
                <w:szCs w:val="22"/>
              </w:rPr>
              <w:t>cursor</w:t>
            </w:r>
            <w:r>
              <w:rPr>
                <w:rFonts w:asciiTheme="minorHAnsi" w:eastAsiaTheme="minorEastAsia" w:hAnsiTheme="minorHAnsi" w:cstheme="minorBidi" w:hint="eastAsia"/>
                <w:szCs w:val="22"/>
              </w:rPr>
              <w:t>游标开启三条线程</w:t>
            </w:r>
            <w:r>
              <w:rPr>
                <w:rFonts w:asciiTheme="minorHAnsi" w:eastAsiaTheme="minorEastAsia" w:hAnsiTheme="minorHAnsi" w:cstheme="minorBidi" w:hint="eastAsia"/>
                <w:szCs w:val="22"/>
              </w:rPr>
              <w:t>A,B</w:t>
            </w:r>
            <w:r>
              <w:rPr>
                <w:rFonts w:asciiTheme="minorHAnsi" w:eastAsiaTheme="minorEastAsia" w:hAnsiTheme="minorHAnsi" w:cstheme="minorBidi" w:hint="eastAsia"/>
                <w:szCs w:val="22"/>
              </w:rPr>
              <w:t>，线程</w:t>
            </w:r>
            <w:r>
              <w:rPr>
                <w:rFonts w:asciiTheme="minorHAnsi" w:eastAsiaTheme="minorEastAsia" w:hAnsiTheme="minorHAnsi" w:cstheme="minorBidi" w:hint="eastAsia"/>
                <w:szCs w:val="22"/>
              </w:rPr>
              <w:t>A</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cursor.current()</w:t>
            </w:r>
            <w:r>
              <w:rPr>
                <w:rFonts w:asciiTheme="minorHAnsi" w:eastAsiaTheme="minorEastAsia" w:hAnsiTheme="minorHAnsi" w:cstheme="minorBidi" w:hint="eastAsia"/>
                <w:szCs w:val="22"/>
              </w:rPr>
              <w:t>操作，线程</w:t>
            </w:r>
            <w:r>
              <w:rPr>
                <w:rFonts w:asciiTheme="minorHAnsi" w:eastAsiaTheme="minorEastAsia" w:hAnsiTheme="minorHAnsi" w:cstheme="minorBidi" w:hint="eastAsia"/>
                <w:szCs w:val="22"/>
              </w:rPr>
              <w:t>B</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cursor.next()</w:t>
            </w:r>
            <w:r>
              <w:rPr>
                <w:rFonts w:asciiTheme="minorHAnsi" w:eastAsiaTheme="minorEastAsia" w:hAnsiTheme="minorHAnsi" w:cstheme="minorBidi" w:hint="eastAsia"/>
                <w:szCs w:val="22"/>
              </w:rPr>
              <w:t>，线程</w:t>
            </w:r>
            <w:r>
              <w:rPr>
                <w:rFonts w:asciiTheme="minorHAnsi" w:eastAsiaTheme="minorEastAsia" w:hAnsiTheme="minorHAnsi" w:cstheme="minorBidi" w:hint="eastAsia"/>
                <w:szCs w:val="22"/>
              </w:rPr>
              <w:t>C</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c</w:t>
            </w:r>
            <w:r>
              <w:rPr>
                <w:rFonts w:asciiTheme="minorHAnsi" w:eastAsiaTheme="minorEastAsia" w:hAnsiTheme="minorHAnsi" w:cstheme="minorBidi" w:hint="eastAsia"/>
                <w:szCs w:val="22"/>
              </w:rPr>
              <w:t>s</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createCL</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w:t>
            </w:r>
          </w:p>
        </w:tc>
        <w:tc>
          <w:tcPr>
            <w:tcW w:w="1743" w:type="dxa"/>
          </w:tcPr>
          <w:p w:rsidR="00E00DAE" w:rsidRDefault="00E00DAE" w:rsidP="000F1F6E">
            <w:pPr>
              <w:spacing w:line="240" w:lineRule="atLeast"/>
              <w:rPr>
                <w:rFonts w:asciiTheme="minorHAnsi" w:eastAsiaTheme="minorEastAsia" w:hAnsiTheme="minorHAnsi" w:cstheme="minorBidi"/>
                <w:szCs w:val="22"/>
              </w:rPr>
            </w:pPr>
          </w:p>
        </w:tc>
      </w:tr>
      <w:tr w:rsidR="00E00DAE" w:rsidTr="000F1F6E">
        <w:tc>
          <w:tcPr>
            <w:tcW w:w="427" w:type="dxa"/>
          </w:tcPr>
          <w:p w:rsidR="00E00DAE" w:rsidRDefault="00E00DAE" w:rsidP="000F1F6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lastRenderedPageBreak/>
              <w:t>4</w:t>
            </w:r>
          </w:p>
        </w:tc>
        <w:tc>
          <w:tcPr>
            <w:tcW w:w="6352" w:type="dxa"/>
          </w:tcPr>
          <w:p w:rsidR="00E00DAE" w:rsidRPr="004E2C6F" w:rsidRDefault="00E00DAE" w:rsidP="000F1F6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1.</w:t>
            </w:r>
            <w:r w:rsidRPr="004E2C6F">
              <w:rPr>
                <w:rFonts w:asciiTheme="minorHAnsi" w:eastAsiaTheme="minorEastAsia" w:hAnsiTheme="minorHAnsi" w:cstheme="minorBidi" w:hint="eastAsia"/>
                <w:szCs w:val="22"/>
              </w:rPr>
              <w:t>建立相同的</w:t>
            </w:r>
            <w:r w:rsidRPr="004E2C6F">
              <w:rPr>
                <w:rFonts w:asciiTheme="minorHAnsi" w:eastAsiaTheme="minorEastAsia" w:hAnsiTheme="minorHAnsi" w:cstheme="minorBidi" w:hint="eastAsia"/>
                <w:szCs w:val="22"/>
              </w:rPr>
              <w:t>sdb</w:t>
            </w:r>
            <w:r w:rsidRPr="004E2C6F">
              <w:rPr>
                <w:rFonts w:asciiTheme="minorHAnsi" w:eastAsiaTheme="minorEastAsia" w:hAnsiTheme="minorHAnsi" w:cstheme="minorBidi" w:hint="eastAsia"/>
                <w:szCs w:val="22"/>
              </w:rPr>
              <w:t>连接；</w:t>
            </w:r>
          </w:p>
          <w:p w:rsidR="00E00DAE" w:rsidRDefault="00E00DAE" w:rsidP="000F1F6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2.</w:t>
            </w:r>
            <w:r>
              <w:rPr>
                <w:rFonts w:asciiTheme="minorHAnsi" w:eastAsiaTheme="minorEastAsia" w:hAnsiTheme="minorHAnsi" w:cstheme="minorBidi" w:hint="eastAsia"/>
                <w:szCs w:val="22"/>
              </w:rPr>
              <w:t>建立相同的</w:t>
            </w:r>
            <w:r>
              <w:rPr>
                <w:rFonts w:asciiTheme="minorHAnsi" w:eastAsiaTheme="minorEastAsia" w:hAnsiTheme="minorHAnsi" w:cstheme="minorBidi" w:hint="eastAsia"/>
                <w:szCs w:val="22"/>
              </w:rPr>
              <w:t>cs</w:t>
            </w:r>
            <w:r>
              <w:rPr>
                <w:rFonts w:asciiTheme="minorHAnsi" w:eastAsiaTheme="minorEastAsia" w:hAnsiTheme="minorHAnsi" w:cstheme="minorBidi" w:hint="eastAsia"/>
                <w:szCs w:val="22"/>
              </w:rPr>
              <w:t>对象，</w:t>
            </w:r>
            <w:r>
              <w:rPr>
                <w:rFonts w:asciiTheme="minorHAnsi" w:eastAsiaTheme="minorEastAsia" w:hAnsiTheme="minorHAnsi" w:cstheme="minorBidi" w:hint="eastAsia"/>
                <w:szCs w:val="22"/>
              </w:rPr>
              <w:t>cl</w:t>
            </w:r>
            <w:r>
              <w:rPr>
                <w:rFonts w:asciiTheme="minorHAnsi" w:eastAsiaTheme="minorEastAsia" w:hAnsiTheme="minorHAnsi" w:cstheme="minorBidi" w:hint="eastAsia"/>
                <w:szCs w:val="22"/>
              </w:rPr>
              <w:t>对象；</w:t>
            </w:r>
          </w:p>
          <w:p w:rsidR="00E00DAE" w:rsidRDefault="00E00DAE" w:rsidP="00E00DA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3.</w:t>
            </w:r>
            <w:r>
              <w:rPr>
                <w:rFonts w:asciiTheme="minorHAnsi" w:eastAsiaTheme="minorEastAsia" w:hAnsiTheme="minorHAnsi" w:cstheme="minorBidi" w:hint="eastAsia"/>
                <w:szCs w:val="22"/>
              </w:rPr>
              <w:t>获取</w:t>
            </w:r>
            <w:r>
              <w:rPr>
                <w:rFonts w:asciiTheme="minorHAnsi" w:eastAsiaTheme="minorEastAsia" w:hAnsiTheme="minorHAnsi" w:cstheme="minorBidi" w:hint="eastAsia"/>
                <w:szCs w:val="22"/>
              </w:rPr>
              <w:t>cursor</w:t>
            </w:r>
            <w:r>
              <w:rPr>
                <w:rFonts w:asciiTheme="minorHAnsi" w:eastAsiaTheme="minorEastAsia" w:hAnsiTheme="minorHAnsi" w:cstheme="minorBidi" w:hint="eastAsia"/>
                <w:szCs w:val="22"/>
              </w:rPr>
              <w:t>游标开启三条线程</w:t>
            </w:r>
            <w:r>
              <w:rPr>
                <w:rFonts w:asciiTheme="minorHAnsi" w:eastAsiaTheme="minorEastAsia" w:hAnsiTheme="minorHAnsi" w:cstheme="minorBidi" w:hint="eastAsia"/>
                <w:szCs w:val="22"/>
              </w:rPr>
              <w:t>A,B</w:t>
            </w:r>
            <w:r>
              <w:rPr>
                <w:rFonts w:asciiTheme="minorHAnsi" w:eastAsiaTheme="minorEastAsia" w:hAnsiTheme="minorHAnsi" w:cstheme="minorBidi" w:hint="eastAsia"/>
                <w:szCs w:val="22"/>
              </w:rPr>
              <w:t>，线程</w:t>
            </w:r>
            <w:r>
              <w:rPr>
                <w:rFonts w:asciiTheme="minorHAnsi" w:eastAsiaTheme="minorEastAsia" w:hAnsiTheme="minorHAnsi" w:cstheme="minorBidi" w:hint="eastAsia"/>
                <w:szCs w:val="22"/>
              </w:rPr>
              <w:t>A</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cursor.current()</w:t>
            </w:r>
            <w:r>
              <w:rPr>
                <w:rFonts w:asciiTheme="minorHAnsi" w:eastAsiaTheme="minorEastAsia" w:hAnsiTheme="minorHAnsi" w:cstheme="minorBidi" w:hint="eastAsia"/>
                <w:szCs w:val="22"/>
              </w:rPr>
              <w:t>操作，线程</w:t>
            </w:r>
            <w:r>
              <w:rPr>
                <w:rFonts w:asciiTheme="minorHAnsi" w:eastAsiaTheme="minorEastAsia" w:hAnsiTheme="minorHAnsi" w:cstheme="minorBidi" w:hint="eastAsia"/>
                <w:szCs w:val="22"/>
              </w:rPr>
              <w:t>B</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cursor</w:t>
            </w:r>
            <w:r>
              <w:rPr>
                <w:rFonts w:asciiTheme="minorHAnsi" w:eastAsiaTheme="minorEastAsia" w:hAnsiTheme="minorHAnsi" w:cstheme="minorBidi" w:hint="eastAsia"/>
                <w:szCs w:val="22"/>
              </w:rPr>
              <w:t>.close</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，线程</w:t>
            </w:r>
            <w:r>
              <w:rPr>
                <w:rFonts w:asciiTheme="minorHAnsi" w:eastAsiaTheme="minorEastAsia" w:hAnsiTheme="minorHAnsi" w:cstheme="minorBidi" w:hint="eastAsia"/>
                <w:szCs w:val="22"/>
              </w:rPr>
              <w:t>C</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db.close</w:t>
            </w:r>
            <w:r>
              <w:rPr>
                <w:rFonts w:asciiTheme="minorHAnsi" w:eastAsiaTheme="minorEastAsia" w:hAnsiTheme="minorHAnsi" w:cstheme="minorBidi" w:hint="eastAsia"/>
                <w:szCs w:val="22"/>
              </w:rPr>
              <w:t>()</w:t>
            </w:r>
            <w:r>
              <w:rPr>
                <w:rFonts w:asciiTheme="minorHAnsi" w:eastAsiaTheme="minorEastAsia" w:hAnsiTheme="minorHAnsi" w:cstheme="minorBidi" w:hint="eastAsia"/>
                <w:szCs w:val="22"/>
              </w:rPr>
              <w:t>；</w:t>
            </w:r>
          </w:p>
        </w:tc>
        <w:tc>
          <w:tcPr>
            <w:tcW w:w="1743" w:type="dxa"/>
          </w:tcPr>
          <w:p w:rsidR="00E00DAE" w:rsidRDefault="00E00DAE" w:rsidP="000F1F6E">
            <w:pPr>
              <w:spacing w:line="240" w:lineRule="atLeast"/>
              <w:rPr>
                <w:rFonts w:asciiTheme="minorHAnsi" w:eastAsiaTheme="minorEastAsia" w:hAnsiTheme="minorHAnsi" w:cstheme="minorBidi"/>
                <w:szCs w:val="22"/>
              </w:rPr>
            </w:pPr>
          </w:p>
        </w:tc>
      </w:tr>
      <w:tr w:rsidR="004A3373" w:rsidRPr="004A3373" w:rsidTr="00E729BF">
        <w:tc>
          <w:tcPr>
            <w:tcW w:w="8522" w:type="dxa"/>
            <w:gridSpan w:val="3"/>
            <w:shd w:val="clear" w:color="auto" w:fill="548DD4" w:themeFill="text2" w:themeFillTint="99"/>
          </w:tcPr>
          <w:p w:rsidR="004A3373" w:rsidRPr="004A3373" w:rsidRDefault="004A3373">
            <w:pPr>
              <w:rPr>
                <w:b/>
                <w:color w:val="FFFFFF" w:themeColor="background1"/>
              </w:rPr>
            </w:pPr>
            <w:r w:rsidRPr="004A3373">
              <w:rPr>
                <w:rFonts w:asciiTheme="minorHAnsi" w:eastAsiaTheme="minorEastAsia" w:hAnsiTheme="minorHAnsi" w:cstheme="minorBidi"/>
                <w:b/>
                <w:color w:val="FFFFFF" w:themeColor="background1"/>
                <w:szCs w:val="22"/>
              </w:rPr>
              <w:t>sdbDomainStruct</w:t>
            </w:r>
            <w:r w:rsidRPr="004A3373">
              <w:rPr>
                <w:rFonts w:asciiTheme="minorHAnsi" w:eastAsiaTheme="minorEastAsia" w:hAnsiTheme="minorHAnsi" w:cstheme="minorBidi" w:hint="eastAsia"/>
                <w:b/>
                <w:color w:val="FFFFFF" w:themeColor="background1"/>
                <w:szCs w:val="22"/>
              </w:rPr>
              <w:t>(SDB</w:t>
            </w:r>
            <w:r w:rsidRPr="004A3373">
              <w:rPr>
                <w:rFonts w:asciiTheme="minorHAnsi" w:eastAsiaTheme="minorEastAsia" w:hAnsiTheme="minorHAnsi" w:cstheme="minorBidi" w:hint="eastAsia"/>
                <w:b/>
                <w:color w:val="FFFFFF" w:themeColor="background1"/>
                <w:szCs w:val="22"/>
              </w:rPr>
              <w:t>域相关资源</w:t>
            </w:r>
            <w:r w:rsidRPr="004A3373">
              <w:rPr>
                <w:rFonts w:asciiTheme="minorHAnsi" w:eastAsiaTheme="minorEastAsia" w:hAnsiTheme="minorHAnsi" w:cstheme="minorBidi" w:hint="eastAsia"/>
                <w:b/>
                <w:color w:val="FFFFFF" w:themeColor="background1"/>
                <w:szCs w:val="22"/>
              </w:rPr>
              <w:t>)</w:t>
            </w:r>
          </w:p>
        </w:tc>
      </w:tr>
      <w:tr w:rsidR="004A3373" w:rsidTr="00E729BF">
        <w:tc>
          <w:tcPr>
            <w:tcW w:w="427" w:type="dxa"/>
          </w:tcPr>
          <w:p w:rsidR="004A3373" w:rsidRPr="00B1116A" w:rsidRDefault="004A3373" w:rsidP="00E729BF">
            <w:pPr>
              <w:spacing w:line="240" w:lineRule="atLeast"/>
              <w:jc w:val="center"/>
              <w:rPr>
                <w:rFonts w:asciiTheme="minorHAnsi" w:eastAsiaTheme="minorEastAsia" w:hAnsiTheme="minorHAnsi" w:cstheme="minorBidi" w:hint="eastAsia"/>
                <w:b/>
                <w:szCs w:val="22"/>
              </w:rPr>
            </w:pPr>
            <w:r>
              <w:rPr>
                <w:rFonts w:asciiTheme="minorHAnsi" w:eastAsiaTheme="minorEastAsia" w:hAnsiTheme="minorHAnsi" w:cstheme="minorBidi" w:hint="eastAsia"/>
                <w:b/>
                <w:szCs w:val="22"/>
              </w:rPr>
              <w:t>序号</w:t>
            </w:r>
          </w:p>
        </w:tc>
        <w:tc>
          <w:tcPr>
            <w:tcW w:w="6352" w:type="dxa"/>
          </w:tcPr>
          <w:p w:rsidR="004A3373" w:rsidRPr="007A4334" w:rsidRDefault="004A3373" w:rsidP="00E729BF">
            <w:pPr>
              <w:rPr>
                <w:rFonts w:asciiTheme="minorHAnsi" w:eastAsiaTheme="minorEastAsia" w:hAnsiTheme="minorHAnsi" w:cstheme="minorBidi"/>
                <w:b/>
                <w:szCs w:val="22"/>
              </w:rPr>
            </w:pPr>
            <w:r w:rsidRPr="007A4334">
              <w:rPr>
                <w:rFonts w:asciiTheme="minorHAnsi" w:eastAsiaTheme="minorEastAsia" w:hAnsiTheme="minorHAnsi" w:cstheme="minorBidi" w:hint="eastAsia"/>
                <w:b/>
                <w:szCs w:val="22"/>
              </w:rPr>
              <w:t>测试点描述</w:t>
            </w:r>
          </w:p>
        </w:tc>
        <w:tc>
          <w:tcPr>
            <w:tcW w:w="1743" w:type="dxa"/>
          </w:tcPr>
          <w:p w:rsidR="004A3373" w:rsidRPr="00075F2B" w:rsidRDefault="004A3373" w:rsidP="00E729BF">
            <w:pPr>
              <w:rPr>
                <w:rFonts w:asciiTheme="minorHAnsi" w:eastAsiaTheme="minorEastAsia" w:hAnsiTheme="minorHAnsi" w:cstheme="minorBidi"/>
                <w:b/>
                <w:szCs w:val="22"/>
              </w:rPr>
            </w:pPr>
            <w:r w:rsidRPr="00075F2B">
              <w:rPr>
                <w:rFonts w:asciiTheme="minorHAnsi" w:eastAsiaTheme="minorEastAsia" w:hAnsiTheme="minorHAnsi" w:cstheme="minorBidi" w:hint="eastAsia"/>
                <w:b/>
                <w:szCs w:val="22"/>
              </w:rPr>
              <w:t>预期结果</w:t>
            </w:r>
          </w:p>
        </w:tc>
      </w:tr>
      <w:tr w:rsidR="004A3373" w:rsidTr="00E729BF">
        <w:tc>
          <w:tcPr>
            <w:tcW w:w="427" w:type="dxa"/>
          </w:tcPr>
          <w:p w:rsidR="004A3373" w:rsidRDefault="004A3373"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1</w:t>
            </w:r>
          </w:p>
        </w:tc>
        <w:tc>
          <w:tcPr>
            <w:tcW w:w="6352" w:type="dxa"/>
          </w:tcPr>
          <w:p w:rsidR="004A3373" w:rsidRPr="004E2C6F" w:rsidRDefault="004A3373"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1.</w:t>
            </w:r>
            <w:r w:rsidRPr="004E2C6F">
              <w:rPr>
                <w:rFonts w:asciiTheme="minorHAnsi" w:eastAsiaTheme="minorEastAsia" w:hAnsiTheme="minorHAnsi" w:cstheme="minorBidi" w:hint="eastAsia"/>
                <w:szCs w:val="22"/>
              </w:rPr>
              <w:t>建立相同的</w:t>
            </w:r>
            <w:r w:rsidRPr="004E2C6F">
              <w:rPr>
                <w:rFonts w:asciiTheme="minorHAnsi" w:eastAsiaTheme="minorEastAsia" w:hAnsiTheme="minorHAnsi" w:cstheme="minorBidi" w:hint="eastAsia"/>
                <w:szCs w:val="22"/>
              </w:rPr>
              <w:t>sdb</w:t>
            </w:r>
            <w:r w:rsidRPr="004E2C6F">
              <w:rPr>
                <w:rFonts w:asciiTheme="minorHAnsi" w:eastAsiaTheme="minorEastAsia" w:hAnsiTheme="minorHAnsi" w:cstheme="minorBidi" w:hint="eastAsia"/>
                <w:szCs w:val="22"/>
              </w:rPr>
              <w:t>连接；</w:t>
            </w:r>
          </w:p>
          <w:p w:rsidR="004A3373" w:rsidRDefault="004A3373"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3.</w:t>
            </w:r>
            <w:r>
              <w:rPr>
                <w:rFonts w:asciiTheme="minorHAnsi" w:eastAsiaTheme="minorEastAsia" w:hAnsiTheme="minorHAnsi" w:cstheme="minorBidi" w:hint="eastAsia"/>
                <w:szCs w:val="22"/>
              </w:rPr>
              <w:t>开启两条线程</w:t>
            </w:r>
            <w:r>
              <w:rPr>
                <w:rFonts w:asciiTheme="minorHAnsi" w:eastAsiaTheme="minorEastAsia" w:hAnsiTheme="minorHAnsi" w:cstheme="minorBidi" w:hint="eastAsia"/>
                <w:szCs w:val="22"/>
              </w:rPr>
              <w:t>A,B</w:t>
            </w:r>
            <w:r>
              <w:rPr>
                <w:rFonts w:asciiTheme="minorHAnsi" w:eastAsiaTheme="minorEastAsia" w:hAnsiTheme="minorHAnsi" w:cstheme="minorBidi" w:hint="eastAsia"/>
                <w:szCs w:val="22"/>
              </w:rPr>
              <w:t>，线程</w:t>
            </w:r>
            <w:r>
              <w:rPr>
                <w:rFonts w:asciiTheme="minorHAnsi" w:eastAsiaTheme="minorEastAsia" w:hAnsiTheme="minorHAnsi" w:cstheme="minorBidi" w:hint="eastAsia"/>
                <w:szCs w:val="22"/>
              </w:rPr>
              <w:t>A</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domain.alter()</w:t>
            </w:r>
            <w:r>
              <w:rPr>
                <w:rFonts w:asciiTheme="minorHAnsi" w:eastAsiaTheme="minorEastAsia" w:hAnsiTheme="minorHAnsi" w:cstheme="minorBidi" w:hint="eastAsia"/>
                <w:szCs w:val="22"/>
              </w:rPr>
              <w:t>操作，线程</w:t>
            </w:r>
            <w:r>
              <w:rPr>
                <w:rFonts w:asciiTheme="minorHAnsi" w:eastAsiaTheme="minorEastAsia" w:hAnsiTheme="minorHAnsi" w:cstheme="minorBidi" w:hint="eastAsia"/>
                <w:szCs w:val="22"/>
              </w:rPr>
              <w:t>B</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domain.listCollections();</w:t>
            </w:r>
          </w:p>
          <w:p w:rsidR="004A3373" w:rsidRDefault="004A3373" w:rsidP="004A3373">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3.</w:t>
            </w:r>
            <w:r>
              <w:rPr>
                <w:rFonts w:asciiTheme="minorHAnsi" w:eastAsiaTheme="minorEastAsia" w:hAnsiTheme="minorHAnsi" w:cstheme="minorBidi" w:hint="eastAsia"/>
                <w:szCs w:val="22"/>
              </w:rPr>
              <w:t>两条线程用不同的</w:t>
            </w:r>
            <w:r>
              <w:rPr>
                <w:rFonts w:asciiTheme="minorHAnsi" w:eastAsiaTheme="minorEastAsia" w:hAnsiTheme="minorHAnsi" w:cstheme="minorBidi" w:hint="eastAsia"/>
                <w:szCs w:val="22"/>
              </w:rPr>
              <w:t>domain</w:t>
            </w:r>
            <w:r>
              <w:rPr>
                <w:rFonts w:asciiTheme="minorHAnsi" w:eastAsiaTheme="minorEastAsia" w:hAnsiTheme="minorHAnsi" w:cstheme="minorBidi" w:hint="eastAsia"/>
                <w:szCs w:val="22"/>
              </w:rPr>
              <w:t>对象；</w:t>
            </w:r>
          </w:p>
        </w:tc>
        <w:tc>
          <w:tcPr>
            <w:tcW w:w="1743" w:type="dxa"/>
          </w:tcPr>
          <w:p w:rsidR="004A3373" w:rsidRDefault="004A3373" w:rsidP="00E729BF">
            <w:pPr>
              <w:spacing w:line="240" w:lineRule="atLeast"/>
              <w:rPr>
                <w:rFonts w:asciiTheme="minorHAnsi" w:eastAsiaTheme="minorEastAsia" w:hAnsiTheme="minorHAnsi" w:cstheme="minorBidi"/>
                <w:szCs w:val="22"/>
              </w:rPr>
            </w:pPr>
          </w:p>
        </w:tc>
      </w:tr>
      <w:tr w:rsidR="004A3373" w:rsidRPr="004A3373" w:rsidTr="00E729BF">
        <w:tc>
          <w:tcPr>
            <w:tcW w:w="8522" w:type="dxa"/>
            <w:gridSpan w:val="3"/>
            <w:shd w:val="clear" w:color="auto" w:fill="548DD4" w:themeFill="text2" w:themeFillTint="99"/>
          </w:tcPr>
          <w:p w:rsidR="004A3373" w:rsidRPr="004A3373" w:rsidRDefault="004A3373" w:rsidP="00E729BF">
            <w:pPr>
              <w:rPr>
                <w:b/>
                <w:color w:val="FFFFFF" w:themeColor="background1"/>
              </w:rPr>
            </w:pPr>
            <w:r w:rsidRPr="004A3373">
              <w:rPr>
                <w:rFonts w:asciiTheme="minorHAnsi" w:eastAsiaTheme="minorEastAsia" w:hAnsiTheme="minorHAnsi" w:cstheme="minorBidi"/>
                <w:b/>
                <w:color w:val="FFFFFF" w:themeColor="background1"/>
                <w:szCs w:val="22"/>
              </w:rPr>
              <w:t>sdbLobStruct</w:t>
            </w:r>
            <w:r w:rsidRPr="004A3373">
              <w:rPr>
                <w:rFonts w:asciiTheme="minorHAnsi" w:eastAsiaTheme="minorEastAsia" w:hAnsiTheme="minorHAnsi" w:cstheme="minorBidi" w:hint="eastAsia"/>
                <w:b/>
                <w:color w:val="FFFFFF" w:themeColor="background1"/>
                <w:szCs w:val="22"/>
              </w:rPr>
              <w:t>(SDB</w:t>
            </w:r>
            <w:r w:rsidRPr="004A3373">
              <w:rPr>
                <w:rFonts w:asciiTheme="minorHAnsi" w:eastAsiaTheme="minorEastAsia" w:hAnsiTheme="minorHAnsi" w:cstheme="minorBidi" w:hint="eastAsia"/>
                <w:b/>
                <w:color w:val="FFFFFF" w:themeColor="background1"/>
                <w:szCs w:val="22"/>
              </w:rPr>
              <w:t>大对象相关资源</w:t>
            </w:r>
            <w:r w:rsidRPr="004A3373">
              <w:rPr>
                <w:rFonts w:asciiTheme="minorHAnsi" w:eastAsiaTheme="minorEastAsia" w:hAnsiTheme="minorHAnsi" w:cstheme="minorBidi" w:hint="eastAsia"/>
                <w:b/>
                <w:color w:val="FFFFFF" w:themeColor="background1"/>
                <w:szCs w:val="22"/>
              </w:rPr>
              <w:t>)</w:t>
            </w:r>
          </w:p>
        </w:tc>
      </w:tr>
      <w:tr w:rsidR="004A3373" w:rsidTr="00E729BF">
        <w:tc>
          <w:tcPr>
            <w:tcW w:w="427" w:type="dxa"/>
          </w:tcPr>
          <w:p w:rsidR="004A3373" w:rsidRPr="00B1116A" w:rsidRDefault="004A3373" w:rsidP="00E729BF">
            <w:pPr>
              <w:spacing w:line="240" w:lineRule="atLeast"/>
              <w:jc w:val="center"/>
              <w:rPr>
                <w:rFonts w:asciiTheme="minorHAnsi" w:eastAsiaTheme="minorEastAsia" w:hAnsiTheme="minorHAnsi" w:cstheme="minorBidi" w:hint="eastAsia"/>
                <w:b/>
                <w:szCs w:val="22"/>
              </w:rPr>
            </w:pPr>
            <w:r>
              <w:rPr>
                <w:rFonts w:asciiTheme="minorHAnsi" w:eastAsiaTheme="minorEastAsia" w:hAnsiTheme="minorHAnsi" w:cstheme="minorBidi" w:hint="eastAsia"/>
                <w:b/>
                <w:szCs w:val="22"/>
              </w:rPr>
              <w:t>序号</w:t>
            </w:r>
          </w:p>
        </w:tc>
        <w:tc>
          <w:tcPr>
            <w:tcW w:w="6352" w:type="dxa"/>
          </w:tcPr>
          <w:p w:rsidR="004A3373" w:rsidRPr="007A4334" w:rsidRDefault="004A3373" w:rsidP="00E729BF">
            <w:pPr>
              <w:rPr>
                <w:rFonts w:asciiTheme="minorHAnsi" w:eastAsiaTheme="minorEastAsia" w:hAnsiTheme="minorHAnsi" w:cstheme="minorBidi"/>
                <w:b/>
                <w:szCs w:val="22"/>
              </w:rPr>
            </w:pPr>
            <w:r w:rsidRPr="007A4334">
              <w:rPr>
                <w:rFonts w:asciiTheme="minorHAnsi" w:eastAsiaTheme="minorEastAsia" w:hAnsiTheme="minorHAnsi" w:cstheme="minorBidi" w:hint="eastAsia"/>
                <w:b/>
                <w:szCs w:val="22"/>
              </w:rPr>
              <w:t>测试点描述</w:t>
            </w:r>
          </w:p>
        </w:tc>
        <w:tc>
          <w:tcPr>
            <w:tcW w:w="1743" w:type="dxa"/>
          </w:tcPr>
          <w:p w:rsidR="004A3373" w:rsidRPr="00075F2B" w:rsidRDefault="004A3373" w:rsidP="00E729BF">
            <w:pPr>
              <w:rPr>
                <w:rFonts w:asciiTheme="minorHAnsi" w:eastAsiaTheme="minorEastAsia" w:hAnsiTheme="minorHAnsi" w:cstheme="minorBidi"/>
                <w:b/>
                <w:szCs w:val="22"/>
              </w:rPr>
            </w:pPr>
            <w:r w:rsidRPr="00075F2B">
              <w:rPr>
                <w:rFonts w:asciiTheme="minorHAnsi" w:eastAsiaTheme="minorEastAsia" w:hAnsiTheme="minorHAnsi" w:cstheme="minorBidi" w:hint="eastAsia"/>
                <w:b/>
                <w:szCs w:val="22"/>
              </w:rPr>
              <w:t>预期结果</w:t>
            </w:r>
          </w:p>
        </w:tc>
      </w:tr>
      <w:tr w:rsidR="004A3373" w:rsidTr="00E729BF">
        <w:tc>
          <w:tcPr>
            <w:tcW w:w="427" w:type="dxa"/>
          </w:tcPr>
          <w:p w:rsidR="004A3373" w:rsidRDefault="004A3373"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1</w:t>
            </w:r>
          </w:p>
        </w:tc>
        <w:tc>
          <w:tcPr>
            <w:tcW w:w="6352" w:type="dxa"/>
          </w:tcPr>
          <w:p w:rsidR="004A3373" w:rsidRPr="00712C1A" w:rsidRDefault="004A3373" w:rsidP="00E729BF">
            <w:pPr>
              <w:spacing w:line="240" w:lineRule="atLeast"/>
              <w:rPr>
                <w:rFonts w:asciiTheme="minorHAnsi" w:eastAsiaTheme="minorEastAsia" w:hAnsiTheme="minorHAnsi" w:cstheme="minorBidi" w:hint="eastAsia"/>
                <w:szCs w:val="22"/>
              </w:rPr>
            </w:pPr>
            <w:r w:rsidRPr="00712C1A">
              <w:rPr>
                <w:rFonts w:asciiTheme="minorHAnsi" w:eastAsiaTheme="minorEastAsia" w:hAnsiTheme="minorHAnsi" w:cstheme="minorBidi" w:hint="eastAsia"/>
                <w:szCs w:val="22"/>
              </w:rPr>
              <w:t>1.</w:t>
            </w:r>
            <w:r w:rsidRPr="00712C1A">
              <w:rPr>
                <w:rFonts w:asciiTheme="minorHAnsi" w:eastAsiaTheme="minorEastAsia" w:hAnsiTheme="minorHAnsi" w:cstheme="minorBidi" w:hint="eastAsia"/>
                <w:szCs w:val="22"/>
              </w:rPr>
              <w:t>建立相同的</w:t>
            </w:r>
            <w:r w:rsidRPr="00712C1A">
              <w:rPr>
                <w:rFonts w:asciiTheme="minorHAnsi" w:eastAsiaTheme="minorEastAsia" w:hAnsiTheme="minorHAnsi" w:cstheme="minorBidi" w:hint="eastAsia"/>
                <w:szCs w:val="22"/>
              </w:rPr>
              <w:t>sdb</w:t>
            </w:r>
            <w:r w:rsidRPr="00712C1A">
              <w:rPr>
                <w:rFonts w:asciiTheme="minorHAnsi" w:eastAsiaTheme="minorEastAsia" w:hAnsiTheme="minorHAnsi" w:cstheme="minorBidi" w:hint="eastAsia"/>
                <w:szCs w:val="22"/>
              </w:rPr>
              <w:t>连接；</w:t>
            </w:r>
          </w:p>
          <w:p w:rsidR="004A3373" w:rsidRPr="00712C1A" w:rsidRDefault="004A3373" w:rsidP="00E729BF">
            <w:pPr>
              <w:spacing w:line="240" w:lineRule="atLeast"/>
              <w:rPr>
                <w:rFonts w:asciiTheme="minorHAnsi" w:eastAsiaTheme="minorEastAsia" w:hAnsiTheme="minorHAnsi" w:cstheme="minorBidi" w:hint="eastAsia"/>
                <w:szCs w:val="22"/>
              </w:rPr>
            </w:pPr>
            <w:r w:rsidRPr="00712C1A">
              <w:rPr>
                <w:rFonts w:asciiTheme="minorHAnsi" w:eastAsiaTheme="minorEastAsia" w:hAnsiTheme="minorHAnsi" w:cstheme="minorBidi" w:hint="eastAsia"/>
                <w:szCs w:val="22"/>
              </w:rPr>
              <w:t>2.</w:t>
            </w:r>
            <w:r w:rsidRPr="00712C1A">
              <w:rPr>
                <w:rFonts w:asciiTheme="minorHAnsi" w:eastAsiaTheme="minorEastAsia" w:hAnsiTheme="minorHAnsi" w:cstheme="minorBidi" w:hint="eastAsia"/>
                <w:szCs w:val="22"/>
              </w:rPr>
              <w:t>建立相同的</w:t>
            </w:r>
            <w:r w:rsidRPr="00712C1A">
              <w:rPr>
                <w:rFonts w:asciiTheme="minorHAnsi" w:eastAsiaTheme="minorEastAsia" w:hAnsiTheme="minorHAnsi" w:cstheme="minorBidi" w:hint="eastAsia"/>
                <w:szCs w:val="22"/>
              </w:rPr>
              <w:t>cs</w:t>
            </w:r>
            <w:r w:rsidRPr="00712C1A">
              <w:rPr>
                <w:rFonts w:asciiTheme="minorHAnsi" w:eastAsiaTheme="minorEastAsia" w:hAnsiTheme="minorHAnsi" w:cstheme="minorBidi" w:hint="eastAsia"/>
                <w:szCs w:val="22"/>
              </w:rPr>
              <w:t>对象</w:t>
            </w:r>
            <w:r w:rsidR="00C11E11" w:rsidRPr="00712C1A">
              <w:rPr>
                <w:rFonts w:asciiTheme="minorHAnsi" w:eastAsiaTheme="minorEastAsia" w:hAnsiTheme="minorHAnsi" w:cstheme="minorBidi" w:hint="eastAsia"/>
                <w:szCs w:val="22"/>
              </w:rPr>
              <w:t>,cl</w:t>
            </w:r>
            <w:r w:rsidR="00C11E11" w:rsidRPr="00712C1A">
              <w:rPr>
                <w:rFonts w:asciiTheme="minorHAnsi" w:eastAsiaTheme="minorEastAsia" w:hAnsiTheme="minorHAnsi" w:cstheme="minorBidi" w:hint="eastAsia"/>
                <w:szCs w:val="22"/>
              </w:rPr>
              <w:t>对象</w:t>
            </w:r>
            <w:r w:rsidRPr="00712C1A">
              <w:rPr>
                <w:rFonts w:asciiTheme="minorHAnsi" w:eastAsiaTheme="minorEastAsia" w:hAnsiTheme="minorHAnsi" w:cstheme="minorBidi" w:hint="eastAsia"/>
                <w:szCs w:val="22"/>
              </w:rPr>
              <w:t>；</w:t>
            </w:r>
          </w:p>
          <w:p w:rsidR="004A3373" w:rsidRPr="00712C1A" w:rsidRDefault="004A3373" w:rsidP="00E729BF">
            <w:pPr>
              <w:spacing w:line="240" w:lineRule="atLeast"/>
              <w:rPr>
                <w:rFonts w:asciiTheme="minorHAnsi" w:eastAsiaTheme="minorEastAsia" w:hAnsiTheme="minorHAnsi" w:cstheme="minorBidi" w:hint="eastAsia"/>
                <w:szCs w:val="22"/>
              </w:rPr>
            </w:pPr>
            <w:r w:rsidRPr="00712C1A">
              <w:rPr>
                <w:rFonts w:asciiTheme="minorHAnsi" w:eastAsiaTheme="minorEastAsia" w:hAnsiTheme="minorHAnsi" w:cstheme="minorBidi" w:hint="eastAsia"/>
                <w:szCs w:val="22"/>
              </w:rPr>
              <w:t>3.</w:t>
            </w:r>
            <w:r w:rsidR="00C11E11" w:rsidRPr="00712C1A">
              <w:rPr>
                <w:rFonts w:asciiTheme="minorHAnsi" w:eastAsiaTheme="minorEastAsia" w:hAnsiTheme="minorHAnsi" w:cstheme="minorBidi" w:hint="eastAsia"/>
                <w:szCs w:val="22"/>
              </w:rPr>
              <w:t>获取不同</w:t>
            </w:r>
            <w:r w:rsidR="00C11E11" w:rsidRPr="00712C1A">
              <w:rPr>
                <w:rFonts w:asciiTheme="minorHAnsi" w:eastAsiaTheme="minorEastAsia" w:hAnsiTheme="minorHAnsi" w:cstheme="minorBidi" w:hint="eastAsia"/>
                <w:szCs w:val="22"/>
              </w:rPr>
              <w:t>lob</w:t>
            </w:r>
            <w:r w:rsidR="00C11E11" w:rsidRPr="00712C1A">
              <w:rPr>
                <w:rFonts w:asciiTheme="minorHAnsi" w:eastAsiaTheme="minorEastAsia" w:hAnsiTheme="minorHAnsi" w:cstheme="minorBidi" w:hint="eastAsia"/>
                <w:szCs w:val="22"/>
              </w:rPr>
              <w:t>对象句柄，</w:t>
            </w:r>
            <w:r w:rsidRPr="00712C1A">
              <w:rPr>
                <w:rFonts w:asciiTheme="minorHAnsi" w:eastAsiaTheme="minorEastAsia" w:hAnsiTheme="minorHAnsi" w:cstheme="minorBidi" w:hint="eastAsia"/>
                <w:szCs w:val="22"/>
              </w:rPr>
              <w:t>开启两条线程</w:t>
            </w:r>
            <w:r w:rsidRPr="00712C1A">
              <w:rPr>
                <w:rFonts w:asciiTheme="minorHAnsi" w:eastAsiaTheme="minorEastAsia" w:hAnsiTheme="minorHAnsi" w:cstheme="minorBidi" w:hint="eastAsia"/>
                <w:szCs w:val="22"/>
              </w:rPr>
              <w:t>A,B</w:t>
            </w:r>
            <w:r w:rsidRPr="00712C1A">
              <w:rPr>
                <w:rFonts w:asciiTheme="minorHAnsi" w:eastAsiaTheme="minorEastAsia" w:hAnsiTheme="minorHAnsi" w:cstheme="minorBidi" w:hint="eastAsia"/>
                <w:szCs w:val="22"/>
              </w:rPr>
              <w:t>，线程</w:t>
            </w:r>
            <w:r w:rsidRPr="00712C1A">
              <w:rPr>
                <w:rFonts w:asciiTheme="minorHAnsi" w:eastAsiaTheme="minorEastAsia" w:hAnsiTheme="minorHAnsi" w:cstheme="minorBidi" w:hint="eastAsia"/>
                <w:szCs w:val="22"/>
              </w:rPr>
              <w:t>A</w:t>
            </w:r>
            <w:r w:rsidRPr="00712C1A">
              <w:rPr>
                <w:rFonts w:asciiTheme="minorHAnsi" w:eastAsiaTheme="minorEastAsia" w:hAnsiTheme="minorHAnsi" w:cstheme="minorBidi" w:hint="eastAsia"/>
                <w:szCs w:val="22"/>
              </w:rPr>
              <w:t>执行</w:t>
            </w:r>
            <w:r w:rsidR="00C11E11" w:rsidRPr="00712C1A">
              <w:rPr>
                <w:rFonts w:asciiTheme="minorHAnsi" w:eastAsiaTheme="minorEastAsia" w:hAnsiTheme="minorHAnsi" w:cstheme="minorBidi" w:hint="eastAsia"/>
                <w:szCs w:val="22"/>
              </w:rPr>
              <w:t>lob</w:t>
            </w:r>
            <w:r w:rsidRPr="00712C1A">
              <w:rPr>
                <w:rFonts w:asciiTheme="minorHAnsi" w:eastAsiaTheme="minorEastAsia" w:hAnsiTheme="minorHAnsi" w:cstheme="minorBidi" w:hint="eastAsia"/>
                <w:szCs w:val="22"/>
              </w:rPr>
              <w:t>.</w:t>
            </w:r>
            <w:r w:rsidR="00C11E11" w:rsidRPr="00712C1A">
              <w:rPr>
                <w:rFonts w:asciiTheme="minorHAnsi" w:eastAsiaTheme="minorEastAsia" w:hAnsiTheme="minorHAnsi" w:cstheme="minorBidi" w:hint="eastAsia"/>
                <w:szCs w:val="22"/>
              </w:rPr>
              <w:t>write</w:t>
            </w:r>
            <w:r w:rsidRPr="00712C1A">
              <w:rPr>
                <w:rFonts w:asciiTheme="minorHAnsi" w:eastAsiaTheme="minorEastAsia" w:hAnsiTheme="minorHAnsi" w:cstheme="minorBidi" w:hint="eastAsia"/>
                <w:szCs w:val="22"/>
              </w:rPr>
              <w:t>()</w:t>
            </w:r>
            <w:r w:rsidRPr="00712C1A">
              <w:rPr>
                <w:rFonts w:asciiTheme="minorHAnsi" w:eastAsiaTheme="minorEastAsia" w:hAnsiTheme="minorHAnsi" w:cstheme="minorBidi" w:hint="eastAsia"/>
                <w:szCs w:val="22"/>
              </w:rPr>
              <w:t>操作，线程</w:t>
            </w:r>
            <w:r w:rsidRPr="00712C1A">
              <w:rPr>
                <w:rFonts w:asciiTheme="minorHAnsi" w:eastAsiaTheme="minorEastAsia" w:hAnsiTheme="minorHAnsi" w:cstheme="minorBidi" w:hint="eastAsia"/>
                <w:szCs w:val="22"/>
              </w:rPr>
              <w:t>B</w:t>
            </w:r>
            <w:r w:rsidRPr="00712C1A">
              <w:rPr>
                <w:rFonts w:asciiTheme="minorHAnsi" w:eastAsiaTheme="minorEastAsia" w:hAnsiTheme="minorHAnsi" w:cstheme="minorBidi" w:hint="eastAsia"/>
                <w:szCs w:val="22"/>
              </w:rPr>
              <w:t>执行</w:t>
            </w:r>
            <w:r w:rsidR="00C11E11" w:rsidRPr="00712C1A">
              <w:rPr>
                <w:rFonts w:asciiTheme="minorHAnsi" w:eastAsiaTheme="minorEastAsia" w:hAnsiTheme="minorHAnsi" w:cstheme="minorBidi" w:hint="eastAsia"/>
                <w:szCs w:val="22"/>
              </w:rPr>
              <w:t>lob.read</w:t>
            </w:r>
            <w:r w:rsidRPr="00712C1A">
              <w:rPr>
                <w:rFonts w:asciiTheme="minorHAnsi" w:eastAsiaTheme="minorEastAsia" w:hAnsiTheme="minorHAnsi" w:cstheme="minorBidi" w:hint="eastAsia"/>
                <w:szCs w:val="22"/>
              </w:rPr>
              <w:t>();</w:t>
            </w:r>
          </w:p>
          <w:p w:rsidR="004A3373" w:rsidRPr="00712C1A" w:rsidRDefault="004A3373" w:rsidP="00E729BF">
            <w:pPr>
              <w:spacing w:line="240" w:lineRule="atLeast"/>
              <w:rPr>
                <w:rFonts w:asciiTheme="minorHAnsi" w:eastAsiaTheme="minorEastAsia" w:hAnsiTheme="minorHAnsi" w:cstheme="minorBidi" w:hint="eastAsia"/>
                <w:szCs w:val="22"/>
              </w:rPr>
            </w:pPr>
            <w:r w:rsidRPr="00712C1A">
              <w:rPr>
                <w:rFonts w:asciiTheme="minorHAnsi" w:eastAsiaTheme="minorEastAsia" w:hAnsiTheme="minorHAnsi" w:cstheme="minorBidi" w:hint="eastAsia"/>
                <w:szCs w:val="22"/>
              </w:rPr>
              <w:t>4.</w:t>
            </w:r>
            <w:r w:rsidRPr="00712C1A">
              <w:rPr>
                <w:rFonts w:asciiTheme="minorHAnsi" w:eastAsiaTheme="minorEastAsia" w:hAnsiTheme="minorHAnsi" w:cstheme="minorBidi" w:hint="eastAsia"/>
                <w:szCs w:val="22"/>
              </w:rPr>
              <w:t>两条线程用不同的</w:t>
            </w:r>
            <w:r w:rsidRPr="00712C1A">
              <w:rPr>
                <w:rFonts w:asciiTheme="minorHAnsi" w:eastAsiaTheme="minorEastAsia" w:hAnsiTheme="minorHAnsi" w:cstheme="minorBidi" w:hint="eastAsia"/>
                <w:szCs w:val="22"/>
              </w:rPr>
              <w:t>node</w:t>
            </w:r>
            <w:r w:rsidRPr="00712C1A">
              <w:rPr>
                <w:rFonts w:asciiTheme="minorHAnsi" w:eastAsiaTheme="minorEastAsia" w:hAnsiTheme="minorHAnsi" w:cstheme="minorBidi" w:hint="eastAsia"/>
                <w:szCs w:val="22"/>
              </w:rPr>
              <w:t>对象；</w:t>
            </w:r>
          </w:p>
        </w:tc>
        <w:tc>
          <w:tcPr>
            <w:tcW w:w="1743" w:type="dxa"/>
          </w:tcPr>
          <w:p w:rsidR="004A3373" w:rsidRDefault="004A3373" w:rsidP="00E729BF">
            <w:pPr>
              <w:spacing w:line="240" w:lineRule="atLeast"/>
              <w:rPr>
                <w:rFonts w:asciiTheme="minorHAnsi" w:eastAsiaTheme="minorEastAsia" w:hAnsiTheme="minorHAnsi" w:cstheme="minorBidi"/>
                <w:szCs w:val="22"/>
              </w:rPr>
            </w:pPr>
          </w:p>
        </w:tc>
      </w:tr>
      <w:tr w:rsidR="00C11E11" w:rsidTr="00E729BF">
        <w:tc>
          <w:tcPr>
            <w:tcW w:w="427" w:type="dxa"/>
          </w:tcPr>
          <w:p w:rsidR="00C11E11" w:rsidRDefault="00C11E11" w:rsidP="00E729BF">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2</w:t>
            </w:r>
          </w:p>
        </w:tc>
        <w:tc>
          <w:tcPr>
            <w:tcW w:w="6352" w:type="dxa"/>
          </w:tcPr>
          <w:p w:rsidR="00C11E11" w:rsidRPr="004E2C6F" w:rsidRDefault="00C11E11" w:rsidP="000F1F6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1.</w:t>
            </w:r>
            <w:r w:rsidRPr="004E2C6F">
              <w:rPr>
                <w:rFonts w:asciiTheme="minorHAnsi" w:eastAsiaTheme="minorEastAsia" w:hAnsiTheme="minorHAnsi" w:cstheme="minorBidi" w:hint="eastAsia"/>
                <w:szCs w:val="22"/>
              </w:rPr>
              <w:t>建立相同的</w:t>
            </w:r>
            <w:r w:rsidRPr="004E2C6F">
              <w:rPr>
                <w:rFonts w:asciiTheme="minorHAnsi" w:eastAsiaTheme="minorEastAsia" w:hAnsiTheme="minorHAnsi" w:cstheme="minorBidi" w:hint="eastAsia"/>
                <w:szCs w:val="22"/>
              </w:rPr>
              <w:t>sdb</w:t>
            </w:r>
            <w:r w:rsidRPr="004E2C6F">
              <w:rPr>
                <w:rFonts w:asciiTheme="minorHAnsi" w:eastAsiaTheme="minorEastAsia" w:hAnsiTheme="minorHAnsi" w:cstheme="minorBidi" w:hint="eastAsia"/>
                <w:szCs w:val="22"/>
              </w:rPr>
              <w:t>连接；</w:t>
            </w:r>
          </w:p>
          <w:p w:rsidR="00C11E11" w:rsidRPr="004E2C6F" w:rsidRDefault="00C11E11" w:rsidP="000F1F6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2.</w:t>
            </w:r>
            <w:r>
              <w:rPr>
                <w:rFonts w:asciiTheme="minorHAnsi" w:eastAsiaTheme="minorEastAsia" w:hAnsiTheme="minorHAnsi" w:cstheme="minorBidi" w:hint="eastAsia"/>
                <w:szCs w:val="22"/>
              </w:rPr>
              <w:t>建立相同的</w:t>
            </w:r>
            <w:r>
              <w:rPr>
                <w:rFonts w:asciiTheme="minorHAnsi" w:eastAsiaTheme="minorEastAsia" w:hAnsiTheme="minorHAnsi" w:cstheme="minorBidi" w:hint="eastAsia"/>
                <w:szCs w:val="22"/>
              </w:rPr>
              <w:t>cs</w:t>
            </w:r>
            <w:r>
              <w:rPr>
                <w:rFonts w:asciiTheme="minorHAnsi" w:eastAsiaTheme="minorEastAsia" w:hAnsiTheme="minorHAnsi" w:cstheme="minorBidi" w:hint="eastAsia"/>
                <w:szCs w:val="22"/>
              </w:rPr>
              <w:t>对象</w:t>
            </w:r>
            <w:r>
              <w:rPr>
                <w:rFonts w:asciiTheme="minorHAnsi" w:eastAsiaTheme="minorEastAsia" w:hAnsiTheme="minorHAnsi" w:cstheme="minorBidi" w:hint="eastAsia"/>
                <w:szCs w:val="22"/>
              </w:rPr>
              <w:t>,cl</w:t>
            </w:r>
            <w:r>
              <w:rPr>
                <w:rFonts w:asciiTheme="minorHAnsi" w:eastAsiaTheme="minorEastAsia" w:hAnsiTheme="minorHAnsi" w:cstheme="minorBidi" w:hint="eastAsia"/>
                <w:szCs w:val="22"/>
              </w:rPr>
              <w:t>对象；</w:t>
            </w:r>
          </w:p>
          <w:p w:rsidR="00C11E11" w:rsidRDefault="00C11E11" w:rsidP="000F1F6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3.</w:t>
            </w:r>
            <w:r>
              <w:rPr>
                <w:rFonts w:asciiTheme="minorHAnsi" w:eastAsiaTheme="minorEastAsia" w:hAnsiTheme="minorHAnsi" w:cstheme="minorBidi" w:hint="eastAsia"/>
                <w:szCs w:val="22"/>
              </w:rPr>
              <w:t>获取</w:t>
            </w:r>
            <w:r>
              <w:rPr>
                <w:rFonts w:asciiTheme="minorHAnsi" w:eastAsiaTheme="minorEastAsia" w:hAnsiTheme="minorHAnsi" w:cstheme="minorBidi" w:hint="eastAsia"/>
                <w:szCs w:val="22"/>
              </w:rPr>
              <w:t>lob</w:t>
            </w:r>
            <w:r>
              <w:rPr>
                <w:rFonts w:asciiTheme="minorHAnsi" w:eastAsiaTheme="minorEastAsia" w:hAnsiTheme="minorHAnsi" w:cstheme="minorBidi" w:hint="eastAsia"/>
                <w:szCs w:val="22"/>
              </w:rPr>
              <w:t>对象句柄，开启两条线程</w:t>
            </w:r>
            <w:r>
              <w:rPr>
                <w:rFonts w:asciiTheme="minorHAnsi" w:eastAsiaTheme="minorEastAsia" w:hAnsiTheme="minorHAnsi" w:cstheme="minorBidi" w:hint="eastAsia"/>
                <w:szCs w:val="22"/>
              </w:rPr>
              <w:t>A,B</w:t>
            </w:r>
            <w:r>
              <w:rPr>
                <w:rFonts w:asciiTheme="minorHAnsi" w:eastAsiaTheme="minorEastAsia" w:hAnsiTheme="minorHAnsi" w:cstheme="minorBidi" w:hint="eastAsia"/>
                <w:szCs w:val="22"/>
              </w:rPr>
              <w:t>，线程</w:t>
            </w:r>
            <w:r>
              <w:rPr>
                <w:rFonts w:asciiTheme="minorHAnsi" w:eastAsiaTheme="minorEastAsia" w:hAnsiTheme="minorHAnsi" w:cstheme="minorBidi" w:hint="eastAsia"/>
                <w:szCs w:val="22"/>
              </w:rPr>
              <w:t>A</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lob.write()</w:t>
            </w:r>
            <w:r>
              <w:rPr>
                <w:rFonts w:asciiTheme="minorHAnsi" w:eastAsiaTheme="minorEastAsia" w:hAnsiTheme="minorHAnsi" w:cstheme="minorBidi" w:hint="eastAsia"/>
                <w:szCs w:val="22"/>
              </w:rPr>
              <w:t>操作，线程</w:t>
            </w:r>
            <w:r>
              <w:rPr>
                <w:rFonts w:asciiTheme="minorHAnsi" w:eastAsiaTheme="minorEastAsia" w:hAnsiTheme="minorHAnsi" w:cstheme="minorBidi" w:hint="eastAsia"/>
                <w:szCs w:val="22"/>
              </w:rPr>
              <w:t>B</w:t>
            </w:r>
            <w:r>
              <w:rPr>
                <w:rFonts w:asciiTheme="minorHAnsi" w:eastAsiaTheme="minorEastAsia" w:hAnsiTheme="minorHAnsi" w:cstheme="minorBidi" w:hint="eastAsia"/>
                <w:szCs w:val="22"/>
              </w:rPr>
              <w:t>执行</w:t>
            </w:r>
            <w:r>
              <w:rPr>
                <w:rFonts w:asciiTheme="minorHAnsi" w:eastAsiaTheme="minorEastAsia" w:hAnsiTheme="minorHAnsi" w:cstheme="minorBidi" w:hint="eastAsia"/>
                <w:szCs w:val="22"/>
              </w:rPr>
              <w:t>lob.read();</w:t>
            </w:r>
          </w:p>
          <w:p w:rsidR="00C11E11" w:rsidRDefault="00C11E11" w:rsidP="000F1F6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4.</w:t>
            </w:r>
            <w:r>
              <w:rPr>
                <w:rFonts w:asciiTheme="minorHAnsi" w:eastAsiaTheme="minorEastAsia" w:hAnsiTheme="minorHAnsi" w:cstheme="minorBidi" w:hint="eastAsia"/>
                <w:szCs w:val="22"/>
              </w:rPr>
              <w:t>两条线程用不同的</w:t>
            </w:r>
            <w:r>
              <w:rPr>
                <w:rFonts w:asciiTheme="minorHAnsi" w:eastAsiaTheme="minorEastAsia" w:hAnsiTheme="minorHAnsi" w:cstheme="minorBidi" w:hint="eastAsia"/>
                <w:szCs w:val="22"/>
              </w:rPr>
              <w:t>node</w:t>
            </w:r>
            <w:r>
              <w:rPr>
                <w:rFonts w:asciiTheme="minorHAnsi" w:eastAsiaTheme="minorEastAsia" w:hAnsiTheme="minorHAnsi" w:cstheme="minorBidi" w:hint="eastAsia"/>
                <w:szCs w:val="22"/>
              </w:rPr>
              <w:t>对象；</w:t>
            </w:r>
          </w:p>
        </w:tc>
        <w:tc>
          <w:tcPr>
            <w:tcW w:w="1743" w:type="dxa"/>
          </w:tcPr>
          <w:p w:rsidR="00C11E11" w:rsidRDefault="00C11E11" w:rsidP="00E729BF">
            <w:pPr>
              <w:spacing w:line="240" w:lineRule="atLeast"/>
              <w:rPr>
                <w:rFonts w:asciiTheme="minorHAnsi" w:eastAsiaTheme="minorEastAsia" w:hAnsiTheme="minorHAnsi" w:cstheme="minorBidi"/>
                <w:szCs w:val="22"/>
              </w:rPr>
            </w:pPr>
          </w:p>
        </w:tc>
      </w:tr>
      <w:tr w:rsidR="007103FA" w:rsidRPr="004A3373" w:rsidTr="000F1F6E">
        <w:tc>
          <w:tcPr>
            <w:tcW w:w="8522" w:type="dxa"/>
            <w:gridSpan w:val="3"/>
            <w:shd w:val="clear" w:color="auto" w:fill="548DD4" w:themeFill="text2" w:themeFillTint="99"/>
          </w:tcPr>
          <w:p w:rsidR="007103FA" w:rsidRPr="004A3373" w:rsidRDefault="007103FA" w:rsidP="007103FA">
            <w:pPr>
              <w:rPr>
                <w:b/>
                <w:color w:val="FFFFFF" w:themeColor="background1"/>
              </w:rPr>
            </w:pPr>
            <w:r>
              <w:rPr>
                <w:rFonts w:asciiTheme="minorHAnsi" w:eastAsiaTheme="minorEastAsia" w:hAnsiTheme="minorHAnsi" w:cstheme="minorBidi" w:hint="eastAsia"/>
                <w:b/>
                <w:color w:val="FFFFFF" w:themeColor="background1"/>
                <w:szCs w:val="22"/>
              </w:rPr>
              <w:t>其它着重关注点</w:t>
            </w:r>
          </w:p>
        </w:tc>
      </w:tr>
      <w:tr w:rsidR="007103FA" w:rsidTr="000F1F6E">
        <w:tc>
          <w:tcPr>
            <w:tcW w:w="427" w:type="dxa"/>
          </w:tcPr>
          <w:p w:rsidR="007103FA" w:rsidRPr="00B1116A" w:rsidRDefault="007103FA" w:rsidP="000F1F6E">
            <w:pPr>
              <w:spacing w:line="240" w:lineRule="atLeast"/>
              <w:jc w:val="center"/>
              <w:rPr>
                <w:rFonts w:asciiTheme="minorHAnsi" w:eastAsiaTheme="minorEastAsia" w:hAnsiTheme="minorHAnsi" w:cstheme="minorBidi" w:hint="eastAsia"/>
                <w:b/>
                <w:szCs w:val="22"/>
              </w:rPr>
            </w:pPr>
            <w:r>
              <w:rPr>
                <w:rFonts w:asciiTheme="minorHAnsi" w:eastAsiaTheme="minorEastAsia" w:hAnsiTheme="minorHAnsi" w:cstheme="minorBidi" w:hint="eastAsia"/>
                <w:b/>
                <w:szCs w:val="22"/>
              </w:rPr>
              <w:t>序号</w:t>
            </w:r>
          </w:p>
        </w:tc>
        <w:tc>
          <w:tcPr>
            <w:tcW w:w="6352" w:type="dxa"/>
          </w:tcPr>
          <w:p w:rsidR="007103FA" w:rsidRPr="007A4334" w:rsidRDefault="007103FA" w:rsidP="000F1F6E">
            <w:pPr>
              <w:rPr>
                <w:rFonts w:asciiTheme="minorHAnsi" w:eastAsiaTheme="minorEastAsia" w:hAnsiTheme="minorHAnsi" w:cstheme="minorBidi"/>
                <w:b/>
                <w:szCs w:val="22"/>
              </w:rPr>
            </w:pPr>
            <w:r w:rsidRPr="007A4334">
              <w:rPr>
                <w:rFonts w:asciiTheme="minorHAnsi" w:eastAsiaTheme="minorEastAsia" w:hAnsiTheme="minorHAnsi" w:cstheme="minorBidi" w:hint="eastAsia"/>
                <w:b/>
                <w:szCs w:val="22"/>
              </w:rPr>
              <w:t>测试点描述</w:t>
            </w:r>
          </w:p>
        </w:tc>
        <w:tc>
          <w:tcPr>
            <w:tcW w:w="1743" w:type="dxa"/>
          </w:tcPr>
          <w:p w:rsidR="007103FA" w:rsidRPr="00075F2B" w:rsidRDefault="007103FA" w:rsidP="000F1F6E">
            <w:pPr>
              <w:rPr>
                <w:rFonts w:asciiTheme="minorHAnsi" w:eastAsiaTheme="minorEastAsia" w:hAnsiTheme="minorHAnsi" w:cstheme="minorBidi"/>
                <w:b/>
                <w:szCs w:val="22"/>
              </w:rPr>
            </w:pPr>
            <w:r w:rsidRPr="00075F2B">
              <w:rPr>
                <w:rFonts w:asciiTheme="minorHAnsi" w:eastAsiaTheme="minorEastAsia" w:hAnsiTheme="minorHAnsi" w:cstheme="minorBidi" w:hint="eastAsia"/>
                <w:b/>
                <w:szCs w:val="22"/>
              </w:rPr>
              <w:t>预期结果</w:t>
            </w:r>
          </w:p>
        </w:tc>
      </w:tr>
      <w:tr w:rsidR="007103FA" w:rsidTr="000F1F6E">
        <w:tc>
          <w:tcPr>
            <w:tcW w:w="427" w:type="dxa"/>
          </w:tcPr>
          <w:p w:rsidR="007103FA" w:rsidRDefault="007103FA" w:rsidP="000F1F6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1</w:t>
            </w:r>
          </w:p>
        </w:tc>
        <w:tc>
          <w:tcPr>
            <w:tcW w:w="6352" w:type="dxa"/>
          </w:tcPr>
          <w:p w:rsidR="007103FA" w:rsidRPr="00712C1A" w:rsidRDefault="007103FA" w:rsidP="000F1F6E">
            <w:pPr>
              <w:spacing w:line="240" w:lineRule="atLeast"/>
              <w:rPr>
                <w:rFonts w:asciiTheme="minorHAnsi" w:eastAsiaTheme="minorEastAsia" w:hAnsiTheme="minorHAnsi" w:cstheme="minorBidi" w:hint="eastAsia"/>
                <w:szCs w:val="22"/>
              </w:rPr>
            </w:pPr>
            <w:r w:rsidRPr="00712C1A">
              <w:rPr>
                <w:rFonts w:asciiTheme="minorHAnsi" w:eastAsiaTheme="minorEastAsia" w:hAnsiTheme="minorHAnsi" w:cstheme="minorBidi" w:hint="eastAsia"/>
                <w:szCs w:val="22"/>
              </w:rPr>
              <w:t>1.</w:t>
            </w:r>
            <w:r w:rsidR="0057717A">
              <w:rPr>
                <w:rFonts w:asciiTheme="minorHAnsi" w:eastAsiaTheme="minorEastAsia" w:hAnsiTheme="minorHAnsi" w:cstheme="minorBidi" w:hint="eastAsia"/>
                <w:szCs w:val="22"/>
              </w:rPr>
              <w:t>在主线程中创建获取</w:t>
            </w:r>
            <w:r w:rsidR="0057717A">
              <w:rPr>
                <w:rFonts w:asciiTheme="minorHAnsi" w:eastAsiaTheme="minorEastAsia" w:hAnsiTheme="minorHAnsi" w:cstheme="minorBidi" w:hint="eastAsia"/>
                <w:szCs w:val="22"/>
              </w:rPr>
              <w:t>sdb</w:t>
            </w:r>
            <w:r w:rsidR="0057717A">
              <w:rPr>
                <w:rFonts w:asciiTheme="minorHAnsi" w:eastAsiaTheme="minorEastAsia" w:hAnsiTheme="minorHAnsi" w:cstheme="minorBidi" w:hint="eastAsia"/>
                <w:szCs w:val="22"/>
              </w:rPr>
              <w:t>连接对象</w:t>
            </w:r>
            <w:r w:rsidRPr="00712C1A">
              <w:rPr>
                <w:rFonts w:asciiTheme="minorHAnsi" w:eastAsiaTheme="minorEastAsia" w:hAnsiTheme="minorHAnsi" w:cstheme="minorBidi" w:hint="eastAsia"/>
                <w:szCs w:val="22"/>
              </w:rPr>
              <w:t>；</w:t>
            </w:r>
          </w:p>
          <w:p w:rsidR="007103FA" w:rsidRPr="00712C1A" w:rsidRDefault="007103FA" w:rsidP="000F1F6E">
            <w:pPr>
              <w:spacing w:line="240" w:lineRule="atLeast"/>
              <w:rPr>
                <w:rFonts w:asciiTheme="minorHAnsi" w:eastAsiaTheme="minorEastAsia" w:hAnsiTheme="minorHAnsi" w:cstheme="minorBidi" w:hint="eastAsia"/>
                <w:szCs w:val="22"/>
              </w:rPr>
            </w:pPr>
            <w:r w:rsidRPr="00712C1A">
              <w:rPr>
                <w:rFonts w:asciiTheme="minorHAnsi" w:eastAsiaTheme="minorEastAsia" w:hAnsiTheme="minorHAnsi" w:cstheme="minorBidi" w:hint="eastAsia"/>
                <w:szCs w:val="22"/>
              </w:rPr>
              <w:t>2.</w:t>
            </w:r>
            <w:r w:rsidR="0057717A">
              <w:rPr>
                <w:rFonts w:asciiTheme="minorHAnsi" w:eastAsiaTheme="minorEastAsia" w:hAnsiTheme="minorHAnsi" w:cstheme="minorBidi" w:hint="eastAsia"/>
                <w:szCs w:val="22"/>
              </w:rPr>
              <w:t>使用</w:t>
            </w:r>
            <w:r w:rsidR="0057717A">
              <w:rPr>
                <w:rFonts w:asciiTheme="minorHAnsi" w:eastAsiaTheme="minorEastAsia" w:hAnsiTheme="minorHAnsi" w:cstheme="minorBidi" w:hint="eastAsia"/>
                <w:szCs w:val="22"/>
              </w:rPr>
              <w:t>sdb</w:t>
            </w:r>
            <w:r w:rsidR="0057717A">
              <w:rPr>
                <w:rFonts w:asciiTheme="minorHAnsi" w:eastAsiaTheme="minorEastAsia" w:hAnsiTheme="minorHAnsi" w:cstheme="minorBidi" w:hint="eastAsia"/>
                <w:szCs w:val="22"/>
              </w:rPr>
              <w:t>连接对象获取不同的</w:t>
            </w:r>
            <w:r w:rsidR="0057717A">
              <w:rPr>
                <w:rFonts w:asciiTheme="minorHAnsi" w:eastAsiaTheme="minorEastAsia" w:hAnsiTheme="minorHAnsi" w:cstheme="minorBidi" w:hint="eastAsia"/>
                <w:szCs w:val="22"/>
              </w:rPr>
              <w:t>cs</w:t>
            </w:r>
            <w:r w:rsidR="0057717A">
              <w:rPr>
                <w:rFonts w:asciiTheme="minorHAnsi" w:eastAsiaTheme="minorEastAsia" w:hAnsiTheme="minorHAnsi" w:cstheme="minorBidi" w:hint="eastAsia"/>
                <w:szCs w:val="22"/>
              </w:rPr>
              <w:t>对象和</w:t>
            </w:r>
            <w:r w:rsidR="0057717A">
              <w:rPr>
                <w:rFonts w:asciiTheme="minorHAnsi" w:eastAsiaTheme="minorEastAsia" w:hAnsiTheme="minorHAnsi" w:cstheme="minorBidi" w:hint="eastAsia"/>
                <w:szCs w:val="22"/>
              </w:rPr>
              <w:t>cl</w:t>
            </w:r>
            <w:r w:rsidR="0057717A">
              <w:rPr>
                <w:rFonts w:asciiTheme="minorHAnsi" w:eastAsiaTheme="minorEastAsia" w:hAnsiTheme="minorHAnsi" w:cstheme="minorBidi" w:hint="eastAsia"/>
                <w:szCs w:val="22"/>
              </w:rPr>
              <w:t>对象，创建两条对等线程</w:t>
            </w:r>
            <w:r w:rsidR="0057717A">
              <w:rPr>
                <w:rFonts w:asciiTheme="minorHAnsi" w:eastAsiaTheme="minorEastAsia" w:hAnsiTheme="minorHAnsi" w:cstheme="minorBidi" w:hint="eastAsia"/>
                <w:szCs w:val="22"/>
              </w:rPr>
              <w:t>A/B,A</w:t>
            </w:r>
            <w:r w:rsidR="0057717A">
              <w:rPr>
                <w:rFonts w:asciiTheme="minorHAnsi" w:eastAsiaTheme="minorEastAsia" w:hAnsiTheme="minorHAnsi" w:cstheme="minorBidi" w:hint="eastAsia"/>
                <w:szCs w:val="22"/>
              </w:rPr>
              <w:t>线程进行创建</w:t>
            </w:r>
            <w:r w:rsidR="0057717A">
              <w:rPr>
                <w:rFonts w:asciiTheme="minorHAnsi" w:eastAsiaTheme="minorEastAsia" w:hAnsiTheme="minorHAnsi" w:cstheme="minorBidi" w:hint="eastAsia"/>
                <w:szCs w:val="22"/>
              </w:rPr>
              <w:t>CS</w:t>
            </w:r>
            <w:r w:rsidR="0057717A">
              <w:rPr>
                <w:rFonts w:asciiTheme="minorHAnsi" w:eastAsiaTheme="minorEastAsia" w:hAnsiTheme="minorHAnsi" w:cstheme="minorBidi" w:hint="eastAsia"/>
                <w:szCs w:val="22"/>
              </w:rPr>
              <w:t>操作，</w:t>
            </w:r>
            <w:r w:rsidR="0057717A">
              <w:rPr>
                <w:rFonts w:asciiTheme="minorHAnsi" w:eastAsiaTheme="minorEastAsia" w:hAnsiTheme="minorHAnsi" w:cstheme="minorBidi" w:hint="eastAsia"/>
                <w:szCs w:val="22"/>
              </w:rPr>
              <w:t>B</w:t>
            </w:r>
            <w:r w:rsidR="0057717A">
              <w:rPr>
                <w:rFonts w:asciiTheme="minorHAnsi" w:eastAsiaTheme="minorEastAsia" w:hAnsiTheme="minorHAnsi" w:cstheme="minorBidi" w:hint="eastAsia"/>
                <w:szCs w:val="22"/>
              </w:rPr>
              <w:t>线程进行</w:t>
            </w:r>
            <w:r w:rsidR="0057717A">
              <w:rPr>
                <w:rFonts w:asciiTheme="minorHAnsi" w:eastAsiaTheme="minorEastAsia" w:hAnsiTheme="minorHAnsi" w:cstheme="minorBidi" w:hint="eastAsia"/>
                <w:szCs w:val="22"/>
              </w:rPr>
              <w:t>cl</w:t>
            </w:r>
            <w:r w:rsidR="0057717A">
              <w:rPr>
                <w:rFonts w:asciiTheme="minorHAnsi" w:eastAsiaTheme="minorEastAsia" w:hAnsiTheme="minorHAnsi" w:cstheme="minorBidi" w:hint="eastAsia"/>
                <w:szCs w:val="22"/>
              </w:rPr>
              <w:t>的写入操作</w:t>
            </w:r>
            <w:r w:rsidRPr="00712C1A">
              <w:rPr>
                <w:rFonts w:asciiTheme="minorHAnsi" w:eastAsiaTheme="minorEastAsia" w:hAnsiTheme="minorHAnsi" w:cstheme="minorBidi" w:hint="eastAsia"/>
                <w:szCs w:val="22"/>
              </w:rPr>
              <w:t>；</w:t>
            </w:r>
          </w:p>
          <w:p w:rsidR="007103FA" w:rsidRPr="00712C1A" w:rsidRDefault="007103FA" w:rsidP="000F1F6E">
            <w:pPr>
              <w:spacing w:line="240" w:lineRule="atLeast"/>
              <w:rPr>
                <w:rFonts w:asciiTheme="minorHAnsi" w:eastAsiaTheme="minorEastAsia" w:hAnsiTheme="minorHAnsi" w:cstheme="minorBidi" w:hint="eastAsia"/>
                <w:szCs w:val="22"/>
              </w:rPr>
            </w:pPr>
            <w:r w:rsidRPr="00712C1A">
              <w:rPr>
                <w:rFonts w:asciiTheme="minorHAnsi" w:eastAsiaTheme="minorEastAsia" w:hAnsiTheme="minorHAnsi" w:cstheme="minorBidi" w:hint="eastAsia"/>
                <w:szCs w:val="22"/>
              </w:rPr>
              <w:t>3.</w:t>
            </w:r>
            <w:r w:rsidR="0057717A">
              <w:rPr>
                <w:rFonts w:asciiTheme="minorHAnsi" w:eastAsiaTheme="minorEastAsia" w:hAnsiTheme="minorHAnsi" w:cstheme="minorBidi" w:hint="eastAsia"/>
                <w:szCs w:val="22"/>
              </w:rPr>
              <w:t>等待对等线程执行完成，使用</w:t>
            </w:r>
            <w:r w:rsidR="0057717A">
              <w:rPr>
                <w:rFonts w:asciiTheme="minorHAnsi" w:eastAsiaTheme="minorEastAsia" w:hAnsiTheme="minorHAnsi" w:cstheme="minorBidi" w:hint="eastAsia"/>
                <w:szCs w:val="22"/>
              </w:rPr>
              <w:t>sdbDisconnect()</w:t>
            </w:r>
            <w:r w:rsidR="0057717A">
              <w:rPr>
                <w:rFonts w:asciiTheme="minorHAnsi" w:eastAsiaTheme="minorEastAsia" w:hAnsiTheme="minorHAnsi" w:cstheme="minorBidi" w:hint="eastAsia"/>
                <w:szCs w:val="22"/>
              </w:rPr>
              <w:t>操作断开</w:t>
            </w:r>
            <w:r w:rsidR="0057717A">
              <w:rPr>
                <w:rFonts w:asciiTheme="minorHAnsi" w:eastAsiaTheme="minorEastAsia" w:hAnsiTheme="minorHAnsi" w:cstheme="minorBidi" w:hint="eastAsia"/>
                <w:szCs w:val="22"/>
              </w:rPr>
              <w:t>sdb</w:t>
            </w:r>
            <w:r w:rsidR="0057717A">
              <w:rPr>
                <w:rFonts w:asciiTheme="minorHAnsi" w:eastAsiaTheme="minorEastAsia" w:hAnsiTheme="minorHAnsi" w:cstheme="minorBidi" w:hint="eastAsia"/>
                <w:szCs w:val="22"/>
              </w:rPr>
              <w:t>的连接。</w:t>
            </w:r>
          </w:p>
        </w:tc>
        <w:tc>
          <w:tcPr>
            <w:tcW w:w="1743" w:type="dxa"/>
          </w:tcPr>
          <w:p w:rsidR="007103FA" w:rsidRDefault="007103FA" w:rsidP="000F1F6E">
            <w:pPr>
              <w:spacing w:line="240" w:lineRule="atLeast"/>
              <w:rPr>
                <w:rFonts w:asciiTheme="minorHAnsi" w:eastAsiaTheme="minorEastAsia" w:hAnsiTheme="minorHAnsi" w:cstheme="minorBidi"/>
                <w:szCs w:val="22"/>
              </w:rPr>
            </w:pPr>
          </w:p>
        </w:tc>
      </w:tr>
      <w:tr w:rsidR="0057717A" w:rsidTr="000F1F6E">
        <w:tc>
          <w:tcPr>
            <w:tcW w:w="427" w:type="dxa"/>
          </w:tcPr>
          <w:p w:rsidR="0057717A" w:rsidRDefault="0057717A" w:rsidP="000F1F6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t>2</w:t>
            </w:r>
          </w:p>
        </w:tc>
        <w:tc>
          <w:tcPr>
            <w:tcW w:w="6352" w:type="dxa"/>
          </w:tcPr>
          <w:p w:rsidR="0057717A" w:rsidRPr="00712C1A" w:rsidRDefault="0057717A" w:rsidP="000F1F6E">
            <w:pPr>
              <w:spacing w:line="240" w:lineRule="atLeast"/>
              <w:rPr>
                <w:rFonts w:asciiTheme="minorHAnsi" w:eastAsiaTheme="minorEastAsia" w:hAnsiTheme="minorHAnsi" w:cstheme="minorBidi" w:hint="eastAsia"/>
                <w:szCs w:val="22"/>
              </w:rPr>
            </w:pPr>
            <w:r w:rsidRPr="00712C1A">
              <w:rPr>
                <w:rFonts w:asciiTheme="minorHAnsi" w:eastAsiaTheme="minorEastAsia" w:hAnsiTheme="minorHAnsi" w:cstheme="minorBidi" w:hint="eastAsia"/>
                <w:szCs w:val="22"/>
              </w:rPr>
              <w:t>1.</w:t>
            </w:r>
            <w:r>
              <w:rPr>
                <w:rFonts w:asciiTheme="minorHAnsi" w:eastAsiaTheme="minorEastAsia" w:hAnsiTheme="minorHAnsi" w:cstheme="minorBidi" w:hint="eastAsia"/>
                <w:szCs w:val="22"/>
              </w:rPr>
              <w:t>在主线程中创建获取</w:t>
            </w:r>
            <w:r>
              <w:rPr>
                <w:rFonts w:asciiTheme="minorHAnsi" w:eastAsiaTheme="minorEastAsia" w:hAnsiTheme="minorHAnsi" w:cstheme="minorBidi" w:hint="eastAsia"/>
                <w:szCs w:val="22"/>
              </w:rPr>
              <w:t>sdb</w:t>
            </w:r>
            <w:r>
              <w:rPr>
                <w:rFonts w:asciiTheme="minorHAnsi" w:eastAsiaTheme="minorEastAsia" w:hAnsiTheme="minorHAnsi" w:cstheme="minorBidi" w:hint="eastAsia"/>
                <w:szCs w:val="22"/>
              </w:rPr>
              <w:t>连接对象</w:t>
            </w:r>
            <w:r w:rsidRPr="00712C1A">
              <w:rPr>
                <w:rFonts w:asciiTheme="minorHAnsi" w:eastAsiaTheme="minorEastAsia" w:hAnsiTheme="minorHAnsi" w:cstheme="minorBidi" w:hint="eastAsia"/>
                <w:szCs w:val="22"/>
              </w:rPr>
              <w:t>；</w:t>
            </w:r>
          </w:p>
          <w:p w:rsidR="0057717A" w:rsidRPr="00712C1A" w:rsidRDefault="0057717A" w:rsidP="000F1F6E">
            <w:pPr>
              <w:spacing w:line="240" w:lineRule="atLeast"/>
              <w:rPr>
                <w:rFonts w:asciiTheme="minorHAnsi" w:eastAsiaTheme="minorEastAsia" w:hAnsiTheme="minorHAnsi" w:cstheme="minorBidi" w:hint="eastAsia"/>
                <w:szCs w:val="22"/>
              </w:rPr>
            </w:pPr>
            <w:r w:rsidRPr="00712C1A">
              <w:rPr>
                <w:rFonts w:asciiTheme="minorHAnsi" w:eastAsiaTheme="minorEastAsia" w:hAnsiTheme="minorHAnsi" w:cstheme="minorBidi" w:hint="eastAsia"/>
                <w:szCs w:val="22"/>
              </w:rPr>
              <w:t>2.</w:t>
            </w:r>
            <w:r>
              <w:rPr>
                <w:rFonts w:asciiTheme="minorHAnsi" w:eastAsiaTheme="minorEastAsia" w:hAnsiTheme="minorHAnsi" w:cstheme="minorBidi" w:hint="eastAsia"/>
                <w:szCs w:val="22"/>
              </w:rPr>
              <w:t>使用</w:t>
            </w:r>
            <w:r>
              <w:rPr>
                <w:rFonts w:asciiTheme="minorHAnsi" w:eastAsiaTheme="minorEastAsia" w:hAnsiTheme="minorHAnsi" w:cstheme="minorBidi" w:hint="eastAsia"/>
                <w:szCs w:val="22"/>
              </w:rPr>
              <w:t>sdb</w:t>
            </w:r>
            <w:r>
              <w:rPr>
                <w:rFonts w:asciiTheme="minorHAnsi" w:eastAsiaTheme="minorEastAsia" w:hAnsiTheme="minorHAnsi" w:cstheme="minorBidi" w:hint="eastAsia"/>
                <w:szCs w:val="22"/>
              </w:rPr>
              <w:t>连接对象获取不同的</w:t>
            </w:r>
            <w:r>
              <w:rPr>
                <w:rFonts w:asciiTheme="minorHAnsi" w:eastAsiaTheme="minorEastAsia" w:hAnsiTheme="minorHAnsi" w:cstheme="minorBidi" w:hint="eastAsia"/>
                <w:szCs w:val="22"/>
              </w:rPr>
              <w:t>cs</w:t>
            </w:r>
            <w:r>
              <w:rPr>
                <w:rFonts w:asciiTheme="minorHAnsi" w:eastAsiaTheme="minorEastAsia" w:hAnsiTheme="minorHAnsi" w:cstheme="minorBidi" w:hint="eastAsia"/>
                <w:szCs w:val="22"/>
              </w:rPr>
              <w:t>对象和</w:t>
            </w:r>
            <w:r>
              <w:rPr>
                <w:rFonts w:asciiTheme="minorHAnsi" w:eastAsiaTheme="minorEastAsia" w:hAnsiTheme="minorHAnsi" w:cstheme="minorBidi" w:hint="eastAsia"/>
                <w:szCs w:val="22"/>
              </w:rPr>
              <w:t>cl</w:t>
            </w:r>
            <w:r>
              <w:rPr>
                <w:rFonts w:asciiTheme="minorHAnsi" w:eastAsiaTheme="minorEastAsia" w:hAnsiTheme="minorHAnsi" w:cstheme="minorBidi" w:hint="eastAsia"/>
                <w:szCs w:val="22"/>
              </w:rPr>
              <w:t>对象，创建两条对等线程</w:t>
            </w:r>
            <w:r>
              <w:rPr>
                <w:rFonts w:asciiTheme="minorHAnsi" w:eastAsiaTheme="minorEastAsia" w:hAnsiTheme="minorHAnsi" w:cstheme="minorBidi" w:hint="eastAsia"/>
                <w:szCs w:val="22"/>
              </w:rPr>
              <w:t>A/B,A</w:t>
            </w:r>
            <w:r>
              <w:rPr>
                <w:rFonts w:asciiTheme="minorHAnsi" w:eastAsiaTheme="minorEastAsia" w:hAnsiTheme="minorHAnsi" w:cstheme="minorBidi" w:hint="eastAsia"/>
                <w:szCs w:val="22"/>
              </w:rPr>
              <w:t>线程进行创建</w:t>
            </w:r>
            <w:r>
              <w:rPr>
                <w:rFonts w:asciiTheme="minorHAnsi" w:eastAsiaTheme="minorEastAsia" w:hAnsiTheme="minorHAnsi" w:cstheme="minorBidi" w:hint="eastAsia"/>
                <w:szCs w:val="22"/>
              </w:rPr>
              <w:t>CS</w:t>
            </w:r>
            <w:r>
              <w:rPr>
                <w:rFonts w:asciiTheme="minorHAnsi" w:eastAsiaTheme="minorEastAsia" w:hAnsiTheme="minorHAnsi" w:cstheme="minorBidi" w:hint="eastAsia"/>
                <w:szCs w:val="22"/>
              </w:rPr>
              <w:t>操作，</w:t>
            </w:r>
            <w:r>
              <w:rPr>
                <w:rFonts w:asciiTheme="minorHAnsi" w:eastAsiaTheme="minorEastAsia" w:hAnsiTheme="minorHAnsi" w:cstheme="minorBidi" w:hint="eastAsia"/>
                <w:szCs w:val="22"/>
              </w:rPr>
              <w:t>B</w:t>
            </w:r>
            <w:r>
              <w:rPr>
                <w:rFonts w:asciiTheme="minorHAnsi" w:eastAsiaTheme="minorEastAsia" w:hAnsiTheme="minorHAnsi" w:cstheme="minorBidi" w:hint="eastAsia"/>
                <w:szCs w:val="22"/>
              </w:rPr>
              <w:t>线程进行</w:t>
            </w:r>
            <w:r>
              <w:rPr>
                <w:rFonts w:asciiTheme="minorHAnsi" w:eastAsiaTheme="minorEastAsia" w:hAnsiTheme="minorHAnsi" w:cstheme="minorBidi" w:hint="eastAsia"/>
                <w:szCs w:val="22"/>
              </w:rPr>
              <w:t>cl</w:t>
            </w:r>
            <w:r>
              <w:rPr>
                <w:rFonts w:asciiTheme="minorHAnsi" w:eastAsiaTheme="minorEastAsia" w:hAnsiTheme="minorHAnsi" w:cstheme="minorBidi" w:hint="eastAsia"/>
                <w:szCs w:val="22"/>
              </w:rPr>
              <w:t>的写入操作</w:t>
            </w:r>
            <w:r w:rsidRPr="00712C1A">
              <w:rPr>
                <w:rFonts w:asciiTheme="minorHAnsi" w:eastAsiaTheme="minorEastAsia" w:hAnsiTheme="minorHAnsi" w:cstheme="minorBidi" w:hint="eastAsia"/>
                <w:szCs w:val="22"/>
              </w:rPr>
              <w:t>；</w:t>
            </w:r>
          </w:p>
          <w:p w:rsidR="0057717A" w:rsidRPr="00712C1A" w:rsidRDefault="0057717A" w:rsidP="0057717A">
            <w:pPr>
              <w:spacing w:line="240" w:lineRule="atLeast"/>
              <w:rPr>
                <w:rFonts w:asciiTheme="minorHAnsi" w:eastAsiaTheme="minorEastAsia" w:hAnsiTheme="minorHAnsi" w:cstheme="minorBidi" w:hint="eastAsia"/>
                <w:szCs w:val="22"/>
              </w:rPr>
            </w:pPr>
            <w:r w:rsidRPr="00712C1A">
              <w:rPr>
                <w:rFonts w:asciiTheme="minorHAnsi" w:eastAsiaTheme="minorEastAsia" w:hAnsiTheme="minorHAnsi" w:cstheme="minorBidi" w:hint="eastAsia"/>
                <w:szCs w:val="22"/>
              </w:rPr>
              <w:t>3.</w:t>
            </w:r>
            <w:r>
              <w:rPr>
                <w:rFonts w:asciiTheme="minorHAnsi" w:eastAsiaTheme="minorEastAsia" w:hAnsiTheme="minorHAnsi" w:cstheme="minorBidi" w:hint="eastAsia"/>
                <w:szCs w:val="22"/>
              </w:rPr>
              <w:t>对等线程执行的过程中</w:t>
            </w:r>
            <w:r>
              <w:rPr>
                <w:rFonts w:asciiTheme="minorHAnsi" w:eastAsiaTheme="minorEastAsia" w:hAnsiTheme="minorHAnsi" w:cstheme="minorBidi" w:hint="eastAsia"/>
                <w:szCs w:val="22"/>
              </w:rPr>
              <w:t>，使用</w:t>
            </w:r>
            <w:r>
              <w:rPr>
                <w:rFonts w:asciiTheme="minorHAnsi" w:eastAsiaTheme="minorEastAsia" w:hAnsiTheme="minorHAnsi" w:cstheme="minorBidi" w:hint="eastAsia"/>
                <w:szCs w:val="22"/>
              </w:rPr>
              <w:t>sdbDisconnect()</w:t>
            </w:r>
            <w:r>
              <w:rPr>
                <w:rFonts w:asciiTheme="minorHAnsi" w:eastAsiaTheme="minorEastAsia" w:hAnsiTheme="minorHAnsi" w:cstheme="minorBidi" w:hint="eastAsia"/>
                <w:szCs w:val="22"/>
              </w:rPr>
              <w:t>操作断开</w:t>
            </w:r>
            <w:r>
              <w:rPr>
                <w:rFonts w:asciiTheme="minorHAnsi" w:eastAsiaTheme="minorEastAsia" w:hAnsiTheme="minorHAnsi" w:cstheme="minorBidi" w:hint="eastAsia"/>
                <w:szCs w:val="22"/>
              </w:rPr>
              <w:t>sdb</w:t>
            </w:r>
            <w:r>
              <w:rPr>
                <w:rFonts w:asciiTheme="minorHAnsi" w:eastAsiaTheme="minorEastAsia" w:hAnsiTheme="minorHAnsi" w:cstheme="minorBidi" w:hint="eastAsia"/>
                <w:szCs w:val="22"/>
              </w:rPr>
              <w:t>的连接。</w:t>
            </w:r>
          </w:p>
        </w:tc>
        <w:tc>
          <w:tcPr>
            <w:tcW w:w="1743" w:type="dxa"/>
          </w:tcPr>
          <w:p w:rsidR="0057717A" w:rsidRDefault="0057717A" w:rsidP="000F1F6E">
            <w:pPr>
              <w:spacing w:line="240" w:lineRule="atLeast"/>
              <w:rPr>
                <w:rFonts w:asciiTheme="minorHAnsi" w:eastAsiaTheme="minorEastAsia" w:hAnsiTheme="minorHAnsi" w:cstheme="minorBidi"/>
                <w:szCs w:val="22"/>
              </w:rPr>
            </w:pPr>
          </w:p>
        </w:tc>
      </w:tr>
      <w:tr w:rsidR="0057717A" w:rsidTr="0057717A">
        <w:tc>
          <w:tcPr>
            <w:tcW w:w="427" w:type="dxa"/>
          </w:tcPr>
          <w:p w:rsidR="0057717A" w:rsidRDefault="0057717A" w:rsidP="000F1F6E">
            <w:pPr>
              <w:spacing w:line="240" w:lineRule="atLeast"/>
              <w:rPr>
                <w:rFonts w:asciiTheme="minorHAnsi" w:eastAsiaTheme="minorEastAsia" w:hAnsiTheme="minorHAnsi" w:cstheme="minorBidi" w:hint="eastAsia"/>
                <w:szCs w:val="22"/>
              </w:rPr>
            </w:pPr>
            <w:bookmarkStart w:id="17" w:name="_Toc363054152"/>
            <w:r>
              <w:rPr>
                <w:rFonts w:asciiTheme="minorHAnsi" w:eastAsiaTheme="minorEastAsia" w:hAnsiTheme="minorHAnsi" w:cstheme="minorBidi" w:hint="eastAsia"/>
                <w:szCs w:val="22"/>
              </w:rPr>
              <w:t>3</w:t>
            </w:r>
          </w:p>
        </w:tc>
        <w:tc>
          <w:tcPr>
            <w:tcW w:w="6352" w:type="dxa"/>
          </w:tcPr>
          <w:p w:rsidR="0057717A" w:rsidRPr="00712C1A" w:rsidRDefault="0057717A" w:rsidP="000F1F6E">
            <w:pPr>
              <w:spacing w:line="240" w:lineRule="atLeast"/>
              <w:rPr>
                <w:rFonts w:asciiTheme="minorHAnsi" w:eastAsiaTheme="minorEastAsia" w:hAnsiTheme="minorHAnsi" w:cstheme="minorBidi" w:hint="eastAsia"/>
                <w:szCs w:val="22"/>
              </w:rPr>
            </w:pPr>
            <w:r w:rsidRPr="00712C1A">
              <w:rPr>
                <w:rFonts w:asciiTheme="minorHAnsi" w:eastAsiaTheme="minorEastAsia" w:hAnsiTheme="minorHAnsi" w:cstheme="minorBidi" w:hint="eastAsia"/>
                <w:szCs w:val="22"/>
              </w:rPr>
              <w:t>1.</w:t>
            </w:r>
            <w:r>
              <w:rPr>
                <w:rFonts w:asciiTheme="minorHAnsi" w:eastAsiaTheme="minorEastAsia" w:hAnsiTheme="minorHAnsi" w:cstheme="minorBidi" w:hint="eastAsia"/>
                <w:szCs w:val="22"/>
              </w:rPr>
              <w:t>在主线程中创建获取</w:t>
            </w:r>
            <w:r>
              <w:rPr>
                <w:rFonts w:asciiTheme="minorHAnsi" w:eastAsiaTheme="minorEastAsia" w:hAnsiTheme="minorHAnsi" w:cstheme="minorBidi" w:hint="eastAsia"/>
                <w:szCs w:val="22"/>
              </w:rPr>
              <w:t>sdb</w:t>
            </w:r>
            <w:r>
              <w:rPr>
                <w:rFonts w:asciiTheme="minorHAnsi" w:eastAsiaTheme="minorEastAsia" w:hAnsiTheme="minorHAnsi" w:cstheme="minorBidi" w:hint="eastAsia"/>
                <w:szCs w:val="22"/>
              </w:rPr>
              <w:t>连接对象</w:t>
            </w:r>
            <w:r w:rsidR="003F2D4B">
              <w:rPr>
                <w:rFonts w:asciiTheme="minorHAnsi" w:eastAsiaTheme="minorEastAsia" w:hAnsiTheme="minorHAnsi" w:cstheme="minorBidi" w:hint="eastAsia"/>
                <w:szCs w:val="22"/>
              </w:rPr>
              <w:t>，创建表</w:t>
            </w:r>
            <w:r w:rsidR="003F2D4B">
              <w:rPr>
                <w:rFonts w:asciiTheme="minorHAnsi" w:eastAsiaTheme="minorEastAsia" w:hAnsiTheme="minorHAnsi" w:cstheme="minorBidi" w:hint="eastAsia"/>
                <w:szCs w:val="22"/>
              </w:rPr>
              <w:t>cs.cl</w:t>
            </w:r>
            <w:r w:rsidR="003F2D4B">
              <w:rPr>
                <w:rFonts w:asciiTheme="minorHAnsi" w:eastAsiaTheme="minorEastAsia" w:hAnsiTheme="minorHAnsi" w:cstheme="minorBidi" w:hint="eastAsia"/>
                <w:szCs w:val="22"/>
              </w:rPr>
              <w:t>，并向里面写入</w:t>
            </w:r>
            <w:r w:rsidR="003F2D4B">
              <w:rPr>
                <w:rFonts w:asciiTheme="minorHAnsi" w:eastAsiaTheme="minorEastAsia" w:hAnsiTheme="minorHAnsi" w:cstheme="minorBidi" w:hint="eastAsia"/>
                <w:szCs w:val="22"/>
              </w:rPr>
              <w:t>100</w:t>
            </w:r>
            <w:r w:rsidR="003F2D4B">
              <w:rPr>
                <w:rFonts w:asciiTheme="minorHAnsi" w:eastAsiaTheme="minorEastAsia" w:hAnsiTheme="minorHAnsi" w:cstheme="minorBidi" w:hint="eastAsia"/>
                <w:szCs w:val="22"/>
              </w:rPr>
              <w:t>条数据</w:t>
            </w:r>
            <w:r w:rsidRPr="00712C1A">
              <w:rPr>
                <w:rFonts w:asciiTheme="minorHAnsi" w:eastAsiaTheme="minorEastAsia" w:hAnsiTheme="minorHAnsi" w:cstheme="minorBidi" w:hint="eastAsia"/>
                <w:szCs w:val="22"/>
              </w:rPr>
              <w:t>；</w:t>
            </w:r>
          </w:p>
          <w:p w:rsidR="0057717A" w:rsidRPr="00712C1A" w:rsidRDefault="0057717A" w:rsidP="003F2D4B">
            <w:pPr>
              <w:spacing w:line="240" w:lineRule="atLeast"/>
              <w:rPr>
                <w:rFonts w:asciiTheme="minorHAnsi" w:eastAsiaTheme="minorEastAsia" w:hAnsiTheme="minorHAnsi" w:cstheme="minorBidi" w:hint="eastAsia"/>
                <w:szCs w:val="22"/>
              </w:rPr>
            </w:pPr>
            <w:r w:rsidRPr="00712C1A">
              <w:rPr>
                <w:rFonts w:asciiTheme="minorHAnsi" w:eastAsiaTheme="minorEastAsia" w:hAnsiTheme="minorHAnsi" w:cstheme="minorBidi" w:hint="eastAsia"/>
                <w:szCs w:val="22"/>
              </w:rPr>
              <w:t>2.</w:t>
            </w:r>
            <w:r w:rsidR="003F2D4B">
              <w:rPr>
                <w:rFonts w:asciiTheme="minorHAnsi" w:eastAsiaTheme="minorEastAsia" w:hAnsiTheme="minorHAnsi" w:cstheme="minorBidi" w:hint="eastAsia"/>
                <w:szCs w:val="22"/>
              </w:rPr>
              <w:t>获取不的的</w:t>
            </w:r>
            <w:r w:rsidR="003F2D4B">
              <w:rPr>
                <w:rFonts w:asciiTheme="minorHAnsi" w:eastAsiaTheme="minorEastAsia" w:hAnsiTheme="minorHAnsi" w:cstheme="minorBidi" w:hint="eastAsia"/>
                <w:szCs w:val="22"/>
              </w:rPr>
              <w:t>cursor</w:t>
            </w:r>
            <w:r w:rsidR="003F2D4B">
              <w:rPr>
                <w:rFonts w:asciiTheme="minorHAnsi" w:eastAsiaTheme="minorEastAsia" w:hAnsiTheme="minorHAnsi" w:cstheme="minorBidi" w:hint="eastAsia"/>
                <w:szCs w:val="22"/>
              </w:rPr>
              <w:t>游标对象，在两条对等线程中对游标进行数据的遍</w:t>
            </w:r>
            <w:r w:rsidR="003F2D4B">
              <w:rPr>
                <w:rFonts w:asciiTheme="minorHAnsi" w:eastAsiaTheme="minorEastAsia" w:hAnsiTheme="minorHAnsi" w:cstheme="minorBidi" w:hint="eastAsia"/>
                <w:szCs w:val="22"/>
              </w:rPr>
              <w:lastRenderedPageBreak/>
              <w:t>历操作，操作完成后，关闭游标</w:t>
            </w:r>
            <w:r w:rsidRPr="00712C1A">
              <w:rPr>
                <w:rFonts w:asciiTheme="minorHAnsi" w:eastAsiaTheme="minorEastAsia" w:hAnsiTheme="minorHAnsi" w:cstheme="minorBidi" w:hint="eastAsia"/>
                <w:szCs w:val="22"/>
              </w:rPr>
              <w:t>；</w:t>
            </w:r>
          </w:p>
          <w:p w:rsidR="0057717A" w:rsidRPr="00712C1A" w:rsidRDefault="0057717A" w:rsidP="000F1F6E">
            <w:pPr>
              <w:spacing w:line="240" w:lineRule="atLeast"/>
              <w:rPr>
                <w:rFonts w:asciiTheme="minorHAnsi" w:eastAsiaTheme="minorEastAsia" w:hAnsiTheme="minorHAnsi" w:cstheme="minorBidi" w:hint="eastAsia"/>
                <w:szCs w:val="22"/>
              </w:rPr>
            </w:pPr>
            <w:r w:rsidRPr="00712C1A">
              <w:rPr>
                <w:rFonts w:asciiTheme="minorHAnsi" w:eastAsiaTheme="minorEastAsia" w:hAnsiTheme="minorHAnsi" w:cstheme="minorBidi" w:hint="eastAsia"/>
                <w:szCs w:val="22"/>
              </w:rPr>
              <w:t>3.</w:t>
            </w:r>
            <w:r>
              <w:rPr>
                <w:rFonts w:asciiTheme="minorHAnsi" w:eastAsiaTheme="minorEastAsia" w:hAnsiTheme="minorHAnsi" w:cstheme="minorBidi" w:hint="eastAsia"/>
                <w:szCs w:val="22"/>
              </w:rPr>
              <w:t>等待对等线程执行完成，使用</w:t>
            </w:r>
            <w:r w:rsidR="003F2D4B">
              <w:rPr>
                <w:rFonts w:asciiTheme="minorHAnsi" w:eastAsiaTheme="minorEastAsia" w:hAnsiTheme="minorHAnsi" w:cstheme="minorBidi" w:hint="eastAsia"/>
                <w:szCs w:val="22"/>
              </w:rPr>
              <w:t>closeAllCursor</w:t>
            </w:r>
            <w:r w:rsidR="003F2D4B">
              <w:rPr>
                <w:rFonts w:asciiTheme="minorHAnsi" w:eastAsiaTheme="minorEastAsia" w:hAnsiTheme="minorHAnsi" w:cstheme="minorBidi" w:hint="eastAsia"/>
                <w:szCs w:val="22"/>
              </w:rPr>
              <w:t xml:space="preserve"> </w:t>
            </w:r>
            <w:r>
              <w:rPr>
                <w:rFonts w:asciiTheme="minorHAnsi" w:eastAsiaTheme="minorEastAsia" w:hAnsiTheme="minorHAnsi" w:cstheme="minorBidi" w:hint="eastAsia"/>
                <w:szCs w:val="22"/>
              </w:rPr>
              <w:t>()</w:t>
            </w:r>
            <w:r w:rsidR="003F2D4B">
              <w:rPr>
                <w:rFonts w:asciiTheme="minorHAnsi" w:eastAsiaTheme="minorEastAsia" w:hAnsiTheme="minorHAnsi" w:cstheme="minorBidi" w:hint="eastAsia"/>
                <w:szCs w:val="22"/>
              </w:rPr>
              <w:t>操作关掉所有的游标</w:t>
            </w:r>
            <w:r>
              <w:rPr>
                <w:rFonts w:asciiTheme="minorHAnsi" w:eastAsiaTheme="minorEastAsia" w:hAnsiTheme="minorHAnsi" w:cstheme="minorBidi" w:hint="eastAsia"/>
                <w:szCs w:val="22"/>
              </w:rPr>
              <w:t>。</w:t>
            </w:r>
          </w:p>
        </w:tc>
        <w:tc>
          <w:tcPr>
            <w:tcW w:w="1743" w:type="dxa"/>
          </w:tcPr>
          <w:p w:rsidR="0057717A" w:rsidRDefault="0057717A" w:rsidP="000F1F6E">
            <w:pPr>
              <w:spacing w:line="240" w:lineRule="atLeast"/>
              <w:rPr>
                <w:rFonts w:asciiTheme="minorHAnsi" w:eastAsiaTheme="minorEastAsia" w:hAnsiTheme="minorHAnsi" w:cstheme="minorBidi"/>
                <w:szCs w:val="22"/>
              </w:rPr>
            </w:pPr>
          </w:p>
        </w:tc>
      </w:tr>
      <w:tr w:rsidR="003F2D4B" w:rsidTr="0057717A">
        <w:tc>
          <w:tcPr>
            <w:tcW w:w="427" w:type="dxa"/>
          </w:tcPr>
          <w:p w:rsidR="003F2D4B" w:rsidRDefault="003F2D4B" w:rsidP="000F1F6E">
            <w:pPr>
              <w:spacing w:line="240" w:lineRule="atLeast"/>
              <w:rPr>
                <w:rFonts w:asciiTheme="minorHAnsi" w:eastAsiaTheme="minorEastAsia" w:hAnsiTheme="minorHAnsi" w:cstheme="minorBidi" w:hint="eastAsia"/>
                <w:szCs w:val="22"/>
              </w:rPr>
            </w:pPr>
            <w:r>
              <w:rPr>
                <w:rFonts w:asciiTheme="minorHAnsi" w:eastAsiaTheme="minorEastAsia" w:hAnsiTheme="minorHAnsi" w:cstheme="minorBidi" w:hint="eastAsia"/>
                <w:szCs w:val="22"/>
              </w:rPr>
              <w:lastRenderedPageBreak/>
              <w:t>4</w:t>
            </w:r>
          </w:p>
        </w:tc>
        <w:tc>
          <w:tcPr>
            <w:tcW w:w="6352" w:type="dxa"/>
          </w:tcPr>
          <w:p w:rsidR="003F2D4B" w:rsidRPr="00712C1A" w:rsidRDefault="003F2D4B" w:rsidP="000F1F6E">
            <w:pPr>
              <w:spacing w:line="240" w:lineRule="atLeast"/>
              <w:rPr>
                <w:rFonts w:asciiTheme="minorHAnsi" w:eastAsiaTheme="minorEastAsia" w:hAnsiTheme="minorHAnsi" w:cstheme="minorBidi" w:hint="eastAsia"/>
                <w:szCs w:val="22"/>
              </w:rPr>
            </w:pPr>
            <w:r w:rsidRPr="00712C1A">
              <w:rPr>
                <w:rFonts w:asciiTheme="minorHAnsi" w:eastAsiaTheme="minorEastAsia" w:hAnsiTheme="minorHAnsi" w:cstheme="minorBidi" w:hint="eastAsia"/>
                <w:szCs w:val="22"/>
              </w:rPr>
              <w:t>1.</w:t>
            </w:r>
            <w:r>
              <w:rPr>
                <w:rFonts w:asciiTheme="minorHAnsi" w:eastAsiaTheme="minorEastAsia" w:hAnsiTheme="minorHAnsi" w:cstheme="minorBidi" w:hint="eastAsia"/>
                <w:szCs w:val="22"/>
              </w:rPr>
              <w:t>在主线程中创建获取</w:t>
            </w:r>
            <w:r>
              <w:rPr>
                <w:rFonts w:asciiTheme="minorHAnsi" w:eastAsiaTheme="minorEastAsia" w:hAnsiTheme="minorHAnsi" w:cstheme="minorBidi" w:hint="eastAsia"/>
                <w:szCs w:val="22"/>
              </w:rPr>
              <w:t>sdb</w:t>
            </w:r>
            <w:r>
              <w:rPr>
                <w:rFonts w:asciiTheme="minorHAnsi" w:eastAsiaTheme="minorEastAsia" w:hAnsiTheme="minorHAnsi" w:cstheme="minorBidi" w:hint="eastAsia"/>
                <w:szCs w:val="22"/>
              </w:rPr>
              <w:t>连接对象，创建表</w:t>
            </w:r>
            <w:r>
              <w:rPr>
                <w:rFonts w:asciiTheme="minorHAnsi" w:eastAsiaTheme="minorEastAsia" w:hAnsiTheme="minorHAnsi" w:cstheme="minorBidi" w:hint="eastAsia"/>
                <w:szCs w:val="22"/>
              </w:rPr>
              <w:t>cs.cl</w:t>
            </w:r>
            <w:r>
              <w:rPr>
                <w:rFonts w:asciiTheme="minorHAnsi" w:eastAsiaTheme="minorEastAsia" w:hAnsiTheme="minorHAnsi" w:cstheme="minorBidi" w:hint="eastAsia"/>
                <w:szCs w:val="22"/>
              </w:rPr>
              <w:t>，并向里面写入</w:t>
            </w:r>
            <w:r>
              <w:rPr>
                <w:rFonts w:asciiTheme="minorHAnsi" w:eastAsiaTheme="minorEastAsia" w:hAnsiTheme="minorHAnsi" w:cstheme="minorBidi" w:hint="eastAsia"/>
                <w:szCs w:val="22"/>
              </w:rPr>
              <w:t>100</w:t>
            </w:r>
            <w:r>
              <w:rPr>
                <w:rFonts w:asciiTheme="minorHAnsi" w:eastAsiaTheme="minorEastAsia" w:hAnsiTheme="minorHAnsi" w:cstheme="minorBidi" w:hint="eastAsia"/>
                <w:szCs w:val="22"/>
              </w:rPr>
              <w:t>条数据</w:t>
            </w:r>
            <w:r w:rsidRPr="00712C1A">
              <w:rPr>
                <w:rFonts w:asciiTheme="minorHAnsi" w:eastAsiaTheme="minorEastAsia" w:hAnsiTheme="minorHAnsi" w:cstheme="minorBidi" w:hint="eastAsia"/>
                <w:szCs w:val="22"/>
              </w:rPr>
              <w:t>；</w:t>
            </w:r>
          </w:p>
          <w:p w:rsidR="003F2D4B" w:rsidRPr="00712C1A" w:rsidRDefault="003F2D4B" w:rsidP="000F1F6E">
            <w:pPr>
              <w:spacing w:line="240" w:lineRule="atLeast"/>
              <w:rPr>
                <w:rFonts w:asciiTheme="minorHAnsi" w:eastAsiaTheme="minorEastAsia" w:hAnsiTheme="minorHAnsi" w:cstheme="minorBidi" w:hint="eastAsia"/>
                <w:szCs w:val="22"/>
              </w:rPr>
            </w:pPr>
            <w:r w:rsidRPr="00712C1A">
              <w:rPr>
                <w:rFonts w:asciiTheme="minorHAnsi" w:eastAsiaTheme="minorEastAsia" w:hAnsiTheme="minorHAnsi" w:cstheme="minorBidi" w:hint="eastAsia"/>
                <w:szCs w:val="22"/>
              </w:rPr>
              <w:t>2.</w:t>
            </w:r>
            <w:r>
              <w:rPr>
                <w:rFonts w:asciiTheme="minorHAnsi" w:eastAsiaTheme="minorEastAsia" w:hAnsiTheme="minorHAnsi" w:cstheme="minorBidi" w:hint="eastAsia"/>
                <w:szCs w:val="22"/>
              </w:rPr>
              <w:t>获取不的的</w:t>
            </w:r>
            <w:r>
              <w:rPr>
                <w:rFonts w:asciiTheme="minorHAnsi" w:eastAsiaTheme="minorEastAsia" w:hAnsiTheme="minorHAnsi" w:cstheme="minorBidi" w:hint="eastAsia"/>
                <w:szCs w:val="22"/>
              </w:rPr>
              <w:t>cursor</w:t>
            </w:r>
            <w:r>
              <w:rPr>
                <w:rFonts w:asciiTheme="minorHAnsi" w:eastAsiaTheme="minorEastAsia" w:hAnsiTheme="minorHAnsi" w:cstheme="minorBidi" w:hint="eastAsia"/>
                <w:szCs w:val="22"/>
              </w:rPr>
              <w:t>游标对象，在两条对等线程中对游标进行数据的遍历操作，操作完成后，</w:t>
            </w:r>
            <w:r>
              <w:rPr>
                <w:rFonts w:asciiTheme="minorHAnsi" w:eastAsiaTheme="minorEastAsia" w:hAnsiTheme="minorHAnsi" w:cstheme="minorBidi" w:hint="eastAsia"/>
                <w:szCs w:val="22"/>
              </w:rPr>
              <w:t>其中一条线程</w:t>
            </w:r>
            <w:r>
              <w:rPr>
                <w:rFonts w:asciiTheme="minorHAnsi" w:eastAsiaTheme="minorEastAsia" w:hAnsiTheme="minorHAnsi" w:cstheme="minorBidi" w:hint="eastAsia"/>
                <w:szCs w:val="22"/>
              </w:rPr>
              <w:t>关闭游标</w:t>
            </w:r>
            <w:r>
              <w:rPr>
                <w:rFonts w:asciiTheme="minorHAnsi" w:eastAsiaTheme="minorEastAsia" w:hAnsiTheme="minorHAnsi" w:cstheme="minorBidi" w:hint="eastAsia"/>
                <w:szCs w:val="22"/>
              </w:rPr>
              <w:t>，另外一条线程未关闭游标</w:t>
            </w:r>
            <w:r w:rsidRPr="00712C1A">
              <w:rPr>
                <w:rFonts w:asciiTheme="minorHAnsi" w:eastAsiaTheme="minorEastAsia" w:hAnsiTheme="minorHAnsi" w:cstheme="minorBidi" w:hint="eastAsia"/>
                <w:szCs w:val="22"/>
              </w:rPr>
              <w:t>；</w:t>
            </w:r>
          </w:p>
          <w:p w:rsidR="003F2D4B" w:rsidRPr="00712C1A" w:rsidRDefault="003F2D4B" w:rsidP="000F1F6E">
            <w:pPr>
              <w:spacing w:line="240" w:lineRule="atLeast"/>
              <w:rPr>
                <w:rFonts w:asciiTheme="minorHAnsi" w:eastAsiaTheme="minorEastAsia" w:hAnsiTheme="minorHAnsi" w:cstheme="minorBidi" w:hint="eastAsia"/>
                <w:szCs w:val="22"/>
              </w:rPr>
            </w:pPr>
            <w:r w:rsidRPr="00712C1A">
              <w:rPr>
                <w:rFonts w:asciiTheme="minorHAnsi" w:eastAsiaTheme="minorEastAsia" w:hAnsiTheme="minorHAnsi" w:cstheme="minorBidi" w:hint="eastAsia"/>
                <w:szCs w:val="22"/>
              </w:rPr>
              <w:t>3.</w:t>
            </w:r>
            <w:r>
              <w:rPr>
                <w:rFonts w:asciiTheme="minorHAnsi" w:eastAsiaTheme="minorEastAsia" w:hAnsiTheme="minorHAnsi" w:cstheme="minorBidi" w:hint="eastAsia"/>
                <w:szCs w:val="22"/>
              </w:rPr>
              <w:t>等待对等线程执行完成，使用</w:t>
            </w:r>
            <w:r>
              <w:rPr>
                <w:rFonts w:asciiTheme="minorHAnsi" w:eastAsiaTheme="minorEastAsia" w:hAnsiTheme="minorHAnsi" w:cstheme="minorBidi" w:hint="eastAsia"/>
                <w:szCs w:val="22"/>
              </w:rPr>
              <w:t>closeAllCursor ()</w:t>
            </w:r>
            <w:r>
              <w:rPr>
                <w:rFonts w:asciiTheme="minorHAnsi" w:eastAsiaTheme="minorEastAsia" w:hAnsiTheme="minorHAnsi" w:cstheme="minorBidi" w:hint="eastAsia"/>
                <w:szCs w:val="22"/>
              </w:rPr>
              <w:t>操作关掉所有的游标。</w:t>
            </w:r>
          </w:p>
        </w:tc>
        <w:tc>
          <w:tcPr>
            <w:tcW w:w="1743" w:type="dxa"/>
          </w:tcPr>
          <w:p w:rsidR="003F2D4B" w:rsidRDefault="003F2D4B" w:rsidP="000F1F6E">
            <w:pPr>
              <w:spacing w:line="240" w:lineRule="atLeast"/>
              <w:rPr>
                <w:rFonts w:asciiTheme="minorHAnsi" w:eastAsiaTheme="minorEastAsia" w:hAnsiTheme="minorHAnsi" w:cstheme="minorBidi"/>
                <w:szCs w:val="22"/>
              </w:rPr>
            </w:pPr>
          </w:p>
        </w:tc>
      </w:tr>
    </w:tbl>
    <w:p w:rsidR="00105B24" w:rsidRPr="00757CA5" w:rsidRDefault="00105B24" w:rsidP="00105B24">
      <w:pPr>
        <w:pStyle w:val="Heading3"/>
        <w:rPr>
          <w:rFonts w:ascii="Arial" w:hAnsi="Arial" w:cs="Arial"/>
        </w:rPr>
      </w:pPr>
      <w:r w:rsidRPr="00757CA5">
        <w:rPr>
          <w:rFonts w:ascii="Arial" w:hAnsi="Arial" w:cs="Arial"/>
        </w:rPr>
        <w:t>验收测试用例</w:t>
      </w:r>
      <w:bookmarkEnd w:id="17"/>
    </w:p>
    <w:p w:rsidR="00CA112C" w:rsidRPr="00757CA5" w:rsidRDefault="00CA112C" w:rsidP="00CA112C">
      <w:pPr>
        <w:ind w:firstLineChars="200" w:firstLine="420"/>
        <w:rPr>
          <w:rFonts w:ascii="Arial" w:eastAsia="黑体" w:hAnsi="Arial" w:cs="Arial"/>
          <w:i/>
          <w:color w:val="0000FF"/>
        </w:rPr>
      </w:pPr>
      <w:r w:rsidRPr="00757CA5">
        <w:rPr>
          <w:rFonts w:ascii="Arial" w:eastAsia="黑体" w:hAnsi="Arial" w:cs="Arial"/>
          <w:i/>
          <w:color w:val="0000FF"/>
        </w:rPr>
        <w:t>挑选详细设计中的一级用例执行通过后可以满足</w:t>
      </w:r>
      <w:r w:rsidRPr="00757CA5">
        <w:rPr>
          <w:rFonts w:ascii="Arial" w:eastAsia="黑体" w:hAnsi="Arial" w:cs="Arial"/>
          <w:i/>
          <w:color w:val="0000FF"/>
        </w:rPr>
        <w:t>story</w:t>
      </w:r>
      <w:r w:rsidRPr="00757CA5">
        <w:rPr>
          <w:rFonts w:ascii="Arial" w:eastAsia="黑体" w:hAnsi="Arial" w:cs="Arial"/>
          <w:i/>
          <w:color w:val="0000FF"/>
        </w:rPr>
        <w:t>转测试</w:t>
      </w:r>
    </w:p>
    <w:p w:rsidR="00CA112C" w:rsidRPr="00757CA5" w:rsidRDefault="00CA112C" w:rsidP="00CA112C">
      <w:pPr>
        <w:rPr>
          <w:rFonts w:ascii="Arial" w:hAnsi="Arial" w:cs="Arial"/>
        </w:rPr>
      </w:pPr>
    </w:p>
    <w:tbl>
      <w:tblPr>
        <w:tblStyle w:val="-110"/>
        <w:tblW w:w="0" w:type="auto"/>
        <w:tblLook w:val="04A0"/>
      </w:tblPr>
      <w:tblGrid>
        <w:gridCol w:w="817"/>
        <w:gridCol w:w="4961"/>
        <w:gridCol w:w="1560"/>
        <w:gridCol w:w="1184"/>
      </w:tblGrid>
      <w:tr w:rsidR="002167C6" w:rsidRPr="00757CA5" w:rsidTr="009A5543">
        <w:trPr>
          <w:cnfStyle w:val="100000000000"/>
        </w:trPr>
        <w:tc>
          <w:tcPr>
            <w:cnfStyle w:val="001000000000"/>
            <w:tcW w:w="817" w:type="dxa"/>
          </w:tcPr>
          <w:p w:rsidR="002167C6" w:rsidRPr="00757CA5" w:rsidRDefault="004B67AB" w:rsidP="00251ADC">
            <w:pPr>
              <w:rPr>
                <w:rFonts w:ascii="Arial" w:hAnsi="Arial" w:cs="Arial"/>
              </w:rPr>
            </w:pPr>
            <w:r w:rsidRPr="00757CA5">
              <w:rPr>
                <w:rFonts w:ascii="Arial" w:hAnsi="Arial" w:cs="Arial"/>
              </w:rPr>
              <w:t>编号</w:t>
            </w:r>
          </w:p>
        </w:tc>
        <w:tc>
          <w:tcPr>
            <w:tcW w:w="4961" w:type="dxa"/>
          </w:tcPr>
          <w:p w:rsidR="002167C6" w:rsidRPr="00757CA5" w:rsidRDefault="004B67AB" w:rsidP="00251ADC">
            <w:pPr>
              <w:cnfStyle w:val="100000000000"/>
              <w:rPr>
                <w:rFonts w:ascii="Arial" w:hAnsi="Arial" w:cs="Arial"/>
              </w:rPr>
            </w:pPr>
            <w:r w:rsidRPr="00757CA5">
              <w:rPr>
                <w:rFonts w:ascii="Arial" w:hAnsi="Arial" w:cs="Arial"/>
              </w:rPr>
              <w:t>预置数据</w:t>
            </w:r>
          </w:p>
        </w:tc>
        <w:tc>
          <w:tcPr>
            <w:tcW w:w="1560" w:type="dxa"/>
          </w:tcPr>
          <w:p w:rsidR="002167C6" w:rsidRPr="00757CA5" w:rsidRDefault="004B67AB" w:rsidP="00251ADC">
            <w:pPr>
              <w:cnfStyle w:val="100000000000"/>
              <w:rPr>
                <w:rFonts w:ascii="Arial" w:hAnsi="Arial" w:cs="Arial"/>
              </w:rPr>
            </w:pPr>
            <w:r w:rsidRPr="00757CA5">
              <w:rPr>
                <w:rFonts w:ascii="Arial" w:hAnsi="Arial" w:cs="Arial"/>
              </w:rPr>
              <w:t>预期结果</w:t>
            </w:r>
          </w:p>
        </w:tc>
        <w:tc>
          <w:tcPr>
            <w:tcW w:w="1184" w:type="dxa"/>
          </w:tcPr>
          <w:p w:rsidR="002167C6" w:rsidRPr="00757CA5" w:rsidRDefault="004B67AB" w:rsidP="00251ADC">
            <w:pPr>
              <w:cnfStyle w:val="100000000000"/>
              <w:rPr>
                <w:rFonts w:ascii="Arial" w:hAnsi="Arial" w:cs="Arial"/>
              </w:rPr>
            </w:pPr>
            <w:r w:rsidRPr="00757CA5">
              <w:rPr>
                <w:rFonts w:ascii="Arial" w:hAnsi="Arial" w:cs="Arial"/>
              </w:rPr>
              <w:t>实际结果</w:t>
            </w:r>
          </w:p>
        </w:tc>
      </w:tr>
      <w:tr w:rsidR="002167C6" w:rsidRPr="00BD4876" w:rsidTr="009A5543">
        <w:trPr>
          <w:cnfStyle w:val="000000100000"/>
        </w:trPr>
        <w:tc>
          <w:tcPr>
            <w:cnfStyle w:val="001000000000"/>
            <w:tcW w:w="817" w:type="dxa"/>
          </w:tcPr>
          <w:p w:rsidR="002167C6" w:rsidRPr="00757CA5" w:rsidRDefault="004B67AB" w:rsidP="00251ADC">
            <w:pPr>
              <w:rPr>
                <w:rFonts w:ascii="Arial" w:hAnsi="Arial" w:cs="Arial"/>
                <w:b w:val="0"/>
                <w:sz w:val="20"/>
                <w:szCs w:val="20"/>
              </w:rPr>
            </w:pPr>
            <w:r w:rsidRPr="00757CA5">
              <w:rPr>
                <w:rFonts w:ascii="Arial" w:hAnsi="Arial" w:cs="Arial"/>
                <w:sz w:val="20"/>
                <w:szCs w:val="20"/>
              </w:rPr>
              <w:t>TS001</w:t>
            </w:r>
          </w:p>
        </w:tc>
        <w:tc>
          <w:tcPr>
            <w:tcW w:w="4961" w:type="dxa"/>
          </w:tcPr>
          <w:p w:rsidR="009A5543" w:rsidRDefault="009A5543" w:rsidP="009A5543">
            <w:pPr>
              <w:pStyle w:val="ListParagraph"/>
              <w:numPr>
                <w:ilvl w:val="3"/>
                <w:numId w:val="1"/>
              </w:numPr>
              <w:ind w:firstLineChars="0"/>
              <w:jc w:val="both"/>
              <w:cnfStyle w:val="000000100000"/>
              <w:rPr>
                <w:rFonts w:ascii="Arial" w:hAnsi="Arial" w:cs="Arial" w:hint="eastAsia"/>
                <w:sz w:val="20"/>
                <w:szCs w:val="20"/>
              </w:rPr>
            </w:pPr>
            <w:r>
              <w:rPr>
                <w:rFonts w:ascii="Arial" w:hAnsi="Arial" w:cs="Arial" w:hint="eastAsia"/>
                <w:sz w:val="20"/>
                <w:szCs w:val="20"/>
              </w:rPr>
              <w:t>创建表，并向表中写入</w:t>
            </w:r>
            <w:r>
              <w:rPr>
                <w:rFonts w:ascii="Arial" w:hAnsi="Arial" w:cs="Arial" w:hint="eastAsia"/>
                <w:sz w:val="20"/>
                <w:szCs w:val="20"/>
              </w:rPr>
              <w:t>10</w:t>
            </w:r>
            <w:r>
              <w:rPr>
                <w:rFonts w:ascii="Arial" w:hAnsi="Arial" w:cs="Arial" w:hint="eastAsia"/>
                <w:sz w:val="20"/>
                <w:szCs w:val="20"/>
              </w:rPr>
              <w:t>条数据；数据格式：｛</w:t>
            </w:r>
            <w:r>
              <w:rPr>
                <w:rFonts w:ascii="Arial" w:hAnsi="Arial" w:cs="Arial" w:hint="eastAsia"/>
                <w:sz w:val="20"/>
                <w:szCs w:val="20"/>
              </w:rPr>
              <w:t xml:space="preserve">id:0, </w:t>
            </w:r>
            <w:r>
              <w:rPr>
                <w:rFonts w:ascii="Arial" w:hAnsi="Arial" w:cs="Arial"/>
                <w:sz w:val="20"/>
                <w:szCs w:val="20"/>
              </w:rPr>
              <w:t>“</w:t>
            </w:r>
            <w:r>
              <w:rPr>
                <w:rFonts w:ascii="Arial" w:hAnsi="Arial" w:cs="Arial" w:hint="eastAsia"/>
                <w:sz w:val="20"/>
                <w:szCs w:val="20"/>
              </w:rPr>
              <w:t>description</w:t>
            </w:r>
            <w:r>
              <w:rPr>
                <w:rFonts w:ascii="Arial" w:hAnsi="Arial" w:cs="Arial"/>
                <w:sz w:val="20"/>
                <w:szCs w:val="20"/>
              </w:rPr>
              <w:t>”</w:t>
            </w:r>
            <w:r>
              <w:rPr>
                <w:rFonts w:ascii="Arial" w:hAnsi="Arial" w:cs="Arial" w:hint="eastAsia"/>
                <w:sz w:val="20"/>
                <w:szCs w:val="20"/>
              </w:rPr>
              <w:t>:</w:t>
            </w:r>
            <w:r>
              <w:rPr>
                <w:rFonts w:ascii="Arial" w:hAnsi="Arial" w:cs="Arial"/>
                <w:sz w:val="20"/>
                <w:szCs w:val="20"/>
              </w:rPr>
              <w:t>”</w:t>
            </w:r>
            <w:r>
              <w:rPr>
                <w:rFonts w:ascii="Arial" w:hAnsi="Arial" w:cs="Arial" w:hint="eastAsia"/>
                <w:sz w:val="20"/>
                <w:szCs w:val="20"/>
              </w:rPr>
              <w:t>adfasdfasdf</w:t>
            </w:r>
            <w:r>
              <w:rPr>
                <w:rFonts w:ascii="Arial" w:hAnsi="Arial" w:cs="Arial"/>
                <w:sz w:val="20"/>
                <w:szCs w:val="20"/>
              </w:rPr>
              <w:t>”</w:t>
            </w:r>
            <w:r>
              <w:rPr>
                <w:rFonts w:ascii="Arial" w:hAnsi="Arial" w:cs="Arial" w:hint="eastAsia"/>
                <w:sz w:val="20"/>
                <w:szCs w:val="20"/>
              </w:rPr>
              <w:t>｝</w:t>
            </w:r>
            <w:r>
              <w:rPr>
                <w:rFonts w:ascii="Arial" w:hAnsi="Arial" w:cs="Arial" w:hint="eastAsia"/>
                <w:sz w:val="20"/>
                <w:szCs w:val="20"/>
              </w:rPr>
              <w:t>,</w:t>
            </w:r>
            <w:r>
              <w:rPr>
                <w:rFonts w:ascii="Arial" w:hAnsi="Arial" w:cs="Arial" w:hint="eastAsia"/>
                <w:sz w:val="20"/>
                <w:szCs w:val="20"/>
              </w:rPr>
              <w:t>其中</w:t>
            </w:r>
            <w:r>
              <w:rPr>
                <w:rFonts w:ascii="Arial" w:hAnsi="Arial" w:cs="Arial" w:hint="eastAsia"/>
                <w:sz w:val="20"/>
                <w:szCs w:val="20"/>
              </w:rPr>
              <w:t>id</w:t>
            </w:r>
            <w:r>
              <w:rPr>
                <w:rFonts w:ascii="Arial" w:hAnsi="Arial" w:cs="Arial" w:hint="eastAsia"/>
                <w:sz w:val="20"/>
                <w:szCs w:val="20"/>
              </w:rPr>
              <w:t>是变化的</w:t>
            </w:r>
          </w:p>
          <w:p w:rsidR="009A5543" w:rsidRPr="009A5543" w:rsidRDefault="009A5543" w:rsidP="009A5543">
            <w:pPr>
              <w:pStyle w:val="ListParagraph"/>
              <w:numPr>
                <w:ilvl w:val="3"/>
                <w:numId w:val="1"/>
              </w:numPr>
              <w:ind w:firstLineChars="0"/>
              <w:jc w:val="both"/>
              <w:cnfStyle w:val="000000100000"/>
              <w:rPr>
                <w:rFonts w:ascii="Arial" w:hAnsi="Arial" w:cs="Arial"/>
                <w:sz w:val="20"/>
                <w:szCs w:val="20"/>
              </w:rPr>
            </w:pPr>
            <w:r>
              <w:rPr>
                <w:rFonts w:ascii="Arial" w:hAnsi="Arial" w:cs="Arial" w:hint="eastAsia"/>
                <w:sz w:val="20"/>
                <w:szCs w:val="20"/>
              </w:rPr>
              <w:t>开启两条线程，两条线程使用相同的</w:t>
            </w:r>
            <w:r>
              <w:rPr>
                <w:rFonts w:ascii="Arial" w:hAnsi="Arial" w:cs="Arial" w:hint="eastAsia"/>
                <w:sz w:val="20"/>
                <w:szCs w:val="20"/>
              </w:rPr>
              <w:t>db</w:t>
            </w:r>
            <w:r>
              <w:rPr>
                <w:rFonts w:ascii="Arial" w:hAnsi="Arial" w:cs="Arial" w:hint="eastAsia"/>
                <w:sz w:val="20"/>
                <w:szCs w:val="20"/>
              </w:rPr>
              <w:t>连接</w:t>
            </w:r>
            <w:r>
              <w:rPr>
                <w:rFonts w:ascii="Arial" w:hAnsi="Arial" w:cs="Arial" w:hint="eastAsia"/>
                <w:sz w:val="20"/>
                <w:szCs w:val="20"/>
              </w:rPr>
              <w:t>,</w:t>
            </w:r>
            <w:r>
              <w:rPr>
                <w:rFonts w:ascii="Arial" w:hAnsi="Arial" w:cs="Arial" w:hint="eastAsia"/>
                <w:sz w:val="20"/>
                <w:szCs w:val="20"/>
              </w:rPr>
              <w:t>相同的</w:t>
            </w:r>
            <w:r>
              <w:rPr>
                <w:rFonts w:ascii="Arial" w:hAnsi="Arial" w:cs="Arial" w:hint="eastAsia"/>
                <w:sz w:val="20"/>
                <w:szCs w:val="20"/>
              </w:rPr>
              <w:t>cs</w:t>
            </w:r>
            <w:r>
              <w:rPr>
                <w:rFonts w:ascii="Arial" w:hAnsi="Arial" w:cs="Arial" w:hint="eastAsia"/>
                <w:sz w:val="20"/>
                <w:szCs w:val="20"/>
              </w:rPr>
              <w:t>对象和不同的</w:t>
            </w:r>
            <w:r>
              <w:rPr>
                <w:rFonts w:ascii="Arial" w:hAnsi="Arial" w:cs="Arial" w:hint="eastAsia"/>
                <w:sz w:val="20"/>
                <w:szCs w:val="20"/>
              </w:rPr>
              <w:t>cl</w:t>
            </w:r>
            <w:r>
              <w:rPr>
                <w:rFonts w:ascii="Arial" w:hAnsi="Arial" w:cs="Arial" w:hint="eastAsia"/>
                <w:sz w:val="20"/>
                <w:szCs w:val="20"/>
              </w:rPr>
              <w:t>对象；</w:t>
            </w:r>
          </w:p>
          <w:p w:rsidR="00DE2B6F" w:rsidRPr="00DE2B6F" w:rsidRDefault="009A5543" w:rsidP="009A5543">
            <w:pPr>
              <w:pStyle w:val="ListParagraph"/>
              <w:numPr>
                <w:ilvl w:val="3"/>
                <w:numId w:val="1"/>
              </w:numPr>
              <w:ind w:firstLineChars="0"/>
              <w:jc w:val="both"/>
              <w:cnfStyle w:val="000000100000"/>
              <w:rPr>
                <w:rFonts w:ascii="Arial" w:hAnsi="Arial" w:cs="Arial"/>
                <w:sz w:val="20"/>
                <w:szCs w:val="20"/>
              </w:rPr>
            </w:pPr>
            <w:r>
              <w:rPr>
                <w:rFonts w:ascii="Arial" w:hAnsi="Arial" w:cs="Arial" w:hint="eastAsia"/>
                <w:sz w:val="20"/>
                <w:szCs w:val="20"/>
              </w:rPr>
              <w:t>线程</w:t>
            </w:r>
            <w:r>
              <w:rPr>
                <w:rFonts w:ascii="Arial" w:hAnsi="Arial" w:cs="Arial" w:hint="eastAsia"/>
                <w:sz w:val="20"/>
                <w:szCs w:val="20"/>
              </w:rPr>
              <w:t>A</w:t>
            </w:r>
            <w:r>
              <w:rPr>
                <w:rFonts w:ascii="Arial" w:hAnsi="Arial" w:cs="Arial" w:hint="eastAsia"/>
                <w:sz w:val="20"/>
                <w:szCs w:val="20"/>
              </w:rPr>
              <w:t>对表做</w:t>
            </w:r>
            <w:r>
              <w:rPr>
                <w:rFonts w:ascii="Arial" w:hAnsi="Arial" w:cs="Arial" w:hint="eastAsia"/>
                <w:sz w:val="20"/>
                <w:szCs w:val="20"/>
              </w:rPr>
              <w:t>update</w:t>
            </w:r>
            <w:r>
              <w:rPr>
                <w:rFonts w:ascii="Arial" w:hAnsi="Arial" w:cs="Arial" w:hint="eastAsia"/>
                <w:sz w:val="20"/>
                <w:szCs w:val="20"/>
              </w:rPr>
              <w:t>操作</w:t>
            </w:r>
            <w:r>
              <w:rPr>
                <w:rFonts w:ascii="Arial" w:hAnsi="Arial" w:cs="Arial" w:hint="eastAsia"/>
                <w:sz w:val="20"/>
                <w:szCs w:val="20"/>
              </w:rPr>
              <w:t>:{$inc:{id:13}}</w:t>
            </w:r>
            <w:r>
              <w:rPr>
                <w:rFonts w:ascii="Arial" w:hAnsi="Arial" w:cs="Arial" w:hint="eastAsia"/>
                <w:sz w:val="20"/>
                <w:szCs w:val="20"/>
              </w:rPr>
              <w:t>，线程</w:t>
            </w:r>
            <w:r>
              <w:rPr>
                <w:rFonts w:ascii="Arial" w:hAnsi="Arial" w:cs="Arial" w:hint="eastAsia"/>
                <w:sz w:val="20"/>
                <w:szCs w:val="20"/>
              </w:rPr>
              <w:t>B</w:t>
            </w:r>
            <w:r>
              <w:rPr>
                <w:rFonts w:ascii="Arial" w:hAnsi="Arial" w:cs="Arial" w:hint="eastAsia"/>
                <w:sz w:val="20"/>
                <w:szCs w:val="20"/>
              </w:rPr>
              <w:t>对表做</w:t>
            </w:r>
            <w:r>
              <w:rPr>
                <w:rFonts w:ascii="Arial" w:hAnsi="Arial" w:cs="Arial" w:hint="eastAsia"/>
                <w:sz w:val="20"/>
                <w:szCs w:val="20"/>
              </w:rPr>
              <w:t>upsert</w:t>
            </w:r>
            <w:r>
              <w:rPr>
                <w:rFonts w:ascii="Arial" w:hAnsi="Arial" w:cs="Arial" w:hint="eastAsia"/>
                <w:sz w:val="20"/>
                <w:szCs w:val="20"/>
              </w:rPr>
              <w:t>操作，其中</w:t>
            </w:r>
            <w:r>
              <w:rPr>
                <w:rFonts w:ascii="Arial" w:hAnsi="Arial" w:cs="Arial" w:hint="eastAsia"/>
                <w:sz w:val="20"/>
                <w:szCs w:val="20"/>
              </w:rPr>
              <w:t>upsert</w:t>
            </w:r>
            <w:r>
              <w:rPr>
                <w:rFonts w:ascii="Arial" w:hAnsi="Arial" w:cs="Arial" w:hint="eastAsia"/>
                <w:sz w:val="20"/>
                <w:szCs w:val="20"/>
              </w:rPr>
              <w:t>的字段，表中不存在</w:t>
            </w:r>
            <w:r>
              <w:rPr>
                <w:rFonts w:ascii="Arial" w:hAnsi="Arial" w:cs="Arial" w:hint="eastAsia"/>
                <w:sz w:val="20"/>
                <w:szCs w:val="20"/>
              </w:rPr>
              <w:t>:{$set:{</w:t>
            </w:r>
            <w:r>
              <w:rPr>
                <w:rFonts w:ascii="Arial" w:hAnsi="Arial" w:cs="Arial"/>
                <w:sz w:val="20"/>
                <w:szCs w:val="20"/>
              </w:rPr>
              <w:t>“</w:t>
            </w:r>
            <w:r>
              <w:rPr>
                <w:rFonts w:ascii="Arial" w:hAnsi="Arial" w:cs="Arial" w:hint="eastAsia"/>
                <w:sz w:val="20"/>
                <w:szCs w:val="20"/>
              </w:rPr>
              <w:t>concurrent</w:t>
            </w:r>
            <w:r>
              <w:rPr>
                <w:rFonts w:ascii="Arial" w:hAnsi="Arial" w:cs="Arial"/>
                <w:sz w:val="20"/>
                <w:szCs w:val="20"/>
              </w:rPr>
              <w:t>”</w:t>
            </w:r>
            <w:r>
              <w:rPr>
                <w:rFonts w:ascii="Arial" w:hAnsi="Arial" w:cs="Arial" w:hint="eastAsia"/>
                <w:sz w:val="20"/>
                <w:szCs w:val="20"/>
              </w:rPr>
              <w:t>:</w:t>
            </w:r>
            <w:r>
              <w:rPr>
                <w:rFonts w:ascii="Arial" w:hAnsi="Arial" w:cs="Arial"/>
                <w:sz w:val="20"/>
                <w:szCs w:val="20"/>
              </w:rPr>
              <w:t>”</w:t>
            </w:r>
            <w:r>
              <w:rPr>
                <w:rFonts w:ascii="Arial" w:hAnsi="Arial" w:cs="Arial" w:hint="eastAsia"/>
                <w:sz w:val="20"/>
                <w:szCs w:val="20"/>
              </w:rPr>
              <w:t>this field not exist, upsert</w:t>
            </w:r>
            <w:r>
              <w:rPr>
                <w:rFonts w:ascii="Arial" w:hAnsi="Arial" w:cs="Arial"/>
                <w:sz w:val="20"/>
                <w:szCs w:val="20"/>
              </w:rPr>
              <w:t>”</w:t>
            </w:r>
            <w:r>
              <w:rPr>
                <w:rFonts w:ascii="Arial" w:hAnsi="Arial" w:cs="Arial" w:hint="eastAsia"/>
                <w:sz w:val="20"/>
                <w:szCs w:val="20"/>
              </w:rPr>
              <w:t>}}</w:t>
            </w:r>
            <w:r>
              <w:rPr>
                <w:rFonts w:ascii="Arial" w:hAnsi="Arial" w:cs="Arial" w:hint="eastAsia"/>
                <w:sz w:val="20"/>
                <w:szCs w:val="20"/>
              </w:rPr>
              <w:t>。</w:t>
            </w:r>
          </w:p>
        </w:tc>
        <w:tc>
          <w:tcPr>
            <w:tcW w:w="1560" w:type="dxa"/>
          </w:tcPr>
          <w:p w:rsidR="00DE2B6F" w:rsidRDefault="009A5543" w:rsidP="00251ADC">
            <w:pPr>
              <w:cnfStyle w:val="000000100000"/>
              <w:rPr>
                <w:rFonts w:ascii="Arial" w:hAnsi="Arial" w:cs="Arial" w:hint="eastAsia"/>
                <w:sz w:val="20"/>
                <w:szCs w:val="20"/>
              </w:rPr>
            </w:pPr>
            <w:r>
              <w:rPr>
                <w:rFonts w:ascii="Arial" w:hAnsi="Arial" w:cs="Arial" w:hint="eastAsia"/>
                <w:sz w:val="20"/>
                <w:szCs w:val="20"/>
              </w:rPr>
              <w:t>update</w:t>
            </w:r>
            <w:r>
              <w:rPr>
                <w:rFonts w:ascii="Arial" w:hAnsi="Arial" w:cs="Arial" w:hint="eastAsia"/>
                <w:sz w:val="20"/>
                <w:szCs w:val="20"/>
              </w:rPr>
              <w:t>成功；</w:t>
            </w:r>
          </w:p>
          <w:p w:rsidR="009A5543" w:rsidRDefault="009A5543" w:rsidP="00251ADC">
            <w:pPr>
              <w:cnfStyle w:val="000000100000"/>
              <w:rPr>
                <w:rFonts w:ascii="Arial" w:hAnsi="Arial" w:cs="Arial" w:hint="eastAsia"/>
                <w:sz w:val="20"/>
                <w:szCs w:val="20"/>
              </w:rPr>
            </w:pPr>
            <w:r>
              <w:rPr>
                <w:rFonts w:ascii="Arial" w:hAnsi="Arial" w:cs="Arial" w:hint="eastAsia"/>
                <w:sz w:val="20"/>
                <w:szCs w:val="20"/>
              </w:rPr>
              <w:t>upsert</w:t>
            </w:r>
            <w:r>
              <w:rPr>
                <w:rFonts w:ascii="Arial" w:hAnsi="Arial" w:cs="Arial" w:hint="eastAsia"/>
                <w:sz w:val="20"/>
                <w:szCs w:val="20"/>
              </w:rPr>
              <w:t>成功；</w:t>
            </w:r>
          </w:p>
          <w:p w:rsidR="009A5543" w:rsidRDefault="009A5543" w:rsidP="00251ADC">
            <w:pPr>
              <w:cnfStyle w:val="000000100000"/>
              <w:rPr>
                <w:rFonts w:ascii="Arial" w:hAnsi="Arial" w:cs="Arial" w:hint="eastAsia"/>
                <w:sz w:val="20"/>
                <w:szCs w:val="20"/>
              </w:rPr>
            </w:pPr>
            <w:r>
              <w:rPr>
                <w:rFonts w:ascii="Arial" w:hAnsi="Arial" w:cs="Arial" w:hint="eastAsia"/>
                <w:sz w:val="20"/>
                <w:szCs w:val="20"/>
              </w:rPr>
              <w:t>未发生</w:t>
            </w:r>
            <w:r>
              <w:rPr>
                <w:rFonts w:ascii="Arial" w:hAnsi="Arial" w:cs="Arial" w:hint="eastAsia"/>
                <w:sz w:val="20"/>
                <w:szCs w:val="20"/>
              </w:rPr>
              <w:t>hang</w:t>
            </w:r>
            <w:r>
              <w:rPr>
                <w:rFonts w:ascii="Arial" w:hAnsi="Arial" w:cs="Arial" w:hint="eastAsia"/>
                <w:sz w:val="20"/>
                <w:szCs w:val="20"/>
              </w:rPr>
              <w:t>住的情况；</w:t>
            </w:r>
          </w:p>
          <w:p w:rsidR="009A5543" w:rsidRDefault="009A5543" w:rsidP="00251ADC">
            <w:pPr>
              <w:cnfStyle w:val="000000100000"/>
              <w:rPr>
                <w:rFonts w:ascii="Arial" w:hAnsi="Arial" w:cs="Arial" w:hint="eastAsia"/>
                <w:sz w:val="20"/>
                <w:szCs w:val="20"/>
              </w:rPr>
            </w:pPr>
            <w:r>
              <w:rPr>
                <w:rFonts w:ascii="Arial" w:hAnsi="Arial" w:cs="Arial" w:hint="eastAsia"/>
                <w:sz w:val="20"/>
                <w:szCs w:val="20"/>
              </w:rPr>
              <w:t>未</w:t>
            </w:r>
            <w:r>
              <w:rPr>
                <w:rFonts w:ascii="Arial" w:hAnsi="Arial" w:cs="Arial" w:hint="eastAsia"/>
                <w:sz w:val="20"/>
                <w:szCs w:val="20"/>
              </w:rPr>
              <w:t>core dump;</w:t>
            </w:r>
          </w:p>
          <w:p w:rsidR="009A5543" w:rsidRPr="00BD4876" w:rsidRDefault="009C6E19" w:rsidP="00251ADC">
            <w:pPr>
              <w:cnfStyle w:val="000000100000"/>
              <w:rPr>
                <w:rFonts w:ascii="Arial" w:hAnsi="Arial" w:cs="Arial"/>
                <w:sz w:val="20"/>
                <w:szCs w:val="20"/>
              </w:rPr>
            </w:pPr>
            <w:r>
              <w:rPr>
                <w:rFonts w:ascii="Arial" w:hAnsi="Arial" w:cs="Arial" w:hint="eastAsia"/>
                <w:sz w:val="20"/>
                <w:szCs w:val="20"/>
              </w:rPr>
              <w:t>多线程并发操作正确无误</w:t>
            </w:r>
          </w:p>
        </w:tc>
        <w:tc>
          <w:tcPr>
            <w:tcW w:w="1184" w:type="dxa"/>
          </w:tcPr>
          <w:p w:rsidR="002167C6" w:rsidRPr="00757CA5" w:rsidRDefault="002167C6" w:rsidP="00251ADC">
            <w:pPr>
              <w:cnfStyle w:val="000000100000"/>
              <w:rPr>
                <w:rFonts w:ascii="Arial" w:hAnsi="Arial" w:cs="Arial"/>
                <w:sz w:val="20"/>
                <w:szCs w:val="20"/>
              </w:rPr>
            </w:pPr>
          </w:p>
        </w:tc>
      </w:tr>
    </w:tbl>
    <w:p w:rsidR="00251ADC" w:rsidRPr="00757CA5" w:rsidRDefault="00251ADC" w:rsidP="00251ADC">
      <w:pPr>
        <w:rPr>
          <w:rFonts w:ascii="Arial" w:hAnsi="Arial" w:cs="Arial"/>
        </w:rPr>
      </w:pPr>
    </w:p>
    <w:sectPr w:rsidR="00251ADC" w:rsidRPr="00757CA5" w:rsidSect="006776F8">
      <w:headerReference w:type="even" r:id="rId11"/>
      <w:headerReference w:type="default" r:id="rId12"/>
      <w:footerReference w:type="even" r:id="rId13"/>
      <w:footerReference w:type="default" r:id="rId14"/>
      <w:headerReference w:type="first" r:id="rId15"/>
      <w:footerReference w:type="first" r:id="rId16"/>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A351D" w:rsidRDefault="004A351D" w:rsidP="003B2C55">
      <w:r>
        <w:separator/>
      </w:r>
    </w:p>
  </w:endnote>
  <w:endnote w:type="continuationSeparator" w:id="1">
    <w:p w:rsidR="004A351D" w:rsidRDefault="004A351D"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29BF" w:rsidRDefault="00E729BF"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E729BF">
      <w:tc>
        <w:tcPr>
          <w:tcW w:w="1760" w:type="pct"/>
        </w:tcPr>
        <w:p w:rsidR="00E729BF" w:rsidRDefault="00E729BF" w:rsidP="006776F8">
          <w:pPr>
            <w:pStyle w:val="Footer"/>
            <w:ind w:firstLine="360"/>
          </w:pPr>
          <w:fldSimple w:instr=" TIME \@ &quot;yyyy-M-d&quot; ">
            <w:ins w:id="18" w:author="huxiaojun" w:date="2015-05-26T13:50:00Z">
              <w:r>
                <w:rPr>
                  <w:noProof/>
                </w:rPr>
                <w:t>2015-5-26</w:t>
              </w:r>
            </w:ins>
            <w:del w:id="19" w:author="huxiaojun" w:date="2015-05-26T13:50:00Z">
              <w:r w:rsidDel="00081F63">
                <w:rPr>
                  <w:noProof/>
                </w:rPr>
                <w:delText>2015-5-18</w:delText>
              </w:r>
            </w:del>
          </w:fldSimple>
        </w:p>
      </w:tc>
      <w:tc>
        <w:tcPr>
          <w:tcW w:w="1635" w:type="pct"/>
        </w:tcPr>
        <w:p w:rsidR="00E729BF" w:rsidRDefault="00E729BF" w:rsidP="003F2D4B">
          <w:pPr>
            <w:pStyle w:val="Footer"/>
            <w:ind w:firstLineChars="50" w:firstLine="90"/>
          </w:pPr>
        </w:p>
      </w:tc>
      <w:tc>
        <w:tcPr>
          <w:tcW w:w="1606" w:type="pct"/>
        </w:tcPr>
        <w:p w:rsidR="00E729BF" w:rsidRDefault="00E729BF" w:rsidP="006776F8">
          <w:pPr>
            <w:pStyle w:val="Footer"/>
            <w:ind w:firstLine="360"/>
            <w:jc w:val="right"/>
          </w:pPr>
        </w:p>
      </w:tc>
    </w:tr>
  </w:tbl>
  <w:p w:rsidR="00E729BF" w:rsidRPr="00712D85" w:rsidRDefault="00E729BF"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29BF" w:rsidRDefault="00E729BF"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A351D" w:rsidRDefault="004A351D" w:rsidP="003B2C55">
      <w:r>
        <w:separator/>
      </w:r>
    </w:p>
  </w:footnote>
  <w:footnote w:type="continuationSeparator" w:id="1">
    <w:p w:rsidR="004A351D" w:rsidRDefault="004A351D"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29BF" w:rsidRDefault="00E729BF"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E729BF" w:rsidRPr="007C572A">
      <w:trPr>
        <w:cantSplit/>
        <w:trHeight w:hRule="exact" w:val="782"/>
      </w:trPr>
      <w:tc>
        <w:tcPr>
          <w:tcW w:w="500" w:type="pct"/>
        </w:tcPr>
        <w:p w:rsidR="00E729BF" w:rsidRPr="007C572A" w:rsidRDefault="00E729BF" w:rsidP="006776F8">
          <w:pPr>
            <w:pStyle w:val="a5"/>
            <w:rPr>
              <w:rFonts w:ascii="Dotum" w:eastAsia="Dotum" w:hAnsi="Dotum"/>
            </w:rPr>
          </w:pPr>
        </w:p>
        <w:p w:rsidR="00E729BF" w:rsidRPr="007C572A" w:rsidRDefault="00E729BF" w:rsidP="006776F8">
          <w:pPr>
            <w:rPr>
              <w:rFonts w:ascii="Dotum" w:eastAsia="Dotum" w:hAnsi="Dotum"/>
            </w:rPr>
          </w:pPr>
        </w:p>
      </w:tc>
      <w:tc>
        <w:tcPr>
          <w:tcW w:w="3500" w:type="pct"/>
          <w:vAlign w:val="bottom"/>
        </w:tcPr>
        <w:p w:rsidR="00E729BF" w:rsidRPr="008F6976" w:rsidRDefault="00E729BF" w:rsidP="006736DC">
          <w:pPr>
            <w:pStyle w:val="Header"/>
            <w:ind w:firstLine="360"/>
            <w:rPr>
              <w:rFonts w:ascii="Arial" w:eastAsia="Dotum" w:hAnsi="Arial" w:cs="Arial"/>
            </w:rPr>
          </w:pPr>
          <w:r>
            <w:rPr>
              <w:rFonts w:ascii="Arial" w:hAnsi="Arial" w:cs="Arial" w:hint="eastAsia"/>
              <w:sz w:val="22"/>
              <w:lang w:val="zh-CN"/>
            </w:rPr>
            <w:t>HotSpare</w:t>
          </w:r>
          <w:r w:rsidRPr="008F6976">
            <w:rPr>
              <w:rFonts w:ascii="Arial" w:hAnsi="Arial" w:cs="Arial"/>
              <w:sz w:val="22"/>
              <w:lang w:val="zh-CN"/>
            </w:rPr>
            <w:t>特性</w:t>
          </w:r>
          <w:r w:rsidRPr="008F6976">
            <w:rPr>
              <w:rFonts w:ascii="Arial" w:hAnsi="Arial" w:cs="Arial"/>
              <w:sz w:val="22"/>
              <w:lang w:val="zh-CN"/>
            </w:rPr>
            <w:t>story</w:t>
          </w:r>
          <w:r w:rsidRPr="008F6976">
            <w:rPr>
              <w:rFonts w:ascii="Arial" w:hAnsi="Arial" w:cs="Arial"/>
              <w:sz w:val="22"/>
              <w:lang w:val="zh-CN"/>
            </w:rPr>
            <w:t>分析测试模板</w:t>
          </w:r>
        </w:p>
      </w:tc>
      <w:tc>
        <w:tcPr>
          <w:tcW w:w="1000" w:type="pct"/>
          <w:vAlign w:val="bottom"/>
        </w:tcPr>
        <w:p w:rsidR="00E729BF" w:rsidRPr="007C572A" w:rsidRDefault="00E729BF" w:rsidP="006776F8">
          <w:pPr>
            <w:pStyle w:val="Header"/>
            <w:ind w:firstLine="360"/>
            <w:rPr>
              <w:rFonts w:ascii="Dotum" w:eastAsia="Dotum" w:hAnsi="Dotum"/>
            </w:rPr>
          </w:pPr>
        </w:p>
      </w:tc>
    </w:tr>
  </w:tbl>
  <w:p w:rsidR="00E729BF" w:rsidRPr="007C572A" w:rsidRDefault="00E729BF"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29BF" w:rsidRDefault="00E729BF"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FE4C1E"/>
    <w:multiLevelType w:val="hybridMultilevel"/>
    <w:tmpl w:val="BBC894F4"/>
    <w:lvl w:ilvl="0" w:tplc="A254F69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2">
    <w:nsid w:val="30A32607"/>
    <w:multiLevelType w:val="hybridMultilevel"/>
    <w:tmpl w:val="B22E28A8"/>
    <w:lvl w:ilvl="0" w:tplc="17F2F82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12B6362"/>
    <w:multiLevelType w:val="hybridMultilevel"/>
    <w:tmpl w:val="8B78E116"/>
    <w:lvl w:ilvl="0" w:tplc="C52A6950">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5">
    <w:nsid w:val="4B6E78C7"/>
    <w:multiLevelType w:val="hybridMultilevel"/>
    <w:tmpl w:val="2F9605D8"/>
    <w:lvl w:ilvl="0" w:tplc="B284F9E0">
      <w:start w:val="1"/>
      <w:numFmt w:val="decimal"/>
      <w:lvlText w:val="%1."/>
      <w:lvlJc w:val="left"/>
      <w:pPr>
        <w:ind w:left="512" w:hanging="420"/>
      </w:pPr>
      <w:rPr>
        <w:rFonts w:ascii="Calibri" w:hAnsi="Calibri"/>
      </w:rPr>
    </w:lvl>
    <w:lvl w:ilvl="1" w:tplc="04090019" w:tentative="1">
      <w:start w:val="1"/>
      <w:numFmt w:val="lowerLetter"/>
      <w:lvlText w:val="%2)"/>
      <w:lvlJc w:val="left"/>
      <w:pPr>
        <w:ind w:left="932" w:hanging="420"/>
      </w:pPr>
    </w:lvl>
    <w:lvl w:ilvl="2" w:tplc="0409001B" w:tentative="1">
      <w:start w:val="1"/>
      <w:numFmt w:val="lowerRoman"/>
      <w:lvlText w:val="%3."/>
      <w:lvlJc w:val="right"/>
      <w:pPr>
        <w:ind w:left="1352" w:hanging="420"/>
      </w:pPr>
    </w:lvl>
    <w:lvl w:ilvl="3" w:tplc="0409000F" w:tentative="1">
      <w:start w:val="1"/>
      <w:numFmt w:val="decimal"/>
      <w:lvlText w:val="%4."/>
      <w:lvlJc w:val="left"/>
      <w:pPr>
        <w:ind w:left="1772" w:hanging="420"/>
      </w:pPr>
    </w:lvl>
    <w:lvl w:ilvl="4" w:tplc="04090019" w:tentative="1">
      <w:start w:val="1"/>
      <w:numFmt w:val="lowerLetter"/>
      <w:lvlText w:val="%5)"/>
      <w:lvlJc w:val="left"/>
      <w:pPr>
        <w:ind w:left="2192" w:hanging="420"/>
      </w:pPr>
    </w:lvl>
    <w:lvl w:ilvl="5" w:tplc="0409001B" w:tentative="1">
      <w:start w:val="1"/>
      <w:numFmt w:val="lowerRoman"/>
      <w:lvlText w:val="%6."/>
      <w:lvlJc w:val="right"/>
      <w:pPr>
        <w:ind w:left="2612" w:hanging="420"/>
      </w:pPr>
    </w:lvl>
    <w:lvl w:ilvl="6" w:tplc="0409000F" w:tentative="1">
      <w:start w:val="1"/>
      <w:numFmt w:val="decimal"/>
      <w:lvlText w:val="%7."/>
      <w:lvlJc w:val="left"/>
      <w:pPr>
        <w:ind w:left="3032" w:hanging="420"/>
      </w:pPr>
    </w:lvl>
    <w:lvl w:ilvl="7" w:tplc="04090019" w:tentative="1">
      <w:start w:val="1"/>
      <w:numFmt w:val="lowerLetter"/>
      <w:lvlText w:val="%8)"/>
      <w:lvlJc w:val="left"/>
      <w:pPr>
        <w:ind w:left="3452" w:hanging="420"/>
      </w:pPr>
    </w:lvl>
    <w:lvl w:ilvl="8" w:tplc="0409001B" w:tentative="1">
      <w:start w:val="1"/>
      <w:numFmt w:val="lowerRoman"/>
      <w:lvlText w:val="%9."/>
      <w:lvlJc w:val="right"/>
      <w:pPr>
        <w:ind w:left="3872" w:hanging="420"/>
      </w:pPr>
    </w:lvl>
  </w:abstractNum>
  <w:abstractNum w:abstractNumId="6">
    <w:nsid w:val="4F20401F"/>
    <w:multiLevelType w:val="hybridMultilevel"/>
    <w:tmpl w:val="4636F20A"/>
    <w:lvl w:ilvl="0" w:tplc="A2868A2C">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53AA7504"/>
    <w:multiLevelType w:val="hybridMultilevel"/>
    <w:tmpl w:val="8B18C10A"/>
    <w:lvl w:ilvl="0" w:tplc="037E30E0">
      <w:start w:val="1"/>
      <w:numFmt w:val="decimal"/>
      <w:lvlText w:val="%1."/>
      <w:lvlJc w:val="left"/>
      <w:pPr>
        <w:ind w:left="1137" w:hanging="360"/>
      </w:pPr>
      <w:rPr>
        <w:rFonts w:hint="default"/>
      </w:rPr>
    </w:lvl>
    <w:lvl w:ilvl="1" w:tplc="04090019" w:tentative="1">
      <w:start w:val="1"/>
      <w:numFmt w:val="lowerLetter"/>
      <w:lvlText w:val="%2)"/>
      <w:lvlJc w:val="left"/>
      <w:pPr>
        <w:ind w:left="1617" w:hanging="420"/>
      </w:pPr>
    </w:lvl>
    <w:lvl w:ilvl="2" w:tplc="0409001B" w:tentative="1">
      <w:start w:val="1"/>
      <w:numFmt w:val="lowerRoman"/>
      <w:lvlText w:val="%3."/>
      <w:lvlJc w:val="right"/>
      <w:pPr>
        <w:ind w:left="2037" w:hanging="420"/>
      </w:pPr>
    </w:lvl>
    <w:lvl w:ilvl="3" w:tplc="0409000F" w:tentative="1">
      <w:start w:val="1"/>
      <w:numFmt w:val="decimal"/>
      <w:lvlText w:val="%4."/>
      <w:lvlJc w:val="left"/>
      <w:pPr>
        <w:ind w:left="2457" w:hanging="420"/>
      </w:pPr>
    </w:lvl>
    <w:lvl w:ilvl="4" w:tplc="04090019" w:tentative="1">
      <w:start w:val="1"/>
      <w:numFmt w:val="lowerLetter"/>
      <w:lvlText w:val="%5)"/>
      <w:lvlJc w:val="left"/>
      <w:pPr>
        <w:ind w:left="2877" w:hanging="420"/>
      </w:pPr>
    </w:lvl>
    <w:lvl w:ilvl="5" w:tplc="0409001B" w:tentative="1">
      <w:start w:val="1"/>
      <w:numFmt w:val="lowerRoman"/>
      <w:lvlText w:val="%6."/>
      <w:lvlJc w:val="right"/>
      <w:pPr>
        <w:ind w:left="3297" w:hanging="420"/>
      </w:pPr>
    </w:lvl>
    <w:lvl w:ilvl="6" w:tplc="0409000F" w:tentative="1">
      <w:start w:val="1"/>
      <w:numFmt w:val="decimal"/>
      <w:lvlText w:val="%7."/>
      <w:lvlJc w:val="left"/>
      <w:pPr>
        <w:ind w:left="3717" w:hanging="420"/>
      </w:pPr>
    </w:lvl>
    <w:lvl w:ilvl="7" w:tplc="04090019" w:tentative="1">
      <w:start w:val="1"/>
      <w:numFmt w:val="lowerLetter"/>
      <w:lvlText w:val="%8)"/>
      <w:lvlJc w:val="left"/>
      <w:pPr>
        <w:ind w:left="4137" w:hanging="420"/>
      </w:pPr>
    </w:lvl>
    <w:lvl w:ilvl="8" w:tplc="0409001B" w:tentative="1">
      <w:start w:val="1"/>
      <w:numFmt w:val="lowerRoman"/>
      <w:lvlText w:val="%9."/>
      <w:lvlJc w:val="right"/>
      <w:pPr>
        <w:ind w:left="4557" w:hanging="420"/>
      </w:pPr>
    </w:lvl>
  </w:abstractNum>
  <w:abstractNum w:abstractNumId="8">
    <w:nsid w:val="569E35A8"/>
    <w:multiLevelType w:val="hybridMultilevel"/>
    <w:tmpl w:val="D54E8D3C"/>
    <w:lvl w:ilvl="0" w:tplc="6FE03E1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59554CD2"/>
    <w:multiLevelType w:val="hybridMultilevel"/>
    <w:tmpl w:val="3BB4B798"/>
    <w:lvl w:ilvl="0" w:tplc="DEB687E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5C6E2C17"/>
    <w:multiLevelType w:val="hybridMultilevel"/>
    <w:tmpl w:val="C53E9948"/>
    <w:lvl w:ilvl="0" w:tplc="8138C2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2">
    <w:nsid w:val="7665417F"/>
    <w:multiLevelType w:val="hybridMultilevel"/>
    <w:tmpl w:val="F800C7F4"/>
    <w:lvl w:ilvl="0" w:tplc="33FA7398">
      <w:start w:val="1"/>
      <w:numFmt w:val="japaneseCounting"/>
      <w:lvlText w:val="%1、"/>
      <w:lvlJc w:val="left"/>
      <w:pPr>
        <w:ind w:left="405" w:hanging="40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1"/>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5"/>
  </w:num>
  <w:num w:numId="5">
    <w:abstractNumId w:val="7"/>
  </w:num>
  <w:num w:numId="6">
    <w:abstractNumId w:val="10"/>
  </w:num>
  <w:num w:numId="7">
    <w:abstractNumId w:val="6"/>
  </w:num>
  <w:num w:numId="8">
    <w:abstractNumId w:val="2"/>
  </w:num>
  <w:num w:numId="9">
    <w:abstractNumId w:val="3"/>
  </w:num>
  <w:num w:numId="10">
    <w:abstractNumId w:val="8"/>
  </w:num>
  <w:num w:numId="11">
    <w:abstractNumId w:val="0"/>
  </w:num>
  <w:num w:numId="12">
    <w:abstractNumId w:val="12"/>
  </w:num>
  <w:num w:numId="13">
    <w:abstractNumId w:val="9"/>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9149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1FF3"/>
    <w:rsid w:val="000035D4"/>
    <w:rsid w:val="00006D8D"/>
    <w:rsid w:val="0001391D"/>
    <w:rsid w:val="000141B8"/>
    <w:rsid w:val="00014F3C"/>
    <w:rsid w:val="00020A36"/>
    <w:rsid w:val="000210DD"/>
    <w:rsid w:val="0002373A"/>
    <w:rsid w:val="00024640"/>
    <w:rsid w:val="00032E94"/>
    <w:rsid w:val="00043C3E"/>
    <w:rsid w:val="00043C7F"/>
    <w:rsid w:val="00053A5A"/>
    <w:rsid w:val="000550AC"/>
    <w:rsid w:val="000608B5"/>
    <w:rsid w:val="00065606"/>
    <w:rsid w:val="000706D6"/>
    <w:rsid w:val="0007070C"/>
    <w:rsid w:val="000709B9"/>
    <w:rsid w:val="00073544"/>
    <w:rsid w:val="0007426D"/>
    <w:rsid w:val="00074D92"/>
    <w:rsid w:val="00075F2B"/>
    <w:rsid w:val="00076576"/>
    <w:rsid w:val="0007686B"/>
    <w:rsid w:val="0008008D"/>
    <w:rsid w:val="000802F5"/>
    <w:rsid w:val="00081F63"/>
    <w:rsid w:val="0009044B"/>
    <w:rsid w:val="00092869"/>
    <w:rsid w:val="00095D2C"/>
    <w:rsid w:val="00095DFB"/>
    <w:rsid w:val="00096A64"/>
    <w:rsid w:val="000A05C5"/>
    <w:rsid w:val="000A2D63"/>
    <w:rsid w:val="000A48CD"/>
    <w:rsid w:val="000A6921"/>
    <w:rsid w:val="000B0564"/>
    <w:rsid w:val="000B3115"/>
    <w:rsid w:val="000C000E"/>
    <w:rsid w:val="000C12BF"/>
    <w:rsid w:val="000C2D72"/>
    <w:rsid w:val="000C30C0"/>
    <w:rsid w:val="000C34AA"/>
    <w:rsid w:val="000C481E"/>
    <w:rsid w:val="000C4A00"/>
    <w:rsid w:val="000C5E73"/>
    <w:rsid w:val="000C7C70"/>
    <w:rsid w:val="000D0726"/>
    <w:rsid w:val="000D2547"/>
    <w:rsid w:val="000D71D6"/>
    <w:rsid w:val="000D7402"/>
    <w:rsid w:val="000D7BB4"/>
    <w:rsid w:val="000E0696"/>
    <w:rsid w:val="000E244F"/>
    <w:rsid w:val="000E2EA1"/>
    <w:rsid w:val="000F2301"/>
    <w:rsid w:val="000F2347"/>
    <w:rsid w:val="000F2EDD"/>
    <w:rsid w:val="000F3BDE"/>
    <w:rsid w:val="000F5D4C"/>
    <w:rsid w:val="000F7690"/>
    <w:rsid w:val="00101468"/>
    <w:rsid w:val="0010245B"/>
    <w:rsid w:val="00102CE6"/>
    <w:rsid w:val="001040FC"/>
    <w:rsid w:val="001052F5"/>
    <w:rsid w:val="00105B24"/>
    <w:rsid w:val="00107427"/>
    <w:rsid w:val="00110000"/>
    <w:rsid w:val="00110B20"/>
    <w:rsid w:val="00110CCD"/>
    <w:rsid w:val="00112ED2"/>
    <w:rsid w:val="0011438B"/>
    <w:rsid w:val="0011583D"/>
    <w:rsid w:val="00117497"/>
    <w:rsid w:val="00117C53"/>
    <w:rsid w:val="00120376"/>
    <w:rsid w:val="00120602"/>
    <w:rsid w:val="001209A2"/>
    <w:rsid w:val="001246EA"/>
    <w:rsid w:val="0012591E"/>
    <w:rsid w:val="00127E32"/>
    <w:rsid w:val="00133B00"/>
    <w:rsid w:val="00136619"/>
    <w:rsid w:val="0014369F"/>
    <w:rsid w:val="00145AAF"/>
    <w:rsid w:val="00145B18"/>
    <w:rsid w:val="00146E2C"/>
    <w:rsid w:val="00152CAE"/>
    <w:rsid w:val="00153A80"/>
    <w:rsid w:val="00155B66"/>
    <w:rsid w:val="00156575"/>
    <w:rsid w:val="00156617"/>
    <w:rsid w:val="00162136"/>
    <w:rsid w:val="001639EC"/>
    <w:rsid w:val="00163D01"/>
    <w:rsid w:val="00165989"/>
    <w:rsid w:val="001676E6"/>
    <w:rsid w:val="00171EF1"/>
    <w:rsid w:val="0017340C"/>
    <w:rsid w:val="0017526A"/>
    <w:rsid w:val="00176F43"/>
    <w:rsid w:val="0018012E"/>
    <w:rsid w:val="00187932"/>
    <w:rsid w:val="001907B0"/>
    <w:rsid w:val="00190FCD"/>
    <w:rsid w:val="00192375"/>
    <w:rsid w:val="001925C8"/>
    <w:rsid w:val="001A3A05"/>
    <w:rsid w:val="001A65BA"/>
    <w:rsid w:val="001B3E9B"/>
    <w:rsid w:val="001B41DC"/>
    <w:rsid w:val="001B5694"/>
    <w:rsid w:val="001B678C"/>
    <w:rsid w:val="001B7535"/>
    <w:rsid w:val="001B78A7"/>
    <w:rsid w:val="001C1D5E"/>
    <w:rsid w:val="001C3C78"/>
    <w:rsid w:val="001C428B"/>
    <w:rsid w:val="001C6938"/>
    <w:rsid w:val="001C71A2"/>
    <w:rsid w:val="001D06B7"/>
    <w:rsid w:val="001D2B4D"/>
    <w:rsid w:val="001D4B1E"/>
    <w:rsid w:val="001E2503"/>
    <w:rsid w:val="001E3964"/>
    <w:rsid w:val="001E42D4"/>
    <w:rsid w:val="001E436C"/>
    <w:rsid w:val="001E68A0"/>
    <w:rsid w:val="001F4398"/>
    <w:rsid w:val="001F56AA"/>
    <w:rsid w:val="001F5711"/>
    <w:rsid w:val="001F654E"/>
    <w:rsid w:val="001F7E38"/>
    <w:rsid w:val="0020065A"/>
    <w:rsid w:val="00202DA4"/>
    <w:rsid w:val="002042C9"/>
    <w:rsid w:val="00207260"/>
    <w:rsid w:val="00211027"/>
    <w:rsid w:val="002146C5"/>
    <w:rsid w:val="00215445"/>
    <w:rsid w:val="002167C6"/>
    <w:rsid w:val="002170C8"/>
    <w:rsid w:val="002175AD"/>
    <w:rsid w:val="002206A6"/>
    <w:rsid w:val="002261A6"/>
    <w:rsid w:val="0022668A"/>
    <w:rsid w:val="002269EC"/>
    <w:rsid w:val="00226E3E"/>
    <w:rsid w:val="002273F9"/>
    <w:rsid w:val="002320D5"/>
    <w:rsid w:val="002326E2"/>
    <w:rsid w:val="002328EC"/>
    <w:rsid w:val="002333A1"/>
    <w:rsid w:val="00234666"/>
    <w:rsid w:val="00236570"/>
    <w:rsid w:val="00240878"/>
    <w:rsid w:val="002437D0"/>
    <w:rsid w:val="002455C5"/>
    <w:rsid w:val="00246175"/>
    <w:rsid w:val="00251ADC"/>
    <w:rsid w:val="00252875"/>
    <w:rsid w:val="00252B38"/>
    <w:rsid w:val="00252F4B"/>
    <w:rsid w:val="002553F0"/>
    <w:rsid w:val="00255493"/>
    <w:rsid w:val="00255D55"/>
    <w:rsid w:val="00262823"/>
    <w:rsid w:val="00263F00"/>
    <w:rsid w:val="002666EE"/>
    <w:rsid w:val="00267513"/>
    <w:rsid w:val="0027158D"/>
    <w:rsid w:val="00271670"/>
    <w:rsid w:val="002716AB"/>
    <w:rsid w:val="002720F3"/>
    <w:rsid w:val="00275764"/>
    <w:rsid w:val="00276ABB"/>
    <w:rsid w:val="00280AF9"/>
    <w:rsid w:val="00281041"/>
    <w:rsid w:val="00281622"/>
    <w:rsid w:val="0028466B"/>
    <w:rsid w:val="00284D39"/>
    <w:rsid w:val="002867E7"/>
    <w:rsid w:val="00286C68"/>
    <w:rsid w:val="00287D21"/>
    <w:rsid w:val="002903C9"/>
    <w:rsid w:val="00291EB1"/>
    <w:rsid w:val="002944AB"/>
    <w:rsid w:val="00295862"/>
    <w:rsid w:val="002A028E"/>
    <w:rsid w:val="002A2E99"/>
    <w:rsid w:val="002A5957"/>
    <w:rsid w:val="002A633E"/>
    <w:rsid w:val="002A6372"/>
    <w:rsid w:val="002B13D2"/>
    <w:rsid w:val="002B1A97"/>
    <w:rsid w:val="002B5D4D"/>
    <w:rsid w:val="002B61BA"/>
    <w:rsid w:val="002B6D6F"/>
    <w:rsid w:val="002B76BB"/>
    <w:rsid w:val="002C0979"/>
    <w:rsid w:val="002C09E2"/>
    <w:rsid w:val="002C2083"/>
    <w:rsid w:val="002C65DE"/>
    <w:rsid w:val="002C6A25"/>
    <w:rsid w:val="002D0412"/>
    <w:rsid w:val="002D4FF3"/>
    <w:rsid w:val="002E04F2"/>
    <w:rsid w:val="002E54BD"/>
    <w:rsid w:val="002F137A"/>
    <w:rsid w:val="002F3E6D"/>
    <w:rsid w:val="00305328"/>
    <w:rsid w:val="00305405"/>
    <w:rsid w:val="00306CDB"/>
    <w:rsid w:val="00310C2C"/>
    <w:rsid w:val="00314074"/>
    <w:rsid w:val="003140D5"/>
    <w:rsid w:val="003161DA"/>
    <w:rsid w:val="00317032"/>
    <w:rsid w:val="00324D54"/>
    <w:rsid w:val="0032743B"/>
    <w:rsid w:val="00327608"/>
    <w:rsid w:val="00327E7B"/>
    <w:rsid w:val="003359DB"/>
    <w:rsid w:val="00336592"/>
    <w:rsid w:val="003435B6"/>
    <w:rsid w:val="00345C7B"/>
    <w:rsid w:val="00346A85"/>
    <w:rsid w:val="003473C7"/>
    <w:rsid w:val="00354B95"/>
    <w:rsid w:val="00357347"/>
    <w:rsid w:val="00357511"/>
    <w:rsid w:val="00361F53"/>
    <w:rsid w:val="00362C9C"/>
    <w:rsid w:val="003659D5"/>
    <w:rsid w:val="003700AD"/>
    <w:rsid w:val="00372661"/>
    <w:rsid w:val="003736AD"/>
    <w:rsid w:val="00377C4C"/>
    <w:rsid w:val="00377CCF"/>
    <w:rsid w:val="00380BFA"/>
    <w:rsid w:val="003818DE"/>
    <w:rsid w:val="00381C8B"/>
    <w:rsid w:val="0038210B"/>
    <w:rsid w:val="00384118"/>
    <w:rsid w:val="00384523"/>
    <w:rsid w:val="00385367"/>
    <w:rsid w:val="00385395"/>
    <w:rsid w:val="0038721D"/>
    <w:rsid w:val="00392E26"/>
    <w:rsid w:val="003938F6"/>
    <w:rsid w:val="00396515"/>
    <w:rsid w:val="003A1EF0"/>
    <w:rsid w:val="003A462A"/>
    <w:rsid w:val="003A4B49"/>
    <w:rsid w:val="003A5422"/>
    <w:rsid w:val="003A6159"/>
    <w:rsid w:val="003A68D0"/>
    <w:rsid w:val="003A7278"/>
    <w:rsid w:val="003A7ABC"/>
    <w:rsid w:val="003B11A2"/>
    <w:rsid w:val="003B1581"/>
    <w:rsid w:val="003B1D3A"/>
    <w:rsid w:val="003B2C55"/>
    <w:rsid w:val="003B3D45"/>
    <w:rsid w:val="003B49FB"/>
    <w:rsid w:val="003B698C"/>
    <w:rsid w:val="003C03F8"/>
    <w:rsid w:val="003C1806"/>
    <w:rsid w:val="003C6481"/>
    <w:rsid w:val="003C74DD"/>
    <w:rsid w:val="003D071B"/>
    <w:rsid w:val="003D5A55"/>
    <w:rsid w:val="003D6175"/>
    <w:rsid w:val="003D6EAE"/>
    <w:rsid w:val="003D7B1E"/>
    <w:rsid w:val="003E0D76"/>
    <w:rsid w:val="003E1E4D"/>
    <w:rsid w:val="003E32CC"/>
    <w:rsid w:val="003E63FB"/>
    <w:rsid w:val="003F05D7"/>
    <w:rsid w:val="003F1EAB"/>
    <w:rsid w:val="003F2D4B"/>
    <w:rsid w:val="003F2D79"/>
    <w:rsid w:val="003F5FC3"/>
    <w:rsid w:val="003F6BC7"/>
    <w:rsid w:val="003F72E3"/>
    <w:rsid w:val="003F760A"/>
    <w:rsid w:val="00401FE8"/>
    <w:rsid w:val="004023A5"/>
    <w:rsid w:val="00403DE0"/>
    <w:rsid w:val="00404325"/>
    <w:rsid w:val="00405823"/>
    <w:rsid w:val="00405925"/>
    <w:rsid w:val="0041068C"/>
    <w:rsid w:val="004135BD"/>
    <w:rsid w:val="0041394C"/>
    <w:rsid w:val="00413DDF"/>
    <w:rsid w:val="00414D1E"/>
    <w:rsid w:val="00416150"/>
    <w:rsid w:val="004176E9"/>
    <w:rsid w:val="00422FC2"/>
    <w:rsid w:val="004275B0"/>
    <w:rsid w:val="00434524"/>
    <w:rsid w:val="00434914"/>
    <w:rsid w:val="00436A18"/>
    <w:rsid w:val="004370E1"/>
    <w:rsid w:val="004371C5"/>
    <w:rsid w:val="00440C92"/>
    <w:rsid w:val="00441F6D"/>
    <w:rsid w:val="0044266E"/>
    <w:rsid w:val="00444EF3"/>
    <w:rsid w:val="0044590B"/>
    <w:rsid w:val="004514EE"/>
    <w:rsid w:val="004546F5"/>
    <w:rsid w:val="00454FBC"/>
    <w:rsid w:val="00460482"/>
    <w:rsid w:val="004610F4"/>
    <w:rsid w:val="00461FDB"/>
    <w:rsid w:val="004629B5"/>
    <w:rsid w:val="00463DC8"/>
    <w:rsid w:val="00463DFC"/>
    <w:rsid w:val="00465510"/>
    <w:rsid w:val="004673C8"/>
    <w:rsid w:val="0047025D"/>
    <w:rsid w:val="0047038B"/>
    <w:rsid w:val="00470A32"/>
    <w:rsid w:val="00471BB6"/>
    <w:rsid w:val="004733ED"/>
    <w:rsid w:val="00473D6B"/>
    <w:rsid w:val="00474D96"/>
    <w:rsid w:val="00474F4D"/>
    <w:rsid w:val="00475806"/>
    <w:rsid w:val="00477386"/>
    <w:rsid w:val="004810B1"/>
    <w:rsid w:val="0048127F"/>
    <w:rsid w:val="00482D02"/>
    <w:rsid w:val="0048331D"/>
    <w:rsid w:val="00484246"/>
    <w:rsid w:val="00484463"/>
    <w:rsid w:val="00487EB2"/>
    <w:rsid w:val="0049152C"/>
    <w:rsid w:val="004924A7"/>
    <w:rsid w:val="00493B5E"/>
    <w:rsid w:val="004A12B7"/>
    <w:rsid w:val="004A1346"/>
    <w:rsid w:val="004A31B5"/>
    <w:rsid w:val="004A3373"/>
    <w:rsid w:val="004A351D"/>
    <w:rsid w:val="004A568C"/>
    <w:rsid w:val="004A59FB"/>
    <w:rsid w:val="004B05EC"/>
    <w:rsid w:val="004B1B22"/>
    <w:rsid w:val="004B2D56"/>
    <w:rsid w:val="004B3BC6"/>
    <w:rsid w:val="004B45E5"/>
    <w:rsid w:val="004B4F7E"/>
    <w:rsid w:val="004B542C"/>
    <w:rsid w:val="004B67AB"/>
    <w:rsid w:val="004C0835"/>
    <w:rsid w:val="004C1D6C"/>
    <w:rsid w:val="004C2D1E"/>
    <w:rsid w:val="004C366F"/>
    <w:rsid w:val="004C50D7"/>
    <w:rsid w:val="004C567B"/>
    <w:rsid w:val="004C637A"/>
    <w:rsid w:val="004D0638"/>
    <w:rsid w:val="004D1B49"/>
    <w:rsid w:val="004D2A77"/>
    <w:rsid w:val="004D489C"/>
    <w:rsid w:val="004D4F18"/>
    <w:rsid w:val="004D7747"/>
    <w:rsid w:val="004E06BB"/>
    <w:rsid w:val="004E0AEC"/>
    <w:rsid w:val="004E2C6F"/>
    <w:rsid w:val="004E4D45"/>
    <w:rsid w:val="004E6B19"/>
    <w:rsid w:val="004F213C"/>
    <w:rsid w:val="004F3AA3"/>
    <w:rsid w:val="004F61D1"/>
    <w:rsid w:val="004F6E80"/>
    <w:rsid w:val="005017F2"/>
    <w:rsid w:val="00501813"/>
    <w:rsid w:val="0050241B"/>
    <w:rsid w:val="00506FE0"/>
    <w:rsid w:val="00507EC6"/>
    <w:rsid w:val="00510649"/>
    <w:rsid w:val="0051130E"/>
    <w:rsid w:val="00511D42"/>
    <w:rsid w:val="00511D44"/>
    <w:rsid w:val="00512D7C"/>
    <w:rsid w:val="00514304"/>
    <w:rsid w:val="0051552B"/>
    <w:rsid w:val="0051641B"/>
    <w:rsid w:val="00522637"/>
    <w:rsid w:val="00523ED7"/>
    <w:rsid w:val="00525261"/>
    <w:rsid w:val="0052649C"/>
    <w:rsid w:val="0053339C"/>
    <w:rsid w:val="0053353B"/>
    <w:rsid w:val="0053599F"/>
    <w:rsid w:val="00537316"/>
    <w:rsid w:val="00541CF3"/>
    <w:rsid w:val="0054355C"/>
    <w:rsid w:val="00543DB4"/>
    <w:rsid w:val="00544445"/>
    <w:rsid w:val="00545C8C"/>
    <w:rsid w:val="00545F8D"/>
    <w:rsid w:val="00547C05"/>
    <w:rsid w:val="00550EA4"/>
    <w:rsid w:val="00553B6C"/>
    <w:rsid w:val="0055594D"/>
    <w:rsid w:val="0056549B"/>
    <w:rsid w:val="00567912"/>
    <w:rsid w:val="00567DF1"/>
    <w:rsid w:val="00570D17"/>
    <w:rsid w:val="00571088"/>
    <w:rsid w:val="00573865"/>
    <w:rsid w:val="00574D4C"/>
    <w:rsid w:val="005762CE"/>
    <w:rsid w:val="0057660D"/>
    <w:rsid w:val="00576694"/>
    <w:rsid w:val="00576F7B"/>
    <w:rsid w:val="0057717A"/>
    <w:rsid w:val="00577714"/>
    <w:rsid w:val="00577BFA"/>
    <w:rsid w:val="0058067B"/>
    <w:rsid w:val="00580E22"/>
    <w:rsid w:val="005831C9"/>
    <w:rsid w:val="005840B8"/>
    <w:rsid w:val="005844AF"/>
    <w:rsid w:val="00584FFA"/>
    <w:rsid w:val="005853E4"/>
    <w:rsid w:val="005861B8"/>
    <w:rsid w:val="00592D94"/>
    <w:rsid w:val="00595236"/>
    <w:rsid w:val="0059612A"/>
    <w:rsid w:val="00597C1E"/>
    <w:rsid w:val="005A192A"/>
    <w:rsid w:val="005A1B5D"/>
    <w:rsid w:val="005A2BD0"/>
    <w:rsid w:val="005A3456"/>
    <w:rsid w:val="005A468E"/>
    <w:rsid w:val="005A6302"/>
    <w:rsid w:val="005A7153"/>
    <w:rsid w:val="005B025C"/>
    <w:rsid w:val="005B103B"/>
    <w:rsid w:val="005B2D33"/>
    <w:rsid w:val="005B3555"/>
    <w:rsid w:val="005B67D0"/>
    <w:rsid w:val="005B77D8"/>
    <w:rsid w:val="005C11D1"/>
    <w:rsid w:val="005C23EE"/>
    <w:rsid w:val="005C28D3"/>
    <w:rsid w:val="005C3C91"/>
    <w:rsid w:val="005C44A2"/>
    <w:rsid w:val="005D11C7"/>
    <w:rsid w:val="005D1B47"/>
    <w:rsid w:val="005D1C55"/>
    <w:rsid w:val="005D2352"/>
    <w:rsid w:val="005D250B"/>
    <w:rsid w:val="005D44A5"/>
    <w:rsid w:val="005D68A9"/>
    <w:rsid w:val="005D6A22"/>
    <w:rsid w:val="005D74A2"/>
    <w:rsid w:val="005D7CF8"/>
    <w:rsid w:val="005E03A1"/>
    <w:rsid w:val="005E0E5B"/>
    <w:rsid w:val="005E2976"/>
    <w:rsid w:val="005E5E62"/>
    <w:rsid w:val="005F4201"/>
    <w:rsid w:val="005F4D2A"/>
    <w:rsid w:val="005F51D0"/>
    <w:rsid w:val="005F6DA6"/>
    <w:rsid w:val="005F6FAE"/>
    <w:rsid w:val="0060200A"/>
    <w:rsid w:val="0060508A"/>
    <w:rsid w:val="00607C88"/>
    <w:rsid w:val="00611890"/>
    <w:rsid w:val="00612592"/>
    <w:rsid w:val="00615C3A"/>
    <w:rsid w:val="0062207D"/>
    <w:rsid w:val="0062394C"/>
    <w:rsid w:val="006306C1"/>
    <w:rsid w:val="00632B98"/>
    <w:rsid w:val="00632C16"/>
    <w:rsid w:val="00633331"/>
    <w:rsid w:val="00633732"/>
    <w:rsid w:val="00633B84"/>
    <w:rsid w:val="00634423"/>
    <w:rsid w:val="0063526E"/>
    <w:rsid w:val="00636F64"/>
    <w:rsid w:val="00645CEA"/>
    <w:rsid w:val="006478A7"/>
    <w:rsid w:val="00647969"/>
    <w:rsid w:val="0065070F"/>
    <w:rsid w:val="006527BC"/>
    <w:rsid w:val="00653172"/>
    <w:rsid w:val="0065402F"/>
    <w:rsid w:val="0065617D"/>
    <w:rsid w:val="0065664D"/>
    <w:rsid w:val="00656DC2"/>
    <w:rsid w:val="0066137F"/>
    <w:rsid w:val="00662467"/>
    <w:rsid w:val="006629F9"/>
    <w:rsid w:val="00666745"/>
    <w:rsid w:val="00667345"/>
    <w:rsid w:val="00667533"/>
    <w:rsid w:val="00667769"/>
    <w:rsid w:val="00670024"/>
    <w:rsid w:val="00671EBC"/>
    <w:rsid w:val="006736DC"/>
    <w:rsid w:val="0067756D"/>
    <w:rsid w:val="006776F8"/>
    <w:rsid w:val="00680861"/>
    <w:rsid w:val="0068244C"/>
    <w:rsid w:val="00684DC6"/>
    <w:rsid w:val="0069195E"/>
    <w:rsid w:val="0069202F"/>
    <w:rsid w:val="006937A9"/>
    <w:rsid w:val="006937C8"/>
    <w:rsid w:val="00694727"/>
    <w:rsid w:val="006952DC"/>
    <w:rsid w:val="00697AE3"/>
    <w:rsid w:val="006A0051"/>
    <w:rsid w:val="006A031C"/>
    <w:rsid w:val="006A0681"/>
    <w:rsid w:val="006A3D11"/>
    <w:rsid w:val="006A5E70"/>
    <w:rsid w:val="006B2EA1"/>
    <w:rsid w:val="006B37CC"/>
    <w:rsid w:val="006B3C59"/>
    <w:rsid w:val="006B3F69"/>
    <w:rsid w:val="006B57BF"/>
    <w:rsid w:val="006B6465"/>
    <w:rsid w:val="006B6B88"/>
    <w:rsid w:val="006C6D43"/>
    <w:rsid w:val="006C723A"/>
    <w:rsid w:val="006C7E9F"/>
    <w:rsid w:val="006D00D7"/>
    <w:rsid w:val="006D12E6"/>
    <w:rsid w:val="006D530A"/>
    <w:rsid w:val="006D5E81"/>
    <w:rsid w:val="006D6707"/>
    <w:rsid w:val="006E098B"/>
    <w:rsid w:val="006E47F8"/>
    <w:rsid w:val="006E79CA"/>
    <w:rsid w:val="006F04A7"/>
    <w:rsid w:val="006F1D3E"/>
    <w:rsid w:val="006F5E16"/>
    <w:rsid w:val="006F6EC5"/>
    <w:rsid w:val="00701E3B"/>
    <w:rsid w:val="00702850"/>
    <w:rsid w:val="007048C8"/>
    <w:rsid w:val="007103FA"/>
    <w:rsid w:val="00710818"/>
    <w:rsid w:val="00711821"/>
    <w:rsid w:val="007118ED"/>
    <w:rsid w:val="00712C1A"/>
    <w:rsid w:val="00714785"/>
    <w:rsid w:val="007169FE"/>
    <w:rsid w:val="00720293"/>
    <w:rsid w:val="00720F3E"/>
    <w:rsid w:val="0072173A"/>
    <w:rsid w:val="007256CA"/>
    <w:rsid w:val="00730449"/>
    <w:rsid w:val="00732059"/>
    <w:rsid w:val="00736FE5"/>
    <w:rsid w:val="00743ACA"/>
    <w:rsid w:val="00747E41"/>
    <w:rsid w:val="00750FB2"/>
    <w:rsid w:val="00751512"/>
    <w:rsid w:val="00757CA5"/>
    <w:rsid w:val="00761313"/>
    <w:rsid w:val="00762644"/>
    <w:rsid w:val="00765382"/>
    <w:rsid w:val="00767473"/>
    <w:rsid w:val="00767604"/>
    <w:rsid w:val="00770DF4"/>
    <w:rsid w:val="0077129B"/>
    <w:rsid w:val="00776006"/>
    <w:rsid w:val="00780174"/>
    <w:rsid w:val="00780CB4"/>
    <w:rsid w:val="00780F4E"/>
    <w:rsid w:val="00790FF7"/>
    <w:rsid w:val="00794DD3"/>
    <w:rsid w:val="00797DAF"/>
    <w:rsid w:val="007A0881"/>
    <w:rsid w:val="007A386B"/>
    <w:rsid w:val="007A4334"/>
    <w:rsid w:val="007A547F"/>
    <w:rsid w:val="007A5B45"/>
    <w:rsid w:val="007B0BB1"/>
    <w:rsid w:val="007B3141"/>
    <w:rsid w:val="007B3B68"/>
    <w:rsid w:val="007B5C53"/>
    <w:rsid w:val="007B5CE8"/>
    <w:rsid w:val="007B6F84"/>
    <w:rsid w:val="007B7BA6"/>
    <w:rsid w:val="007B7D8A"/>
    <w:rsid w:val="007C265A"/>
    <w:rsid w:val="007C2D15"/>
    <w:rsid w:val="007C41F5"/>
    <w:rsid w:val="007C77D5"/>
    <w:rsid w:val="007D0146"/>
    <w:rsid w:val="007D09F7"/>
    <w:rsid w:val="007D11BE"/>
    <w:rsid w:val="007D1C4C"/>
    <w:rsid w:val="007D2776"/>
    <w:rsid w:val="007D5F82"/>
    <w:rsid w:val="007D60DB"/>
    <w:rsid w:val="007E0885"/>
    <w:rsid w:val="007E1D5C"/>
    <w:rsid w:val="007E47A0"/>
    <w:rsid w:val="007E4FC4"/>
    <w:rsid w:val="007E6779"/>
    <w:rsid w:val="007E7AB3"/>
    <w:rsid w:val="007F2CCF"/>
    <w:rsid w:val="007F71FD"/>
    <w:rsid w:val="007F73F1"/>
    <w:rsid w:val="007F7C50"/>
    <w:rsid w:val="00800FEF"/>
    <w:rsid w:val="008015A5"/>
    <w:rsid w:val="00802AF7"/>
    <w:rsid w:val="00804429"/>
    <w:rsid w:val="00804C0E"/>
    <w:rsid w:val="008060AB"/>
    <w:rsid w:val="00810E3E"/>
    <w:rsid w:val="00810E4E"/>
    <w:rsid w:val="008110B5"/>
    <w:rsid w:val="0081134E"/>
    <w:rsid w:val="0082139A"/>
    <w:rsid w:val="0083355E"/>
    <w:rsid w:val="00834005"/>
    <w:rsid w:val="00836825"/>
    <w:rsid w:val="00837F8A"/>
    <w:rsid w:val="00841313"/>
    <w:rsid w:val="00842324"/>
    <w:rsid w:val="00842E4D"/>
    <w:rsid w:val="0084334F"/>
    <w:rsid w:val="008467A5"/>
    <w:rsid w:val="008474CA"/>
    <w:rsid w:val="00847D17"/>
    <w:rsid w:val="00847EDD"/>
    <w:rsid w:val="00850933"/>
    <w:rsid w:val="00850E74"/>
    <w:rsid w:val="008510C8"/>
    <w:rsid w:val="0085339C"/>
    <w:rsid w:val="00854F55"/>
    <w:rsid w:val="00855935"/>
    <w:rsid w:val="00855DE7"/>
    <w:rsid w:val="008627C1"/>
    <w:rsid w:val="0086584F"/>
    <w:rsid w:val="00865AFF"/>
    <w:rsid w:val="00874677"/>
    <w:rsid w:val="00875CAE"/>
    <w:rsid w:val="00876188"/>
    <w:rsid w:val="008778A6"/>
    <w:rsid w:val="00880F41"/>
    <w:rsid w:val="00881EAF"/>
    <w:rsid w:val="00883621"/>
    <w:rsid w:val="00884896"/>
    <w:rsid w:val="008902CE"/>
    <w:rsid w:val="0089056E"/>
    <w:rsid w:val="0089101D"/>
    <w:rsid w:val="00891061"/>
    <w:rsid w:val="00891679"/>
    <w:rsid w:val="0089714F"/>
    <w:rsid w:val="00897C96"/>
    <w:rsid w:val="008A1843"/>
    <w:rsid w:val="008A2128"/>
    <w:rsid w:val="008A25A5"/>
    <w:rsid w:val="008B1907"/>
    <w:rsid w:val="008B1CF8"/>
    <w:rsid w:val="008B4010"/>
    <w:rsid w:val="008C0079"/>
    <w:rsid w:val="008C2929"/>
    <w:rsid w:val="008C2D19"/>
    <w:rsid w:val="008C2F1B"/>
    <w:rsid w:val="008C3A42"/>
    <w:rsid w:val="008C3C3E"/>
    <w:rsid w:val="008C530D"/>
    <w:rsid w:val="008D086B"/>
    <w:rsid w:val="008D0998"/>
    <w:rsid w:val="008D15E2"/>
    <w:rsid w:val="008D1E72"/>
    <w:rsid w:val="008D43F5"/>
    <w:rsid w:val="008D4733"/>
    <w:rsid w:val="008E3DD9"/>
    <w:rsid w:val="008F0B08"/>
    <w:rsid w:val="008F303F"/>
    <w:rsid w:val="008F5804"/>
    <w:rsid w:val="008F5D0D"/>
    <w:rsid w:val="008F6343"/>
    <w:rsid w:val="008F6976"/>
    <w:rsid w:val="008F7813"/>
    <w:rsid w:val="0090257D"/>
    <w:rsid w:val="0090494B"/>
    <w:rsid w:val="00907089"/>
    <w:rsid w:val="00910F55"/>
    <w:rsid w:val="00911585"/>
    <w:rsid w:val="009167BE"/>
    <w:rsid w:val="00917CBE"/>
    <w:rsid w:val="0092389A"/>
    <w:rsid w:val="0092450A"/>
    <w:rsid w:val="00925DC9"/>
    <w:rsid w:val="009264BF"/>
    <w:rsid w:val="00926C42"/>
    <w:rsid w:val="00927E57"/>
    <w:rsid w:val="00930E77"/>
    <w:rsid w:val="0093150B"/>
    <w:rsid w:val="00931E60"/>
    <w:rsid w:val="009324E3"/>
    <w:rsid w:val="00933149"/>
    <w:rsid w:val="009334C0"/>
    <w:rsid w:val="00934920"/>
    <w:rsid w:val="00937857"/>
    <w:rsid w:val="0093798F"/>
    <w:rsid w:val="00940F14"/>
    <w:rsid w:val="0094120F"/>
    <w:rsid w:val="00942021"/>
    <w:rsid w:val="00946E7C"/>
    <w:rsid w:val="00951619"/>
    <w:rsid w:val="00954344"/>
    <w:rsid w:val="00955CAE"/>
    <w:rsid w:val="00957D99"/>
    <w:rsid w:val="00962018"/>
    <w:rsid w:val="00963E39"/>
    <w:rsid w:val="00964975"/>
    <w:rsid w:val="009660AB"/>
    <w:rsid w:val="009667AB"/>
    <w:rsid w:val="0097672E"/>
    <w:rsid w:val="00980BEC"/>
    <w:rsid w:val="00982A44"/>
    <w:rsid w:val="009856D7"/>
    <w:rsid w:val="00990100"/>
    <w:rsid w:val="00992FD1"/>
    <w:rsid w:val="009970F9"/>
    <w:rsid w:val="009979A6"/>
    <w:rsid w:val="009A33B0"/>
    <w:rsid w:val="009A3667"/>
    <w:rsid w:val="009A5543"/>
    <w:rsid w:val="009A6086"/>
    <w:rsid w:val="009A6500"/>
    <w:rsid w:val="009B0860"/>
    <w:rsid w:val="009B274D"/>
    <w:rsid w:val="009B2E3B"/>
    <w:rsid w:val="009B33CF"/>
    <w:rsid w:val="009B444E"/>
    <w:rsid w:val="009B7133"/>
    <w:rsid w:val="009C443E"/>
    <w:rsid w:val="009C5076"/>
    <w:rsid w:val="009C6E19"/>
    <w:rsid w:val="009D1BDB"/>
    <w:rsid w:val="009D20E9"/>
    <w:rsid w:val="009D22E0"/>
    <w:rsid w:val="009D246F"/>
    <w:rsid w:val="009D2D85"/>
    <w:rsid w:val="009D3E47"/>
    <w:rsid w:val="009D7B78"/>
    <w:rsid w:val="009E28F2"/>
    <w:rsid w:val="009E2BD0"/>
    <w:rsid w:val="009E3714"/>
    <w:rsid w:val="009E3BC8"/>
    <w:rsid w:val="009E3FBF"/>
    <w:rsid w:val="009E4129"/>
    <w:rsid w:val="009E4EBC"/>
    <w:rsid w:val="009F03A6"/>
    <w:rsid w:val="009F2B6D"/>
    <w:rsid w:val="009F2F0E"/>
    <w:rsid w:val="009F467B"/>
    <w:rsid w:val="009F4713"/>
    <w:rsid w:val="009F5483"/>
    <w:rsid w:val="009F5AA4"/>
    <w:rsid w:val="009F61C0"/>
    <w:rsid w:val="009F658C"/>
    <w:rsid w:val="009F6DD8"/>
    <w:rsid w:val="009F797A"/>
    <w:rsid w:val="009F7C7E"/>
    <w:rsid w:val="00A0043A"/>
    <w:rsid w:val="00A02C02"/>
    <w:rsid w:val="00A04083"/>
    <w:rsid w:val="00A05695"/>
    <w:rsid w:val="00A06854"/>
    <w:rsid w:val="00A075DB"/>
    <w:rsid w:val="00A11F6B"/>
    <w:rsid w:val="00A17395"/>
    <w:rsid w:val="00A21FD4"/>
    <w:rsid w:val="00A23BDB"/>
    <w:rsid w:val="00A24B0A"/>
    <w:rsid w:val="00A2577E"/>
    <w:rsid w:val="00A2605B"/>
    <w:rsid w:val="00A30985"/>
    <w:rsid w:val="00A36441"/>
    <w:rsid w:val="00A37388"/>
    <w:rsid w:val="00A37724"/>
    <w:rsid w:val="00A40CAF"/>
    <w:rsid w:val="00A40F28"/>
    <w:rsid w:val="00A4110D"/>
    <w:rsid w:val="00A41400"/>
    <w:rsid w:val="00A43CC6"/>
    <w:rsid w:val="00A4425D"/>
    <w:rsid w:val="00A455C3"/>
    <w:rsid w:val="00A500BF"/>
    <w:rsid w:val="00A504F4"/>
    <w:rsid w:val="00A5122D"/>
    <w:rsid w:val="00A5486F"/>
    <w:rsid w:val="00A5513C"/>
    <w:rsid w:val="00A5799D"/>
    <w:rsid w:val="00A605E0"/>
    <w:rsid w:val="00A607BC"/>
    <w:rsid w:val="00A60A2C"/>
    <w:rsid w:val="00A61764"/>
    <w:rsid w:val="00A6344D"/>
    <w:rsid w:val="00A63D64"/>
    <w:rsid w:val="00A63F24"/>
    <w:rsid w:val="00A64639"/>
    <w:rsid w:val="00A6543B"/>
    <w:rsid w:val="00A667EE"/>
    <w:rsid w:val="00A66E33"/>
    <w:rsid w:val="00A67F51"/>
    <w:rsid w:val="00A70629"/>
    <w:rsid w:val="00A70834"/>
    <w:rsid w:val="00A70B81"/>
    <w:rsid w:val="00A71C46"/>
    <w:rsid w:val="00A772CD"/>
    <w:rsid w:val="00A80A99"/>
    <w:rsid w:val="00A80CA7"/>
    <w:rsid w:val="00A81C7C"/>
    <w:rsid w:val="00A90723"/>
    <w:rsid w:val="00A91F2A"/>
    <w:rsid w:val="00A92D8C"/>
    <w:rsid w:val="00A93113"/>
    <w:rsid w:val="00A94213"/>
    <w:rsid w:val="00A94217"/>
    <w:rsid w:val="00A95BE3"/>
    <w:rsid w:val="00A95E72"/>
    <w:rsid w:val="00A971A9"/>
    <w:rsid w:val="00A973B0"/>
    <w:rsid w:val="00A97A30"/>
    <w:rsid w:val="00AA0BBA"/>
    <w:rsid w:val="00AA38A5"/>
    <w:rsid w:val="00AA634A"/>
    <w:rsid w:val="00AA67AF"/>
    <w:rsid w:val="00AB29F0"/>
    <w:rsid w:val="00AB3A8E"/>
    <w:rsid w:val="00AB4084"/>
    <w:rsid w:val="00AB60AF"/>
    <w:rsid w:val="00AB6286"/>
    <w:rsid w:val="00AB6C59"/>
    <w:rsid w:val="00AC0ADC"/>
    <w:rsid w:val="00AC14C6"/>
    <w:rsid w:val="00AC3F95"/>
    <w:rsid w:val="00AC5B78"/>
    <w:rsid w:val="00AC6019"/>
    <w:rsid w:val="00AC6C92"/>
    <w:rsid w:val="00AC7549"/>
    <w:rsid w:val="00AD4E0C"/>
    <w:rsid w:val="00AD5753"/>
    <w:rsid w:val="00AD6328"/>
    <w:rsid w:val="00AD68F9"/>
    <w:rsid w:val="00AD6992"/>
    <w:rsid w:val="00AD722D"/>
    <w:rsid w:val="00AE1458"/>
    <w:rsid w:val="00AE19A1"/>
    <w:rsid w:val="00AE299F"/>
    <w:rsid w:val="00AE55B0"/>
    <w:rsid w:val="00AE7748"/>
    <w:rsid w:val="00AF0F34"/>
    <w:rsid w:val="00AF234D"/>
    <w:rsid w:val="00AF24A4"/>
    <w:rsid w:val="00AF3B46"/>
    <w:rsid w:val="00AF3EFE"/>
    <w:rsid w:val="00AF655C"/>
    <w:rsid w:val="00AF6C86"/>
    <w:rsid w:val="00B0093B"/>
    <w:rsid w:val="00B00C0E"/>
    <w:rsid w:val="00B01DEC"/>
    <w:rsid w:val="00B0214A"/>
    <w:rsid w:val="00B03B31"/>
    <w:rsid w:val="00B03DC8"/>
    <w:rsid w:val="00B0404F"/>
    <w:rsid w:val="00B054CA"/>
    <w:rsid w:val="00B0628C"/>
    <w:rsid w:val="00B0645E"/>
    <w:rsid w:val="00B06BE4"/>
    <w:rsid w:val="00B070CC"/>
    <w:rsid w:val="00B1116A"/>
    <w:rsid w:val="00B1491B"/>
    <w:rsid w:val="00B1497C"/>
    <w:rsid w:val="00B1559B"/>
    <w:rsid w:val="00B21932"/>
    <w:rsid w:val="00B236D3"/>
    <w:rsid w:val="00B2419E"/>
    <w:rsid w:val="00B24799"/>
    <w:rsid w:val="00B24F06"/>
    <w:rsid w:val="00B261EA"/>
    <w:rsid w:val="00B26368"/>
    <w:rsid w:val="00B30C28"/>
    <w:rsid w:val="00B320F1"/>
    <w:rsid w:val="00B330F5"/>
    <w:rsid w:val="00B34CCD"/>
    <w:rsid w:val="00B47715"/>
    <w:rsid w:val="00B51A99"/>
    <w:rsid w:val="00B51F46"/>
    <w:rsid w:val="00B539FC"/>
    <w:rsid w:val="00B57F7F"/>
    <w:rsid w:val="00B60604"/>
    <w:rsid w:val="00B611A1"/>
    <w:rsid w:val="00B619B8"/>
    <w:rsid w:val="00B6390F"/>
    <w:rsid w:val="00B655CC"/>
    <w:rsid w:val="00B6644D"/>
    <w:rsid w:val="00B67510"/>
    <w:rsid w:val="00B71838"/>
    <w:rsid w:val="00B7504A"/>
    <w:rsid w:val="00B769A1"/>
    <w:rsid w:val="00B93C18"/>
    <w:rsid w:val="00B95956"/>
    <w:rsid w:val="00B9617B"/>
    <w:rsid w:val="00BA1C0F"/>
    <w:rsid w:val="00BA331C"/>
    <w:rsid w:val="00BA39B9"/>
    <w:rsid w:val="00BA4132"/>
    <w:rsid w:val="00BA4E21"/>
    <w:rsid w:val="00BA5985"/>
    <w:rsid w:val="00BA7CCD"/>
    <w:rsid w:val="00BB007D"/>
    <w:rsid w:val="00BB1D3C"/>
    <w:rsid w:val="00BB569B"/>
    <w:rsid w:val="00BB6E7E"/>
    <w:rsid w:val="00BC0923"/>
    <w:rsid w:val="00BC23E9"/>
    <w:rsid w:val="00BC51EA"/>
    <w:rsid w:val="00BC5539"/>
    <w:rsid w:val="00BC789F"/>
    <w:rsid w:val="00BD0A54"/>
    <w:rsid w:val="00BD1181"/>
    <w:rsid w:val="00BD41D3"/>
    <w:rsid w:val="00BD4876"/>
    <w:rsid w:val="00BD5B3F"/>
    <w:rsid w:val="00BD621C"/>
    <w:rsid w:val="00BD6EDF"/>
    <w:rsid w:val="00BE0024"/>
    <w:rsid w:val="00BE095F"/>
    <w:rsid w:val="00BE4846"/>
    <w:rsid w:val="00BE6256"/>
    <w:rsid w:val="00BE677F"/>
    <w:rsid w:val="00BF18AC"/>
    <w:rsid w:val="00BF36F9"/>
    <w:rsid w:val="00BF38F7"/>
    <w:rsid w:val="00BF409F"/>
    <w:rsid w:val="00C00193"/>
    <w:rsid w:val="00C0137E"/>
    <w:rsid w:val="00C0262A"/>
    <w:rsid w:val="00C02CEA"/>
    <w:rsid w:val="00C04890"/>
    <w:rsid w:val="00C050D9"/>
    <w:rsid w:val="00C07698"/>
    <w:rsid w:val="00C104E4"/>
    <w:rsid w:val="00C11E11"/>
    <w:rsid w:val="00C12AB3"/>
    <w:rsid w:val="00C12CC7"/>
    <w:rsid w:val="00C14CC3"/>
    <w:rsid w:val="00C14E17"/>
    <w:rsid w:val="00C17C36"/>
    <w:rsid w:val="00C17CED"/>
    <w:rsid w:val="00C201BD"/>
    <w:rsid w:val="00C216B6"/>
    <w:rsid w:val="00C2518C"/>
    <w:rsid w:val="00C25D49"/>
    <w:rsid w:val="00C25DEA"/>
    <w:rsid w:val="00C26983"/>
    <w:rsid w:val="00C27A84"/>
    <w:rsid w:val="00C31065"/>
    <w:rsid w:val="00C31466"/>
    <w:rsid w:val="00C31F61"/>
    <w:rsid w:val="00C35338"/>
    <w:rsid w:val="00C37042"/>
    <w:rsid w:val="00C47F2F"/>
    <w:rsid w:val="00C51262"/>
    <w:rsid w:val="00C517FC"/>
    <w:rsid w:val="00C60169"/>
    <w:rsid w:val="00C60414"/>
    <w:rsid w:val="00C6046A"/>
    <w:rsid w:val="00C635C5"/>
    <w:rsid w:val="00C665DA"/>
    <w:rsid w:val="00C6707E"/>
    <w:rsid w:val="00C70AE6"/>
    <w:rsid w:val="00C7555E"/>
    <w:rsid w:val="00C81931"/>
    <w:rsid w:val="00C8376D"/>
    <w:rsid w:val="00C83AA2"/>
    <w:rsid w:val="00C83BBC"/>
    <w:rsid w:val="00C85A32"/>
    <w:rsid w:val="00C9017E"/>
    <w:rsid w:val="00C930BF"/>
    <w:rsid w:val="00C976D1"/>
    <w:rsid w:val="00CA0324"/>
    <w:rsid w:val="00CA112C"/>
    <w:rsid w:val="00CA14DC"/>
    <w:rsid w:val="00CA1B0E"/>
    <w:rsid w:val="00CA1C9C"/>
    <w:rsid w:val="00CA29A8"/>
    <w:rsid w:val="00CA2E82"/>
    <w:rsid w:val="00CA503C"/>
    <w:rsid w:val="00CA678A"/>
    <w:rsid w:val="00CA79E0"/>
    <w:rsid w:val="00CA7F68"/>
    <w:rsid w:val="00CB2C73"/>
    <w:rsid w:val="00CB2CC1"/>
    <w:rsid w:val="00CB3F4B"/>
    <w:rsid w:val="00CC469D"/>
    <w:rsid w:val="00CC54B1"/>
    <w:rsid w:val="00CC71CD"/>
    <w:rsid w:val="00CD050A"/>
    <w:rsid w:val="00CD16E7"/>
    <w:rsid w:val="00CD2703"/>
    <w:rsid w:val="00CD2766"/>
    <w:rsid w:val="00CD3028"/>
    <w:rsid w:val="00CD6983"/>
    <w:rsid w:val="00CE0B13"/>
    <w:rsid w:val="00CE2A95"/>
    <w:rsid w:val="00CE5CA8"/>
    <w:rsid w:val="00CE7A7A"/>
    <w:rsid w:val="00CF0A5E"/>
    <w:rsid w:val="00CF171B"/>
    <w:rsid w:val="00CF1721"/>
    <w:rsid w:val="00CF1D58"/>
    <w:rsid w:val="00CF34D8"/>
    <w:rsid w:val="00CF41C3"/>
    <w:rsid w:val="00CF6FF1"/>
    <w:rsid w:val="00D01971"/>
    <w:rsid w:val="00D020FA"/>
    <w:rsid w:val="00D03566"/>
    <w:rsid w:val="00D07297"/>
    <w:rsid w:val="00D1093A"/>
    <w:rsid w:val="00D13CB1"/>
    <w:rsid w:val="00D165B2"/>
    <w:rsid w:val="00D2224C"/>
    <w:rsid w:val="00D32560"/>
    <w:rsid w:val="00D330D1"/>
    <w:rsid w:val="00D347B1"/>
    <w:rsid w:val="00D37B32"/>
    <w:rsid w:val="00D4477B"/>
    <w:rsid w:val="00D5043C"/>
    <w:rsid w:val="00D5142E"/>
    <w:rsid w:val="00D53D49"/>
    <w:rsid w:val="00D54769"/>
    <w:rsid w:val="00D60586"/>
    <w:rsid w:val="00D61A26"/>
    <w:rsid w:val="00D6210D"/>
    <w:rsid w:val="00D63BC6"/>
    <w:rsid w:val="00D652BA"/>
    <w:rsid w:val="00D6530C"/>
    <w:rsid w:val="00D65BF5"/>
    <w:rsid w:val="00D65D3E"/>
    <w:rsid w:val="00D71F30"/>
    <w:rsid w:val="00D72DAB"/>
    <w:rsid w:val="00D74033"/>
    <w:rsid w:val="00D77A7C"/>
    <w:rsid w:val="00D863F5"/>
    <w:rsid w:val="00D87574"/>
    <w:rsid w:val="00D879C3"/>
    <w:rsid w:val="00D92750"/>
    <w:rsid w:val="00D9674B"/>
    <w:rsid w:val="00DA05CA"/>
    <w:rsid w:val="00DA07EE"/>
    <w:rsid w:val="00DA0E97"/>
    <w:rsid w:val="00DA3BD0"/>
    <w:rsid w:val="00DA472B"/>
    <w:rsid w:val="00DA4B53"/>
    <w:rsid w:val="00DA5E5E"/>
    <w:rsid w:val="00DA6741"/>
    <w:rsid w:val="00DA68D3"/>
    <w:rsid w:val="00DA6BD8"/>
    <w:rsid w:val="00DA7D14"/>
    <w:rsid w:val="00DB3A26"/>
    <w:rsid w:val="00DB4DEE"/>
    <w:rsid w:val="00DB5200"/>
    <w:rsid w:val="00DB5E8B"/>
    <w:rsid w:val="00DB67BC"/>
    <w:rsid w:val="00DB6D53"/>
    <w:rsid w:val="00DB77C7"/>
    <w:rsid w:val="00DC0220"/>
    <w:rsid w:val="00DC260D"/>
    <w:rsid w:val="00DC3A35"/>
    <w:rsid w:val="00DC4ED2"/>
    <w:rsid w:val="00DD1D65"/>
    <w:rsid w:val="00DD3BD0"/>
    <w:rsid w:val="00DE084F"/>
    <w:rsid w:val="00DE0F79"/>
    <w:rsid w:val="00DE2B6F"/>
    <w:rsid w:val="00DE312F"/>
    <w:rsid w:val="00DF07A2"/>
    <w:rsid w:val="00DF12DB"/>
    <w:rsid w:val="00DF136E"/>
    <w:rsid w:val="00DF2188"/>
    <w:rsid w:val="00DF4ACA"/>
    <w:rsid w:val="00E00DAE"/>
    <w:rsid w:val="00E01104"/>
    <w:rsid w:val="00E04594"/>
    <w:rsid w:val="00E07140"/>
    <w:rsid w:val="00E0761A"/>
    <w:rsid w:val="00E11669"/>
    <w:rsid w:val="00E16A21"/>
    <w:rsid w:val="00E17B6B"/>
    <w:rsid w:val="00E206FC"/>
    <w:rsid w:val="00E22F32"/>
    <w:rsid w:val="00E327B8"/>
    <w:rsid w:val="00E336DA"/>
    <w:rsid w:val="00E355EC"/>
    <w:rsid w:val="00E3669E"/>
    <w:rsid w:val="00E36A9E"/>
    <w:rsid w:val="00E36F4D"/>
    <w:rsid w:val="00E41454"/>
    <w:rsid w:val="00E44309"/>
    <w:rsid w:val="00E44747"/>
    <w:rsid w:val="00E44CAD"/>
    <w:rsid w:val="00E45897"/>
    <w:rsid w:val="00E45932"/>
    <w:rsid w:val="00E45D5B"/>
    <w:rsid w:val="00E47393"/>
    <w:rsid w:val="00E518F2"/>
    <w:rsid w:val="00E52350"/>
    <w:rsid w:val="00E52D1C"/>
    <w:rsid w:val="00E552DD"/>
    <w:rsid w:val="00E5544F"/>
    <w:rsid w:val="00E5744C"/>
    <w:rsid w:val="00E57613"/>
    <w:rsid w:val="00E63A05"/>
    <w:rsid w:val="00E63F9E"/>
    <w:rsid w:val="00E65869"/>
    <w:rsid w:val="00E65A8A"/>
    <w:rsid w:val="00E71B90"/>
    <w:rsid w:val="00E729BF"/>
    <w:rsid w:val="00E746BF"/>
    <w:rsid w:val="00E74B8C"/>
    <w:rsid w:val="00E7682F"/>
    <w:rsid w:val="00E77247"/>
    <w:rsid w:val="00E842C6"/>
    <w:rsid w:val="00E85CE3"/>
    <w:rsid w:val="00E9016B"/>
    <w:rsid w:val="00E91D1E"/>
    <w:rsid w:val="00E928AF"/>
    <w:rsid w:val="00E93103"/>
    <w:rsid w:val="00E96102"/>
    <w:rsid w:val="00E964D9"/>
    <w:rsid w:val="00E97A85"/>
    <w:rsid w:val="00EA101D"/>
    <w:rsid w:val="00EA1F7D"/>
    <w:rsid w:val="00EB0482"/>
    <w:rsid w:val="00EB0B5B"/>
    <w:rsid w:val="00EB0D69"/>
    <w:rsid w:val="00EB59DF"/>
    <w:rsid w:val="00EC4AFC"/>
    <w:rsid w:val="00EC7294"/>
    <w:rsid w:val="00EC78C3"/>
    <w:rsid w:val="00ED02E0"/>
    <w:rsid w:val="00ED28CD"/>
    <w:rsid w:val="00ED3714"/>
    <w:rsid w:val="00ED4130"/>
    <w:rsid w:val="00EE3080"/>
    <w:rsid w:val="00EE367B"/>
    <w:rsid w:val="00EE7D04"/>
    <w:rsid w:val="00EF0196"/>
    <w:rsid w:val="00EF03B3"/>
    <w:rsid w:val="00EF03BC"/>
    <w:rsid w:val="00EF2EBD"/>
    <w:rsid w:val="00EF37A6"/>
    <w:rsid w:val="00EF39E6"/>
    <w:rsid w:val="00EF3F35"/>
    <w:rsid w:val="00EF685A"/>
    <w:rsid w:val="00F009E3"/>
    <w:rsid w:val="00F0118B"/>
    <w:rsid w:val="00F04B7B"/>
    <w:rsid w:val="00F10844"/>
    <w:rsid w:val="00F11849"/>
    <w:rsid w:val="00F11BA6"/>
    <w:rsid w:val="00F16B47"/>
    <w:rsid w:val="00F208F4"/>
    <w:rsid w:val="00F21D9A"/>
    <w:rsid w:val="00F23F65"/>
    <w:rsid w:val="00F23FF0"/>
    <w:rsid w:val="00F2411F"/>
    <w:rsid w:val="00F2466F"/>
    <w:rsid w:val="00F253D4"/>
    <w:rsid w:val="00F258CD"/>
    <w:rsid w:val="00F27F21"/>
    <w:rsid w:val="00F3067A"/>
    <w:rsid w:val="00F31FB1"/>
    <w:rsid w:val="00F32CFC"/>
    <w:rsid w:val="00F34779"/>
    <w:rsid w:val="00F350C3"/>
    <w:rsid w:val="00F37E48"/>
    <w:rsid w:val="00F42A24"/>
    <w:rsid w:val="00F44085"/>
    <w:rsid w:val="00F4748B"/>
    <w:rsid w:val="00F50C54"/>
    <w:rsid w:val="00F52078"/>
    <w:rsid w:val="00F53B80"/>
    <w:rsid w:val="00F5746D"/>
    <w:rsid w:val="00F6123A"/>
    <w:rsid w:val="00F614E5"/>
    <w:rsid w:val="00F61635"/>
    <w:rsid w:val="00F6203E"/>
    <w:rsid w:val="00F62A76"/>
    <w:rsid w:val="00F6335C"/>
    <w:rsid w:val="00F64176"/>
    <w:rsid w:val="00F64959"/>
    <w:rsid w:val="00F6679C"/>
    <w:rsid w:val="00F70A9B"/>
    <w:rsid w:val="00F72F31"/>
    <w:rsid w:val="00F7575C"/>
    <w:rsid w:val="00F75C8D"/>
    <w:rsid w:val="00F76970"/>
    <w:rsid w:val="00F81071"/>
    <w:rsid w:val="00F830F2"/>
    <w:rsid w:val="00F84DE7"/>
    <w:rsid w:val="00F95C3C"/>
    <w:rsid w:val="00FA25A0"/>
    <w:rsid w:val="00FA2D5F"/>
    <w:rsid w:val="00FA763D"/>
    <w:rsid w:val="00FB072D"/>
    <w:rsid w:val="00FB1391"/>
    <w:rsid w:val="00FB3D59"/>
    <w:rsid w:val="00FB6933"/>
    <w:rsid w:val="00FC167F"/>
    <w:rsid w:val="00FC179C"/>
    <w:rsid w:val="00FC1E45"/>
    <w:rsid w:val="00FC3922"/>
    <w:rsid w:val="00FC4C62"/>
    <w:rsid w:val="00FD0537"/>
    <w:rsid w:val="00FD14D7"/>
    <w:rsid w:val="00FD4F27"/>
    <w:rsid w:val="00FD7813"/>
    <w:rsid w:val="00FE1DAA"/>
    <w:rsid w:val="00FE3AB6"/>
    <w:rsid w:val="00FE4897"/>
    <w:rsid w:val="00FE6653"/>
    <w:rsid w:val="00FF11F5"/>
    <w:rsid w:val="00FF21BD"/>
    <w:rsid w:val="00FF2269"/>
    <w:rsid w:val="00FF2752"/>
    <w:rsid w:val="00FF3188"/>
    <w:rsid w:val="00FF3B8C"/>
    <w:rsid w:val="00FF5158"/>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914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snapToGrid w:val="0"/>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b/>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bCs/>
      <w:sz w:val="24"/>
      <w:szCs w:val="32"/>
    </w:rPr>
  </w:style>
  <w:style w:type="paragraph" w:styleId="Heading4">
    <w:name w:val="heading 4"/>
    <w:basedOn w:val="Normal"/>
    <w:next w:val="Normal"/>
    <w:link w:val="Heading4Char"/>
    <w:uiPriority w:val="9"/>
    <w:unhideWhenUsed/>
    <w:qFormat/>
    <w:rsid w:val="00C14E1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hAnsiTheme="majorHAnsi" w:cstheme="majorBidi"/>
      <w:b/>
      <w:bCs/>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b/>
      <w:kern w:val="0"/>
      <w:sz w:val="32"/>
      <w:szCs w:val="32"/>
    </w:rPr>
  </w:style>
  <w:style w:type="character" w:customStyle="1" w:styleId="Heading2Char">
    <w:name w:val="Heading 2 Char"/>
    <w:basedOn w:val="DefaultParagraphFont"/>
    <w:link w:val="Heading2"/>
    <w:rsid w:val="00460482"/>
    <w:rPr>
      <w:rFonts w:ascii="Arial" w:eastAsia="黑体" w:hAnsi="Arial"/>
      <w:kern w:val="0"/>
      <w:sz w:val="24"/>
      <w:szCs w:val="24"/>
    </w:rPr>
  </w:style>
  <w:style w:type="character" w:customStyle="1" w:styleId="Heading3Char">
    <w:name w:val="Heading 3 Char"/>
    <w:basedOn w:val="DefaultParagraphFont"/>
    <w:link w:val="Heading3"/>
    <w:rsid w:val="00460482"/>
    <w:rPr>
      <w:rFonts w:ascii="Times New Roman" w:eastAsia="黑体" w:hAnsi="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hAnsi="Times New Roman"/>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hAnsi="Arial"/>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hAnsi="Arial"/>
      <w:sz w:val="18"/>
      <w:szCs w:val="18"/>
    </w:rPr>
  </w:style>
  <w:style w:type="table" w:styleId="TableGrid">
    <w:name w:val="Table Grid"/>
    <w:basedOn w:val="TableNormal"/>
    <w:rsid w:val="00460482"/>
    <w:pPr>
      <w:widowControl w:val="0"/>
      <w:autoSpaceDE w:val="0"/>
      <w:autoSpaceDN w:val="0"/>
      <w:adjustRightInd w:val="0"/>
      <w:spacing w:line="360" w:lineRule="auto"/>
    </w:pPr>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hAnsi="Arial"/>
      <w:noProof/>
    </w:rPr>
  </w:style>
  <w:style w:type="paragraph" w:customStyle="1" w:styleId="a3">
    <w:name w:val="表头文本"/>
    <w:rsid w:val="00A94217"/>
    <w:pPr>
      <w:jc w:val="center"/>
    </w:pPr>
    <w:rPr>
      <w:rFonts w:ascii="Arial" w:hAnsi="Arial"/>
      <w:b/>
    </w:rPr>
  </w:style>
  <w:style w:type="table" w:customStyle="1" w:styleId="a4">
    <w:name w:val="表样式"/>
    <w:basedOn w:val="TableNormal"/>
    <w:rsid w:val="00A94217"/>
    <w:pPr>
      <w:jc w:val="both"/>
    </w:pPr>
    <w:rPr>
      <w:rFonts w:ascii="Times New Roman" w:hAnsi="Times New Roman"/>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hAnsi="Times New Roman"/>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hAnsi="Times New Roman"/>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sz w:val="18"/>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sz w:val="18"/>
      <w:szCs w:val="18"/>
    </w:rPr>
  </w:style>
  <w:style w:type="paragraph" w:customStyle="1" w:styleId="aa">
    <w:name w:val="编写建议"/>
    <w:basedOn w:val="Normal"/>
    <w:rsid w:val="00A94217"/>
    <w:pPr>
      <w:autoSpaceDE w:val="0"/>
      <w:autoSpaceDN w:val="0"/>
      <w:adjustRightInd w:val="0"/>
      <w:spacing w:line="360" w:lineRule="auto"/>
      <w:ind w:firstLine="420"/>
      <w:jc w:val="left"/>
    </w:pPr>
    <w:rPr>
      <w:rFonts w:ascii="Arial" w:hAnsi="Arial" w:cs="Arial"/>
      <w:i/>
      <w:color w:val="0000FF"/>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hAnsi="Times New Roman"/>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hAnsi="Times New Roman"/>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hAnsi="Times New Roman"/>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sz w:val="30"/>
      <w:szCs w:val="30"/>
    </w:rPr>
  </w:style>
  <w:style w:type="paragraph" w:customStyle="1" w:styleId="ae">
    <w:name w:val="表头样式"/>
    <w:basedOn w:val="Normal"/>
    <w:rsid w:val="009D22E0"/>
    <w:pPr>
      <w:autoSpaceDE w:val="0"/>
      <w:autoSpaceDN w:val="0"/>
      <w:adjustRightInd w:val="0"/>
      <w:jc w:val="center"/>
    </w:pPr>
    <w:rPr>
      <w:rFonts w:ascii="Times New Roman" w:hAnsi="Times New Roman"/>
      <w:b/>
      <w:szCs w:val="20"/>
    </w:rPr>
  </w:style>
  <w:style w:type="paragraph" w:customStyle="1" w:styleId="af">
    <w:name w:val="封面表格文本"/>
    <w:basedOn w:val="Normal"/>
    <w:rsid w:val="00711821"/>
    <w:pPr>
      <w:autoSpaceDE w:val="0"/>
      <w:autoSpaceDN w:val="0"/>
      <w:adjustRightInd w:val="0"/>
      <w:jc w:val="center"/>
    </w:pPr>
    <w:rPr>
      <w:rFonts w:ascii="Times New Roman" w:hAnsi="Times New Roman"/>
      <w:b/>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hAnsi="Arial"/>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hAnsi="Arial"/>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styleId="SubtleEmphasis">
    <w:name w:val="Subtle Emphasis"/>
    <w:basedOn w:val="DefaultParagraphFont"/>
    <w:uiPriority w:val="19"/>
    <w:qFormat/>
    <w:rsid w:val="00C14E17"/>
    <w:rPr>
      <w:i/>
      <w:iCs/>
      <w:color w:val="808080" w:themeColor="text1" w:themeTint="7F"/>
    </w:rPr>
  </w:style>
  <w:style w:type="paragraph" w:styleId="Subtitle">
    <w:name w:val="Subtitle"/>
    <w:basedOn w:val="Normal"/>
    <w:next w:val="Normal"/>
    <w:link w:val="SubtitleChar"/>
    <w:uiPriority w:val="11"/>
    <w:qFormat/>
    <w:rsid w:val="00C14E17"/>
    <w:pPr>
      <w:spacing w:before="240" w:after="60" w:line="312" w:lineRule="auto"/>
      <w:jc w:val="center"/>
      <w:outlineLvl w:val="1"/>
    </w:pPr>
    <w:rPr>
      <w:rFonts w:asciiTheme="majorHAnsi" w:hAnsiTheme="majorHAnsi" w:cstheme="majorBidi"/>
      <w:b/>
      <w:bCs/>
      <w:kern w:val="28"/>
      <w:sz w:val="32"/>
      <w:szCs w:val="32"/>
    </w:rPr>
  </w:style>
  <w:style w:type="character" w:customStyle="1" w:styleId="SubtitleChar">
    <w:name w:val="Subtitle Char"/>
    <w:basedOn w:val="DefaultParagraphFont"/>
    <w:link w:val="Subtitle"/>
    <w:uiPriority w:val="11"/>
    <w:rsid w:val="00C14E17"/>
    <w:rPr>
      <w:rFonts w:asciiTheme="majorHAnsi" w:eastAsia="宋体" w:hAnsiTheme="majorHAnsi" w:cstheme="majorBidi"/>
      <w:b/>
      <w:bCs/>
      <w:kern w:val="28"/>
      <w:sz w:val="32"/>
      <w:szCs w:val="32"/>
    </w:rPr>
  </w:style>
  <w:style w:type="character" w:customStyle="1" w:styleId="Heading4Char">
    <w:name w:val="Heading 4 Char"/>
    <w:basedOn w:val="DefaultParagraphFont"/>
    <w:link w:val="Heading4"/>
    <w:uiPriority w:val="9"/>
    <w:rsid w:val="00C14E17"/>
    <w:rPr>
      <w:rFonts w:asciiTheme="majorHAnsi" w:eastAsiaTheme="majorEastAsia" w:hAnsiTheme="majorHAnsi" w:cstheme="majorBidi"/>
      <w:b/>
      <w:bCs/>
      <w:sz w:val="28"/>
      <w:szCs w:val="28"/>
    </w:rPr>
  </w:style>
</w:styles>
</file>

<file path=word/webSettings.xml><?xml version="1.0" encoding="utf-8"?>
<w:webSettings xmlns:r="http://schemas.openxmlformats.org/officeDocument/2006/relationships" xmlns:w="http://schemas.openxmlformats.org/wordprocessingml/2006/main">
  <w:divs>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97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86265DB8-A148-4F49-8A30-21AD0CB6EB06}">
  <ds:schemaRefs>
    <ds:schemaRef ds:uri="http://schemas.openxmlformats.org/officeDocument/2006/bibliography"/>
  </ds:schemaRefs>
</ds:datastoreItem>
</file>

<file path=customXml/itemProps4.xml><?xml version="1.0" encoding="utf-8"?>
<ds:datastoreItem xmlns:ds="http://schemas.openxmlformats.org/officeDocument/2006/customXml" ds:itemID="{283A67FA-FB68-40D1-A1FD-BD4AEE599422}">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8516</TotalTime>
  <Pages>14</Pages>
  <Words>1686</Words>
  <Characters>9611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11275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l00152849</dc:creator>
  <cp:keywords/>
  <dc:description/>
  <cp:lastModifiedBy>huxiaojun</cp:lastModifiedBy>
  <cp:revision>140</cp:revision>
  <dcterms:created xsi:type="dcterms:W3CDTF">2015-04-28T03:05:00Z</dcterms:created>
  <dcterms:modified xsi:type="dcterms:W3CDTF">2015-05-27T13:06:00Z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