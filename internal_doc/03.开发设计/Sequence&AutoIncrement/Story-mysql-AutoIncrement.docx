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1BC8A" w14:textId="72F8E1FB" w:rsidR="0000754B" w:rsidRDefault="000F155B" w:rsidP="0000754B">
      <w:pPr>
        <w:pStyle w:val="a5"/>
      </w:pPr>
      <w:r>
        <w:t>SequoiaDB-MySQL-</w:t>
      </w:r>
      <w:r w:rsidR="0000754B">
        <w:rPr>
          <w:rFonts w:hint="eastAsia"/>
        </w:rPr>
        <w:t>Auto Increment Field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2685"/>
        <w:gridCol w:w="5348"/>
      </w:tblGrid>
      <w:tr w:rsidR="0000754B" w14:paraId="3112CF48" w14:textId="77777777" w:rsidTr="00285D76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BABDDE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00754B" w14:paraId="166C5E22" w14:textId="77777777" w:rsidTr="00285D76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A6CAA2" w14:textId="61851801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B87BA6" w14:textId="7BEE8511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</w:tbl>
    <w:p w14:paraId="5663F520" w14:textId="77777777" w:rsidR="0000754B" w:rsidRDefault="0000754B" w:rsidP="0000754B"/>
    <w:p w14:paraId="53BF9DFF" w14:textId="77777777" w:rsidR="0000754B" w:rsidRDefault="0000754B" w:rsidP="0000754B">
      <w:pPr>
        <w:pStyle w:val="2"/>
      </w:pPr>
      <w:r>
        <w:t>Story</w:t>
      </w:r>
      <w:r>
        <w:rPr>
          <w:rFonts w:hint="eastAsia"/>
        </w:rPr>
        <w:t>编号和名称</w:t>
      </w:r>
    </w:p>
    <w:p w14:paraId="08319897" w14:textId="71B77DDE" w:rsidR="009C5154" w:rsidRDefault="00FB6112" w:rsidP="009C5154">
      <w:pPr>
        <w:widowControl/>
        <w:shd w:val="clear" w:color="auto" w:fill="FFFFFF"/>
        <w:ind w:left="720"/>
        <w:jc w:val="left"/>
        <w:rPr>
          <w:rFonts w:ascii="Arial" w:hAnsi="Arial" w:cs="Arial"/>
          <w:color w:val="333333"/>
          <w:szCs w:val="21"/>
        </w:rPr>
      </w:pPr>
      <w:hyperlink r:id="rId7" w:history="1">
        <w:r w:rsidR="009C5154" w:rsidRPr="009C5154">
          <w:rPr>
            <w:rStyle w:val="af2"/>
            <w:rFonts w:ascii="Arial" w:hAnsi="Arial" w:cs="Arial"/>
            <w:color w:val="3B73AF"/>
          </w:rPr>
          <w:t>SEQUOIASQLMAINSTREAM</w:t>
        </w:r>
        <w:r w:rsidR="009C5154">
          <w:rPr>
            <w:rStyle w:val="af2"/>
            <w:rFonts w:ascii="Arial" w:hAnsi="Arial" w:cs="Arial"/>
            <w:color w:val="3B73AF"/>
          </w:rPr>
          <w:t>-102</w:t>
        </w:r>
      </w:hyperlink>
    </w:p>
    <w:p w14:paraId="2BBEC299" w14:textId="77777777" w:rsidR="009C5154" w:rsidRDefault="00FB6112" w:rsidP="009C5154">
      <w:pPr>
        <w:widowControl/>
        <w:shd w:val="clear" w:color="auto" w:fill="FFFFFF"/>
        <w:ind w:left="0" w:firstLineChars="350" w:firstLine="735"/>
        <w:jc w:val="left"/>
        <w:rPr>
          <w:rFonts w:ascii="Arial" w:hAnsi="Arial" w:cs="Arial"/>
          <w:color w:val="333333"/>
          <w:szCs w:val="21"/>
        </w:rPr>
      </w:pPr>
      <w:hyperlink r:id="rId8" w:history="1">
        <w:r w:rsidR="009C5154">
          <w:rPr>
            <w:rStyle w:val="af2"/>
            <w:rFonts w:ascii="Arial" w:hAnsi="Arial" w:cs="Arial"/>
            <w:color w:val="3B73AF"/>
          </w:rPr>
          <w:t>SEQUOIASQLMAINSTREAM-104</w:t>
        </w:r>
      </w:hyperlink>
    </w:p>
    <w:p w14:paraId="6DE85DA9" w14:textId="77777777" w:rsidR="0000754B" w:rsidRDefault="0000754B" w:rsidP="0000754B">
      <w:pPr>
        <w:pStyle w:val="2"/>
      </w:pPr>
      <w:r>
        <w:t>Story</w:t>
      </w:r>
      <w:r>
        <w:rPr>
          <w:rFonts w:hint="eastAsia"/>
        </w:rPr>
        <w:t>价值和功能介绍</w:t>
      </w:r>
    </w:p>
    <w:p w14:paraId="065E0D04" w14:textId="4B51D504" w:rsidR="0000754B" w:rsidRPr="00581DD4" w:rsidRDefault="004F188C" w:rsidP="0000754B">
      <w:pPr>
        <w:pStyle w:val="a7"/>
        <w:ind w:left="777" w:firstLineChars="0" w:firstLine="0"/>
        <w:rPr>
          <w:color w:val="000000" w:themeColor="text1"/>
        </w:rPr>
      </w:pPr>
      <w:r w:rsidRPr="004F188C">
        <w:rPr>
          <w:rFonts w:hint="eastAsia"/>
          <w:color w:val="000000" w:themeColor="text1"/>
        </w:rPr>
        <w:t>mysql</w:t>
      </w:r>
      <w:r w:rsidRPr="004F188C">
        <w:rPr>
          <w:rFonts w:hint="eastAsia"/>
          <w:color w:val="000000" w:themeColor="text1"/>
        </w:rPr>
        <w:t>连接器支持自增字段</w:t>
      </w:r>
    </w:p>
    <w:p w14:paraId="6126063A" w14:textId="77777777" w:rsidR="0000754B" w:rsidRDefault="0000754B" w:rsidP="0000754B">
      <w:pPr>
        <w:pStyle w:val="2"/>
      </w:pPr>
      <w:r>
        <w:t xml:space="preserve">Story </w:t>
      </w:r>
      <w:r>
        <w:rPr>
          <w:rFonts w:hint="eastAsia"/>
        </w:rPr>
        <w:t>对外功能接口描述</w:t>
      </w:r>
    </w:p>
    <w:p w14:paraId="0AC9CC9E" w14:textId="040111F6" w:rsidR="0000754B" w:rsidRDefault="0000754B" w:rsidP="0000754B">
      <w:pPr>
        <w:rPr>
          <w:ins w:id="0" w:author="yuweixing" w:date="2018-12-13T13:47:00Z"/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14:paraId="381ACE41" w14:textId="79C7BA81" w:rsidR="004C6045" w:rsidRDefault="005947E2" w:rsidP="0000754B">
      <w:r>
        <w:rPr>
          <w:rFonts w:hint="eastAsia"/>
        </w:rPr>
        <w:t xml:space="preserve">1 </w:t>
      </w:r>
      <w:r>
        <w:t>create</w:t>
      </w:r>
    </w:p>
    <w:p w14:paraId="7E4AE6EA" w14:textId="5FDFE23C" w:rsidR="005947E2" w:rsidRDefault="005947E2" w:rsidP="0000754B">
      <w:r>
        <w:t>CREATE TABLE tbl_name (create_definition, …)[table_options] [partition_options];</w:t>
      </w:r>
    </w:p>
    <w:p w14:paraId="2AF710F5" w14:textId="64ECB9E2" w:rsidR="005947E2" w:rsidRDefault="005947E2" w:rsidP="0000754B">
      <w:r>
        <w:t>column</w:t>
      </w:r>
      <w:r>
        <w:rPr>
          <w:rFonts w:hint="eastAsia"/>
        </w:rPr>
        <w:t>_</w:t>
      </w:r>
      <w:r>
        <w:t>definition:</w:t>
      </w:r>
    </w:p>
    <w:p w14:paraId="2DD6A1FC" w14:textId="77777777" w:rsidR="005947E2" w:rsidRDefault="005947E2" w:rsidP="0000754B">
      <w:r>
        <w:t>data_type [NOT NULL | NULL ] [DEFAULT default_value] [AUTO_INCREMENT];</w:t>
      </w:r>
    </w:p>
    <w:p w14:paraId="0FD52929" w14:textId="6B00A6EF" w:rsidR="005947E2" w:rsidRDefault="005947E2" w:rsidP="0000754B">
      <w:pPr>
        <w:rPr>
          <w:rFonts w:hint="eastAsia"/>
        </w:rPr>
      </w:pPr>
      <w:r>
        <w:rPr>
          <w:rFonts w:hint="eastAsia"/>
        </w:rPr>
        <w:t>table_option:</w:t>
      </w:r>
    </w:p>
    <w:p w14:paraId="13111D3B" w14:textId="16A2D3C2" w:rsidR="005947E2" w:rsidRDefault="005947E2" w:rsidP="0000754B">
      <w:r>
        <w:t>AUTO_INCREMENT [=] value</w:t>
      </w:r>
    </w:p>
    <w:p w14:paraId="6103B47D" w14:textId="09676E47" w:rsidR="00C35C06" w:rsidRDefault="00C83E08" w:rsidP="00C35C06">
      <w:pPr>
        <w:rPr>
          <w:rFonts w:hint="eastAsia"/>
        </w:rPr>
      </w:pPr>
      <w:r>
        <w:t xml:space="preserve">1.1 </w:t>
      </w:r>
      <w:r w:rsidR="00C35C06">
        <w:t>sql_mode</w:t>
      </w:r>
      <w:r w:rsidR="00C35C06">
        <w:rPr>
          <w:rFonts w:hint="eastAsia"/>
        </w:rPr>
        <w:t>如果</w:t>
      </w:r>
      <w:r w:rsidR="00C35C06">
        <w:t>包含</w:t>
      </w:r>
      <w:r w:rsidR="00C35C06">
        <w:t>NO_AUTO_VALUE_ON_ZERO</w:t>
      </w:r>
      <w:r w:rsidR="00C35C06">
        <w:t>，</w:t>
      </w:r>
      <w:r w:rsidR="0037599E">
        <w:rPr>
          <w:rFonts w:hint="eastAsia"/>
        </w:rPr>
        <w:t>表明指定</w:t>
      </w:r>
      <w:r w:rsidR="0037599E">
        <w:rPr>
          <w:rFonts w:hint="eastAsia"/>
        </w:rPr>
        <w:t>0</w:t>
      </w:r>
      <w:r w:rsidR="0037599E">
        <w:rPr>
          <w:rFonts w:hint="eastAsia"/>
        </w:rPr>
        <w:t>值</w:t>
      </w:r>
      <w:r w:rsidR="0037599E">
        <w:t>不会生成自增值，而是当</w:t>
      </w:r>
      <w:r w:rsidR="0037599E">
        <w:rPr>
          <w:rFonts w:hint="eastAsia"/>
        </w:rPr>
        <w:t>成</w:t>
      </w:r>
      <w:r w:rsidR="0037599E">
        <w:t>普通值插入</w:t>
      </w:r>
      <w:r w:rsidR="0037599E">
        <w:rPr>
          <w:rFonts w:hint="eastAsia"/>
        </w:rPr>
        <w:t>，</w:t>
      </w:r>
      <w:r w:rsidR="0037599E">
        <w:t>未包含，则</w:t>
      </w:r>
      <w:r w:rsidR="0037599E">
        <w:rPr>
          <w:rFonts w:hint="eastAsia"/>
        </w:rPr>
        <w:t>指定</w:t>
      </w:r>
      <w:r w:rsidR="0037599E">
        <w:rPr>
          <w:rFonts w:hint="eastAsia"/>
        </w:rPr>
        <w:t>0</w:t>
      </w:r>
      <w:r w:rsidR="0037599E">
        <w:rPr>
          <w:rFonts w:hint="eastAsia"/>
        </w:rPr>
        <w:t>值</w:t>
      </w:r>
      <w:r w:rsidR="0037599E">
        <w:t>和</w:t>
      </w:r>
      <w:r w:rsidR="0037599E">
        <w:t>null</w:t>
      </w:r>
      <w:r w:rsidR="0037599E">
        <w:t>一样，</w:t>
      </w:r>
      <w:r w:rsidR="0037599E">
        <w:rPr>
          <w:rFonts w:hint="eastAsia"/>
        </w:rPr>
        <w:t>自动</w:t>
      </w:r>
      <w:r w:rsidR="0037599E">
        <w:t>生成；</w:t>
      </w:r>
    </w:p>
    <w:p w14:paraId="7FA26E99" w14:textId="43164E9A" w:rsidR="00854266" w:rsidRDefault="00C83E08" w:rsidP="008502B5">
      <w:r>
        <w:t xml:space="preserve">1.2 </w:t>
      </w:r>
      <w:r w:rsidR="008502B5">
        <w:t>AUTO_INCREMENT</w:t>
      </w:r>
      <w:r w:rsidR="008502B5">
        <w:rPr>
          <w:rFonts w:hint="eastAsia"/>
        </w:rPr>
        <w:t>不允许</w:t>
      </w:r>
      <w:r w:rsidR="008502B5">
        <w:t>为负值；</w:t>
      </w:r>
    </w:p>
    <w:p w14:paraId="5F75FAD7" w14:textId="5994AED2" w:rsidR="00C83E08" w:rsidRDefault="00C83E08" w:rsidP="008502B5">
      <w:pPr>
        <w:rPr>
          <w:rFonts w:hint="eastAsia"/>
        </w:rPr>
      </w:pPr>
      <w:r>
        <w:t xml:space="preserve">1.3 </w:t>
      </w:r>
      <w:r>
        <w:t>AUTO_INCREMENT</w:t>
      </w:r>
      <w:r>
        <w:t xml:space="preserve"> </w:t>
      </w:r>
      <w:r>
        <w:rPr>
          <w:rFonts w:hint="eastAsia"/>
        </w:rPr>
        <w:t>由于</w:t>
      </w:r>
      <w:r>
        <w:t>必须</w:t>
      </w:r>
      <w:r>
        <w:rPr>
          <w:rFonts w:hint="eastAsia"/>
        </w:rPr>
        <w:t>建</w:t>
      </w:r>
      <w:r>
        <w:rPr>
          <w:rFonts w:hint="eastAsia"/>
        </w:rPr>
        <w:t>primary</w:t>
      </w:r>
      <w:r>
        <w:t xml:space="preserve"> key</w:t>
      </w:r>
      <w:r>
        <w:rPr>
          <w:rFonts w:hint="eastAsia"/>
        </w:rPr>
        <w:t>，</w:t>
      </w:r>
      <w:r>
        <w:t>所以必须</w:t>
      </w:r>
      <w:r>
        <w:t>NUT NULL</w:t>
      </w:r>
      <w:r>
        <w:t>，未显示指定时，默认添加</w:t>
      </w:r>
      <w:r>
        <w:t>NOT NULL;</w:t>
      </w:r>
    </w:p>
    <w:p w14:paraId="73980DA9" w14:textId="3C4718E4" w:rsidR="008502B5" w:rsidRDefault="00C83E08" w:rsidP="008502B5">
      <w:pPr>
        <w:rPr>
          <w:rFonts w:hint="eastAsia"/>
        </w:rPr>
      </w:pPr>
      <w:r>
        <w:t xml:space="preserve">1.4 </w:t>
      </w:r>
      <w:r w:rsidR="00C764D6">
        <w:t>AUTO_INCREMENT</w:t>
      </w:r>
      <w:r w:rsidR="00C764D6">
        <w:rPr>
          <w:rFonts w:hint="eastAsia"/>
        </w:rPr>
        <w:t>只支持</w:t>
      </w:r>
      <w:r w:rsidR="00C764D6">
        <w:t>整型类型和浮点型类型</w:t>
      </w:r>
      <w:r w:rsidR="00C764D6">
        <w:rPr>
          <w:rFonts w:hint="eastAsia"/>
        </w:rPr>
        <w:t>，</w:t>
      </w:r>
      <w:r w:rsidR="00C764D6">
        <w:t>浮点型类型时，允许指定插入为浮点型，但自动生成的依然是整型数据；</w:t>
      </w:r>
    </w:p>
    <w:p w14:paraId="3832D19D" w14:textId="77777777" w:rsidR="00C764D6" w:rsidRPr="00DE151E" w:rsidRDefault="00C764D6" w:rsidP="008502B5">
      <w:pPr>
        <w:rPr>
          <w:rFonts w:hint="eastAsia"/>
        </w:rPr>
      </w:pPr>
    </w:p>
    <w:p w14:paraId="16783219" w14:textId="66DE2855" w:rsidR="005947E2" w:rsidRDefault="005947E2" w:rsidP="0000754B">
      <w:pPr>
        <w:rPr>
          <w:rFonts w:hint="eastAsia"/>
        </w:rPr>
      </w:pPr>
      <w:r>
        <w:t xml:space="preserve">2 </w:t>
      </w:r>
      <w:r w:rsidR="00A91732">
        <w:t>schema</w:t>
      </w:r>
      <w:r w:rsidR="00364CBD">
        <w:rPr>
          <w:rFonts w:hint="eastAsia"/>
        </w:rPr>
        <w:t>查询</w:t>
      </w:r>
    </w:p>
    <w:p w14:paraId="4E46D2A7" w14:textId="1F886A71" w:rsidR="00A91732" w:rsidRDefault="00A91732" w:rsidP="0000754B">
      <w:pPr>
        <w:rPr>
          <w:rFonts w:hint="eastAsia"/>
        </w:rPr>
      </w:pPr>
      <w:r>
        <w:rPr>
          <w:rFonts w:hint="eastAsia"/>
        </w:rPr>
        <w:t>2.1 show create table tbl_name</w:t>
      </w:r>
      <w:r w:rsidR="00864FAC">
        <w:rPr>
          <w:rFonts w:hint="eastAsia"/>
        </w:rPr>
        <w:t>中</w:t>
      </w:r>
      <w:r w:rsidR="00864FAC">
        <w:t>table_option</w:t>
      </w:r>
      <w:r w:rsidR="00864FAC">
        <w:rPr>
          <w:rFonts w:hint="eastAsia"/>
        </w:rPr>
        <w:t>选项</w:t>
      </w:r>
    </w:p>
    <w:p w14:paraId="7538A782" w14:textId="44B26E77" w:rsidR="00A91732" w:rsidRDefault="00A91732" w:rsidP="0000754B">
      <w:r>
        <w:t xml:space="preserve">2.2 </w:t>
      </w:r>
      <w:r w:rsidR="008561F6">
        <w:t>INFORMATION_SCHEMA.TABLES</w:t>
      </w:r>
      <w:r w:rsidR="008561F6">
        <w:rPr>
          <w:rFonts w:hint="eastAsia"/>
        </w:rPr>
        <w:t>中</w:t>
      </w:r>
      <w:r w:rsidR="008561F6">
        <w:t>auto_increment</w:t>
      </w:r>
      <w:r w:rsidR="008561F6">
        <w:rPr>
          <w:rFonts w:hint="eastAsia"/>
        </w:rPr>
        <w:t>属性</w:t>
      </w:r>
      <w:r w:rsidR="008561F6">
        <w:t>；</w:t>
      </w:r>
    </w:p>
    <w:p w14:paraId="61A04790" w14:textId="25F73B35" w:rsidR="008561F6" w:rsidRDefault="00364CBD" w:rsidP="0000754B">
      <w:r>
        <w:rPr>
          <w:rFonts w:hint="eastAsia"/>
        </w:rPr>
        <w:t>以上</w:t>
      </w:r>
      <w:r>
        <w:t>auto_increment</w:t>
      </w:r>
      <w:r>
        <w:rPr>
          <w:rFonts w:hint="eastAsia"/>
        </w:rPr>
        <w:t>属性</w:t>
      </w:r>
      <w:r>
        <w:t>会</w:t>
      </w:r>
      <w:r>
        <w:rPr>
          <w:rFonts w:hint="eastAsia"/>
        </w:rPr>
        <w:t>根据</w:t>
      </w:r>
      <w:r>
        <w:t>当前自增值</w:t>
      </w:r>
      <w:r>
        <w:rPr>
          <w:rFonts w:hint="eastAsia"/>
        </w:rPr>
        <w:t>实时</w:t>
      </w:r>
      <w:r>
        <w:t>变更；</w:t>
      </w:r>
    </w:p>
    <w:p w14:paraId="18A7326A" w14:textId="77777777" w:rsidR="007524E5" w:rsidRDefault="007524E5" w:rsidP="0000754B">
      <w:pPr>
        <w:rPr>
          <w:rFonts w:hint="eastAsia"/>
        </w:rPr>
      </w:pPr>
    </w:p>
    <w:p w14:paraId="10208153" w14:textId="3EF7A3A5" w:rsidR="006776FC" w:rsidRDefault="008561F6" w:rsidP="001616AF">
      <w:r>
        <w:t xml:space="preserve">3 </w:t>
      </w:r>
      <w:r w:rsidR="00E22EEC">
        <w:rPr>
          <w:rFonts w:hint="eastAsia"/>
        </w:rPr>
        <w:t>带</w:t>
      </w:r>
      <w:r>
        <w:t>auto_increment</w:t>
      </w:r>
      <w:r>
        <w:rPr>
          <w:rFonts w:hint="eastAsia"/>
        </w:rPr>
        <w:t>字段</w:t>
      </w:r>
      <w:r>
        <w:t>table</w:t>
      </w:r>
      <w:r>
        <w:t>的</w:t>
      </w:r>
      <w:r>
        <w:rPr>
          <w:rFonts w:hint="eastAsia"/>
        </w:rPr>
        <w:t>CRUD</w:t>
      </w:r>
      <w:r>
        <w:t>操作；</w:t>
      </w:r>
    </w:p>
    <w:p w14:paraId="75A43F34" w14:textId="34A35009" w:rsidR="00EF25CA" w:rsidRDefault="00EF25CA" w:rsidP="00EF25CA">
      <w:pPr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InnoDB</w:t>
      </w:r>
      <w:r>
        <w:t>插入时，指定插入</w:t>
      </w:r>
      <w:r>
        <w:rPr>
          <w:rFonts w:hint="eastAsia"/>
        </w:rPr>
        <w:t>如果指定</w:t>
      </w:r>
      <w:r>
        <w:t>值比当前自增值大，会自动调节自增值到指定值</w:t>
      </w:r>
      <w:r>
        <w:t>；</w:t>
      </w:r>
    </w:p>
    <w:p w14:paraId="3D4DC77C" w14:textId="24FDB14F" w:rsidR="00AC784D" w:rsidRPr="00F5726A" w:rsidRDefault="00F5726A" w:rsidP="001616AF">
      <w:pPr>
        <w:rPr>
          <w:rFonts w:hint="eastAsia"/>
        </w:rPr>
      </w:pPr>
      <w:r>
        <w:rPr>
          <w:rFonts w:hint="eastAsia"/>
        </w:rPr>
        <w:t xml:space="preserve">3.2 </w:t>
      </w:r>
      <w:r>
        <w:t>InnoDB</w:t>
      </w:r>
      <w:r>
        <w:t>允许自增字段创建普通索引，普通索引时，到达最大值，</w:t>
      </w:r>
      <w:r>
        <w:rPr>
          <w:rFonts w:hint="eastAsia"/>
        </w:rPr>
        <w:t>继续</w:t>
      </w:r>
      <w:r>
        <w:t>生</w:t>
      </w:r>
      <w:r>
        <w:rPr>
          <w:rFonts w:hint="eastAsia"/>
        </w:rPr>
        <w:t>成</w:t>
      </w:r>
      <w:r>
        <w:t>的会一</w:t>
      </w:r>
      <w:r>
        <w:rPr>
          <w:rFonts w:hint="eastAsia"/>
        </w:rPr>
        <w:t>直</w:t>
      </w:r>
      <w:r>
        <w:t>时最大值；</w:t>
      </w:r>
    </w:p>
    <w:p w14:paraId="478B6311" w14:textId="2F2097C2" w:rsidR="003924DA" w:rsidRDefault="001616AF" w:rsidP="0000754B">
      <w:r>
        <w:lastRenderedPageBreak/>
        <w:t>4</w:t>
      </w:r>
      <w:r w:rsidR="003924DA">
        <w:t xml:space="preserve"> </w:t>
      </w:r>
      <w:r>
        <w:t>ALTER TABLE tbl_name [alter_specification [, alter_specification]…]</w:t>
      </w:r>
      <w:r w:rsidR="003924DA">
        <w:t>;</w:t>
      </w:r>
    </w:p>
    <w:p w14:paraId="106ACA3E" w14:textId="3B288496" w:rsidR="001616AF" w:rsidRDefault="001616AF" w:rsidP="0000754B">
      <w:pPr>
        <w:rPr>
          <w:rFonts w:hint="eastAsia"/>
        </w:rPr>
      </w:pPr>
      <w:r>
        <w:rPr>
          <w:rFonts w:hint="eastAsia"/>
        </w:rPr>
        <w:t>涉及</w:t>
      </w:r>
      <w:r>
        <w:t>auto_increment option</w:t>
      </w:r>
      <w:r>
        <w:t>；</w:t>
      </w:r>
    </w:p>
    <w:p w14:paraId="6C0E452B" w14:textId="1C734004" w:rsidR="001616AF" w:rsidRDefault="001616AF" w:rsidP="0000754B">
      <w:r>
        <w:t>alter_specification:</w:t>
      </w:r>
    </w:p>
    <w:p w14:paraId="0C6BA4E9" w14:textId="2F492D07" w:rsidR="001616AF" w:rsidRDefault="004748A5" w:rsidP="004748A5">
      <w:r>
        <w:t>ALTER TABLE</w:t>
      </w:r>
      <w:r>
        <w:t xml:space="preserve"> tbl_name</w:t>
      </w:r>
      <w:r>
        <w:t xml:space="preserve"> </w:t>
      </w:r>
      <w:r w:rsidR="001616AF">
        <w:t xml:space="preserve">ADD [COLUMN] col_name </w:t>
      </w:r>
      <w:r>
        <w:t>;</w:t>
      </w:r>
    </w:p>
    <w:p w14:paraId="38E8553D" w14:textId="7CA96C15" w:rsidR="001616AF" w:rsidRDefault="004748A5" w:rsidP="004748A5">
      <w:r>
        <w:t>ALTER TABLE</w:t>
      </w:r>
      <w:r>
        <w:t xml:space="preserve"> </w:t>
      </w:r>
      <w:r>
        <w:t xml:space="preserve">tbl_name </w:t>
      </w:r>
      <w:r w:rsidR="007F2767">
        <w:rPr>
          <w:rFonts w:hint="eastAsia"/>
        </w:rPr>
        <w:t>DROP [</w:t>
      </w:r>
      <w:r w:rsidR="007F2767">
        <w:t>COLUMN</w:t>
      </w:r>
      <w:r w:rsidR="007F2767">
        <w:rPr>
          <w:rFonts w:hint="eastAsia"/>
        </w:rPr>
        <w:t>]</w:t>
      </w:r>
      <w:r w:rsidR="007F2767">
        <w:t xml:space="preserve"> col_name</w:t>
      </w:r>
      <w:r>
        <w:t>;</w:t>
      </w:r>
    </w:p>
    <w:p w14:paraId="2A0AFCA3" w14:textId="5D4D3117" w:rsidR="004748A5" w:rsidRDefault="004748A5" w:rsidP="004748A5">
      <w:pPr>
        <w:jc w:val="left"/>
      </w:pPr>
      <w:r>
        <w:t>ALTER TABLE</w:t>
      </w:r>
      <w:r>
        <w:t xml:space="preserve"> </w:t>
      </w:r>
      <w:r>
        <w:t xml:space="preserve">tbl_name </w:t>
      </w:r>
      <w:r>
        <w:t>CHANGE/MODIFY [COLUMN] old_col_name new_col_</w:t>
      </w:r>
      <w:bookmarkStart w:id="1" w:name="_GoBack"/>
      <w:bookmarkEnd w:id="1"/>
      <w:r>
        <w:t>name column_definition;</w:t>
      </w:r>
    </w:p>
    <w:p w14:paraId="26A52F0E" w14:textId="77777777" w:rsidR="004748A5" w:rsidRDefault="004748A5" w:rsidP="004748A5"/>
    <w:p w14:paraId="527D1C1E" w14:textId="71313DDF" w:rsidR="001616AF" w:rsidRDefault="001616AF" w:rsidP="0000754B">
      <w:r>
        <w:t>table_option:</w:t>
      </w:r>
    </w:p>
    <w:p w14:paraId="091F7F76" w14:textId="2B29ECA7" w:rsidR="001616AF" w:rsidRDefault="004748A5" w:rsidP="0000754B">
      <w:r>
        <w:t xml:space="preserve">ALTER TABLE </w:t>
      </w:r>
      <w:r>
        <w:t>tbl_name</w:t>
      </w:r>
      <w:r>
        <w:t xml:space="preserve"> </w:t>
      </w:r>
      <w:r w:rsidR="001616AF">
        <w:t>AUTO_INCREMENT [=] value</w:t>
      </w:r>
    </w:p>
    <w:p w14:paraId="0BE9D253" w14:textId="77777777" w:rsidR="0000754B" w:rsidRDefault="0000754B" w:rsidP="0000754B">
      <w:pPr>
        <w:pStyle w:val="2"/>
      </w:pPr>
      <w:r>
        <w:t>Story</w:t>
      </w:r>
      <w:r>
        <w:rPr>
          <w:rFonts w:hint="eastAsia"/>
        </w:rPr>
        <w:t>约束和依赖</w:t>
      </w:r>
    </w:p>
    <w:p w14:paraId="2436725A" w14:textId="72018B98" w:rsidR="0000754B" w:rsidRDefault="0000754B" w:rsidP="0000754B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14:paraId="150D3CDA" w14:textId="6A7CF0CD" w:rsidR="00A2590D" w:rsidRPr="002C6E6D" w:rsidRDefault="00E046FE" w:rsidP="0000754B">
      <w:pPr>
        <w:rPr>
          <w:ins w:id="2" w:author="yuweixing" w:date="2018-12-13T10:26:00Z"/>
          <w:rFonts w:hint="eastAsia"/>
          <w:color w:val="000000" w:themeColor="text1"/>
        </w:rPr>
      </w:pPr>
      <w:r>
        <w:rPr>
          <w:b/>
          <w:color w:val="000000" w:themeColor="text1"/>
        </w:rPr>
        <w:t>1</w:t>
      </w:r>
      <w:ins w:id="3" w:author="yuweixing" w:date="2018-12-13T10:29:00Z">
        <w:r w:rsidR="00A2590D" w:rsidRPr="009D1CC7">
          <w:rPr>
            <w:b/>
            <w:color w:val="000000" w:themeColor="text1"/>
          </w:rPr>
          <w:t xml:space="preserve"> </w:t>
        </w:r>
      </w:ins>
      <w:ins w:id="4" w:author="yuweixing" w:date="2018-12-13T10:27:00Z">
        <w:r w:rsidR="00A2590D" w:rsidRPr="009D1CC7">
          <w:rPr>
            <w:rFonts w:hint="eastAsia"/>
            <w:b/>
            <w:color w:val="000000" w:themeColor="text1"/>
          </w:rPr>
          <w:t>MySQL</w:t>
        </w:r>
        <w:r w:rsidR="00A2590D" w:rsidRPr="009D1CC7">
          <w:rPr>
            <w:b/>
            <w:color w:val="000000" w:themeColor="text1"/>
          </w:rPr>
          <w:t>参数配置</w:t>
        </w:r>
      </w:ins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2769"/>
        <w:gridCol w:w="2632"/>
        <w:gridCol w:w="2632"/>
      </w:tblGrid>
      <w:tr w:rsidR="00A2590D" w14:paraId="29328E97" w14:textId="77777777" w:rsidTr="00A2590D">
        <w:trPr>
          <w:ins w:id="5" w:author="yuweixing" w:date="2018-12-13T10:26:00Z"/>
        </w:trPr>
        <w:tc>
          <w:tcPr>
            <w:tcW w:w="2769" w:type="dxa"/>
          </w:tcPr>
          <w:p w14:paraId="2F2435F4" w14:textId="0833DB7A" w:rsidR="00A2590D" w:rsidRDefault="00A2590D" w:rsidP="0000754B">
            <w:pPr>
              <w:ind w:left="0"/>
              <w:rPr>
                <w:ins w:id="6" w:author="yuweixing" w:date="2018-12-13T10:26:00Z"/>
                <w:rFonts w:hint="eastAsia"/>
                <w:color w:val="00B0F0"/>
              </w:rPr>
            </w:pPr>
            <w:ins w:id="7" w:author="yuweixing" w:date="2018-12-13T10:27:00Z">
              <w:r w:rsidRPr="00CF3373">
                <w:rPr>
                  <w:rFonts w:ascii="宋体" w:eastAsia="宋体" w:hAnsi="宋体" w:cs="宋体" w:hint="eastAsia"/>
                  <w:kern w:val="0"/>
                  <w:sz w:val="18"/>
                  <w:szCs w:val="18"/>
                </w:rPr>
                <w:t>auto_increment_increment</w:t>
              </w:r>
            </w:ins>
          </w:p>
        </w:tc>
        <w:tc>
          <w:tcPr>
            <w:tcW w:w="2632" w:type="dxa"/>
          </w:tcPr>
          <w:p w14:paraId="1B36A7F6" w14:textId="0699158B" w:rsidR="00A2590D" w:rsidRPr="002C6E6D" w:rsidRDefault="00A2590D" w:rsidP="0000754B">
            <w:pPr>
              <w:ind w:left="0"/>
              <w:rPr>
                <w:ins w:id="8" w:author="yuweixing" w:date="2018-12-13T10:26:00Z"/>
                <w:rFonts w:eastAsiaTheme="minorEastAsia" w:hint="eastAsia"/>
                <w:color w:val="00B0F0"/>
              </w:rPr>
            </w:pPr>
            <w:ins w:id="9" w:author="yuweixing" w:date="2018-12-13T10:30:00Z">
              <w:r w:rsidRPr="002C6E6D">
                <w:rPr>
                  <w:rFonts w:eastAsiaTheme="minorEastAsia" w:hint="eastAsia"/>
                  <w:color w:val="000000" w:themeColor="text1"/>
                </w:rPr>
                <w:t>自增</w:t>
              </w:r>
              <w:r w:rsidRPr="002C6E6D">
                <w:rPr>
                  <w:rFonts w:eastAsiaTheme="minorEastAsia"/>
                  <w:color w:val="000000" w:themeColor="text1"/>
                </w:rPr>
                <w:t>步长</w:t>
              </w:r>
            </w:ins>
          </w:p>
        </w:tc>
        <w:tc>
          <w:tcPr>
            <w:tcW w:w="2632" w:type="dxa"/>
          </w:tcPr>
          <w:p w14:paraId="1AD64570" w14:textId="3A98EEC7" w:rsidR="00A2590D" w:rsidRPr="002C6E6D" w:rsidRDefault="00A2590D" w:rsidP="0000754B">
            <w:pPr>
              <w:ind w:left="0"/>
              <w:rPr>
                <w:ins w:id="10" w:author="yuweixing" w:date="2018-12-13T10:26:00Z"/>
                <w:rFonts w:eastAsiaTheme="minorEastAsia" w:hint="eastAsia"/>
                <w:color w:val="000000" w:themeColor="text1"/>
              </w:rPr>
            </w:pPr>
            <w:ins w:id="11" w:author="yuweixing" w:date="2018-12-13T10:29:00Z">
              <w:r w:rsidRPr="002C6E6D">
                <w:rPr>
                  <w:rFonts w:eastAsiaTheme="minorEastAsia" w:hint="eastAsia"/>
                  <w:color w:val="000000" w:themeColor="text1"/>
                </w:rPr>
                <w:t>支持</w:t>
              </w:r>
            </w:ins>
          </w:p>
        </w:tc>
      </w:tr>
      <w:tr w:rsidR="00A2590D" w14:paraId="41956FFF" w14:textId="77777777" w:rsidTr="00A2590D">
        <w:trPr>
          <w:ins w:id="12" w:author="yuweixing" w:date="2018-12-13T10:26:00Z"/>
        </w:trPr>
        <w:tc>
          <w:tcPr>
            <w:tcW w:w="2769" w:type="dxa"/>
          </w:tcPr>
          <w:p w14:paraId="1394F37A" w14:textId="5C4E6692" w:rsidR="00A2590D" w:rsidRDefault="00A2590D" w:rsidP="0000754B">
            <w:pPr>
              <w:ind w:left="0"/>
              <w:rPr>
                <w:ins w:id="13" w:author="yuweixing" w:date="2018-12-13T10:26:00Z"/>
                <w:rFonts w:hint="eastAsia"/>
                <w:color w:val="00B0F0"/>
              </w:rPr>
            </w:pPr>
            <w:ins w:id="14" w:author="yuweixing" w:date="2018-12-13T10:27:00Z">
              <w:r w:rsidRPr="00CF3373">
                <w:rPr>
                  <w:rFonts w:ascii="宋体" w:eastAsia="宋体" w:hAnsi="宋体" w:cs="宋体" w:hint="eastAsia"/>
                  <w:kern w:val="0"/>
                  <w:sz w:val="18"/>
                  <w:szCs w:val="18"/>
                </w:rPr>
                <w:t>auto_increment_offset</w:t>
              </w:r>
            </w:ins>
          </w:p>
        </w:tc>
        <w:tc>
          <w:tcPr>
            <w:tcW w:w="2632" w:type="dxa"/>
          </w:tcPr>
          <w:p w14:paraId="544D40C6" w14:textId="65609A08" w:rsidR="00A2590D" w:rsidRPr="002C6E6D" w:rsidRDefault="00A2590D" w:rsidP="0000754B">
            <w:pPr>
              <w:ind w:left="0"/>
              <w:rPr>
                <w:ins w:id="15" w:author="yuweixing" w:date="2018-12-13T10:26:00Z"/>
                <w:rFonts w:eastAsiaTheme="minorEastAsia" w:hint="eastAsia"/>
                <w:color w:val="00B0F0"/>
              </w:rPr>
            </w:pPr>
            <w:ins w:id="16" w:author="yuweixing" w:date="2018-12-13T10:30:00Z">
              <w:r w:rsidRPr="002C6E6D">
                <w:rPr>
                  <w:rFonts w:eastAsiaTheme="minorEastAsia" w:hint="eastAsia"/>
                  <w:color w:val="000000" w:themeColor="text1"/>
                </w:rPr>
                <w:t>起始偏移</w:t>
              </w:r>
            </w:ins>
          </w:p>
        </w:tc>
        <w:tc>
          <w:tcPr>
            <w:tcW w:w="2632" w:type="dxa"/>
          </w:tcPr>
          <w:p w14:paraId="32BAC146" w14:textId="48B87CFC" w:rsidR="00A2590D" w:rsidRPr="002C6E6D" w:rsidRDefault="00A2590D" w:rsidP="0000754B">
            <w:pPr>
              <w:ind w:left="0"/>
              <w:rPr>
                <w:ins w:id="17" w:author="yuweixing" w:date="2018-12-13T10:26:00Z"/>
                <w:rFonts w:eastAsiaTheme="minorEastAsia" w:hint="eastAsia"/>
                <w:color w:val="000000" w:themeColor="text1"/>
              </w:rPr>
            </w:pPr>
            <w:ins w:id="18" w:author="yuweixing" w:date="2018-12-13T10:29:00Z">
              <w:r w:rsidRPr="002C6E6D">
                <w:rPr>
                  <w:rFonts w:eastAsiaTheme="minorEastAsia" w:hint="eastAsia"/>
                  <w:color w:val="000000" w:themeColor="text1"/>
                </w:rPr>
                <w:t>不支持</w:t>
              </w:r>
            </w:ins>
          </w:p>
        </w:tc>
      </w:tr>
    </w:tbl>
    <w:p w14:paraId="034279F6" w14:textId="26286033" w:rsidR="00A2590D" w:rsidRDefault="00A2590D" w:rsidP="0000754B">
      <w:pPr>
        <w:rPr>
          <w:rFonts w:ascii="宋体" w:eastAsia="宋体" w:hAnsi="宋体" w:cs="宋体"/>
          <w:kern w:val="0"/>
          <w:sz w:val="18"/>
          <w:szCs w:val="18"/>
        </w:rPr>
      </w:pPr>
      <w:ins w:id="19" w:author="yuweixing" w:date="2018-12-13T10:28:00Z">
        <w:r w:rsidRPr="00CF3373">
          <w:rPr>
            <w:rFonts w:ascii="宋体" w:eastAsia="宋体" w:hAnsi="宋体" w:cs="宋体" w:hint="eastAsia"/>
            <w:kern w:val="0"/>
            <w:sz w:val="18"/>
            <w:szCs w:val="18"/>
          </w:rPr>
          <w:t>auto_increment_offset</w:t>
        </w:r>
        <w:r>
          <w:rPr>
            <w:rFonts w:ascii="宋体" w:eastAsia="宋体" w:hAnsi="宋体" w:cs="宋体" w:hint="eastAsia"/>
            <w:kern w:val="0"/>
            <w:sz w:val="18"/>
            <w:szCs w:val="18"/>
          </w:rPr>
          <w:t>主要</w:t>
        </w:r>
        <w:r>
          <w:rPr>
            <w:rFonts w:ascii="宋体" w:eastAsia="宋体" w:hAnsi="宋体" w:cs="宋体"/>
            <w:kern w:val="0"/>
            <w:sz w:val="18"/>
            <w:szCs w:val="18"/>
          </w:rPr>
          <w:t>用于配置项规避AA组</w:t>
        </w:r>
        <w:r>
          <w:rPr>
            <w:rFonts w:ascii="宋体" w:eastAsia="宋体" w:hAnsi="宋体" w:cs="宋体" w:hint="eastAsia"/>
            <w:kern w:val="0"/>
            <w:sz w:val="18"/>
            <w:szCs w:val="18"/>
          </w:rPr>
          <w:t>网</w:t>
        </w:r>
        <w:r>
          <w:rPr>
            <w:rFonts w:ascii="宋体" w:eastAsia="宋体" w:hAnsi="宋体" w:cs="宋体"/>
            <w:kern w:val="0"/>
            <w:sz w:val="18"/>
            <w:szCs w:val="18"/>
          </w:rPr>
          <w:t>下的自增值冲突问题,而</w:t>
        </w:r>
        <w:r>
          <w:rPr>
            <w:rFonts w:ascii="宋体" w:eastAsia="宋体" w:hAnsi="宋体" w:cs="宋体" w:hint="eastAsia"/>
            <w:kern w:val="0"/>
            <w:sz w:val="18"/>
            <w:szCs w:val="18"/>
          </w:rPr>
          <w:t>SDB</w:t>
        </w:r>
      </w:ins>
      <w:ins w:id="20" w:author="yuweixing" w:date="2018-12-13T10:29:00Z">
        <w:r>
          <w:rPr>
            <w:rFonts w:ascii="宋体" w:eastAsia="宋体" w:hAnsi="宋体" w:cs="宋体" w:hint="eastAsia"/>
            <w:kern w:val="0"/>
            <w:sz w:val="18"/>
            <w:szCs w:val="18"/>
          </w:rPr>
          <w:t>作为</w:t>
        </w:r>
        <w:r>
          <w:rPr>
            <w:rFonts w:ascii="宋体" w:eastAsia="宋体" w:hAnsi="宋体" w:cs="宋体"/>
            <w:kern w:val="0"/>
            <w:sz w:val="18"/>
            <w:szCs w:val="18"/>
          </w:rPr>
          <w:t>分布式数据库,自身能够保证自增值</w:t>
        </w:r>
      </w:ins>
      <w:r w:rsidR="004A3BBB">
        <w:rPr>
          <w:rFonts w:ascii="宋体" w:eastAsia="宋体" w:hAnsi="宋体" w:cs="宋体" w:hint="eastAsia"/>
          <w:kern w:val="0"/>
          <w:sz w:val="18"/>
          <w:szCs w:val="18"/>
        </w:rPr>
        <w:t>全局</w:t>
      </w:r>
      <w:r w:rsidR="004A3BBB">
        <w:rPr>
          <w:rFonts w:ascii="宋体" w:eastAsia="宋体" w:hAnsi="宋体" w:cs="宋体"/>
          <w:kern w:val="0"/>
          <w:sz w:val="18"/>
          <w:szCs w:val="18"/>
        </w:rPr>
        <w:t>递增</w:t>
      </w:r>
      <w:ins w:id="21" w:author="yuweixing" w:date="2018-12-13T10:29:00Z">
        <w:r>
          <w:rPr>
            <w:rFonts w:ascii="宋体" w:eastAsia="宋体" w:hAnsi="宋体" w:cs="宋体"/>
            <w:kern w:val="0"/>
            <w:sz w:val="18"/>
            <w:szCs w:val="18"/>
          </w:rPr>
          <w:t>,所以该配置项无意义</w:t>
        </w:r>
        <w:r>
          <w:rPr>
            <w:rFonts w:ascii="宋体" w:eastAsia="宋体" w:hAnsi="宋体" w:cs="宋体" w:hint="eastAsia"/>
            <w:kern w:val="0"/>
            <w:sz w:val="18"/>
            <w:szCs w:val="18"/>
          </w:rPr>
          <w:t>,</w:t>
        </w:r>
      </w:ins>
      <w:r w:rsidR="000B53E0">
        <w:rPr>
          <w:rFonts w:ascii="宋体" w:eastAsia="宋体" w:hAnsi="宋体" w:cs="宋体" w:hint="eastAsia"/>
          <w:kern w:val="0"/>
          <w:sz w:val="18"/>
          <w:szCs w:val="18"/>
        </w:rPr>
        <w:t>所以</w:t>
      </w:r>
      <w:r w:rsidR="00B406EC">
        <w:rPr>
          <w:rFonts w:ascii="宋体" w:eastAsia="宋体" w:hAnsi="宋体" w:cs="宋体" w:hint="eastAsia"/>
          <w:kern w:val="0"/>
          <w:sz w:val="18"/>
          <w:szCs w:val="18"/>
        </w:rPr>
        <w:t>无需</w:t>
      </w:r>
      <w:ins w:id="22" w:author="yuweixing" w:date="2018-12-13T10:29:00Z">
        <w:r>
          <w:rPr>
            <w:rFonts w:ascii="宋体" w:eastAsia="宋体" w:hAnsi="宋体" w:cs="宋体"/>
            <w:kern w:val="0"/>
            <w:sz w:val="18"/>
            <w:szCs w:val="18"/>
          </w:rPr>
          <w:t>不支持该配置项;</w:t>
        </w:r>
      </w:ins>
    </w:p>
    <w:p w14:paraId="33EE64A7" w14:textId="6D4B39B1" w:rsidR="00D11410" w:rsidRDefault="00C3400E" w:rsidP="0000754B">
      <w:pPr>
        <w:rPr>
          <w:rFonts w:ascii="宋体" w:eastAsia="宋体" w:hAnsi="宋体" w:cs="宋体" w:hint="eastAsia"/>
          <w:kern w:val="0"/>
          <w:sz w:val="18"/>
          <w:szCs w:val="18"/>
        </w:rPr>
      </w:pPr>
      <w:r>
        <w:rPr>
          <w:rFonts w:hint="eastAsia"/>
        </w:rPr>
        <w:t>auto_increment_increment</w:t>
      </w:r>
      <w:r>
        <w:rPr>
          <w:rFonts w:hint="eastAsia"/>
        </w:rPr>
        <w:t>暂时</w:t>
      </w:r>
      <w:r>
        <w:t>也不支持；</w:t>
      </w:r>
    </w:p>
    <w:p w14:paraId="25BC38B8" w14:textId="77777777" w:rsidR="00AC784D" w:rsidRDefault="00AC784D" w:rsidP="0000754B">
      <w:pPr>
        <w:rPr>
          <w:rFonts w:ascii="宋体" w:eastAsia="宋体" w:hAnsi="宋体" w:cs="宋体"/>
          <w:b/>
          <w:kern w:val="0"/>
          <w:sz w:val="18"/>
          <w:szCs w:val="18"/>
        </w:rPr>
      </w:pPr>
    </w:p>
    <w:p w14:paraId="480CA382" w14:textId="6BEAB204" w:rsidR="003323F0" w:rsidRPr="00FD17FB" w:rsidRDefault="00E046FE" w:rsidP="0000754B">
      <w:pPr>
        <w:rPr>
          <w:rFonts w:ascii="宋体" w:eastAsia="宋体" w:hAnsi="宋体" w:cs="宋体"/>
          <w:b/>
          <w:kern w:val="0"/>
          <w:sz w:val="18"/>
          <w:szCs w:val="18"/>
        </w:rPr>
      </w:pPr>
      <w:r>
        <w:rPr>
          <w:rFonts w:ascii="宋体" w:eastAsia="宋体" w:hAnsi="宋体" w:cs="宋体"/>
          <w:b/>
          <w:kern w:val="0"/>
          <w:sz w:val="18"/>
          <w:szCs w:val="18"/>
        </w:rPr>
        <w:t xml:space="preserve">2 </w:t>
      </w:r>
      <w:r w:rsidR="003323F0" w:rsidRPr="00FD17FB">
        <w:rPr>
          <w:rFonts w:ascii="宋体" w:eastAsia="宋体" w:hAnsi="宋体" w:cs="宋体" w:hint="eastAsia"/>
          <w:b/>
          <w:kern w:val="0"/>
          <w:sz w:val="18"/>
          <w:szCs w:val="18"/>
        </w:rPr>
        <w:t>阶段</w:t>
      </w:r>
      <w:r w:rsidR="003323F0" w:rsidRPr="00FD17FB">
        <w:rPr>
          <w:rFonts w:ascii="宋体" w:eastAsia="宋体" w:hAnsi="宋体" w:cs="宋体"/>
          <w:b/>
          <w:kern w:val="0"/>
          <w:sz w:val="18"/>
          <w:szCs w:val="18"/>
        </w:rPr>
        <w:t>一暂时不支持</w:t>
      </w:r>
      <w:r w:rsidR="00165E46" w:rsidRPr="00FD17FB">
        <w:rPr>
          <w:rFonts w:ascii="宋体" w:eastAsia="宋体" w:hAnsi="宋体" w:cs="宋体" w:hint="eastAsia"/>
          <w:b/>
          <w:kern w:val="0"/>
          <w:sz w:val="18"/>
          <w:szCs w:val="18"/>
        </w:rPr>
        <w:t>查看</w:t>
      </w:r>
      <w:r w:rsidR="00165E46" w:rsidRPr="00FD17FB">
        <w:rPr>
          <w:rFonts w:ascii="宋体" w:eastAsia="宋体" w:hAnsi="宋体" w:cs="宋体"/>
          <w:b/>
          <w:kern w:val="0"/>
          <w:sz w:val="18"/>
          <w:szCs w:val="18"/>
        </w:rPr>
        <w:t>上一个插入</w:t>
      </w:r>
      <w:r w:rsidR="00165E46" w:rsidRPr="00FD17FB">
        <w:rPr>
          <w:rFonts w:ascii="宋体" w:eastAsia="宋体" w:hAnsi="宋体" w:cs="宋体" w:hint="eastAsia"/>
          <w:b/>
          <w:kern w:val="0"/>
          <w:sz w:val="18"/>
          <w:szCs w:val="18"/>
        </w:rPr>
        <w:t>的</w:t>
      </w:r>
      <w:r w:rsidR="00165E46" w:rsidRPr="00FD17FB">
        <w:rPr>
          <w:rFonts w:ascii="宋体" w:eastAsia="宋体" w:hAnsi="宋体" w:cs="宋体"/>
          <w:b/>
          <w:kern w:val="0"/>
          <w:sz w:val="18"/>
          <w:szCs w:val="18"/>
        </w:rPr>
        <w:t>值</w:t>
      </w:r>
      <w:r w:rsidR="00165E46" w:rsidRPr="00FD17FB">
        <w:rPr>
          <w:rFonts w:ascii="宋体" w:eastAsia="宋体" w:hAnsi="宋体" w:cs="宋体" w:hint="eastAsia"/>
          <w:b/>
          <w:kern w:val="0"/>
          <w:sz w:val="18"/>
          <w:szCs w:val="18"/>
        </w:rPr>
        <w:t>的</w:t>
      </w:r>
      <w:r w:rsidR="00165E46" w:rsidRPr="00FD17FB">
        <w:rPr>
          <w:rFonts w:ascii="宋体" w:eastAsia="宋体" w:hAnsi="宋体" w:cs="宋体" w:hint="eastAsia"/>
          <w:b/>
          <w:kern w:val="0"/>
          <w:sz w:val="18"/>
          <w:szCs w:val="18"/>
        </w:rPr>
        <w:t>内置</w:t>
      </w:r>
      <w:r w:rsidR="00165E46" w:rsidRPr="00FD17FB">
        <w:rPr>
          <w:rFonts w:ascii="宋体" w:eastAsia="宋体" w:hAnsi="宋体" w:cs="宋体"/>
          <w:b/>
          <w:kern w:val="0"/>
          <w:sz w:val="18"/>
          <w:szCs w:val="18"/>
        </w:rPr>
        <w:t>函数</w:t>
      </w:r>
      <w:r w:rsidR="003323F0" w:rsidRPr="00FD17FB">
        <w:rPr>
          <w:rFonts w:ascii="宋体" w:eastAsia="宋体" w:hAnsi="宋体" w:cs="宋体"/>
          <w:b/>
          <w:kern w:val="0"/>
          <w:sz w:val="18"/>
          <w:szCs w:val="18"/>
        </w:rPr>
        <w:t>：</w:t>
      </w:r>
    </w:p>
    <w:p w14:paraId="3AD691B6" w14:textId="464D59C7" w:rsidR="003323F0" w:rsidRPr="003323F0" w:rsidRDefault="003323F0" w:rsidP="0000754B">
      <w:pPr>
        <w:rPr>
          <w:rFonts w:ascii="宋体" w:eastAsia="宋体" w:hAnsi="宋体" w:cs="宋体" w:hint="eastAsia"/>
          <w:kern w:val="0"/>
          <w:sz w:val="18"/>
          <w:szCs w:val="18"/>
        </w:rPr>
      </w:pPr>
      <w:r>
        <w:rPr>
          <w:rFonts w:ascii="宋体" w:eastAsia="宋体" w:hAnsi="宋体" w:cs="宋体"/>
          <w:kern w:val="0"/>
          <w:sz w:val="18"/>
          <w:szCs w:val="18"/>
        </w:rPr>
        <w:t>LAST_INSERT_ID()</w:t>
      </w:r>
    </w:p>
    <w:p w14:paraId="01B4337F" w14:textId="7862013A" w:rsidR="003323F0" w:rsidRPr="0038727A" w:rsidRDefault="003323F0" w:rsidP="003323F0">
      <w:pPr>
        <w:rPr>
          <w:rFonts w:ascii="宋体" w:eastAsia="宋体" w:hAnsi="宋体" w:cs="宋体"/>
          <w:b/>
          <w:kern w:val="0"/>
          <w:sz w:val="18"/>
          <w:szCs w:val="18"/>
        </w:rPr>
      </w:pPr>
      <w:r w:rsidRPr="0038727A">
        <w:rPr>
          <w:rFonts w:ascii="宋体" w:eastAsia="宋体" w:hAnsi="宋体" w:cs="宋体" w:hint="eastAsia"/>
          <w:b/>
          <w:kern w:val="0"/>
          <w:sz w:val="18"/>
          <w:szCs w:val="18"/>
        </w:rPr>
        <w:t>和C</w:t>
      </w:r>
      <w:r w:rsidRPr="0038727A">
        <w:rPr>
          <w:rFonts w:ascii="宋体" w:eastAsia="宋体" w:hAnsi="宋体" w:cs="宋体"/>
          <w:b/>
          <w:kern w:val="0"/>
          <w:sz w:val="18"/>
          <w:szCs w:val="18"/>
        </w:rPr>
        <w:t xml:space="preserve"> </w:t>
      </w:r>
      <w:r w:rsidRPr="0038727A">
        <w:rPr>
          <w:rFonts w:ascii="宋体" w:eastAsia="宋体" w:hAnsi="宋体" w:cs="宋体" w:hint="eastAsia"/>
          <w:b/>
          <w:kern w:val="0"/>
          <w:sz w:val="18"/>
          <w:szCs w:val="18"/>
        </w:rPr>
        <w:t>API接口</w:t>
      </w:r>
      <w:r w:rsidRPr="0038727A">
        <w:rPr>
          <w:rFonts w:ascii="宋体" w:eastAsia="宋体" w:hAnsi="宋体" w:cs="宋体"/>
          <w:b/>
          <w:kern w:val="0"/>
          <w:sz w:val="18"/>
          <w:szCs w:val="18"/>
        </w:rPr>
        <w:t>：</w:t>
      </w:r>
    </w:p>
    <w:p w14:paraId="18B59724" w14:textId="322B10B0" w:rsidR="003323F0" w:rsidRDefault="003323F0" w:rsidP="0000754B">
      <w:pPr>
        <w:rPr>
          <w:rFonts w:ascii="宋体" w:eastAsia="宋体" w:hAnsi="宋体" w:cs="宋体"/>
          <w:kern w:val="0"/>
          <w:sz w:val="18"/>
          <w:szCs w:val="18"/>
        </w:rPr>
      </w:pPr>
      <w:r>
        <w:rPr>
          <w:rFonts w:ascii="宋体" w:eastAsia="宋体" w:hAnsi="宋体" w:cs="宋体"/>
          <w:kern w:val="0"/>
          <w:sz w:val="18"/>
          <w:szCs w:val="18"/>
        </w:rPr>
        <w:t>mysql_insert_id()</w:t>
      </w:r>
      <w:r>
        <w:rPr>
          <w:rFonts w:ascii="宋体" w:eastAsia="宋体" w:hAnsi="宋体" w:cs="宋体" w:hint="eastAsia"/>
          <w:kern w:val="0"/>
          <w:sz w:val="18"/>
          <w:szCs w:val="18"/>
        </w:rPr>
        <w:t xml:space="preserve"> </w:t>
      </w:r>
    </w:p>
    <w:p w14:paraId="7ED44D61" w14:textId="31A986A3" w:rsidR="00245B9A" w:rsidRDefault="00245B9A" w:rsidP="0000754B">
      <w:pPr>
        <w:rPr>
          <w:rFonts w:ascii="宋体" w:eastAsia="宋体" w:hAnsi="宋体" w:cs="宋体" w:hint="eastAsia"/>
          <w:kern w:val="0"/>
          <w:sz w:val="18"/>
          <w:szCs w:val="18"/>
        </w:rPr>
      </w:pPr>
    </w:p>
    <w:p w14:paraId="3DC62D43" w14:textId="69D07E21" w:rsidR="006A13A1" w:rsidRDefault="00E046FE" w:rsidP="0000754B">
      <w:pPr>
        <w:rPr>
          <w:rFonts w:ascii="宋体" w:eastAsia="宋体" w:hAnsi="宋体" w:cs="宋体"/>
          <w:kern w:val="0"/>
          <w:sz w:val="18"/>
          <w:szCs w:val="18"/>
        </w:rPr>
      </w:pPr>
      <w:r>
        <w:rPr>
          <w:rFonts w:ascii="宋体" w:eastAsia="宋体" w:hAnsi="宋体" w:cs="宋体"/>
          <w:kern w:val="0"/>
          <w:sz w:val="18"/>
          <w:szCs w:val="18"/>
        </w:rPr>
        <w:t>3</w:t>
      </w:r>
      <w:r w:rsidR="006A13A1">
        <w:rPr>
          <w:rFonts w:ascii="宋体" w:eastAsia="宋体" w:hAnsi="宋体" w:cs="宋体"/>
          <w:kern w:val="0"/>
          <w:sz w:val="18"/>
          <w:szCs w:val="18"/>
        </w:rPr>
        <w:t xml:space="preserve"> </w:t>
      </w:r>
      <w:r w:rsidR="006A13A1" w:rsidRPr="00400788">
        <w:rPr>
          <w:rFonts w:ascii="宋体" w:eastAsia="宋体" w:hAnsi="宋体" w:cs="宋体" w:hint="eastAsia"/>
          <w:b/>
          <w:kern w:val="0"/>
          <w:sz w:val="18"/>
          <w:szCs w:val="18"/>
        </w:rPr>
        <w:t>创建</w:t>
      </w:r>
      <w:r w:rsidR="006A13A1" w:rsidRPr="00400788">
        <w:rPr>
          <w:rFonts w:ascii="宋体" w:eastAsia="宋体" w:hAnsi="宋体" w:cs="宋体"/>
          <w:b/>
          <w:kern w:val="0"/>
          <w:sz w:val="18"/>
          <w:szCs w:val="18"/>
        </w:rPr>
        <w:t>序列时，AcquireSize/CacheSize</w:t>
      </w:r>
      <w:r w:rsidR="006A13A1" w:rsidRPr="00400788">
        <w:rPr>
          <w:rFonts w:ascii="宋体" w:eastAsia="宋体" w:hAnsi="宋体" w:cs="宋体" w:hint="eastAsia"/>
          <w:b/>
          <w:kern w:val="0"/>
          <w:sz w:val="18"/>
          <w:szCs w:val="18"/>
        </w:rPr>
        <w:t>的</w:t>
      </w:r>
      <w:r w:rsidR="006A13A1" w:rsidRPr="00400788">
        <w:rPr>
          <w:rFonts w:ascii="宋体" w:eastAsia="宋体" w:hAnsi="宋体" w:cs="宋体"/>
          <w:b/>
          <w:kern w:val="0"/>
          <w:sz w:val="18"/>
          <w:szCs w:val="18"/>
        </w:rPr>
        <w:t>默认值与mysql指定auto_increment</w:t>
      </w:r>
      <w:r w:rsidR="006A13A1" w:rsidRPr="00400788">
        <w:rPr>
          <w:rFonts w:ascii="宋体" w:eastAsia="宋体" w:hAnsi="宋体" w:cs="宋体" w:hint="eastAsia"/>
          <w:b/>
          <w:kern w:val="0"/>
          <w:sz w:val="18"/>
          <w:szCs w:val="18"/>
        </w:rPr>
        <w:t>字段</w:t>
      </w:r>
      <w:r w:rsidR="006A13A1" w:rsidRPr="00400788">
        <w:rPr>
          <w:rFonts w:ascii="宋体" w:eastAsia="宋体" w:hAnsi="宋体" w:cs="宋体"/>
          <w:b/>
          <w:kern w:val="0"/>
          <w:sz w:val="18"/>
          <w:szCs w:val="18"/>
        </w:rPr>
        <w:t>的类型有关；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1785"/>
        <w:gridCol w:w="1569"/>
        <w:gridCol w:w="1318"/>
        <w:gridCol w:w="1727"/>
        <w:gridCol w:w="1634"/>
      </w:tblGrid>
      <w:tr w:rsidR="006A13A1" w:rsidRPr="006A13A1" w14:paraId="0C025A45" w14:textId="77777777" w:rsidTr="006A13A1">
        <w:tc>
          <w:tcPr>
            <w:tcW w:w="1785" w:type="dxa"/>
          </w:tcPr>
          <w:p w14:paraId="2285CA0F" w14:textId="00E9FAC7" w:rsidR="006A13A1" w:rsidRPr="006A13A1" w:rsidRDefault="006A13A1" w:rsidP="0000754B">
            <w:pPr>
              <w:ind w:left="0"/>
              <w:rPr>
                <w:rFonts w:eastAsiaTheme="minorEastAsia" w:hint="eastAsia"/>
              </w:rPr>
            </w:pPr>
            <w:r w:rsidRPr="006A13A1">
              <w:rPr>
                <w:rFonts w:eastAsiaTheme="minorEastAsia" w:hint="eastAsia"/>
              </w:rPr>
              <w:t>类型</w:t>
            </w:r>
          </w:p>
        </w:tc>
        <w:tc>
          <w:tcPr>
            <w:tcW w:w="1569" w:type="dxa"/>
          </w:tcPr>
          <w:p w14:paraId="3021EFA1" w14:textId="10840D5F" w:rsidR="006A13A1" w:rsidRPr="006A13A1" w:rsidRDefault="006A13A1" w:rsidP="0000754B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范围</w:t>
            </w:r>
            <w:r>
              <w:rPr>
                <w:rFonts w:eastAsiaTheme="minorEastAsia" w:hint="eastAsia"/>
              </w:rPr>
              <w:t>signed</w:t>
            </w:r>
          </w:p>
        </w:tc>
        <w:tc>
          <w:tcPr>
            <w:tcW w:w="1318" w:type="dxa"/>
          </w:tcPr>
          <w:p w14:paraId="68368AD8" w14:textId="4E35EAAA" w:rsidR="006A13A1" w:rsidRPr="006A13A1" w:rsidRDefault="006A13A1" w:rsidP="006A13A1">
            <w:pPr>
              <w:ind w:left="0"/>
              <w:jc w:val="left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范围</w:t>
            </w:r>
            <w:r>
              <w:rPr>
                <w:rFonts w:eastAsiaTheme="minorEastAsia"/>
              </w:rPr>
              <w:t>U</w:t>
            </w:r>
            <w:r>
              <w:rPr>
                <w:rFonts w:eastAsiaTheme="minorEastAsia" w:hint="eastAsia"/>
              </w:rPr>
              <w:t>nsigned</w:t>
            </w:r>
          </w:p>
        </w:tc>
        <w:tc>
          <w:tcPr>
            <w:tcW w:w="1727" w:type="dxa"/>
          </w:tcPr>
          <w:p w14:paraId="01A57021" w14:textId="43B7409C" w:rsidR="006A13A1" w:rsidRPr="006A13A1" w:rsidRDefault="006A13A1" w:rsidP="0000754B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AcquireSize</w:t>
            </w:r>
          </w:p>
        </w:tc>
        <w:tc>
          <w:tcPr>
            <w:tcW w:w="1634" w:type="dxa"/>
          </w:tcPr>
          <w:p w14:paraId="42CB4AD3" w14:textId="3E4696B3" w:rsidR="006A13A1" w:rsidRPr="006A13A1" w:rsidRDefault="006A13A1" w:rsidP="0000754B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CacheSize</w:t>
            </w:r>
          </w:p>
        </w:tc>
      </w:tr>
      <w:tr w:rsidR="006A13A1" w:rsidRPr="006A13A1" w14:paraId="24224A7C" w14:textId="77777777" w:rsidTr="006A13A1">
        <w:tc>
          <w:tcPr>
            <w:tcW w:w="1785" w:type="dxa"/>
          </w:tcPr>
          <w:p w14:paraId="514DD14C" w14:textId="3A7F732D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>TINYINT</w:t>
            </w:r>
          </w:p>
        </w:tc>
        <w:tc>
          <w:tcPr>
            <w:tcW w:w="1569" w:type="dxa"/>
          </w:tcPr>
          <w:p w14:paraId="191E7658" w14:textId="69711836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128-127</w:t>
            </w:r>
          </w:p>
        </w:tc>
        <w:tc>
          <w:tcPr>
            <w:tcW w:w="1318" w:type="dxa"/>
          </w:tcPr>
          <w:p w14:paraId="3FC0A0E5" w14:textId="7548601D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-255</w:t>
            </w:r>
          </w:p>
        </w:tc>
        <w:tc>
          <w:tcPr>
            <w:tcW w:w="1727" w:type="dxa"/>
          </w:tcPr>
          <w:p w14:paraId="31632E59" w14:textId="0F796912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634" w:type="dxa"/>
          </w:tcPr>
          <w:p w14:paraId="44F5C8B9" w14:textId="42C4FA4F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</w:tr>
      <w:tr w:rsidR="006A13A1" w:rsidRPr="006A13A1" w14:paraId="7CBCCE13" w14:textId="77777777" w:rsidTr="006A13A1">
        <w:tc>
          <w:tcPr>
            <w:tcW w:w="1785" w:type="dxa"/>
          </w:tcPr>
          <w:p w14:paraId="6440C455" w14:textId="678E7A94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SMALLINT</w:t>
            </w:r>
          </w:p>
        </w:tc>
        <w:tc>
          <w:tcPr>
            <w:tcW w:w="1569" w:type="dxa"/>
          </w:tcPr>
          <w:p w14:paraId="0C0C1AE8" w14:textId="7883453E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32768-32768</w:t>
            </w:r>
          </w:p>
        </w:tc>
        <w:tc>
          <w:tcPr>
            <w:tcW w:w="1318" w:type="dxa"/>
          </w:tcPr>
          <w:p w14:paraId="1EF06F17" w14:textId="14EF9CA9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-65535</w:t>
            </w:r>
          </w:p>
        </w:tc>
        <w:tc>
          <w:tcPr>
            <w:tcW w:w="1727" w:type="dxa"/>
          </w:tcPr>
          <w:p w14:paraId="23B8E9BE" w14:textId="5BE9445C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1634" w:type="dxa"/>
          </w:tcPr>
          <w:p w14:paraId="07EBD0FA" w14:textId="19C38038" w:rsidR="006A13A1" w:rsidRDefault="006A13A1" w:rsidP="006A13A1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</w:tr>
      <w:tr w:rsidR="006A13A1" w:rsidRPr="006A13A1" w14:paraId="700948CF" w14:textId="77777777" w:rsidTr="006A13A1">
        <w:tc>
          <w:tcPr>
            <w:tcW w:w="1785" w:type="dxa"/>
          </w:tcPr>
          <w:p w14:paraId="2661C63F" w14:textId="4ACD0A37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MEDIUMINT</w:t>
            </w:r>
          </w:p>
        </w:tc>
        <w:tc>
          <w:tcPr>
            <w:tcW w:w="1569" w:type="dxa"/>
          </w:tcPr>
          <w:p w14:paraId="53D85139" w14:textId="49FE4E4A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8388608-8388607</w:t>
            </w:r>
          </w:p>
        </w:tc>
        <w:tc>
          <w:tcPr>
            <w:tcW w:w="1318" w:type="dxa"/>
          </w:tcPr>
          <w:p w14:paraId="766A10B5" w14:textId="7B05CD95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-16777215</w:t>
            </w:r>
          </w:p>
        </w:tc>
        <w:tc>
          <w:tcPr>
            <w:tcW w:w="1727" w:type="dxa"/>
          </w:tcPr>
          <w:p w14:paraId="0FFF2CAB" w14:textId="2EC0C55D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10</w:t>
            </w:r>
            <w:r>
              <w:rPr>
                <w:rFonts w:eastAsiaTheme="minorEastAsia"/>
              </w:rPr>
              <w:t>0</w:t>
            </w:r>
          </w:p>
        </w:tc>
        <w:tc>
          <w:tcPr>
            <w:tcW w:w="1634" w:type="dxa"/>
          </w:tcPr>
          <w:p w14:paraId="4B615511" w14:textId="7C1A9DCF" w:rsidR="006A13A1" w:rsidRDefault="006A13A1" w:rsidP="006A13A1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10</w:t>
            </w:r>
            <w:r>
              <w:rPr>
                <w:rFonts w:eastAsiaTheme="minorEastAsia"/>
              </w:rPr>
              <w:t>0</w:t>
            </w:r>
          </w:p>
        </w:tc>
      </w:tr>
      <w:tr w:rsidR="006A13A1" w:rsidRPr="006A13A1" w14:paraId="27E1F8C7" w14:textId="77777777" w:rsidTr="006A13A1">
        <w:tc>
          <w:tcPr>
            <w:tcW w:w="1785" w:type="dxa"/>
          </w:tcPr>
          <w:p w14:paraId="119AE99B" w14:textId="517CC284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INT</w:t>
            </w:r>
          </w:p>
        </w:tc>
        <w:tc>
          <w:tcPr>
            <w:tcW w:w="1569" w:type="dxa"/>
          </w:tcPr>
          <w:p w14:paraId="170D51E7" w14:textId="4209FA4E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>-2147483648-2147483647</w:t>
            </w:r>
          </w:p>
        </w:tc>
        <w:tc>
          <w:tcPr>
            <w:tcW w:w="1318" w:type="dxa"/>
          </w:tcPr>
          <w:p w14:paraId="235308E4" w14:textId="23CC1122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-4294967295</w:t>
            </w:r>
          </w:p>
        </w:tc>
        <w:tc>
          <w:tcPr>
            <w:tcW w:w="1727" w:type="dxa"/>
          </w:tcPr>
          <w:p w14:paraId="7F0089DD" w14:textId="4329388F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1000</w:t>
            </w:r>
          </w:p>
        </w:tc>
        <w:tc>
          <w:tcPr>
            <w:tcW w:w="1634" w:type="dxa"/>
          </w:tcPr>
          <w:p w14:paraId="52B5EA15" w14:textId="24251A9E" w:rsidR="006A13A1" w:rsidRDefault="006A13A1" w:rsidP="006A13A1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1000</w:t>
            </w:r>
          </w:p>
        </w:tc>
      </w:tr>
      <w:tr w:rsidR="006A13A1" w:rsidRPr="006A13A1" w14:paraId="4ED3F93E" w14:textId="77777777" w:rsidTr="006A13A1">
        <w:tc>
          <w:tcPr>
            <w:tcW w:w="1785" w:type="dxa"/>
          </w:tcPr>
          <w:p w14:paraId="488D32DD" w14:textId="018F40FA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BIGINT</w:t>
            </w:r>
          </w:p>
        </w:tc>
        <w:tc>
          <w:tcPr>
            <w:tcW w:w="1569" w:type="dxa"/>
          </w:tcPr>
          <w:p w14:paraId="62512F4C" w14:textId="12D02D09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2^63-2^63-1</w:t>
            </w:r>
          </w:p>
        </w:tc>
        <w:tc>
          <w:tcPr>
            <w:tcW w:w="1318" w:type="dxa"/>
          </w:tcPr>
          <w:p w14:paraId="725482AF" w14:textId="0CC2F86A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-2^64-1</w:t>
            </w:r>
          </w:p>
        </w:tc>
        <w:tc>
          <w:tcPr>
            <w:tcW w:w="1727" w:type="dxa"/>
          </w:tcPr>
          <w:p w14:paraId="6BE51FF3" w14:textId="19D8E0D5" w:rsidR="006A13A1" w:rsidRPr="006A13A1" w:rsidRDefault="006A13A1" w:rsidP="006A13A1">
            <w:pPr>
              <w:ind w:left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1000</w:t>
            </w:r>
          </w:p>
        </w:tc>
        <w:tc>
          <w:tcPr>
            <w:tcW w:w="1634" w:type="dxa"/>
          </w:tcPr>
          <w:p w14:paraId="50079B0C" w14:textId="3E7AE229" w:rsidR="006A13A1" w:rsidRDefault="006A13A1" w:rsidP="006A13A1">
            <w:pPr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</w:rPr>
              <w:t>1000</w:t>
            </w:r>
          </w:p>
        </w:tc>
      </w:tr>
    </w:tbl>
    <w:p w14:paraId="584D0169" w14:textId="4C074E2C" w:rsidR="002B2D62" w:rsidRDefault="00252DCA" w:rsidP="00FE770A">
      <w:r w:rsidRPr="00252DCA">
        <w:rPr>
          <w:rFonts w:hint="eastAsia"/>
          <w:highlight w:val="yellow"/>
        </w:rPr>
        <w:t>第一</w:t>
      </w:r>
      <w:r w:rsidRPr="00252DCA">
        <w:rPr>
          <w:highlight w:val="yellow"/>
        </w:rPr>
        <w:t>阶段</w:t>
      </w:r>
      <w:r w:rsidRPr="00252DCA">
        <w:rPr>
          <w:rFonts w:hint="eastAsia"/>
          <w:highlight w:val="yellow"/>
        </w:rPr>
        <w:t>AcquireSize</w:t>
      </w:r>
      <w:r w:rsidRPr="00252DCA">
        <w:rPr>
          <w:rFonts w:hint="eastAsia"/>
          <w:highlight w:val="yellow"/>
        </w:rPr>
        <w:t>限制使用</w:t>
      </w:r>
      <w:r w:rsidRPr="00252DCA">
        <w:rPr>
          <w:rFonts w:hint="eastAsia"/>
          <w:highlight w:val="yellow"/>
        </w:rPr>
        <w:t>1</w:t>
      </w:r>
      <w:r w:rsidRPr="00252DCA">
        <w:rPr>
          <w:rFonts w:hint="eastAsia"/>
          <w:highlight w:val="yellow"/>
        </w:rPr>
        <w:t>；</w:t>
      </w:r>
    </w:p>
    <w:p w14:paraId="4F4ED0D0" w14:textId="4F9EF38E" w:rsidR="00D85857" w:rsidRDefault="00D85857" w:rsidP="00FE770A">
      <w:r>
        <w:rPr>
          <w:rFonts w:hint="eastAsia"/>
        </w:rPr>
        <w:t>（阶段</w:t>
      </w:r>
      <w:r>
        <w:t>二</w:t>
      </w:r>
      <w:r>
        <w:rPr>
          <w:rFonts w:hint="eastAsia"/>
        </w:rPr>
        <w:t>并且</w:t>
      </w:r>
      <w:r>
        <w:t>提供修改</w:t>
      </w:r>
      <w:r>
        <w:t>coord</w:t>
      </w:r>
      <w:r>
        <w:t>缓存值的能力</w:t>
      </w:r>
      <w:r>
        <w:rPr>
          <w:rFonts w:hint="eastAsia"/>
        </w:rPr>
        <w:t>）</w:t>
      </w:r>
    </w:p>
    <w:p w14:paraId="74C4040C" w14:textId="756B6E17" w:rsidR="00E1202D" w:rsidRDefault="00245B9A" w:rsidP="007C40DD">
      <w:pPr>
        <w:rPr>
          <w:strike/>
        </w:rPr>
      </w:pPr>
      <w:r>
        <w:rPr>
          <w:rFonts w:hint="eastAsia"/>
        </w:rPr>
        <w:t xml:space="preserve">4 </w:t>
      </w:r>
      <w:r>
        <w:rPr>
          <w:rFonts w:hint="eastAsia"/>
        </w:rPr>
        <w:t>不支持</w:t>
      </w:r>
      <w:r>
        <w:t>auto-increment</w:t>
      </w:r>
      <w:r>
        <w:t>列</w:t>
      </w:r>
      <w:r>
        <w:t>rename</w:t>
      </w:r>
      <w:r>
        <w:t>；</w:t>
      </w:r>
    </w:p>
    <w:p w14:paraId="3B90877F" w14:textId="6BD3D433" w:rsidR="00B571DE" w:rsidRDefault="00B571DE" w:rsidP="0000754B">
      <w:r w:rsidRPr="00B571DE">
        <w:rPr>
          <w:rFonts w:hint="eastAsia"/>
        </w:rPr>
        <w:t xml:space="preserve">5 </w:t>
      </w:r>
      <w:r>
        <w:rPr>
          <w:rFonts w:hint="eastAsia"/>
        </w:rPr>
        <w:t>由于</w:t>
      </w:r>
      <w:r>
        <w:t>DUPLICATE KEY</w:t>
      </w:r>
      <w:r>
        <w:rPr>
          <w:rFonts w:hint="eastAsia"/>
        </w:rPr>
        <w:t>的</w:t>
      </w:r>
      <w:r>
        <w:t>操作暂不支持</w:t>
      </w:r>
      <w:r>
        <w:rPr>
          <w:rFonts w:hint="eastAsia"/>
        </w:rPr>
        <w:t>，</w:t>
      </w:r>
      <w:r>
        <w:t>所以自增字段相关的也</w:t>
      </w:r>
      <w:r>
        <w:rPr>
          <w:rFonts w:hint="eastAsia"/>
        </w:rPr>
        <w:t>暂不</w:t>
      </w:r>
      <w:r>
        <w:t>支持；</w:t>
      </w:r>
    </w:p>
    <w:p w14:paraId="3880A822" w14:textId="5A7D1AF1" w:rsidR="001B26D8" w:rsidRDefault="001B26D8" w:rsidP="0000754B">
      <w:r>
        <w:rPr>
          <w:rFonts w:hint="eastAsia"/>
        </w:rPr>
        <w:t>如</w:t>
      </w:r>
      <w:r>
        <w:t>：</w:t>
      </w:r>
      <w:r>
        <w:t>replace/replace into/update ignore/insert .. on duplicate key update/</w:t>
      </w:r>
      <w:r>
        <w:rPr>
          <w:rFonts w:hint="eastAsia"/>
        </w:rPr>
        <w:t>等</w:t>
      </w:r>
      <w:r>
        <w:t>；</w:t>
      </w:r>
    </w:p>
    <w:p w14:paraId="7784EEF0" w14:textId="28AAFFDB" w:rsidR="00940365" w:rsidRDefault="00940365" w:rsidP="0000754B">
      <w:r>
        <w:rPr>
          <w:rFonts w:hint="eastAsia"/>
        </w:rPr>
        <w:t xml:space="preserve">6 </w:t>
      </w:r>
      <w:r>
        <w:rPr>
          <w:rFonts w:hint="eastAsia"/>
        </w:rPr>
        <w:t>创建</w:t>
      </w:r>
      <w:r>
        <w:t>带自增字段的表</w:t>
      </w:r>
      <w:r>
        <w:rPr>
          <w:rFonts w:hint="eastAsia"/>
        </w:rPr>
        <w:t>时</w:t>
      </w:r>
    </w:p>
    <w:p w14:paraId="4326391E" w14:textId="72F43119" w:rsidR="00940365" w:rsidRDefault="00940365" w:rsidP="0000754B">
      <w:pPr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在</w:t>
      </w:r>
      <w:r>
        <w:t>自增字段创建</w:t>
      </w:r>
      <w:r>
        <w:rPr>
          <w:rFonts w:hint="eastAsia"/>
        </w:rPr>
        <w:t>主键</w:t>
      </w:r>
      <w:r>
        <w:t>索引，到达最大值时，</w:t>
      </w:r>
      <w:r>
        <w:t>innodb</w:t>
      </w:r>
      <w:r>
        <w:t>报重复键冲突，这里报序列值超出</w:t>
      </w:r>
      <w:r>
        <w:lastRenderedPageBreak/>
        <w:t>范围冲突；</w:t>
      </w:r>
    </w:p>
    <w:p w14:paraId="0C7F7E00" w14:textId="4F78C23B" w:rsidR="00940365" w:rsidRDefault="00940365" w:rsidP="0000754B">
      <w:r>
        <w:t xml:space="preserve">6.2 </w:t>
      </w:r>
      <w:r>
        <w:rPr>
          <w:rFonts w:hint="eastAsia"/>
        </w:rPr>
        <w:t>在</w:t>
      </w:r>
      <w:r>
        <w:t>自增字段上创建普通索引，则到达最大值时，依然会</w:t>
      </w:r>
      <w:r>
        <w:rPr>
          <w:rFonts w:hint="eastAsia"/>
        </w:rPr>
        <w:t>报</w:t>
      </w:r>
      <w:r>
        <w:t>序列值</w:t>
      </w:r>
      <w:r>
        <w:rPr>
          <w:rFonts w:hint="eastAsia"/>
        </w:rPr>
        <w:t>超出</w:t>
      </w:r>
      <w:r>
        <w:t>范围错误。</w:t>
      </w:r>
    </w:p>
    <w:p w14:paraId="3BAE895D" w14:textId="0E167661" w:rsidR="00D23736" w:rsidRPr="00B571DE" w:rsidRDefault="00885088" w:rsidP="00D044D6">
      <w:pPr>
        <w:rPr>
          <w:rFonts w:hint="eastAsia"/>
        </w:rPr>
      </w:pPr>
      <w:r>
        <w:rPr>
          <w:rFonts w:hint="eastAsia"/>
        </w:rPr>
        <w:t>7 SDB</w:t>
      </w:r>
      <w:r>
        <w:t>不允许对</w:t>
      </w:r>
      <w:r>
        <w:rPr>
          <w:rFonts w:hint="eastAsia"/>
        </w:rPr>
        <w:t>分区键</w:t>
      </w:r>
      <w:r>
        <w:t>变更</w:t>
      </w:r>
      <w:r>
        <w:rPr>
          <w:rFonts w:hint="eastAsia"/>
        </w:rPr>
        <w:t>，</w:t>
      </w:r>
      <w:r>
        <w:rPr>
          <w:rFonts w:hint="eastAsia"/>
        </w:rPr>
        <w:t>alter</w:t>
      </w:r>
      <w:r>
        <w:t>暂时未对此做限制，所以</w:t>
      </w:r>
      <w:r>
        <w:rPr>
          <w:rFonts w:hint="eastAsia"/>
        </w:rPr>
        <w:t>如果</w:t>
      </w:r>
      <w:r>
        <w:t>mysql</w:t>
      </w:r>
      <w:r>
        <w:t>端如果</w:t>
      </w:r>
      <w:r>
        <w:t>drop</w:t>
      </w:r>
      <w:r>
        <w:t>掉了选取为分区</w:t>
      </w:r>
      <w:r>
        <w:rPr>
          <w:rFonts w:hint="eastAsia"/>
        </w:rPr>
        <w:t>键</w:t>
      </w:r>
      <w:r>
        <w:t>的列，后续</w:t>
      </w:r>
      <w:r>
        <w:t>add</w:t>
      </w:r>
      <w:r>
        <w:rPr>
          <w:rFonts w:hint="eastAsia"/>
        </w:rPr>
        <w:t>自增</w:t>
      </w:r>
      <w:r>
        <w:t>字段</w:t>
      </w:r>
      <w:r>
        <w:rPr>
          <w:rFonts w:hint="eastAsia"/>
        </w:rPr>
        <w:t>会</w:t>
      </w:r>
      <w:r>
        <w:t>失败；</w:t>
      </w:r>
      <w:r w:rsidR="00D044D6">
        <w:t xml:space="preserve"> </w:t>
      </w:r>
    </w:p>
    <w:p w14:paraId="67476B8A" w14:textId="7A596AA8" w:rsidR="00314267" w:rsidRDefault="0000754B" w:rsidP="00314267">
      <w:pPr>
        <w:pStyle w:val="2"/>
      </w:pPr>
      <w:r>
        <w:t xml:space="preserve">Story </w:t>
      </w:r>
      <w:r>
        <w:rPr>
          <w:rFonts w:hint="eastAsia"/>
        </w:rPr>
        <w:t>简单设计</w:t>
      </w:r>
    </w:p>
    <w:p w14:paraId="39F57D60" w14:textId="77777777" w:rsidR="00314267" w:rsidRPr="00B136B5" w:rsidRDefault="00314267" w:rsidP="00314267">
      <w:pPr>
        <w:pStyle w:val="a7"/>
        <w:numPr>
          <w:ilvl w:val="0"/>
          <w:numId w:val="20"/>
        </w:numPr>
        <w:spacing w:line="0" w:lineRule="atLeast"/>
        <w:ind w:firstLineChars="0"/>
        <w:rPr>
          <w:b/>
        </w:rPr>
      </w:pPr>
      <w:r w:rsidRPr="00B136B5">
        <w:rPr>
          <w:rFonts w:hint="eastAsia"/>
          <w:b/>
        </w:rPr>
        <w:t>总体思路</w:t>
      </w:r>
    </w:p>
    <w:p w14:paraId="19D7A977" w14:textId="77777777" w:rsidR="00314267" w:rsidRPr="00B136B5" w:rsidRDefault="00314267" w:rsidP="00314267">
      <w:pPr>
        <w:rPr>
          <w:b/>
        </w:rPr>
      </w:pPr>
    </w:p>
    <w:p w14:paraId="018CE8B1" w14:textId="77777777" w:rsidR="00314267" w:rsidRPr="00B136B5" w:rsidRDefault="00314267" w:rsidP="00314267">
      <w:r w:rsidRPr="00B136B5">
        <w:rPr>
          <w:rFonts w:hint="eastAsia"/>
        </w:rPr>
        <w:t>方案一：</w:t>
      </w:r>
    </w:p>
    <w:p w14:paraId="3E4987B6" w14:textId="77777777" w:rsidR="00F72F43" w:rsidRDefault="00314267" w:rsidP="00314267">
      <w:r>
        <w:rPr>
          <w:rFonts w:hint="eastAsia"/>
          <w:b/>
        </w:rPr>
        <w:tab/>
      </w:r>
      <w:r w:rsidRPr="00B136B5">
        <w:rPr>
          <w:rFonts w:hint="eastAsia"/>
        </w:rPr>
        <w:t>MySQL</w:t>
      </w:r>
      <w:r w:rsidRPr="00B136B5">
        <w:rPr>
          <w:rFonts w:hint="eastAsia"/>
        </w:rPr>
        <w:t>创建</w:t>
      </w:r>
      <w:r>
        <w:rPr>
          <w:rFonts w:hint="eastAsia"/>
        </w:rPr>
        <w:t>带有自增字段</w:t>
      </w:r>
      <w:r>
        <w:rPr>
          <w:rFonts w:hint="eastAsia"/>
        </w:rPr>
        <w:t>table</w:t>
      </w:r>
      <w:r>
        <w:rPr>
          <w:rFonts w:hint="eastAsia"/>
        </w:rPr>
        <w:t>时，</w:t>
      </w:r>
      <w:r>
        <w:rPr>
          <w:rFonts w:hint="eastAsia"/>
        </w:rPr>
        <w:t>SDB</w:t>
      </w:r>
      <w:r>
        <w:rPr>
          <w:rFonts w:hint="eastAsia"/>
        </w:rPr>
        <w:t>侧创建带自增字段的</w:t>
      </w:r>
      <w:r>
        <w:rPr>
          <w:rFonts w:hint="eastAsia"/>
        </w:rPr>
        <w:t>cl</w:t>
      </w:r>
      <w:r>
        <w:rPr>
          <w:rFonts w:hint="eastAsia"/>
        </w:rPr>
        <w:t>，</w:t>
      </w:r>
      <w:r>
        <w:rPr>
          <w:rFonts w:hint="eastAsia"/>
        </w:rPr>
        <w:t>CRUD</w:t>
      </w:r>
      <w:r>
        <w:rPr>
          <w:rFonts w:hint="eastAsia"/>
        </w:rPr>
        <w:t>操作涉及到自增字段</w:t>
      </w:r>
      <w:r w:rsidR="0062351D">
        <w:rPr>
          <w:rFonts w:hint="eastAsia"/>
        </w:rPr>
        <w:t>的</w:t>
      </w:r>
      <w:r>
        <w:rPr>
          <w:rFonts w:hint="eastAsia"/>
        </w:rPr>
        <w:t>行为，</w:t>
      </w:r>
      <w:r w:rsidR="0062351D">
        <w:rPr>
          <w:rFonts w:hint="eastAsia"/>
        </w:rPr>
        <w:t>全权</w:t>
      </w:r>
      <w:r>
        <w:rPr>
          <w:rFonts w:hint="eastAsia"/>
        </w:rPr>
        <w:t>由</w:t>
      </w:r>
      <w:r w:rsidR="002057D9">
        <w:rPr>
          <w:rFonts w:hint="eastAsia"/>
        </w:rPr>
        <w:t>SDB</w:t>
      </w:r>
      <w:r w:rsidR="002057D9">
        <w:t>侧</w:t>
      </w:r>
      <w:r>
        <w:rPr>
          <w:rFonts w:hint="eastAsia"/>
        </w:rPr>
        <w:t>CL</w:t>
      </w:r>
      <w:r>
        <w:rPr>
          <w:rFonts w:hint="eastAsia"/>
        </w:rPr>
        <w:t>维护</w:t>
      </w:r>
      <w:r w:rsidR="000C38D5">
        <w:rPr>
          <w:rFonts w:hint="eastAsia"/>
        </w:rPr>
        <w:t>，</w:t>
      </w:r>
      <w:r w:rsidR="0062351D">
        <w:t>即插入</w:t>
      </w:r>
      <w:r w:rsidR="0062351D">
        <w:rPr>
          <w:rFonts w:hint="eastAsia"/>
        </w:rPr>
        <w:t>行</w:t>
      </w:r>
      <w:r w:rsidR="0062351D">
        <w:t>记录</w:t>
      </w:r>
      <w:r w:rsidR="000C38D5">
        <w:t>时，</w:t>
      </w:r>
      <w:r w:rsidR="000C38D5">
        <w:t>mysql</w:t>
      </w:r>
      <w:r w:rsidR="000C38D5">
        <w:t>连接器不处理</w:t>
      </w:r>
      <w:r w:rsidR="0062351D">
        <w:rPr>
          <w:rFonts w:hint="eastAsia"/>
        </w:rPr>
        <w:t>维护</w:t>
      </w:r>
      <w:r w:rsidR="000C38D5">
        <w:t>自增值，</w:t>
      </w:r>
      <w:r w:rsidR="000C38D5">
        <w:rPr>
          <w:rFonts w:hint="eastAsia"/>
        </w:rPr>
        <w:t>直接</w:t>
      </w:r>
      <w:r w:rsidR="000C38D5">
        <w:t>交给</w:t>
      </w:r>
      <w:r w:rsidR="000C38D5">
        <w:t>SDB</w:t>
      </w:r>
      <w:r w:rsidR="00B42837">
        <w:rPr>
          <w:rFonts w:hint="eastAsia"/>
        </w:rPr>
        <w:t>当成</w:t>
      </w:r>
      <w:r w:rsidR="00B42837">
        <w:t>自增字段处理</w:t>
      </w:r>
      <w:r>
        <w:rPr>
          <w:rFonts w:hint="eastAsia"/>
        </w:rPr>
        <w:t>；</w:t>
      </w:r>
    </w:p>
    <w:p w14:paraId="55A277BD" w14:textId="77777777" w:rsidR="00F72F43" w:rsidRDefault="00F72F43" w:rsidP="00314267"/>
    <w:p w14:paraId="15C77318" w14:textId="67E2DDBC" w:rsidR="00314267" w:rsidRDefault="00555E29" w:rsidP="00314267">
      <w:pPr>
        <w:rPr>
          <w:rFonts w:hint="eastAsia"/>
        </w:rPr>
      </w:pPr>
      <w:r>
        <w:rPr>
          <w:rFonts w:hint="eastAsia"/>
        </w:rPr>
        <w:t>局限</w:t>
      </w:r>
      <w:r>
        <w:t>时无法</w:t>
      </w:r>
      <w:r>
        <w:rPr>
          <w:rFonts w:hint="eastAsia"/>
        </w:rPr>
        <w:t>感知</w:t>
      </w:r>
      <w:r>
        <w:t>到</w:t>
      </w:r>
      <w:r>
        <w:rPr>
          <w:rFonts w:hint="eastAsia"/>
        </w:rPr>
        <w:t>last</w:t>
      </w:r>
      <w:r>
        <w:t>_insert_value;</w:t>
      </w:r>
      <w:r w:rsidR="002070D8">
        <w:t xml:space="preserve"> </w:t>
      </w:r>
      <w:r w:rsidR="00815C8E">
        <w:rPr>
          <w:rFonts w:hint="eastAsia"/>
        </w:rPr>
        <w:t>但</w:t>
      </w:r>
      <w:r w:rsidR="00815C8E">
        <w:t>无需</w:t>
      </w:r>
      <w:r w:rsidR="00815C8E">
        <w:rPr>
          <w:rFonts w:hint="eastAsia"/>
        </w:rPr>
        <w:t>在</w:t>
      </w:r>
      <w:r w:rsidR="00815C8E">
        <w:t>连接器侧获取处理</w:t>
      </w:r>
      <w:r w:rsidR="00815C8E">
        <w:rPr>
          <w:rFonts w:hint="eastAsia"/>
        </w:rPr>
        <w:t>sequence</w:t>
      </w:r>
      <w:r w:rsidR="00815C8E">
        <w:t>值；</w:t>
      </w:r>
    </w:p>
    <w:p w14:paraId="1F971A51" w14:textId="77777777" w:rsidR="00314267" w:rsidRDefault="00314267" w:rsidP="00314267"/>
    <w:p w14:paraId="02D9560E" w14:textId="77777777" w:rsidR="00314267" w:rsidRDefault="00314267" w:rsidP="00314267">
      <w:r>
        <w:rPr>
          <w:rFonts w:hint="eastAsia"/>
        </w:rPr>
        <w:t>方案二：</w:t>
      </w:r>
    </w:p>
    <w:p w14:paraId="426260B2" w14:textId="77777777" w:rsidR="001677CC" w:rsidRDefault="00314267" w:rsidP="00314267">
      <w:r>
        <w:rPr>
          <w:rFonts w:hint="eastAsia"/>
        </w:rPr>
        <w:tab/>
        <w:t>MySQL</w:t>
      </w:r>
      <w:r>
        <w:rPr>
          <w:rFonts w:hint="eastAsia"/>
        </w:rPr>
        <w:t>创建带有自增字段</w:t>
      </w:r>
      <w:r>
        <w:rPr>
          <w:rFonts w:hint="eastAsia"/>
        </w:rPr>
        <w:t>table</w:t>
      </w:r>
      <w:r>
        <w:rPr>
          <w:rFonts w:hint="eastAsia"/>
        </w:rPr>
        <w:t>时，</w:t>
      </w:r>
      <w:r>
        <w:rPr>
          <w:rFonts w:hint="eastAsia"/>
        </w:rPr>
        <w:t>SDB</w:t>
      </w:r>
      <w:r>
        <w:rPr>
          <w:rFonts w:hint="eastAsia"/>
        </w:rPr>
        <w:t>创建</w:t>
      </w:r>
      <w:r w:rsidR="005C5D1E">
        <w:rPr>
          <w:rFonts w:hint="eastAsia"/>
        </w:rPr>
        <w:t>带有</w:t>
      </w:r>
      <w:r w:rsidR="005C5D1E">
        <w:t>自增字段</w:t>
      </w:r>
      <w:r>
        <w:rPr>
          <w:rFonts w:hint="eastAsia"/>
        </w:rPr>
        <w:t>cl</w:t>
      </w:r>
      <w:r>
        <w:rPr>
          <w:rFonts w:hint="eastAsia"/>
        </w:rPr>
        <w:t>，</w:t>
      </w:r>
      <w:r>
        <w:rPr>
          <w:rFonts w:hint="eastAsia"/>
        </w:rPr>
        <w:t>CRUD</w:t>
      </w:r>
      <w:r>
        <w:rPr>
          <w:rFonts w:hint="eastAsia"/>
        </w:rPr>
        <w:t>操作</w:t>
      </w:r>
      <w:r w:rsidR="00B009F2">
        <w:rPr>
          <w:rFonts w:hint="eastAsia"/>
        </w:rPr>
        <w:t>涉及</w:t>
      </w:r>
      <w:r w:rsidR="00B009F2">
        <w:t>到自增字段行为</w:t>
      </w:r>
      <w:r w:rsidR="00D96C25">
        <w:rPr>
          <w:rFonts w:hint="eastAsia"/>
        </w:rPr>
        <w:t>，</w:t>
      </w:r>
      <w:r w:rsidR="00B009F2">
        <w:rPr>
          <w:rFonts w:hint="eastAsia"/>
        </w:rPr>
        <w:t>首先</w:t>
      </w:r>
      <w:r w:rsidR="00B009F2">
        <w:t>在</w:t>
      </w:r>
      <w:r w:rsidR="00B009F2">
        <w:t>mysql</w:t>
      </w:r>
      <w:r w:rsidR="00B009F2">
        <w:t>连接器中，通过</w:t>
      </w:r>
      <w:r>
        <w:rPr>
          <w:rFonts w:hint="eastAsia"/>
        </w:rPr>
        <w:t>cl</w:t>
      </w:r>
      <w:r w:rsidR="00D96C25">
        <w:rPr>
          <w:rFonts w:hint="eastAsia"/>
        </w:rPr>
        <w:t>对应</w:t>
      </w:r>
      <w:r w:rsidR="00D96C25">
        <w:t>自增字段的</w:t>
      </w:r>
      <w:r>
        <w:rPr>
          <w:rFonts w:hint="eastAsia"/>
        </w:rPr>
        <w:t>sequence</w:t>
      </w:r>
      <w:r w:rsidR="00B009F2">
        <w:rPr>
          <w:rFonts w:hint="eastAsia"/>
        </w:rPr>
        <w:t>获取</w:t>
      </w:r>
      <w:r w:rsidR="00B009F2">
        <w:t>自增值</w:t>
      </w:r>
      <w:r w:rsidR="00D96C25">
        <w:t>，</w:t>
      </w:r>
      <w:r w:rsidR="00B009F2">
        <w:rPr>
          <w:rFonts w:hint="eastAsia"/>
        </w:rPr>
        <w:t>回</w:t>
      </w:r>
      <w:r w:rsidR="00D96C25">
        <w:rPr>
          <w:rFonts w:hint="eastAsia"/>
        </w:rPr>
        <w:t>填</w:t>
      </w:r>
      <w:r w:rsidR="00B009F2">
        <w:rPr>
          <w:rFonts w:hint="eastAsia"/>
        </w:rPr>
        <w:t>到</w:t>
      </w:r>
      <w:r w:rsidR="00D96C25">
        <w:t>mysql table</w:t>
      </w:r>
      <w:r w:rsidR="00D96C25">
        <w:t>的</w:t>
      </w:r>
      <w:r w:rsidR="00B009F2">
        <w:rPr>
          <w:rFonts w:hint="eastAsia"/>
        </w:rPr>
        <w:t>next</w:t>
      </w:r>
      <w:r w:rsidR="00B009F2">
        <w:t>_number_field</w:t>
      </w:r>
      <w:r w:rsidR="00B009F2">
        <w:rPr>
          <w:rFonts w:hint="eastAsia"/>
        </w:rPr>
        <w:t>，</w:t>
      </w:r>
      <w:r w:rsidR="001518B7">
        <w:rPr>
          <w:rFonts w:hint="eastAsia"/>
        </w:rPr>
        <w:t>然后</w:t>
      </w:r>
      <w:r w:rsidR="001518B7">
        <w:t>作为用户指定自增值</w:t>
      </w:r>
      <w:r w:rsidR="00B009F2">
        <w:t>插入</w:t>
      </w:r>
      <w:r w:rsidR="001518B7">
        <w:rPr>
          <w:rFonts w:hint="eastAsia"/>
        </w:rPr>
        <w:t>到</w:t>
      </w:r>
      <w:r w:rsidR="001518B7">
        <w:t>SDB</w:t>
      </w:r>
      <w:r w:rsidR="001518B7">
        <w:t>侧</w:t>
      </w:r>
      <w:r w:rsidR="00B009F2">
        <w:t>处理</w:t>
      </w:r>
      <w:r w:rsidR="00B009F2">
        <w:rPr>
          <w:rFonts w:hint="eastAsia"/>
        </w:rPr>
        <w:t>。</w:t>
      </w:r>
    </w:p>
    <w:p w14:paraId="37D904E3" w14:textId="77777777" w:rsidR="001677CC" w:rsidRDefault="001677CC" w:rsidP="00314267"/>
    <w:p w14:paraId="66C710E4" w14:textId="04E2C50F" w:rsidR="00314267" w:rsidRPr="00B136B5" w:rsidRDefault="00555E29" w:rsidP="00314267">
      <w:pPr>
        <w:rPr>
          <w:rFonts w:hint="eastAsia"/>
        </w:rPr>
      </w:pPr>
      <w:r>
        <w:rPr>
          <w:rFonts w:hint="eastAsia"/>
        </w:rPr>
        <w:t>可以</w:t>
      </w:r>
      <w:r>
        <w:t>感知到</w:t>
      </w:r>
      <w:r>
        <w:t>last_insert_value;</w:t>
      </w:r>
      <w:r w:rsidR="00104980">
        <w:t xml:space="preserve"> </w:t>
      </w:r>
      <w:r w:rsidR="00104980">
        <w:rPr>
          <w:rFonts w:hint="eastAsia"/>
        </w:rPr>
        <w:t>但</w:t>
      </w:r>
      <w:r w:rsidR="00104980">
        <w:t>要</w:t>
      </w:r>
      <w:r w:rsidR="00104980">
        <w:rPr>
          <w:rFonts w:hint="eastAsia"/>
        </w:rPr>
        <w:t>先</w:t>
      </w:r>
      <w:r w:rsidR="00104980">
        <w:t>实现</w:t>
      </w:r>
      <w:r w:rsidR="00104980">
        <w:rPr>
          <w:rFonts w:hint="eastAsia"/>
        </w:rPr>
        <w:t>SDB</w:t>
      </w:r>
      <w:r w:rsidR="00104980">
        <w:rPr>
          <w:rFonts w:hint="eastAsia"/>
        </w:rPr>
        <w:t>侧</w:t>
      </w:r>
      <w:r w:rsidR="00104980">
        <w:t>sequence</w:t>
      </w:r>
      <w:r w:rsidR="00104980">
        <w:rPr>
          <w:rFonts w:hint="eastAsia"/>
        </w:rPr>
        <w:t>取值等</w:t>
      </w:r>
      <w:r w:rsidR="00104980">
        <w:t>接口；</w:t>
      </w:r>
    </w:p>
    <w:p w14:paraId="129632AA" w14:textId="36DB86A3" w:rsidR="00314267" w:rsidRDefault="002C64DB" w:rsidP="000710F9">
      <w:pPr>
        <w:ind w:left="0"/>
      </w:pPr>
      <w:r>
        <w:rPr>
          <w:rFonts w:hint="eastAsia"/>
        </w:rPr>
        <w:t xml:space="preserve">    </w:t>
      </w:r>
    </w:p>
    <w:p w14:paraId="1E70CBA1" w14:textId="1C5DD880" w:rsidR="003407D4" w:rsidRPr="00AE22E4" w:rsidRDefault="003407D4" w:rsidP="003407D4">
      <w:pPr>
        <w:rPr>
          <w:highlight w:val="yellow"/>
        </w:rPr>
      </w:pPr>
      <w:r w:rsidRPr="00AE22E4">
        <w:rPr>
          <w:rFonts w:hint="eastAsia"/>
          <w:highlight w:val="yellow"/>
        </w:rPr>
        <w:t>总体</w:t>
      </w:r>
      <w:r w:rsidRPr="00AE22E4">
        <w:rPr>
          <w:rFonts w:hint="eastAsia"/>
          <w:highlight w:val="yellow"/>
        </w:rPr>
        <w:t>设计分两个</w:t>
      </w:r>
      <w:r w:rsidRPr="00AE22E4">
        <w:rPr>
          <w:highlight w:val="yellow"/>
        </w:rPr>
        <w:t>阶段完成，第一阶段采用方案一，</w:t>
      </w:r>
      <w:r w:rsidRPr="00AE22E4">
        <w:rPr>
          <w:rFonts w:hint="eastAsia"/>
          <w:highlight w:val="yellow"/>
        </w:rPr>
        <w:t>第二</w:t>
      </w:r>
      <w:r w:rsidRPr="00AE22E4">
        <w:rPr>
          <w:highlight w:val="yellow"/>
        </w:rPr>
        <w:t>阶段采用方案二</w:t>
      </w:r>
      <w:r w:rsidRPr="00AE22E4">
        <w:rPr>
          <w:rFonts w:hint="eastAsia"/>
          <w:highlight w:val="yellow"/>
        </w:rPr>
        <w:t>。</w:t>
      </w:r>
    </w:p>
    <w:p w14:paraId="6840B4C1" w14:textId="6F5494A6" w:rsidR="003407D4" w:rsidRPr="00B9318F" w:rsidRDefault="003407D4" w:rsidP="003407D4">
      <w:pPr>
        <w:rPr>
          <w:rFonts w:hint="eastAsia"/>
        </w:rPr>
      </w:pPr>
      <w:r w:rsidRPr="00AE22E4">
        <w:rPr>
          <w:rFonts w:hint="eastAsia"/>
          <w:highlight w:val="yellow"/>
        </w:rPr>
        <w:t>先</w:t>
      </w:r>
      <w:r w:rsidRPr="00AE22E4">
        <w:rPr>
          <w:highlight w:val="yellow"/>
        </w:rPr>
        <w:t>实现第一阶段</w:t>
      </w:r>
      <w:r w:rsidRPr="00AE22E4">
        <w:rPr>
          <w:rFonts w:hint="eastAsia"/>
          <w:highlight w:val="yellow"/>
        </w:rPr>
        <w:t>设计</w:t>
      </w:r>
      <w:r w:rsidRPr="00AE22E4">
        <w:rPr>
          <w:highlight w:val="yellow"/>
        </w:rPr>
        <w:t>；</w:t>
      </w:r>
      <w:r w:rsidRPr="00AE22E4">
        <w:rPr>
          <w:rFonts w:hint="eastAsia"/>
          <w:highlight w:val="yellow"/>
        </w:rPr>
        <w:t>后续</w:t>
      </w:r>
      <w:r w:rsidRPr="00AE22E4">
        <w:rPr>
          <w:highlight w:val="yellow"/>
        </w:rPr>
        <w:t>改成</w:t>
      </w:r>
      <w:r w:rsidR="00202FD8">
        <w:rPr>
          <w:rFonts w:hint="eastAsia"/>
          <w:highlight w:val="yellow"/>
        </w:rPr>
        <w:t>方案二</w:t>
      </w:r>
      <w:r w:rsidR="00A90AE4">
        <w:rPr>
          <w:rFonts w:hint="eastAsia"/>
          <w:highlight w:val="yellow"/>
        </w:rPr>
        <w:t>设计</w:t>
      </w:r>
      <w:r w:rsidRPr="00AE22E4">
        <w:rPr>
          <w:highlight w:val="yellow"/>
        </w:rPr>
        <w:t>；</w:t>
      </w:r>
    </w:p>
    <w:p w14:paraId="1EC8F522" w14:textId="77777777" w:rsidR="003407D4" w:rsidRPr="003407D4" w:rsidRDefault="003407D4" w:rsidP="000710F9">
      <w:pPr>
        <w:ind w:left="0"/>
        <w:rPr>
          <w:rFonts w:hint="eastAsia"/>
        </w:rPr>
      </w:pPr>
    </w:p>
    <w:p w14:paraId="272271E9" w14:textId="77777777" w:rsidR="00314267" w:rsidRDefault="00314267" w:rsidP="00314267">
      <w:pPr>
        <w:pStyle w:val="a7"/>
        <w:numPr>
          <w:ilvl w:val="0"/>
          <w:numId w:val="20"/>
        </w:numPr>
        <w:spacing w:line="0" w:lineRule="atLeast"/>
        <w:ind w:firstLineChars="0"/>
        <w:rPr>
          <w:b/>
        </w:rPr>
      </w:pPr>
      <w:r w:rsidRPr="002B66CA">
        <w:rPr>
          <w:rFonts w:hint="eastAsia"/>
          <w:b/>
        </w:rPr>
        <w:t>详细</w:t>
      </w:r>
      <w:r>
        <w:rPr>
          <w:rFonts w:hint="eastAsia"/>
          <w:b/>
        </w:rPr>
        <w:t>设计</w:t>
      </w:r>
    </w:p>
    <w:p w14:paraId="6F78BC6D" w14:textId="77777777" w:rsidR="00314267" w:rsidRPr="002B66CA" w:rsidRDefault="00314267" w:rsidP="00314267">
      <w:pPr>
        <w:rPr>
          <w:b/>
        </w:rPr>
      </w:pPr>
      <w:r>
        <w:rPr>
          <w:rFonts w:hint="eastAsia"/>
          <w:b/>
        </w:rPr>
        <w:t>方案一：</w:t>
      </w:r>
    </w:p>
    <w:p w14:paraId="05E19810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 w:rsidRPr="00E967A6">
        <w:t>C</w:t>
      </w:r>
      <w:r w:rsidRPr="00E967A6">
        <w:rPr>
          <w:rFonts w:hint="eastAsia"/>
        </w:rPr>
        <w:t>reate</w:t>
      </w:r>
    </w:p>
    <w:p w14:paraId="3A935808" w14:textId="77777777" w:rsidR="00314267" w:rsidRDefault="00314267" w:rsidP="00314267">
      <w:pPr>
        <w:rPr>
          <w:rFonts w:ascii="宋体" w:eastAsia="宋体" w:hAnsi="宋体" w:cs="宋体"/>
          <w:kern w:val="0"/>
          <w:sz w:val="24"/>
          <w:szCs w:val="24"/>
        </w:rPr>
      </w:pPr>
    </w:p>
    <w:p w14:paraId="41A509EA" w14:textId="2429CB8A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61BB8AA1" wp14:editId="51617DF4">
                <wp:extent cx="5309870" cy="751840"/>
                <wp:effectExtent l="9525" t="8255" r="5080" b="10795"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00526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class TABLE</w:t>
                            </w:r>
                          </w:p>
                          <w:p w14:paraId="2C127406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+----------------------------------------+</w:t>
                            </w:r>
                          </w:p>
                          <w:p w14:paraId="5AF9CF43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|next_number_field             : Field * |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//如果有自增字段，则存在并且用以保持序列值</w:t>
                            </w:r>
                          </w:p>
                          <w:p w14:paraId="3C912950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|found_next_number_field       : Field * |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//open table的时候有自增字段，set为自增field</w:t>
                            </w:r>
                          </w:p>
                          <w:p w14:paraId="27EAB216" w14:textId="77777777" w:rsidR="00314267" w:rsidRPr="008F7B45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|auto_increment_field_not_null : my_bool |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//</w:t>
                            </w: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MODE_NO_AUTO_VALUE_ON_ZERO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模式下，表明自增</w:t>
                            </w:r>
                          </w:p>
                          <w:p w14:paraId="71BECF87" w14:textId="77777777" w:rsidR="00314267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+----------------------------------------+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  //是否为non-null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BB8AA1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">
                <v:textbox style="mso-fit-shape-to-text:t">
                  <w:txbxContent>
                    <w:p w14:paraId="4D400526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class TABLE</w:t>
                      </w:r>
                    </w:p>
                    <w:p w14:paraId="2C127406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+----------------------------------------+</w:t>
                      </w:r>
                    </w:p>
                    <w:p w14:paraId="5AF9CF43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|next_number_field             : Field * | 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//如果有自增字段，则存在并且用以保持序列值</w:t>
                      </w:r>
                    </w:p>
                    <w:p w14:paraId="3C912950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|found_next_number_field       : Field * |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//open table的时候有自增字段，set为自增field</w:t>
                      </w:r>
                    </w:p>
                    <w:p w14:paraId="27EAB216" w14:textId="77777777" w:rsidR="00314267" w:rsidRPr="008F7B45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|auto_increment_field_not_null : my_bool | 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//</w:t>
                      </w: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MODE_NO_AUTO_VALUE_ON_ZERO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模式下，表明自增</w:t>
                      </w:r>
                    </w:p>
                    <w:p w14:paraId="71BECF87" w14:textId="77777777" w:rsidR="00314267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8F7B45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+----------------------------------------+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  //是否为non-null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7A3C22" w14:textId="77777777" w:rsidR="00314267" w:rsidRDefault="00314267" w:rsidP="00314267">
      <w:pPr>
        <w:rPr>
          <w:rFonts w:ascii="宋体" w:eastAsia="宋体" w:hAnsi="宋体" w:cs="宋体"/>
          <w:kern w:val="0"/>
          <w:sz w:val="18"/>
          <w:szCs w:val="18"/>
        </w:rPr>
      </w:pPr>
    </w:p>
    <w:p w14:paraId="3361D44C" w14:textId="59E49F78" w:rsidR="00314267" w:rsidRDefault="00314267" w:rsidP="00314267">
      <w:r>
        <w:rPr>
          <w:noProof/>
        </w:rPr>
        <w:lastRenderedPageBreak/>
        <mc:AlternateContent>
          <mc:Choice Requires="wps">
            <w:drawing>
              <wp:inline distT="0" distB="0" distL="0" distR="0" wp14:anchorId="72C21B47" wp14:editId="11B14D06">
                <wp:extent cx="5309870" cy="751840"/>
                <wp:effectExtent l="9525" t="5080" r="5080" b="5715"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94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754B4" w14:textId="77777777" w:rsidR="00314267" w:rsidRPr="00AF7142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struct st_ha_create_information</w:t>
                            </w:r>
                          </w:p>
                          <w:p w14:paraId="5CA931B0" w14:textId="77777777" w:rsidR="00314267" w:rsidRPr="00AF7142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+----------------------------------+</w:t>
                            </w:r>
                          </w:p>
                          <w:p w14:paraId="61E424E5" w14:textId="77777777" w:rsidR="00314267" w:rsidRPr="00AF7142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|a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uto_increment_value : ulonglong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 |</w:t>
                            </w:r>
                          </w:p>
                          <w:p w14:paraId="08685DFB" w14:textId="77777777" w:rsidR="00314267" w:rsidRPr="00AF7142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AF7142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C21B47" id="文本框 14" o:spid="_x0000_s1027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">
                <v:textbox style="mso-fit-shape-to-text:t">
                  <w:txbxContent>
                    <w:p w14:paraId="03E754B4" w14:textId="77777777" w:rsidR="00314267" w:rsidRPr="00AF7142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struct st_ha_create_information</w:t>
                      </w:r>
                    </w:p>
                    <w:p w14:paraId="5CA931B0" w14:textId="77777777" w:rsidR="00314267" w:rsidRPr="00AF7142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+----------------------------------+</w:t>
                      </w:r>
                    </w:p>
                    <w:p w14:paraId="61E424E5" w14:textId="77777777" w:rsidR="00314267" w:rsidRPr="00AF7142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|a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uto_increment_value : ulonglong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 |</w:t>
                      </w:r>
                    </w:p>
                    <w:p w14:paraId="08685DFB" w14:textId="77777777" w:rsidR="00314267" w:rsidRPr="00AF7142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AF7142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1A2979" w14:textId="77777777" w:rsidR="00314267" w:rsidRPr="00E967A6" w:rsidRDefault="00314267" w:rsidP="00314267"/>
    <w:p w14:paraId="45B5D3D5" w14:textId="4EEEEE26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1B9D5600" wp14:editId="3B3A8436">
                <wp:extent cx="5309870" cy="751840"/>
                <wp:effectExtent l="9525" t="5080" r="5080" b="10160"/>
                <wp:docPr id="1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1775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7C6FF" w14:textId="77777777" w:rsidR="00314267" w:rsidRPr="008F7B45" w:rsidRDefault="00314267" w:rsidP="0031426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F7B45">
                              <w:rPr>
                                <w:b/>
                                <w:sz w:val="18"/>
                                <w:szCs w:val="18"/>
                              </w:rPr>
                              <w:t>h</w:t>
                            </w:r>
                            <w:r w:rsidRPr="008F7B45"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a_sdb::create</w:t>
                            </w:r>
                          </w:p>
                          <w:p w14:paraId="172A1A80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>if Field::NEXT_NUMBER == field-&gt;unireg_check &amp;&amp;</w:t>
                            </w:r>
                          </w:p>
                          <w:p w14:paraId="45476FB3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 create_info-&gt;used_fields &amp; HA_CREATE_USED_AUTO); THEN</w:t>
                            </w:r>
                          </w:p>
                          <w:p w14:paraId="6094FFA4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bson::BSONObj autoinc_options;</w:t>
                            </w:r>
                          </w:p>
                          <w:p w14:paraId="4F2019B5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auto_increment = field;</w:t>
                            </w:r>
                          </w:p>
                          <w:p w14:paraId="1D871A82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autoinc_options =</w:t>
                            </w:r>
                          </w:p>
                          <w:p w14:paraId="6310BA53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BSON(SDB_FIELD_NAME_FIELD&lt;&lt;field-&gt;field_name&lt;&lt;\</w:t>
                            </w:r>
                          </w:p>
                          <w:p w14:paraId="13C8FED6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     SDB_FIELD_INCREMENT&lt;&lt;(longlong)variables-&gt;auto_increment_increment&lt;&lt;\</w:t>
                            </w:r>
                          </w:p>
                          <w:p w14:paraId="20E514D0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     SDB_FIELD_START_VALUE&lt;&lt;(longlong)create_info-&gt;auto_increment_value&lt;&lt;\</w:t>
                            </w:r>
                          </w:p>
                          <w:p w14:paraId="0F5C2477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     SDB_FIELD_MAX_VALUE&lt;&lt;(longlong)field-&gt;get_max_int_value());</w:t>
                            </w:r>
                          </w:p>
                          <w:p w14:paraId="5CEFA5D9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 xml:space="preserve">  build.append("AutoIncrement", autoinc_options);</w:t>
                            </w:r>
                          </w:p>
                          <w:p w14:paraId="70BA4DA5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sz w:val="18"/>
                                <w:szCs w:val="18"/>
                              </w:rPr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9D5600" id="文本框 13" o:spid="_x0000_s1028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">
                <v:textbox style="mso-fit-shape-to-text:t">
                  <w:txbxContent>
                    <w:p w14:paraId="7CC7C6FF" w14:textId="77777777" w:rsidR="00314267" w:rsidRPr="008F7B45" w:rsidRDefault="00314267" w:rsidP="0031426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8F7B45">
                        <w:rPr>
                          <w:b/>
                          <w:sz w:val="18"/>
                          <w:szCs w:val="18"/>
                        </w:rPr>
                        <w:t>h</w:t>
                      </w:r>
                      <w:r w:rsidRPr="008F7B45">
                        <w:rPr>
                          <w:rFonts w:hint="eastAsia"/>
                          <w:b/>
                          <w:sz w:val="18"/>
                          <w:szCs w:val="18"/>
                        </w:rPr>
                        <w:t>a_sdb::create</w:t>
                      </w:r>
                    </w:p>
                    <w:p w14:paraId="172A1A80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>if Field::NEXT_NUMBER == field-&gt;unireg_check &amp;&amp;</w:t>
                      </w:r>
                    </w:p>
                    <w:p w14:paraId="45476FB3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 create_info-&gt;used_fields &amp; HA_CREATE_USED_AUTO); THEN</w:t>
                      </w:r>
                    </w:p>
                    <w:p w14:paraId="6094FFA4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bson::BSONObj autoinc_options;</w:t>
                      </w:r>
                    </w:p>
                    <w:p w14:paraId="4F2019B5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auto_increment = field;</w:t>
                      </w:r>
                    </w:p>
                    <w:p w14:paraId="1D871A82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autoinc_options =</w:t>
                      </w:r>
                    </w:p>
                    <w:p w14:paraId="6310BA53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BSON(SDB_FIELD_NAME_FIELD&lt;&lt;field-&gt;field_name&lt;&lt;\</w:t>
                      </w:r>
                    </w:p>
                    <w:p w14:paraId="13C8FED6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     SDB_FIELD_INCREMENT&lt;&lt;(longlong)variables-&gt;auto_increment_increment&lt;&lt;\</w:t>
                      </w:r>
                    </w:p>
                    <w:p w14:paraId="20E514D0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     SDB_FIELD_START_VALUE&lt;&lt;(longlong)create_info-&gt;auto_increment_value&lt;&lt;\</w:t>
                      </w:r>
                    </w:p>
                    <w:p w14:paraId="0F5C2477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     SDB_FIELD_MAX_VALUE&lt;&lt;(longlong)field-&gt;get_max_int_value());</w:t>
                      </w:r>
                    </w:p>
                    <w:p w14:paraId="5CEFA5D9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 xml:space="preserve">  build.append("AutoIncrement", autoinc_options);</w:t>
                      </w:r>
                    </w:p>
                    <w:p w14:paraId="70BA4DA5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sz w:val="18"/>
                          <w:szCs w:val="18"/>
                        </w:rPr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8C7A27" w14:textId="77777777" w:rsidR="00314267" w:rsidRDefault="00314267" w:rsidP="00314267"/>
    <w:p w14:paraId="073719F7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insert</w:t>
      </w:r>
    </w:p>
    <w:p w14:paraId="67EBCC81" w14:textId="77777777" w:rsidR="00314267" w:rsidRDefault="00314267" w:rsidP="00314267">
      <w:r>
        <w:rPr>
          <w:rFonts w:hint="eastAsia"/>
        </w:rPr>
        <w:t xml:space="preserve">NA </w:t>
      </w:r>
    </w:p>
    <w:p w14:paraId="5C115E68" w14:textId="77777777" w:rsidR="00314267" w:rsidRPr="00E03A85" w:rsidRDefault="00314267" w:rsidP="00314267">
      <w:pPr>
        <w:rPr>
          <w:color w:val="FF0000"/>
        </w:rPr>
      </w:pPr>
      <w:r w:rsidRPr="00E03A85">
        <w:rPr>
          <w:rFonts w:hint="eastAsia"/>
          <w:color w:val="FF0000"/>
        </w:rPr>
        <w:t>但是通过集合自增字段插入，</w:t>
      </w:r>
      <w:r w:rsidRPr="00E03A85">
        <w:rPr>
          <w:rFonts w:hint="eastAsia"/>
          <w:color w:val="FF0000"/>
        </w:rPr>
        <w:t>MySql</w:t>
      </w:r>
      <w:r w:rsidRPr="00E03A85">
        <w:rPr>
          <w:rFonts w:hint="eastAsia"/>
          <w:color w:val="FF0000"/>
        </w:rPr>
        <w:t>支持一个自增字段，性能下降</w:t>
      </w:r>
      <w:r w:rsidRPr="00E03A85">
        <w:rPr>
          <w:rFonts w:hint="eastAsia"/>
          <w:color w:val="FF0000"/>
        </w:rPr>
        <w:t>5%</w:t>
      </w:r>
      <w:r w:rsidRPr="00E03A85">
        <w:rPr>
          <w:rFonts w:hint="eastAsia"/>
          <w:color w:val="FF0000"/>
        </w:rPr>
        <w:t>左右；</w:t>
      </w:r>
    </w:p>
    <w:p w14:paraId="215FAB0D" w14:textId="77777777" w:rsidR="00314267" w:rsidRPr="00430FA0" w:rsidRDefault="00314267" w:rsidP="00314267">
      <w:pPr>
        <w:rPr>
          <w:color w:val="FF0000"/>
        </w:rPr>
      </w:pPr>
      <w:r w:rsidRPr="00430FA0">
        <w:rPr>
          <w:rFonts w:hint="eastAsia"/>
          <w:color w:val="FF0000"/>
        </w:rPr>
        <w:t>由于不处理插入的值，所以以下参数无法进行控制；</w:t>
      </w:r>
    </w:p>
    <w:p w14:paraId="6E31E172" w14:textId="77777777" w:rsidR="00314267" w:rsidRDefault="00314267" w:rsidP="00314267">
      <w:r>
        <w:rPr>
          <w:rFonts w:hint="eastAsia"/>
        </w:rPr>
        <w:t>参数：</w:t>
      </w:r>
    </w:p>
    <w:p w14:paraId="0AA2B672" w14:textId="33A0244E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7DF9045B" wp14:editId="7E3ADF94">
                <wp:extent cx="5309870" cy="751840"/>
                <wp:effectExtent l="9525" t="9525" r="5080" b="571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8420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0D5EBF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struct system_variables</w:t>
                            </w:r>
                          </w:p>
                          <w:p w14:paraId="79C9945A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  <w:p w14:paraId="454D410C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| auto_increment_increment    :    ulong  |//自增字段的会话步长</w:t>
                            </w:r>
                          </w:p>
                          <w:p w14:paraId="3FC5490B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| auto_increment_offset       :    ulong  |//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确定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自增字段初始值</w:t>
                            </w:r>
                          </w:p>
                          <w:p w14:paraId="0E90031D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F9045B" id="文本框 12" o:spid="_x0000_s1029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" filled="f">
                <v:textbox style="mso-fit-shape-to-text:t">
                  <w:txbxContent>
                    <w:p w14:paraId="10D5EBF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struct system_variables</w:t>
                      </w:r>
                    </w:p>
                    <w:p w14:paraId="79C9945A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  <w:p w14:paraId="454D410C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| auto_increment_increment    :    ulong  |//自增字段的会话步长</w:t>
                      </w:r>
                    </w:p>
                    <w:p w14:paraId="3FC5490B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| auto_increment_offset       :    ulong  |//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确定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自增字段初始值</w:t>
                      </w:r>
                    </w:p>
                    <w:p w14:paraId="0E90031D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3DF9C6" w14:textId="77777777" w:rsidR="00314267" w:rsidRDefault="00314267" w:rsidP="00314267"/>
    <w:p w14:paraId="27A3E9E9" w14:textId="77777777" w:rsidR="00314267" w:rsidRDefault="00314267" w:rsidP="00314267">
      <w:r>
        <w:rPr>
          <w:rFonts w:hint="eastAsia"/>
        </w:rPr>
        <w:t>MySQL</w:t>
      </w:r>
      <w:r>
        <w:rPr>
          <w:rFonts w:hint="eastAsia"/>
        </w:rPr>
        <w:t>的该两个变量主要用以</w:t>
      </w:r>
      <w:r>
        <w:rPr>
          <w:rFonts w:hint="eastAsia"/>
        </w:rPr>
        <w:t>A-A</w:t>
      </w:r>
      <w:r>
        <w:rPr>
          <w:rFonts w:hint="eastAsia"/>
        </w:rPr>
        <w:t>复制组网，以控制自增字段的行为。</w:t>
      </w:r>
    </w:p>
    <w:p w14:paraId="56516656" w14:textId="77777777" w:rsidR="00314267" w:rsidRDefault="00314267" w:rsidP="00314267">
      <w:r>
        <w:rPr>
          <w:rFonts w:hint="eastAsia"/>
        </w:rPr>
        <w:t>两个参数均有</w:t>
      </w:r>
      <w:r>
        <w:rPr>
          <w:rFonts w:hint="eastAsia"/>
        </w:rPr>
        <w:t>global</w:t>
      </w:r>
      <w:r>
        <w:rPr>
          <w:rFonts w:hint="eastAsia"/>
        </w:rPr>
        <w:t>和</w:t>
      </w:r>
      <w:r>
        <w:rPr>
          <w:rFonts w:hint="eastAsia"/>
        </w:rPr>
        <w:t>session</w:t>
      </w:r>
      <w:r>
        <w:rPr>
          <w:rFonts w:hint="eastAsia"/>
        </w:rPr>
        <w:t>级别，每个的范围在</w:t>
      </w:r>
      <w:r>
        <w:rPr>
          <w:rFonts w:hint="eastAsia"/>
        </w:rPr>
        <w:t>[1-65536]</w:t>
      </w:r>
      <w:r>
        <w:rPr>
          <w:rFonts w:hint="eastAsia"/>
        </w:rPr>
        <w:t>，默认为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BCFD127" w14:textId="77777777" w:rsidR="00314267" w:rsidRDefault="00314267" w:rsidP="00314267">
      <w:pPr>
        <w:rPr>
          <w:rFonts w:ascii="宋体" w:eastAsia="宋体" w:hAnsi="宋体" w:cs="宋体"/>
          <w:kern w:val="0"/>
          <w:sz w:val="24"/>
          <w:szCs w:val="24"/>
        </w:rPr>
      </w:pPr>
    </w:p>
    <w:p w14:paraId="3E978BD3" w14:textId="77777777" w:rsidR="00314267" w:rsidRDefault="00314267" w:rsidP="00314267">
      <w:p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当</w:t>
      </w:r>
      <w:r w:rsidRPr="00CF3373">
        <w:rPr>
          <w:rFonts w:ascii="宋体" w:eastAsia="宋体" w:hAnsi="宋体" w:cs="宋体" w:hint="eastAsia"/>
          <w:kern w:val="0"/>
          <w:sz w:val="24"/>
          <w:szCs w:val="24"/>
        </w:rPr>
        <w:t>auto_increment_</w:t>
      </w:r>
      <w:r>
        <w:rPr>
          <w:rFonts w:ascii="宋体" w:eastAsia="宋体" w:hAnsi="宋体" w:cs="宋体" w:hint="eastAsia"/>
          <w:kern w:val="0"/>
          <w:sz w:val="24"/>
          <w:szCs w:val="24"/>
        </w:rPr>
        <w:t>offset大于</w:t>
      </w:r>
      <w:r w:rsidRPr="00CF3373">
        <w:rPr>
          <w:rFonts w:ascii="宋体" w:eastAsia="宋体" w:hAnsi="宋体" w:cs="宋体" w:hint="eastAsia"/>
          <w:kern w:val="0"/>
          <w:sz w:val="24"/>
          <w:szCs w:val="24"/>
        </w:rPr>
        <w:t>auto_increment_increment</w:t>
      </w:r>
      <w:r>
        <w:rPr>
          <w:rFonts w:ascii="宋体" w:eastAsia="宋体" w:hAnsi="宋体" w:cs="宋体" w:hint="eastAsia"/>
          <w:kern w:val="0"/>
          <w:sz w:val="24"/>
          <w:szCs w:val="24"/>
        </w:rPr>
        <w:t>值时，auto_increment_offset被忽略。</w:t>
      </w:r>
    </w:p>
    <w:p w14:paraId="56DC0281" w14:textId="77777777" w:rsidR="00314267" w:rsidRDefault="00314267" w:rsidP="00314267">
      <w:pPr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58FB6F" w14:textId="77777777" w:rsidR="00314267" w:rsidRPr="00CF3373" w:rsidRDefault="00314267" w:rsidP="00314267">
      <w:pPr>
        <w:jc w:val="left"/>
      </w:pPr>
      <w:r>
        <w:rPr>
          <w:rFonts w:ascii="宋体" w:eastAsia="宋体" w:hAnsi="宋体" w:cs="宋体" w:hint="eastAsia"/>
          <w:kern w:val="0"/>
          <w:sz w:val="24"/>
          <w:szCs w:val="24"/>
        </w:rPr>
        <w:t>当有变量变更时，下一个插入的值会是min(series, column),column是列已存在的最大值，而series是由以下计算得到的值：</w:t>
      </w:r>
    </w:p>
    <w:p w14:paraId="5DB2B2BB" w14:textId="77777777" w:rsidR="00314267" w:rsidRPr="00CF3373" w:rsidRDefault="00314267" w:rsidP="00314267">
      <w:pPr>
        <w:rPr>
          <w:b/>
          <w:szCs w:val="21"/>
        </w:rPr>
      </w:pPr>
      <w:r w:rsidRPr="00CF3373">
        <w:rPr>
          <w:rFonts w:ascii="宋体" w:eastAsia="宋体" w:hAnsi="宋体" w:cs="宋体" w:hint="eastAsia"/>
          <w:kern w:val="0"/>
          <w:szCs w:val="21"/>
        </w:rPr>
        <w:t>auto_increment_offset + N * auto_increment_increment</w:t>
      </w:r>
    </w:p>
    <w:p w14:paraId="2B7F8EDF" w14:textId="77777777" w:rsidR="00314267" w:rsidRDefault="00314267" w:rsidP="00314267">
      <w:pPr>
        <w:rPr>
          <w:b/>
        </w:rPr>
      </w:pPr>
    </w:p>
    <w:p w14:paraId="5798B9CE" w14:textId="77777777" w:rsidR="00314267" w:rsidRPr="00CF3373" w:rsidRDefault="00314267" w:rsidP="00314267">
      <w:r>
        <w:rPr>
          <w:rFonts w:hint="eastAsia"/>
        </w:rPr>
        <w:t>如：</w:t>
      </w:r>
    </w:p>
    <w:p w14:paraId="191D07E7" w14:textId="49A757CB" w:rsidR="00314267" w:rsidRDefault="00314267" w:rsidP="00314267">
      <w:pPr>
        <w:rPr>
          <w:b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290667" wp14:editId="249A2C6F">
                <wp:extent cx="5309870" cy="751840"/>
                <wp:effectExtent l="9525" t="7620" r="5080" b="11430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5734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D0D369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mysql&gt; SHOW VARIABLES LIKE 'auto_inc%';</w:t>
                            </w:r>
                          </w:p>
                          <w:p w14:paraId="5B4B4F1D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+--------------------------+-------+</w:t>
                            </w:r>
                          </w:p>
                          <w:p w14:paraId="732701F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Variable_name            | Value |</w:t>
                            </w:r>
                          </w:p>
                          <w:p w14:paraId="3A84742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+--------------------------+-------+</w:t>
                            </w:r>
                          </w:p>
                          <w:p w14:paraId="0668877C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auto_increment_increment | 10    |</w:t>
                            </w:r>
                          </w:p>
                          <w:p w14:paraId="732263E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auto_increment_offset    | 5     |</w:t>
                            </w:r>
                          </w:p>
                          <w:p w14:paraId="09609108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+--------------------------+-------+</w:t>
                            </w:r>
                          </w:p>
                          <w:p w14:paraId="58A8A53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2 rows in set (0.00 sec)</w:t>
                            </w:r>
                          </w:p>
                          <w:p w14:paraId="58D7097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4C9410CC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mysql&gt; SELECT col FROM autoinc1;</w:t>
                            </w:r>
                          </w:p>
                          <w:p w14:paraId="67553CC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4C09498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col |</w:t>
                            </w:r>
                          </w:p>
                          <w:p w14:paraId="1B56927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633DB19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 1 |</w:t>
                            </w:r>
                          </w:p>
                          <w:p w14:paraId="50D2462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11 |</w:t>
                            </w:r>
                          </w:p>
                          <w:p w14:paraId="2DD9C8F1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21 |</w:t>
                            </w:r>
                          </w:p>
                          <w:p w14:paraId="16FE94A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31 |</w:t>
                            </w:r>
                          </w:p>
                          <w:p w14:paraId="3F9A837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25B3600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4 rows in set (0.00 sec)</w:t>
                            </w:r>
                          </w:p>
                          <w:p w14:paraId="6D77AB8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2FD5D9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mysql&gt; INSERT INTO autoinc1 VALUES (NULL), (NULL), (NULL), (NULL);</w:t>
                            </w:r>
                          </w:p>
                          <w:p w14:paraId="6CFB94F6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Query OK, 4 rows affected (0.00 sec)</w:t>
                            </w:r>
                          </w:p>
                          <w:p w14:paraId="0A8E82ED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Records: 4  Duplicates: 0  Warnings: 0</w:t>
                            </w:r>
                          </w:p>
                          <w:p w14:paraId="184184C2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  <w:p w14:paraId="248EC4F8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mysql&gt; SELECT col FROM autoinc1;</w:t>
                            </w:r>
                          </w:p>
                          <w:p w14:paraId="1427244E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3CA87F61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col |</w:t>
                            </w:r>
                          </w:p>
                          <w:p w14:paraId="272B8B2D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4C86F62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 1 |</w:t>
                            </w:r>
                          </w:p>
                          <w:p w14:paraId="709DB724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11 |</w:t>
                            </w:r>
                          </w:p>
                          <w:p w14:paraId="6D87C7C7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21 |</w:t>
                            </w:r>
                          </w:p>
                          <w:p w14:paraId="0D08061F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31 |</w:t>
                            </w:r>
                          </w:p>
                          <w:p w14:paraId="07DF8B3D" w14:textId="62881F92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b/>
                                <w:color w:val="FF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b/>
                                <w:color w:val="FF0000"/>
                                <w:kern w:val="0"/>
                                <w:sz w:val="18"/>
                                <w:szCs w:val="18"/>
                              </w:rPr>
                              <w:t>|  35 |</w:t>
                            </w:r>
                          </w:p>
                          <w:p w14:paraId="25ED4A9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45 |</w:t>
                            </w:r>
                          </w:p>
                          <w:p w14:paraId="1B52B1B6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55 |</w:t>
                            </w:r>
                          </w:p>
                          <w:p w14:paraId="4E785175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|  65 |</w:t>
                            </w:r>
                          </w:p>
                          <w:p w14:paraId="78D9D423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+-----+</w:t>
                            </w:r>
                          </w:p>
                          <w:p w14:paraId="57AC2C5D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8 rows in set (0.00 sec)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5290667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30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" filled="f">
                <v:textbox style="mso-fit-shape-to-text:t">
                  <w:txbxContent>
                    <w:p w14:paraId="79D0D369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mysql&gt; SHOW VARIABLES LIKE 'auto_inc%';</w:t>
                      </w:r>
                    </w:p>
                    <w:p w14:paraId="5B4B4F1D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+--------------------------+-------+</w:t>
                      </w:r>
                    </w:p>
                    <w:p w14:paraId="732701F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Variable_name            | Value |</w:t>
                      </w:r>
                    </w:p>
                    <w:p w14:paraId="3A84742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+--------------------------+-------+</w:t>
                      </w:r>
                    </w:p>
                    <w:p w14:paraId="0668877C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auto_increment_increment | 10    |</w:t>
                      </w:r>
                    </w:p>
                    <w:p w14:paraId="732263E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auto_increment_offset    | 5     |</w:t>
                      </w:r>
                    </w:p>
                    <w:p w14:paraId="09609108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+--------------------------+-------+</w:t>
                      </w:r>
                    </w:p>
                    <w:p w14:paraId="58A8A53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2 rows in set (0.00 sec)</w:t>
                      </w:r>
                    </w:p>
                    <w:p w14:paraId="58D7097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</w:p>
                    <w:p w14:paraId="4C9410CC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mysql&gt; SELECT col FROM autoinc1;</w:t>
                      </w:r>
                    </w:p>
                    <w:p w14:paraId="67553CC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4C09498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col |</w:t>
                      </w:r>
                    </w:p>
                    <w:p w14:paraId="1B56927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633DB19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 1 |</w:t>
                      </w:r>
                    </w:p>
                    <w:p w14:paraId="50D2462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11 |</w:t>
                      </w:r>
                    </w:p>
                    <w:p w14:paraId="2DD9C8F1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21 |</w:t>
                      </w:r>
                    </w:p>
                    <w:p w14:paraId="16FE94A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31 |</w:t>
                      </w:r>
                    </w:p>
                    <w:p w14:paraId="3F9A837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25B3600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4 rows in set (0.00 sec)</w:t>
                      </w:r>
                    </w:p>
                    <w:p w14:paraId="6D77AB8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</w:p>
                    <w:p w14:paraId="22FD5D9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mysql&gt; INSERT INTO autoinc1 VALUES (NULL), (NULL), (NULL), (NULL);</w:t>
                      </w:r>
                    </w:p>
                    <w:p w14:paraId="6CFB94F6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Query OK, 4 rows affected (0.00 sec)</w:t>
                      </w:r>
                    </w:p>
                    <w:p w14:paraId="0A8E82ED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Records: 4  Duplicates: 0  Warnings: 0</w:t>
                      </w:r>
                    </w:p>
                    <w:p w14:paraId="184184C2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</w:p>
                    <w:p w14:paraId="248EC4F8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mysql&gt; SELECT col FROM autoinc1;</w:t>
                      </w:r>
                    </w:p>
                    <w:p w14:paraId="1427244E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3CA87F61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col |</w:t>
                      </w:r>
                    </w:p>
                    <w:p w14:paraId="272B8B2D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4C86F62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 1 |</w:t>
                      </w:r>
                    </w:p>
                    <w:p w14:paraId="709DB724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11 |</w:t>
                      </w:r>
                    </w:p>
                    <w:p w14:paraId="6D87C7C7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21 |</w:t>
                      </w:r>
                    </w:p>
                    <w:p w14:paraId="0D08061F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31 |</w:t>
                      </w:r>
                    </w:p>
                    <w:p w14:paraId="07DF8B3D" w14:textId="62881F92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b/>
                          <w:color w:val="FF0000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b/>
                          <w:color w:val="FF0000"/>
                          <w:kern w:val="0"/>
                          <w:sz w:val="18"/>
                          <w:szCs w:val="18"/>
                        </w:rPr>
                        <w:t>|  35 |</w:t>
                      </w:r>
                    </w:p>
                    <w:p w14:paraId="25ED4A9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45 |</w:t>
                      </w:r>
                    </w:p>
                    <w:p w14:paraId="1B52B1B6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55 |</w:t>
                      </w:r>
                    </w:p>
                    <w:p w14:paraId="4E785175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|  65 |</w:t>
                      </w:r>
                    </w:p>
                    <w:p w14:paraId="78D9D423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+-----+</w:t>
                      </w:r>
                    </w:p>
                    <w:p w14:paraId="57AC2C5D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8 rows in set (0.00 sec)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C4EA42" w14:textId="77777777" w:rsidR="00314267" w:rsidRDefault="00314267" w:rsidP="00314267">
      <w:pPr>
        <w:rPr>
          <w:b/>
        </w:rPr>
      </w:pPr>
    </w:p>
    <w:p w14:paraId="625BA870" w14:textId="77777777" w:rsidR="00314267" w:rsidRPr="00CF3373" w:rsidRDefault="00314267" w:rsidP="00314267">
      <w:r>
        <w:rPr>
          <w:rFonts w:hint="eastAsia"/>
        </w:rPr>
        <w:t>序列值：</w:t>
      </w:r>
      <w:r>
        <w:rPr>
          <w:rFonts w:hint="eastAsia"/>
        </w:rPr>
        <w:t>5+N*10=&gt;</w:t>
      </w:r>
      <w:r w:rsidRPr="00CF3373">
        <w:t xml:space="preserve"> [5, 15, 25, 35, 45, ...]</w:t>
      </w:r>
      <w:r>
        <w:rPr>
          <w:rFonts w:hint="eastAsia"/>
        </w:rPr>
        <w:t xml:space="preserve">, max(column)=31, </w:t>
      </w:r>
      <w:r>
        <w:rPr>
          <w:rFonts w:hint="eastAsia"/>
        </w:rPr>
        <w:t>所以</w:t>
      </w:r>
      <w:r>
        <w:rPr>
          <w:rFonts w:hint="eastAsia"/>
        </w:rPr>
        <w:t>insert value=35;</w:t>
      </w:r>
    </w:p>
    <w:p w14:paraId="7159AEF2" w14:textId="77777777" w:rsidR="00314267" w:rsidRDefault="00314267" w:rsidP="00314267"/>
    <w:p w14:paraId="18996716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delete</w:t>
      </w:r>
    </w:p>
    <w:p w14:paraId="5014837E" w14:textId="77777777" w:rsidR="00314267" w:rsidRDefault="00314267" w:rsidP="00314267">
      <w:r>
        <w:rPr>
          <w:rFonts w:hint="eastAsia"/>
        </w:rPr>
        <w:t>NA</w:t>
      </w:r>
    </w:p>
    <w:p w14:paraId="3E056412" w14:textId="77777777" w:rsidR="00314267" w:rsidRDefault="00314267" w:rsidP="00314267"/>
    <w:p w14:paraId="6FDCE492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lastRenderedPageBreak/>
        <w:t>select</w:t>
      </w:r>
    </w:p>
    <w:p w14:paraId="0839B3AC" w14:textId="77777777" w:rsidR="00314267" w:rsidRDefault="00314267" w:rsidP="00314267">
      <w:r>
        <w:rPr>
          <w:rFonts w:hint="eastAsia"/>
        </w:rPr>
        <w:t xml:space="preserve">NA </w:t>
      </w:r>
    </w:p>
    <w:p w14:paraId="28AE8010" w14:textId="77777777" w:rsidR="00314267" w:rsidRDefault="00314267" w:rsidP="00314267"/>
    <w:p w14:paraId="4973B097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update</w:t>
      </w:r>
    </w:p>
    <w:p w14:paraId="764A7555" w14:textId="77777777" w:rsidR="00314267" w:rsidRDefault="00314267" w:rsidP="00314267">
      <w:r>
        <w:rPr>
          <w:rFonts w:hint="eastAsia"/>
        </w:rPr>
        <w:t>只处理分子特殊场景</w:t>
      </w:r>
      <w:r>
        <w:rPr>
          <w:rFonts w:hint="eastAsia"/>
        </w:rPr>
        <w:t>INSERT INTO t .. ON DUPLICATE KEY UPDATE ..</w:t>
      </w:r>
    </w:p>
    <w:p w14:paraId="21842DF9" w14:textId="77777777" w:rsidR="00314267" w:rsidRDefault="00314267" w:rsidP="00314267">
      <w:r>
        <w:rPr>
          <w:rFonts w:hint="eastAsia"/>
        </w:rPr>
        <w:t>同</w:t>
      </w:r>
      <w:r>
        <w:rPr>
          <w:rFonts w:hint="eastAsia"/>
        </w:rPr>
        <w:t>write_row</w:t>
      </w:r>
      <w:r>
        <w:rPr>
          <w:rFonts w:hint="eastAsia"/>
        </w:rPr>
        <w:t>的处理一致；</w:t>
      </w:r>
      <w:r>
        <w:t xml:space="preserve"> </w:t>
      </w:r>
    </w:p>
    <w:p w14:paraId="66E4791B" w14:textId="77777777" w:rsidR="00314267" w:rsidRDefault="00314267" w:rsidP="00314267"/>
    <w:p w14:paraId="6606DDDE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add auto_increment column</w:t>
      </w:r>
    </w:p>
    <w:p w14:paraId="307A7E6B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alter table t auto_increment = XX</w:t>
      </w:r>
    </w:p>
    <w:p w14:paraId="66509082" w14:textId="77777777" w:rsidR="00314267" w:rsidRDefault="00314267" w:rsidP="00314267"/>
    <w:p w14:paraId="3BC4A990" w14:textId="77777777" w:rsidR="00314267" w:rsidRDefault="00314267" w:rsidP="00314267">
      <w:r>
        <w:rPr>
          <w:rFonts w:hint="eastAsia"/>
        </w:rPr>
        <w:t>接口</w:t>
      </w:r>
    </w:p>
    <w:p w14:paraId="02A9C718" w14:textId="11BED351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21E77443" wp14:editId="4E4A417A">
                <wp:extent cx="5309870" cy="751840"/>
                <wp:effectExtent l="9525" t="7620" r="5080" b="11430"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CD50A" w14:textId="77777777" w:rsidR="00314267" w:rsidRPr="00DB2FF4" w:rsidRDefault="00314267" w:rsidP="00314267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sz w:val="18"/>
                                <w:szCs w:val="18"/>
                              </w:rPr>
                              <w:t>enum_alter_inplace_result ha_sdb::check_if_supported_inplace_alter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(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TABLE *altered_table, Alter_inplace_info *ha_alter_info)</w:t>
                            </w:r>
                          </w:p>
                          <w:p w14:paraId="4855A8F1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if (ha_alter_info-&gt;create_info &amp; 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Alter_inplace_info::CHANGE_CREATE_OPTION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) &amp;&amp;</w:t>
                            </w:r>
                          </w:p>
                          <w:p w14:paraId="193EFAE6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  ha_alter_info-&gt;create_info &amp; HA_CREATE_USED_AUTO; THEN</w:t>
                            </w:r>
                          </w:p>
                          <w:p w14:paraId="202BF8C3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更新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table option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操作并且带有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auto_increment option</w:t>
                            </w:r>
                          </w:p>
                          <w:p w14:paraId="51F314F3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return HA_ALTER_INPLCACE_SUPPORTED//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支持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inplace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但实际只是返回锁类型</w:t>
                            </w:r>
                          </w:p>
                          <w:p w14:paraId="75778C62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E77443" id="文本框 10" o:spid="_x0000_s1031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">
                <v:textbox style="mso-fit-shape-to-text:t">
                  <w:txbxContent>
                    <w:p w14:paraId="350CD50A" w14:textId="77777777" w:rsidR="00314267" w:rsidRPr="00DB2FF4" w:rsidRDefault="00314267" w:rsidP="00314267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sz w:val="18"/>
                          <w:szCs w:val="18"/>
                        </w:rPr>
                        <w:t>enum_alter_inplace_result ha_sdb::check_if_supported_inplace_alter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(</w:t>
                      </w:r>
                      <w:r w:rsidRPr="00DB2FF4">
                        <w:rPr>
                          <w:sz w:val="18"/>
                          <w:szCs w:val="18"/>
                        </w:rPr>
                        <w:t>TABLE *altered_table, Alter_inplace_info *ha_alter_info)</w:t>
                      </w:r>
                    </w:p>
                    <w:p w14:paraId="4855A8F1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if (ha_alter_info-&gt;create_info &amp; </w:t>
                      </w:r>
                      <w:r w:rsidRPr="00DB2FF4">
                        <w:rPr>
                          <w:sz w:val="18"/>
                          <w:szCs w:val="18"/>
                        </w:rPr>
                        <w:t>Alter_inplace_info::CHANGE_CREATE_OPTION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) &amp;&amp;</w:t>
                      </w:r>
                    </w:p>
                    <w:p w14:paraId="193EFAE6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  ha_alter_info-&gt;create_info &amp; HA_CREATE_USED_AUTO; THEN</w:t>
                      </w:r>
                    </w:p>
                    <w:p w14:paraId="202BF8C3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更新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table option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操作并且带有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auto_increment option</w:t>
                      </w:r>
                    </w:p>
                    <w:p w14:paraId="51F314F3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return HA_ALTER_INPLCACE_SUPPORTED//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支持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inplace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但实际只是返回锁类型</w:t>
                      </w:r>
                    </w:p>
                    <w:p w14:paraId="75778C62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4785A9" w14:textId="77777777" w:rsidR="00314267" w:rsidRDefault="00314267" w:rsidP="00314267"/>
    <w:p w14:paraId="40DF891A" w14:textId="77777777" w:rsidR="00314267" w:rsidRDefault="00314267" w:rsidP="00314267">
      <w:r>
        <w:rPr>
          <w:rFonts w:hint="eastAsia"/>
        </w:rPr>
        <w:t>add auto_increment column</w:t>
      </w:r>
    </w:p>
    <w:p w14:paraId="5A9B79B8" w14:textId="291F6016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4763F5D2" wp14:editId="4455C2CF">
                <wp:extent cx="5309870" cy="751840"/>
                <wp:effectExtent l="9525" t="10160" r="5080" b="8255"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149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C2646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sz w:val="18"/>
                                <w:szCs w:val="18"/>
                              </w:rPr>
                              <w:t>bool ha_sdb::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prepare_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inplace_alter_table(TABLE *altered_table, Alter_inplace_info *ha_alter_info)</w:t>
                            </w:r>
                          </w:p>
                          <w:p w14:paraId="58950F9D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if ha_alter_info-&gt;handler_flags &amp; Alter_inplace_info::ADD_COLUMN; THEN</w:t>
                            </w:r>
                          </w:p>
                          <w:p w14:paraId="6984DF1D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for field in table-&gt;s-&gt;fields..altered_table-&gt;s-&gt;fields</w:t>
                            </w:r>
                          </w:p>
                          <w:p w14:paraId="29704DA7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do</w:t>
                            </w:r>
                          </w:p>
                          <w:p w14:paraId="545FCBA5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create_sdb_column(thd, Field *field, HA_CREATE_INFO *create_info)</w:t>
                            </w:r>
                          </w:p>
                          <w:p w14:paraId="7A1459D2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if field-&gt;flags &amp; AUTO_INCREMENT_FLAG; THEN</w:t>
                            </w:r>
                          </w:p>
                          <w:p w14:paraId="79C6C82B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cl-&gt;createAutoIncrement(option)</w:t>
                            </w:r>
                          </w:p>
                          <w:p w14:paraId="59FA15A0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fi</w:t>
                            </w:r>
                          </w:p>
                          <w:p w14:paraId="6A1C8CA4" w14:textId="77777777" w:rsidR="00314267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done</w:t>
                            </w:r>
                          </w:p>
                          <w:p w14:paraId="644C5089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63F5D2" id="文本框 9" o:spid="_x0000_s1032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">
                <v:textbox style="mso-fit-shape-to-text:t">
                  <w:txbxContent>
                    <w:p w14:paraId="023C2646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sz w:val="18"/>
                          <w:szCs w:val="18"/>
                        </w:rPr>
                        <w:t>bool ha_sdb::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prepare_</w:t>
                      </w:r>
                      <w:r w:rsidRPr="00DB2FF4">
                        <w:rPr>
                          <w:sz w:val="18"/>
                          <w:szCs w:val="18"/>
                        </w:rPr>
                        <w:t>inplace_alter_table(TABLE *altered_table, Alter_inplace_info *ha_alter_info)</w:t>
                      </w:r>
                    </w:p>
                    <w:p w14:paraId="58950F9D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if ha_alter_info-&gt;handler_flags &amp; Alter_inplace_info::ADD_COLUMN; THEN</w:t>
                      </w:r>
                    </w:p>
                    <w:p w14:paraId="6984DF1D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for field in table-&gt;s-&gt;fields..altered_table-&gt;s-&gt;fields</w:t>
                      </w:r>
                    </w:p>
                    <w:p w14:paraId="29704DA7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do</w:t>
                      </w:r>
                    </w:p>
                    <w:p w14:paraId="545FCBA5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create_sdb_column(thd, Field *field, HA_CREATE_INFO *create_info)</w:t>
                      </w:r>
                    </w:p>
                    <w:p w14:paraId="7A1459D2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if field-&gt;flags &amp; AUTO_INCREMENT_FLAG; THEN</w:t>
                      </w:r>
                    </w:p>
                    <w:p w14:paraId="79C6C82B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cl-&gt;createAutoIncrement(option)</w:t>
                      </w:r>
                    </w:p>
                    <w:p w14:paraId="59FA15A0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fi</w:t>
                      </w:r>
                    </w:p>
                    <w:p w14:paraId="6A1C8CA4" w14:textId="77777777" w:rsidR="00314267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done</w:t>
                      </w:r>
                    </w:p>
                    <w:p w14:paraId="644C5089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99686E" w14:textId="77777777" w:rsidR="00314267" w:rsidRDefault="00314267" w:rsidP="00314267"/>
    <w:p w14:paraId="2D47FC9C" w14:textId="77777777" w:rsidR="00314267" w:rsidRPr="00AA3382" w:rsidRDefault="00314267" w:rsidP="00314267">
      <w:r>
        <w:rPr>
          <w:rFonts w:hint="eastAsia"/>
        </w:rPr>
        <w:t>alter table t auto_increment = XX</w:t>
      </w:r>
    </w:p>
    <w:p w14:paraId="3DB2AC70" w14:textId="1265641B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60DA5E11" wp14:editId="0ADB1947">
                <wp:extent cx="5309870" cy="751840"/>
                <wp:effectExtent l="9525" t="13335" r="5080" b="13970"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47C80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sz w:val="18"/>
                                <w:szCs w:val="18"/>
                              </w:rPr>
                              <w:t>bool ha_sdb::inplace_alter_table(TABLE *altered_table, Alter_inplace_info *ha_alter_info)</w:t>
                            </w:r>
                          </w:p>
                          <w:p w14:paraId="258905F4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bson::BSONObj option</w:t>
                            </w:r>
                          </w:p>
                          <w:p w14:paraId="14B6381C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option = BSON(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“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CurrentValue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”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&lt;&lt;create_info-&gt;auto_increment_value)//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变更当前值</w:t>
                            </w:r>
                          </w:p>
                          <w:p w14:paraId="2D93552D" w14:textId="77777777" w:rsidR="00314267" w:rsidRPr="00DB2FF4" w:rsidRDefault="00314267" w:rsidP="00314267">
                            <w:pPr>
                              <w:ind w:firstLine="420"/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cl-&gt;setAttributes(option)//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DA5E11" id="文本框 8" o:spid="_x0000_s1033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">
                <v:textbox style="mso-fit-shape-to-text:t">
                  <w:txbxContent>
                    <w:p w14:paraId="31E47C80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sz w:val="18"/>
                          <w:szCs w:val="18"/>
                        </w:rPr>
                        <w:t>bool ha_sdb::inplace_alter_table(TABLE *altered_table, Alter_inplace_info *ha_alter_info)</w:t>
                      </w:r>
                    </w:p>
                    <w:p w14:paraId="258905F4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bson::BSONObj option</w:t>
                      </w:r>
                    </w:p>
                    <w:p w14:paraId="14B6381C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option = BSON(</w:t>
                      </w:r>
                      <w:r w:rsidRPr="00DB2FF4">
                        <w:rPr>
                          <w:sz w:val="18"/>
                          <w:szCs w:val="18"/>
                        </w:rPr>
                        <w:t>“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CurrentValue</w:t>
                      </w:r>
                      <w:r w:rsidRPr="00DB2FF4">
                        <w:rPr>
                          <w:sz w:val="18"/>
                          <w:szCs w:val="18"/>
                        </w:rPr>
                        <w:t>”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&lt;&lt;create_info-&gt;auto_increment_value)//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变更当前值</w:t>
                      </w:r>
                    </w:p>
                    <w:p w14:paraId="2D93552D" w14:textId="77777777" w:rsidR="00314267" w:rsidRPr="00DB2FF4" w:rsidRDefault="00314267" w:rsidP="00314267">
                      <w:pPr>
                        <w:ind w:firstLine="420"/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cl-&gt;setAttributes(option)//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8E0E45" w14:textId="77777777" w:rsidR="00314267" w:rsidRDefault="00314267" w:rsidP="00314267"/>
    <w:p w14:paraId="06C62EC8" w14:textId="77777777" w:rsidR="00314267" w:rsidRDefault="00314267" w:rsidP="00314267">
      <w:pPr>
        <w:pStyle w:val="a7"/>
        <w:numPr>
          <w:ilvl w:val="0"/>
          <w:numId w:val="18"/>
        </w:numPr>
        <w:spacing w:line="0" w:lineRule="atLeast"/>
        <w:ind w:firstLineChars="0"/>
      </w:pPr>
      <w:r>
        <w:rPr>
          <w:rFonts w:hint="eastAsia"/>
        </w:rPr>
        <w:t>show create table/</w:t>
      </w:r>
      <w:r>
        <w:t>information</w:t>
      </w:r>
      <w:r>
        <w:rPr>
          <w:rFonts w:hint="eastAsia"/>
        </w:rPr>
        <w:t>_schema.tables</w:t>
      </w:r>
    </w:p>
    <w:p w14:paraId="7BFD6D98" w14:textId="77777777" w:rsidR="00314267" w:rsidRDefault="00314267" w:rsidP="00314267"/>
    <w:p w14:paraId="4462503D" w14:textId="77777777" w:rsidR="00314267" w:rsidRDefault="00314267" w:rsidP="00314267">
      <w:r>
        <w:rPr>
          <w:rFonts w:hint="eastAsia"/>
        </w:rPr>
        <w:t>变更</w:t>
      </w:r>
      <w:r>
        <w:rPr>
          <w:rFonts w:hint="eastAsia"/>
        </w:rPr>
        <w:t>auto_increment</w:t>
      </w:r>
      <w:r>
        <w:rPr>
          <w:rFonts w:hint="eastAsia"/>
        </w:rPr>
        <w:t>自增值，更新</w:t>
      </w:r>
      <w:r>
        <w:rPr>
          <w:rFonts w:hint="eastAsia"/>
        </w:rPr>
        <w:t>stats</w:t>
      </w:r>
    </w:p>
    <w:p w14:paraId="0AACFCEB" w14:textId="2E3357B0" w:rsidR="00314267" w:rsidRDefault="00314267" w:rsidP="00314267">
      <w:r>
        <w:rPr>
          <w:noProof/>
        </w:rPr>
        <w:lastRenderedPageBreak/>
        <mc:AlternateContent>
          <mc:Choice Requires="wps">
            <w:drawing>
              <wp:inline distT="0" distB="0" distL="0" distR="0" wp14:anchorId="345797C8" wp14:editId="0DF940B0">
                <wp:extent cx="5309870" cy="751840"/>
                <wp:effectExtent l="9525" t="9525" r="5080" b="10795"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940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2B63E1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struct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ha_statistics</w:t>
                            </w:r>
                          </w:p>
                          <w:p w14:paraId="65A37F82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  <w:p w14:paraId="4C5F9716" w14:textId="77777777" w:rsidR="00314267" w:rsidRPr="00CF3373" w:rsidRDefault="00314267" w:rsidP="00314267">
                            <w:pP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| auto_increment_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value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   :    ulong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long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 |//自增字段</w:t>
                            </w:r>
                          </w:p>
                          <w:p w14:paraId="0A34004F" w14:textId="77777777" w:rsidR="00314267" w:rsidRPr="00CF3373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5797C8" id="文本框 7" o:spid="_x0000_s1034" type="#_x0000_t202" style="width:418.1pt;height: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" filled="f">
                <v:textbox style="mso-fit-shape-to-text:t">
                  <w:txbxContent>
                    <w:p w14:paraId="522B63E1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struct 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ha_statistics</w:t>
                      </w:r>
                    </w:p>
                    <w:p w14:paraId="65A37F82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  <w:p w14:paraId="4C5F9716" w14:textId="77777777" w:rsidR="00314267" w:rsidRPr="00CF3373" w:rsidRDefault="00314267" w:rsidP="00314267">
                      <w:pP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| auto_increment_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value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   :    ulong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long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 |//自增字段</w:t>
                      </w:r>
                    </w:p>
                    <w:p w14:paraId="0A34004F" w14:textId="77777777" w:rsidR="00314267" w:rsidRPr="00CF3373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6F8529" w14:textId="77777777" w:rsidR="00314267" w:rsidRDefault="00314267" w:rsidP="00314267"/>
    <w:p w14:paraId="36543BCE" w14:textId="6D67ADAC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1F6692D3" wp14:editId="6DF50FAF">
                <wp:extent cx="5309870" cy="1891665"/>
                <wp:effectExtent l="9525" t="9525" r="5080" b="7620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5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48FE2" w14:textId="77777777" w:rsidR="00314267" w:rsidRPr="0026032F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32F">
                              <w:rPr>
                                <w:sz w:val="18"/>
                                <w:szCs w:val="18"/>
                              </w:rPr>
                              <w:t>/*</w:t>
                            </w:r>
                          </w:p>
                          <w:p w14:paraId="3E507657" w14:textId="77777777" w:rsidR="00314267" w:rsidRPr="0026032F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32F">
                              <w:rPr>
                                <w:sz w:val="18"/>
                                <w:szCs w:val="18"/>
                              </w:rPr>
                              <w:t>  update handler::auto_increment_value</w:t>
                            </w:r>
                          </w:p>
                          <w:p w14:paraId="2FD8CC03" w14:textId="77777777" w:rsidR="00314267" w:rsidRPr="0026032F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32F">
                              <w:rPr>
                                <w:sz w:val="18"/>
                                <w:szCs w:val="18"/>
                              </w:rPr>
                              <w:t>*/</w:t>
                            </w:r>
                          </w:p>
                          <w:p w14:paraId="2B175D51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6032F">
                              <w:rPr>
                                <w:sz w:val="18"/>
                                <w:szCs w:val="18"/>
                              </w:rPr>
                              <w:t>#define HA_STATUS_AUTO          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6692D3" id="文本框 6" o:spid="_x0000_s1035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">
                <v:textbox style="mso-fit-shape-to-text:t">
                  <w:txbxContent>
                    <w:p w14:paraId="01448FE2" w14:textId="77777777" w:rsidR="00314267" w:rsidRPr="0026032F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26032F">
                        <w:rPr>
                          <w:sz w:val="18"/>
                          <w:szCs w:val="18"/>
                        </w:rPr>
                        <w:t>/*</w:t>
                      </w:r>
                    </w:p>
                    <w:p w14:paraId="3E507657" w14:textId="77777777" w:rsidR="00314267" w:rsidRPr="0026032F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26032F">
                        <w:rPr>
                          <w:sz w:val="18"/>
                          <w:szCs w:val="18"/>
                        </w:rPr>
                        <w:t>  update handler::auto_increment_value</w:t>
                      </w:r>
                    </w:p>
                    <w:p w14:paraId="2FD8CC03" w14:textId="77777777" w:rsidR="00314267" w:rsidRPr="0026032F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26032F">
                        <w:rPr>
                          <w:sz w:val="18"/>
                          <w:szCs w:val="18"/>
                        </w:rPr>
                        <w:t>*/</w:t>
                      </w:r>
                    </w:p>
                    <w:p w14:paraId="2B175D51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26032F">
                        <w:rPr>
                          <w:sz w:val="18"/>
                          <w:szCs w:val="18"/>
                        </w:rPr>
                        <w:t>#define HA_STATUS_AUTO          64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87135E" w14:textId="77777777" w:rsidR="00314267" w:rsidRDefault="00314267" w:rsidP="00314267"/>
    <w:p w14:paraId="50FEEC91" w14:textId="599446FB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3D1B60D9" wp14:editId="171D495E">
                <wp:extent cx="5309870" cy="1891665"/>
                <wp:effectExtent l="9525" t="5715" r="5080" b="12065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D88B1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ha_sdb::update_create_info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 xml:space="preserve"> (HA_CREATE_INFO *create_info)</w:t>
                            </w:r>
                          </w:p>
                          <w:p w14:paraId="1C91A8D3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if !create_info-&gt;used_field &amp; HA_CREATE_USED_AUTO; </w:t>
                            </w:r>
                            <w:r w:rsidRPr="00DB2FF4">
                              <w:rPr>
                                <w:sz w:val="18"/>
                                <w:szCs w:val="18"/>
                              </w:rPr>
                              <w:t>THEN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排除不是创建，因为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alter add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逻辑也会先调用该接口，但是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alter add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逻辑的自增值是从外界带入的，而不是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snapshot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读取的。</w:t>
                            </w:r>
                          </w:p>
                          <w:p w14:paraId="1B0654D0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table-&gt;file-&gt;info(HA_STATUS_AUTO)//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更新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stats.auto_increment_value</w:t>
                            </w:r>
                          </w:p>
                          <w:p w14:paraId="5CF05ED7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create_info-&gt;</w:t>
                            </w:r>
                            <w:r w:rsidRPr="00DB2FF4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auto_increment_value = 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stats.auto_increment_value</w:t>
                            </w:r>
                          </w:p>
                          <w:p w14:paraId="0C734F8D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1B60D9" id="文本框 5" o:spid="_x0000_s1036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">
                <v:textbox style="mso-fit-shape-to-text:t">
                  <w:txbxContent>
                    <w:p w14:paraId="1E9D88B1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ha_sdb::update_create_info</w:t>
                      </w:r>
                      <w:r w:rsidRPr="00DB2FF4">
                        <w:rPr>
                          <w:sz w:val="18"/>
                          <w:szCs w:val="18"/>
                        </w:rPr>
                        <w:t xml:space="preserve"> (HA_CREATE_INFO *create_info)</w:t>
                      </w:r>
                    </w:p>
                    <w:p w14:paraId="1C91A8D3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if !create_info-&gt;used_field &amp; HA_CREATE_USED_AUTO; </w:t>
                      </w:r>
                      <w:r w:rsidRPr="00DB2FF4">
                        <w:rPr>
                          <w:sz w:val="18"/>
                          <w:szCs w:val="18"/>
                        </w:rPr>
                        <w:t>THEN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排除不是创建，因为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alter add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逻辑也会先调用该接口，但是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alter add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逻辑的自增值是从外界带入的，而不是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snapshot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读取的。</w:t>
                      </w:r>
                    </w:p>
                    <w:p w14:paraId="1B0654D0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table-&gt;file-&gt;info(HA_STATUS_AUTO)//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更新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stats.auto_increment_value</w:t>
                      </w:r>
                    </w:p>
                    <w:p w14:paraId="5CF05ED7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create_info-&gt;</w:t>
                      </w:r>
                      <w:r w:rsidRPr="00DB2FF4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auto_increment_value = 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stats.auto_increment_value</w:t>
                      </w:r>
                    </w:p>
                    <w:p w14:paraId="0C734F8D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C65456" w14:textId="77777777" w:rsidR="00314267" w:rsidRDefault="00314267" w:rsidP="00314267"/>
    <w:p w14:paraId="799E4307" w14:textId="77777777" w:rsidR="00314267" w:rsidRDefault="00314267" w:rsidP="00314267">
      <w:r>
        <w:t>H</w:t>
      </w:r>
      <w:r>
        <w:rPr>
          <w:rFonts w:hint="eastAsia"/>
        </w:rPr>
        <w:t>a_sdb::info</w:t>
      </w:r>
    </w:p>
    <w:p w14:paraId="477E50F0" w14:textId="1B6FCE34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5E5F4783" wp14:editId="6F89FB04">
                <wp:extent cx="5309870" cy="1891665"/>
                <wp:effectExtent l="9525" t="12065" r="5080" b="12065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B6F71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 flag &amp; HA_STATUS_AUTO &amp;&amp; table-&gt;found_next_number_field; THEN</w:t>
                            </w:r>
                          </w:p>
                          <w:p w14:paraId="1B7F1333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sdb_current_autoinc()// 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从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snapshot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获取到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catalog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当前值，反馈给</w:t>
                            </w: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auto_increment</w:t>
                            </w:r>
                          </w:p>
                          <w:p w14:paraId="75105A80" w14:textId="77777777" w:rsidR="00314267" w:rsidRPr="00DB2FF4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B2FF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5F4783" id="文本框 4" o:spid="_x0000_s1037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">
                <v:textbox style="mso-fit-shape-to-text:t">
                  <w:txbxContent>
                    <w:p w14:paraId="54CB6F71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sz w:val="18"/>
                          <w:szCs w:val="18"/>
                        </w:rPr>
                        <w:t>I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f flag &amp; HA_STATUS_AUTO &amp;&amp; table-&gt;found_next_number_field; THEN</w:t>
                      </w:r>
                    </w:p>
                    <w:p w14:paraId="1B7F1333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sdb_current_autoinc()// 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从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snapshot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获取到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catalog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当前值，反馈给</w:t>
                      </w: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auto_increment</w:t>
                      </w:r>
                    </w:p>
                    <w:p w14:paraId="75105A80" w14:textId="77777777" w:rsidR="00314267" w:rsidRPr="00DB2FF4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DB2FF4">
                        <w:rPr>
                          <w:rFonts w:hint="eastAsia"/>
                          <w:sz w:val="18"/>
                          <w:szCs w:val="18"/>
                        </w:rPr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F3E885" w14:textId="77777777" w:rsidR="00314267" w:rsidRDefault="00314267" w:rsidP="00314267"/>
    <w:p w14:paraId="4F2C0E48" w14:textId="77777777" w:rsidR="00314267" w:rsidRDefault="00314267" w:rsidP="00314267"/>
    <w:p w14:paraId="682CC36F" w14:textId="77777777" w:rsidR="00314267" w:rsidRDefault="00314267" w:rsidP="00314267">
      <w:pPr>
        <w:rPr>
          <w:b/>
        </w:rPr>
      </w:pPr>
      <w:r w:rsidRPr="00C5581B">
        <w:rPr>
          <w:rFonts w:hint="eastAsia"/>
          <w:b/>
        </w:rPr>
        <w:t>方案二：</w:t>
      </w:r>
    </w:p>
    <w:p w14:paraId="18526D04" w14:textId="77777777" w:rsidR="00314267" w:rsidRDefault="00314267" w:rsidP="00314267">
      <w:r w:rsidRPr="00307C64">
        <w:rPr>
          <w:rFonts w:hint="eastAsia"/>
        </w:rPr>
        <w:t>sequoiaDB-MySQL</w:t>
      </w:r>
      <w:r>
        <w:rPr>
          <w:rFonts w:hint="eastAsia"/>
        </w:rPr>
        <w:t>本地</w:t>
      </w:r>
    </w:p>
    <w:p w14:paraId="2D2CF750" w14:textId="77777777" w:rsidR="00314267" w:rsidRPr="00307C64" w:rsidRDefault="00314267" w:rsidP="00314267"/>
    <w:p w14:paraId="31188F21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create</w:t>
      </w:r>
    </w:p>
    <w:p w14:paraId="1637C161" w14:textId="77777777" w:rsidR="00314267" w:rsidRDefault="00314267" w:rsidP="00314267">
      <w:r>
        <w:t>S</w:t>
      </w:r>
      <w:r>
        <w:rPr>
          <w:rFonts w:hint="eastAsia"/>
        </w:rPr>
        <w:t>equenceName</w:t>
      </w:r>
      <w:r>
        <w:rPr>
          <w:rFonts w:hint="eastAsia"/>
        </w:rPr>
        <w:t>：</w:t>
      </w:r>
    </w:p>
    <w:p w14:paraId="7402584A" w14:textId="77777777" w:rsidR="00314267" w:rsidRDefault="00314267" w:rsidP="00314267">
      <w:r>
        <w:t>D</w:t>
      </w:r>
      <w:r>
        <w:rPr>
          <w:rFonts w:hint="eastAsia"/>
        </w:rPr>
        <w:t xml:space="preserve">bName + </w:t>
      </w:r>
      <w:r>
        <w:t>table</w:t>
      </w:r>
      <w:r>
        <w:rPr>
          <w:rFonts w:hint="eastAsia"/>
        </w:rPr>
        <w:t>N</w:t>
      </w:r>
      <w:r>
        <w:t>ame</w:t>
      </w:r>
    </w:p>
    <w:p w14:paraId="1901F59D" w14:textId="77777777" w:rsidR="00314267" w:rsidRDefault="00314267" w:rsidP="00314267"/>
    <w:p w14:paraId="7B383CB5" w14:textId="0262767B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08474EE6" wp14:editId="2322A00A">
                <wp:extent cx="5309870" cy="1891665"/>
                <wp:effectExtent l="9525" t="10160" r="5080" b="7620"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A8F9B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if Field::NEXT_NUMBER == field-&gt;unireg_check &amp;&amp;</w:t>
                            </w:r>
                          </w:p>
                          <w:p w14:paraId="04F418E9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 xml:space="preserve">   create_info-&gt;used_fields &amp; HA_CREATE_USED_AUTO); THEN</w:t>
                            </w:r>
                          </w:p>
                          <w:p w14:paraId="236C4FD4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sdb_create_sequence()//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创建序列，根据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dbname/tblname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落到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sequence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</w:t>
                            </w:r>
                          </w:p>
                          <w:p w14:paraId="0D3F3FCD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474EE6" id="文本框 3" o:spid="_x0000_s1038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">
                <v:textbox style="mso-fit-shape-to-text:t">
                  <w:txbxContent>
                    <w:p w14:paraId="5BCA8F9B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if Field::NEXT_NUMBER == field-&gt;unireg_check &amp;&amp;</w:t>
                      </w:r>
                    </w:p>
                    <w:p w14:paraId="04F418E9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 xml:space="preserve">   create_info-&gt;used_fields &amp; HA_CREATE_USED_AUTO); THEN</w:t>
                      </w:r>
                    </w:p>
                    <w:p w14:paraId="236C4FD4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sdb_create_sequence()//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创建序列，根据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dbname/tblname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落到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sequence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上</w:t>
                      </w:r>
                    </w:p>
                    <w:p w14:paraId="0D3F3FCD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7DE031" w14:textId="77777777" w:rsidR="00314267" w:rsidRDefault="00314267" w:rsidP="00314267"/>
    <w:p w14:paraId="730E9C21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insert</w:t>
      </w:r>
    </w:p>
    <w:p w14:paraId="12888026" w14:textId="77777777" w:rsidR="00314267" w:rsidRDefault="00314267" w:rsidP="00314267">
      <w:pPr>
        <w:rPr>
          <w:color w:val="FF0000"/>
        </w:rPr>
      </w:pPr>
      <w:r w:rsidRPr="00E03A85">
        <w:rPr>
          <w:rFonts w:hint="eastAsia"/>
          <w:color w:val="FF0000"/>
        </w:rPr>
        <w:t>通过</w:t>
      </w:r>
      <w:r w:rsidRPr="00E03A85">
        <w:rPr>
          <w:rFonts w:hint="eastAsia"/>
          <w:color w:val="FF0000"/>
        </w:rPr>
        <w:t>sequence</w:t>
      </w:r>
      <w:r w:rsidRPr="00E03A85">
        <w:rPr>
          <w:rFonts w:hint="eastAsia"/>
          <w:color w:val="FF0000"/>
        </w:rPr>
        <w:t>取值再填充到</w:t>
      </w:r>
      <w:r>
        <w:rPr>
          <w:rFonts w:hint="eastAsia"/>
          <w:color w:val="FF0000"/>
        </w:rPr>
        <w:t>table-&gt;</w:t>
      </w:r>
      <w:r w:rsidRPr="00057EDB">
        <w:rPr>
          <w:color w:val="FF0000"/>
        </w:rPr>
        <w:t>next_number_field</w:t>
      </w:r>
      <w:r w:rsidRPr="00E03A85">
        <w:rPr>
          <w:rFonts w:hint="eastAsia"/>
          <w:color w:val="FF0000"/>
        </w:rPr>
        <w:t>，按照普通的字段</w:t>
      </w:r>
      <w:r>
        <w:rPr>
          <w:rFonts w:hint="eastAsia"/>
          <w:color w:val="FF0000"/>
        </w:rPr>
        <w:t>插入处理</w:t>
      </w:r>
      <w:r w:rsidRPr="00E03A85">
        <w:rPr>
          <w:rFonts w:hint="eastAsia"/>
          <w:color w:val="FF0000"/>
        </w:rPr>
        <w:t>，无性能下降；</w:t>
      </w:r>
    </w:p>
    <w:p w14:paraId="19A8E37C" w14:textId="77777777" w:rsidR="00314267" w:rsidRDefault="00314267" w:rsidP="00314267">
      <w:pPr>
        <w:rPr>
          <w:color w:val="FF0000"/>
        </w:rPr>
      </w:pPr>
      <w:r>
        <w:rPr>
          <w:rFonts w:hint="eastAsia"/>
          <w:color w:val="FF0000"/>
        </w:rPr>
        <w:t>问题：</w:t>
      </w:r>
      <w:r>
        <w:rPr>
          <w:rFonts w:hint="eastAsia"/>
          <w:color w:val="FF0000"/>
        </w:rPr>
        <w:t>MySql</w:t>
      </w:r>
      <w:r>
        <w:rPr>
          <w:rFonts w:hint="eastAsia"/>
          <w:color w:val="FF0000"/>
        </w:rPr>
        <w:t>连接器直接缓存的一致性问题，变更</w:t>
      </w:r>
      <w:r>
        <w:rPr>
          <w:rFonts w:hint="eastAsia"/>
          <w:color w:val="FF0000"/>
        </w:rPr>
        <w:t>sequence</w:t>
      </w:r>
      <w:r>
        <w:rPr>
          <w:rFonts w:hint="eastAsia"/>
          <w:color w:val="FF0000"/>
        </w:rPr>
        <w:t>属性的同时，保证清理其他</w:t>
      </w:r>
      <w:r>
        <w:rPr>
          <w:rFonts w:hint="eastAsia"/>
          <w:color w:val="FF0000"/>
        </w:rPr>
        <w:t>MySql</w:t>
      </w:r>
      <w:r>
        <w:rPr>
          <w:rFonts w:hint="eastAsia"/>
          <w:color w:val="FF0000"/>
        </w:rPr>
        <w:t>连接器的缓存；</w:t>
      </w:r>
    </w:p>
    <w:p w14:paraId="7F2BCFEE" w14:textId="1FA3F85E" w:rsidR="00314267" w:rsidRDefault="00314267" w:rsidP="00314267">
      <w:r>
        <w:rPr>
          <w:noProof/>
        </w:rPr>
        <w:lastRenderedPageBreak/>
        <mc:AlternateContent>
          <mc:Choice Requires="wps">
            <w:drawing>
              <wp:inline distT="0" distB="0" distL="0" distR="0" wp14:anchorId="32AA8D05" wp14:editId="615F49ED">
                <wp:extent cx="5309870" cy="1891665"/>
                <wp:effectExtent l="9525" t="13335" r="5080" b="13970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5D12D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ha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_sdb::row_to_obj</w:t>
                            </w:r>
                          </w:p>
                          <w:p w14:paraId="31066C03" w14:textId="77777777" w:rsidR="00314267" w:rsidRPr="00571420" w:rsidRDefault="00314267" w:rsidP="00314267">
                            <w:pPr>
                              <w:ind w:leftChars="100" w:left="210"/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 xml:space="preserve">if Field::NEXT_NUMBER == field-&gt;unireg_check 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; </w:t>
                            </w:r>
                            <w:r w:rsidRPr="00571420">
                              <w:rPr>
                                <w:sz w:val="18"/>
                                <w:szCs w:val="18"/>
                              </w:rPr>
                              <w:t>THEN</w:t>
                            </w:r>
                          </w:p>
                          <w:p w14:paraId="5E6A7F90" w14:textId="77777777" w:rsidR="00314267" w:rsidRPr="00571420" w:rsidRDefault="00314267" w:rsidP="00314267">
                            <w:pPr>
                              <w:ind w:leftChars="100" w:left="210"/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sdb_get_sequence_next_value()//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获取到绑定序列值，填充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record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，然后写入到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sdb</w:t>
                            </w:r>
                          </w:p>
                          <w:p w14:paraId="36AC944D" w14:textId="77777777" w:rsidR="00314267" w:rsidRPr="00571420" w:rsidRDefault="00314267" w:rsidP="00314267">
                            <w:pPr>
                              <w:ind w:leftChars="100" w:left="210"/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AA8D05" id="文本框 2" o:spid="_x0000_s1039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">
                <v:textbox style="mso-fit-shape-to-text:t">
                  <w:txbxContent>
                    <w:p w14:paraId="0515D12D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ha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_sdb::row_to_obj</w:t>
                      </w:r>
                    </w:p>
                    <w:p w14:paraId="31066C03" w14:textId="77777777" w:rsidR="00314267" w:rsidRPr="00571420" w:rsidRDefault="00314267" w:rsidP="00314267">
                      <w:pPr>
                        <w:ind w:leftChars="100" w:left="210"/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 xml:space="preserve">if Field::NEXT_NUMBER == field-&gt;unireg_check 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 xml:space="preserve">; </w:t>
                      </w:r>
                      <w:r w:rsidRPr="00571420">
                        <w:rPr>
                          <w:sz w:val="18"/>
                          <w:szCs w:val="18"/>
                        </w:rPr>
                        <w:t>THEN</w:t>
                      </w:r>
                    </w:p>
                    <w:p w14:paraId="5E6A7F90" w14:textId="77777777" w:rsidR="00314267" w:rsidRPr="00571420" w:rsidRDefault="00314267" w:rsidP="00314267">
                      <w:pPr>
                        <w:ind w:leftChars="100" w:left="210"/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sdb_get_sequence_next_value()//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获取到绑定序列值，填充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record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，然后写入到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sdb</w:t>
                      </w:r>
                    </w:p>
                    <w:p w14:paraId="36AC944D" w14:textId="77777777" w:rsidR="00314267" w:rsidRPr="00571420" w:rsidRDefault="00314267" w:rsidP="00314267">
                      <w:pPr>
                        <w:ind w:leftChars="100" w:left="210"/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fi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D4CD07" w14:textId="77777777" w:rsidR="00314267" w:rsidRDefault="00314267" w:rsidP="00314267"/>
    <w:p w14:paraId="54CA7137" w14:textId="77777777" w:rsidR="00314267" w:rsidRDefault="00314267" w:rsidP="00314267">
      <w:pPr>
        <w:rPr>
          <w:szCs w:val="21"/>
        </w:rPr>
      </w:pPr>
      <w:r>
        <w:rPr>
          <w:rFonts w:hint="eastAsia"/>
          <w:szCs w:val="21"/>
        </w:rPr>
        <w:t>sdb_get_sequence_next_value()</w:t>
      </w:r>
    </w:p>
    <w:p w14:paraId="7566257E" w14:textId="77777777" w:rsidR="00314267" w:rsidRDefault="00314267" w:rsidP="00314267">
      <w:r>
        <w:rPr>
          <w:rFonts w:hint="eastAsia"/>
          <w:szCs w:val="21"/>
        </w:rPr>
        <w:t>参照</w:t>
      </w:r>
      <w:r>
        <w:rPr>
          <w:rFonts w:hint="eastAsia"/>
          <w:szCs w:val="21"/>
        </w:rPr>
        <w:t>coord</w:t>
      </w:r>
      <w:r>
        <w:rPr>
          <w:rFonts w:hint="eastAsia"/>
          <w:szCs w:val="21"/>
        </w:rPr>
        <w:t>获取自增</w:t>
      </w:r>
      <w:r>
        <w:rPr>
          <w:rFonts w:hint="eastAsia"/>
          <w:szCs w:val="21"/>
        </w:rPr>
        <w:t>sequence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next value</w:t>
      </w:r>
      <w:r>
        <w:rPr>
          <w:rFonts w:hint="eastAsia"/>
          <w:szCs w:val="21"/>
        </w:rPr>
        <w:t>；</w:t>
      </w:r>
    </w:p>
    <w:p w14:paraId="6AB93CCB" w14:textId="77777777" w:rsidR="00314267" w:rsidRDefault="00314267" w:rsidP="00314267"/>
    <w:p w14:paraId="5F5E38D9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delete</w:t>
      </w:r>
    </w:p>
    <w:p w14:paraId="3CB7B566" w14:textId="77777777" w:rsidR="00314267" w:rsidRDefault="00314267" w:rsidP="00314267">
      <w:r>
        <w:rPr>
          <w:rFonts w:hint="eastAsia"/>
        </w:rPr>
        <w:t>NA</w:t>
      </w:r>
    </w:p>
    <w:p w14:paraId="6EB6D85A" w14:textId="77777777" w:rsidR="00314267" w:rsidRDefault="00314267" w:rsidP="00314267"/>
    <w:p w14:paraId="7796EDC7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select</w:t>
      </w:r>
    </w:p>
    <w:p w14:paraId="742CD982" w14:textId="77777777" w:rsidR="00314267" w:rsidRDefault="00314267" w:rsidP="00314267">
      <w:r>
        <w:rPr>
          <w:rFonts w:hint="eastAsia"/>
        </w:rPr>
        <w:t>NA</w:t>
      </w:r>
    </w:p>
    <w:p w14:paraId="77A157EB" w14:textId="77777777" w:rsidR="00314267" w:rsidRDefault="00314267" w:rsidP="00314267"/>
    <w:p w14:paraId="03B6D0C7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show create table/</w:t>
      </w:r>
      <w:r>
        <w:t>information</w:t>
      </w:r>
      <w:r>
        <w:rPr>
          <w:rFonts w:hint="eastAsia"/>
        </w:rPr>
        <w:t>_schema.tables</w:t>
      </w:r>
    </w:p>
    <w:p w14:paraId="17742641" w14:textId="77777777" w:rsidR="00314267" w:rsidRDefault="00314267" w:rsidP="00314267">
      <w:r>
        <w:t>H</w:t>
      </w:r>
      <w:r>
        <w:rPr>
          <w:rFonts w:hint="eastAsia"/>
        </w:rPr>
        <w:t>a_sdb::info</w:t>
      </w:r>
    </w:p>
    <w:p w14:paraId="5DEC5BC9" w14:textId="004FA2A2" w:rsidR="00314267" w:rsidRDefault="00314267" w:rsidP="00314267">
      <w:r>
        <w:rPr>
          <w:noProof/>
        </w:rPr>
        <mc:AlternateContent>
          <mc:Choice Requires="wps">
            <w:drawing>
              <wp:inline distT="0" distB="0" distL="0" distR="0" wp14:anchorId="53F0CCE3" wp14:editId="26CC2261">
                <wp:extent cx="5309870" cy="1891665"/>
                <wp:effectExtent l="9525" t="9525" r="5080" b="5080"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987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2AEE7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 flag &amp; HA_STATUS_AUTO &amp;&amp; table-&gt;found_next_number_field; THEN</w:t>
                            </w:r>
                          </w:p>
                          <w:p w14:paraId="3A9CB1E1" w14:textId="77777777" w:rsidR="00314267" w:rsidRPr="00571420" w:rsidRDefault="00314267" w:rsidP="003142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 xml:space="preserve">sdb_get_sequence_current_value()// 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从接口直接获取编码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catalog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上的当前值，反馈给</w:t>
                            </w:r>
                            <w:r w:rsidRPr="0057142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stats.auto_increment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F0CCE3" id="文本框 1" o:spid="_x0000_s1040" type="#_x0000_t202" style="width:418.1pt;height:14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">
                <v:textbox style="mso-fit-shape-to-text:t">
                  <w:txbxContent>
                    <w:p w14:paraId="5122AEE7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sz w:val="18"/>
                          <w:szCs w:val="18"/>
                        </w:rPr>
                        <w:t>I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f flag &amp; HA_STATUS_AUTO &amp;&amp; table-&gt;found_next_number_field; THEN</w:t>
                      </w:r>
                    </w:p>
                    <w:p w14:paraId="3A9CB1E1" w14:textId="77777777" w:rsidR="00314267" w:rsidRPr="00571420" w:rsidRDefault="00314267" w:rsidP="00314267">
                      <w:pPr>
                        <w:rPr>
                          <w:sz w:val="18"/>
                          <w:szCs w:val="18"/>
                        </w:rPr>
                      </w:pP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ab/>
                        <w:t xml:space="preserve">sdb_get_sequence_current_value()// 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从接口直接获取编码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catalog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上的当前值，反馈给</w:t>
                      </w:r>
                      <w:r w:rsidRPr="00571420">
                        <w:rPr>
                          <w:rFonts w:hint="eastAsia"/>
                          <w:sz w:val="18"/>
                          <w:szCs w:val="18"/>
                        </w:rPr>
                        <w:t>stats.auto_increment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8A157F" w14:textId="77777777" w:rsidR="00314267" w:rsidRDefault="00314267" w:rsidP="00314267"/>
    <w:p w14:paraId="7F677D0E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alter table t auto_increment = XX</w:t>
      </w:r>
    </w:p>
    <w:p w14:paraId="40356CB6" w14:textId="77777777" w:rsidR="00314267" w:rsidRDefault="00314267" w:rsidP="00314267">
      <w:r>
        <w:rPr>
          <w:rFonts w:hint="eastAsia"/>
        </w:rPr>
        <w:t>同一</w:t>
      </w:r>
    </w:p>
    <w:p w14:paraId="5C9847E0" w14:textId="77777777" w:rsidR="00314267" w:rsidRDefault="00314267" w:rsidP="00314267"/>
    <w:p w14:paraId="590A3A55" w14:textId="77777777" w:rsidR="00314267" w:rsidRDefault="00314267" w:rsidP="00314267">
      <w:pPr>
        <w:pStyle w:val="a7"/>
        <w:numPr>
          <w:ilvl w:val="0"/>
          <w:numId w:val="19"/>
        </w:numPr>
        <w:spacing w:line="0" w:lineRule="atLeast"/>
        <w:ind w:firstLineChars="0"/>
      </w:pPr>
      <w:r>
        <w:rPr>
          <w:rFonts w:hint="eastAsia"/>
        </w:rPr>
        <w:t>show create table/</w:t>
      </w:r>
      <w:r>
        <w:t>information</w:t>
      </w:r>
      <w:r>
        <w:rPr>
          <w:rFonts w:hint="eastAsia"/>
        </w:rPr>
        <w:t>_schema.tables</w:t>
      </w:r>
    </w:p>
    <w:p w14:paraId="786CC689" w14:textId="77777777" w:rsidR="00314267" w:rsidRDefault="00314267" w:rsidP="00314267">
      <w:r>
        <w:rPr>
          <w:rFonts w:hint="eastAsia"/>
        </w:rPr>
        <w:t>同一</w:t>
      </w:r>
    </w:p>
    <w:p w14:paraId="0009790C" w14:textId="77777777" w:rsidR="00314267" w:rsidRDefault="00314267" w:rsidP="00314267"/>
    <w:p w14:paraId="06757DD5" w14:textId="77777777" w:rsidR="00314267" w:rsidRPr="00430FA0" w:rsidRDefault="00314267" w:rsidP="00314267"/>
    <w:p w14:paraId="6AB59C96" w14:textId="6BD23491" w:rsidR="00D36C47" w:rsidRPr="00D36C47" w:rsidRDefault="006A78A2" w:rsidP="00D36C47">
      <w:pPr>
        <w:rPr>
          <w:b/>
        </w:rPr>
      </w:pPr>
      <w:r w:rsidRPr="006A78A2">
        <w:rPr>
          <w:b/>
          <w:noProof/>
        </w:rPr>
        <mc:AlternateContent>
          <mc:Choice Requires="wps">
            <w:drawing>
              <wp:inline distT="0" distB="0" distL="0" distR="0" wp14:anchorId="7262DA61" wp14:editId="1BFC72F0">
                <wp:extent cx="4726338" cy="1404620"/>
                <wp:effectExtent l="0" t="0" r="17145" b="2032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3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FEB6F" w14:textId="55E5015D" w:rsidR="006A78A2" w:rsidRPr="00CF3373" w:rsidRDefault="006A78A2" w:rsidP="006A78A2">
                            <w:pPr>
                              <w:ind w:left="0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class TABLE</w:t>
                            </w:r>
                          </w:p>
                          <w:p w14:paraId="1DC7C224" w14:textId="77777777" w:rsidR="006A78A2" w:rsidRPr="00CF3373" w:rsidRDefault="006A78A2" w:rsidP="006A78A2">
                            <w:pPr>
                              <w:ind w:left="0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  <w:p w14:paraId="136F9721" w14:textId="34ABC04F" w:rsidR="006A78A2" w:rsidRPr="00CF3373" w:rsidRDefault="006A78A2" w:rsidP="006A78A2">
                            <w:pPr>
                              <w:ind w:left="0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| 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 xml:space="preserve">next_number_field           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:    ulong  |//自增字段的会话步长</w:t>
                            </w:r>
                          </w:p>
                          <w:p w14:paraId="3B057B5F" w14:textId="45C41C71" w:rsidR="006A78A2" w:rsidRPr="00CF3373" w:rsidRDefault="006A78A2" w:rsidP="006A78A2">
                            <w:pPr>
                              <w:ind w:left="0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| 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found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 xml:space="preserve">      :    ulong  |//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确定</w:t>
                            </w:r>
                            <w:r w:rsidRPr="00CF3373">
                              <w:rPr>
                                <w:rFonts w:ascii="宋体" w:eastAsia="宋体" w:hAnsi="宋体" w:cs="宋体" w:hint="eastAsia"/>
                                <w:kern w:val="0"/>
                                <w:sz w:val="18"/>
                                <w:szCs w:val="18"/>
                              </w:rPr>
                              <w:t>自增字段初始值</w:t>
                            </w:r>
                          </w:p>
                          <w:p w14:paraId="7F331D0E" w14:textId="5F756822" w:rsidR="006A78A2" w:rsidRPr="006A78A2" w:rsidRDefault="006A78A2" w:rsidP="006A78A2">
                            <w:pPr>
                              <w:ind w:left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CF3373">
                              <w:rPr>
                                <w:rFonts w:ascii="宋体" w:eastAsia="宋体" w:hAnsi="宋体" w:cs="宋体"/>
                                <w:kern w:val="0"/>
                                <w:sz w:val="18"/>
                                <w:szCs w:val="18"/>
                              </w:rPr>
                              <w:t>+-----------------------------------------+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62DA61" id="_x0000_s1041" type="#_x0000_t202" style="width:372.1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" strokeweight=".25pt">
                <v:textbox style="mso-fit-shape-to-text:t">
                  <w:txbxContent>
                    <w:p w14:paraId="200FEB6F" w14:textId="55E5015D" w:rsidR="006A78A2" w:rsidRPr="00CF3373" w:rsidRDefault="006A78A2" w:rsidP="006A78A2">
                      <w:pPr>
                        <w:ind w:left="0"/>
                        <w:jc w:val="left"/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class TABLE</w:t>
                      </w:r>
                    </w:p>
                    <w:p w14:paraId="1DC7C224" w14:textId="77777777" w:rsidR="006A78A2" w:rsidRPr="00CF3373" w:rsidRDefault="006A78A2" w:rsidP="006A78A2">
                      <w:pPr>
                        <w:ind w:left="0"/>
                        <w:jc w:val="left"/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  <w:p w14:paraId="136F9721" w14:textId="34ABC04F" w:rsidR="006A78A2" w:rsidRPr="00CF3373" w:rsidRDefault="006A78A2" w:rsidP="006A78A2">
                      <w:pPr>
                        <w:ind w:left="0"/>
                        <w:jc w:val="left"/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| 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 xml:space="preserve">next_number_field           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:    ulong  |//自增字段的会话步长</w:t>
                      </w:r>
                    </w:p>
                    <w:p w14:paraId="3B057B5F" w14:textId="45C41C71" w:rsidR="006A78A2" w:rsidRPr="00CF3373" w:rsidRDefault="006A78A2" w:rsidP="006A78A2">
                      <w:pPr>
                        <w:ind w:left="0"/>
                        <w:jc w:val="left"/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| 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found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 xml:space="preserve">      :    ulong  |//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确定</w:t>
                      </w:r>
                      <w:r w:rsidRPr="00CF3373">
                        <w:rPr>
                          <w:rFonts w:ascii="宋体" w:eastAsia="宋体" w:hAnsi="宋体" w:cs="宋体" w:hint="eastAsia"/>
                          <w:kern w:val="0"/>
                          <w:sz w:val="18"/>
                          <w:szCs w:val="18"/>
                        </w:rPr>
                        <w:t>自增字段初始值</w:t>
                      </w:r>
                    </w:p>
                    <w:p w14:paraId="7F331D0E" w14:textId="5F756822" w:rsidR="006A78A2" w:rsidRPr="006A78A2" w:rsidRDefault="006A78A2" w:rsidP="006A78A2">
                      <w:pPr>
                        <w:ind w:left="0"/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CF3373">
                        <w:rPr>
                          <w:rFonts w:ascii="宋体" w:eastAsia="宋体" w:hAnsi="宋体" w:cs="宋体"/>
                          <w:kern w:val="0"/>
                          <w:sz w:val="18"/>
                          <w:szCs w:val="18"/>
                        </w:rPr>
                        <w:t>+-----------------------------------------+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E90470" w14:textId="77777777" w:rsidR="0000754B" w:rsidRDefault="0000754B" w:rsidP="0000754B">
      <w:pPr>
        <w:pStyle w:val="2"/>
        <w:numPr>
          <w:ilvl w:val="0"/>
          <w:numId w:val="3"/>
        </w:numPr>
        <w:spacing w:line="416" w:lineRule="auto"/>
        <w:ind w:left="777"/>
      </w:pPr>
      <w:r>
        <w:rPr>
          <w:rFonts w:hint="eastAsia"/>
        </w:rPr>
        <w:t>进度评估跟踪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1445"/>
        <w:gridCol w:w="575"/>
        <w:gridCol w:w="1998"/>
        <w:gridCol w:w="1046"/>
        <w:gridCol w:w="970"/>
        <w:gridCol w:w="1999"/>
      </w:tblGrid>
      <w:tr w:rsidR="0000754B" w14:paraId="406841B8" w14:textId="77777777" w:rsidTr="00285D76">
        <w:tc>
          <w:tcPr>
            <w:tcW w:w="8165" w:type="dxa"/>
            <w:gridSpan w:val="6"/>
            <w:shd w:val="clear" w:color="auto" w:fill="D9D9D9" w:themeFill="background1" w:themeFillShade="D9"/>
          </w:tcPr>
          <w:p w14:paraId="595C2E47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ascii="微软雅黑" w:eastAsia="微软雅黑" w:hAnsi="微软雅黑" w:cs="微软雅黑" w:hint="eastAsia"/>
                <w:sz w:val="18"/>
                <w:szCs w:val="18"/>
              </w:rPr>
              <w:t>汇</w:t>
            </w:r>
            <w:r w:rsidRPr="00AF728B">
              <w:rPr>
                <w:rFonts w:hint="eastAsia"/>
                <w:sz w:val="18"/>
                <w:szCs w:val="18"/>
              </w:rPr>
              <w:t>总信息</w:t>
            </w:r>
          </w:p>
        </w:tc>
      </w:tr>
      <w:tr w:rsidR="0000754B" w14:paraId="573A51C8" w14:textId="77777777" w:rsidTr="00285D76">
        <w:tc>
          <w:tcPr>
            <w:tcW w:w="2040" w:type="dxa"/>
            <w:gridSpan w:val="2"/>
            <w:shd w:val="clear" w:color="auto" w:fill="FDE9D9" w:themeFill="accent6" w:themeFillTint="33"/>
          </w:tcPr>
          <w:p w14:paraId="7AAE0735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总工作量（KLOC）</w:t>
            </w:r>
          </w:p>
        </w:tc>
        <w:tc>
          <w:tcPr>
            <w:tcW w:w="2041" w:type="dxa"/>
          </w:tcPr>
          <w:p w14:paraId="01577485" w14:textId="4EC9D815" w:rsidR="0000754B" w:rsidRPr="007D3618" w:rsidRDefault="0000754B" w:rsidP="00285D76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131DB3F6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758DAD32" w14:textId="6F5120EB" w:rsidR="0000754B" w:rsidRPr="008F202E" w:rsidRDefault="0000754B" w:rsidP="00285D76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00754B" w14:paraId="0B277D7D" w14:textId="77777777" w:rsidTr="00285D76">
        <w:tc>
          <w:tcPr>
            <w:tcW w:w="2040" w:type="dxa"/>
            <w:gridSpan w:val="2"/>
            <w:shd w:val="clear" w:color="auto" w:fill="FDE9D9" w:themeFill="accent6" w:themeFillTint="33"/>
          </w:tcPr>
          <w:p w14:paraId="73605C91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52CC0AA1" w14:textId="77777777" w:rsidR="0000754B" w:rsidRPr="00366F57" w:rsidRDefault="0000754B" w:rsidP="00285D76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78C0A850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1205FF80" w14:textId="77777777" w:rsidR="0000754B" w:rsidRPr="003B565C" w:rsidRDefault="0000754B" w:rsidP="00285D76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00754B" w14:paraId="4A0D2A19" w14:textId="77777777" w:rsidTr="00285D76">
        <w:tc>
          <w:tcPr>
            <w:tcW w:w="8165" w:type="dxa"/>
            <w:gridSpan w:val="6"/>
            <w:shd w:val="clear" w:color="auto" w:fill="D9D9D9" w:themeFill="background1" w:themeFillShade="D9"/>
          </w:tcPr>
          <w:p w14:paraId="0505C96E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00754B" w14:paraId="1883F516" w14:textId="77777777" w:rsidTr="00285D76">
        <w:tc>
          <w:tcPr>
            <w:tcW w:w="1452" w:type="dxa"/>
            <w:shd w:val="clear" w:color="auto" w:fill="D9D9D9" w:themeFill="background1" w:themeFillShade="D9"/>
          </w:tcPr>
          <w:p w14:paraId="7614D034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时间（第X周）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178453E7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4A9385E1" w14:textId="77777777" w:rsidR="0000754B" w:rsidRPr="00AF728B" w:rsidRDefault="0000754B" w:rsidP="00285D76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00754B" w14:paraId="15D9A1AC" w14:textId="77777777" w:rsidTr="00285D76">
        <w:tc>
          <w:tcPr>
            <w:tcW w:w="1452" w:type="dxa"/>
          </w:tcPr>
          <w:p w14:paraId="195E197F" w14:textId="77777777" w:rsidR="0000754B" w:rsidRPr="00AF728B" w:rsidRDefault="0000754B" w:rsidP="00285D76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14:paraId="4A04E212" w14:textId="77777777" w:rsidR="0000754B" w:rsidRPr="00F56FA3" w:rsidRDefault="0000754B" w:rsidP="00285D76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 w:rsidRPr="009D4392">
              <w:rPr>
                <w:rFonts w:eastAsiaTheme="minorEastAsia" w:hint="eastAsia"/>
              </w:rPr>
              <w:t>编码、自测</w:t>
            </w:r>
          </w:p>
        </w:tc>
        <w:tc>
          <w:tcPr>
            <w:tcW w:w="3027" w:type="dxa"/>
            <w:gridSpan w:val="2"/>
          </w:tcPr>
          <w:p w14:paraId="3861AA93" w14:textId="77777777" w:rsidR="0000754B" w:rsidRPr="00D4168C" w:rsidRDefault="0000754B" w:rsidP="00285D76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14:paraId="591BF5E9" w14:textId="77777777" w:rsidR="0000754B" w:rsidRDefault="0000754B" w:rsidP="0000754B">
      <w:pPr>
        <w:pStyle w:val="2"/>
      </w:pPr>
      <w:r>
        <w:rPr>
          <w:rFonts w:hint="eastAsia"/>
        </w:rPr>
        <w:lastRenderedPageBreak/>
        <w:t>遗留问题</w:t>
      </w:r>
    </w:p>
    <w:p w14:paraId="20B5CEDA" w14:textId="77777777" w:rsidR="0000754B" w:rsidRDefault="0000754B" w:rsidP="0000754B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876"/>
        <w:gridCol w:w="2511"/>
        <w:gridCol w:w="4646"/>
      </w:tblGrid>
      <w:tr w:rsidR="0000754B" w14:paraId="413E55CC" w14:textId="77777777" w:rsidTr="00285D76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CD478D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3EDB91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7A2085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00754B" w14:paraId="014151F4" w14:textId="77777777" w:rsidTr="00285D76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6E57E4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2E8512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3C2B3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</w:tbl>
    <w:p w14:paraId="41F1BA1C" w14:textId="77777777" w:rsidR="0000754B" w:rsidRDefault="0000754B" w:rsidP="0000754B"/>
    <w:p w14:paraId="717D8E0D" w14:textId="77777777" w:rsidR="0000754B" w:rsidRDefault="0000754B" w:rsidP="0000754B">
      <w:pPr>
        <w:pStyle w:val="2"/>
      </w:pPr>
      <w:r>
        <w:rPr>
          <w:rFonts w:hint="eastAsia"/>
        </w:rPr>
        <w:t>验收测试用例</w:t>
      </w:r>
    </w:p>
    <w:p w14:paraId="78BF71C5" w14:textId="77777777" w:rsidR="0000754B" w:rsidRDefault="0000754B" w:rsidP="0000754B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a8"/>
        <w:tblpPr w:leftFromText="180" w:rightFromText="180" w:vertAnchor="text" w:horzAnchor="margin" w:tblpX="-318" w:tblpY="238"/>
        <w:tblW w:w="8934" w:type="dxa"/>
        <w:tblLayout w:type="fixed"/>
        <w:tblLook w:val="04A0" w:firstRow="1" w:lastRow="0" w:firstColumn="1" w:lastColumn="0" w:noHBand="0" w:noVBand="1"/>
      </w:tblPr>
      <w:tblGrid>
        <w:gridCol w:w="959"/>
        <w:gridCol w:w="2126"/>
        <w:gridCol w:w="3260"/>
        <w:gridCol w:w="2589"/>
      </w:tblGrid>
      <w:tr w:rsidR="0000754B" w14:paraId="3A710144" w14:textId="77777777" w:rsidTr="00285D76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637C85E1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3B28F78F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2DADF53A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14:paraId="05A58877" w14:textId="77777777" w:rsidR="0000754B" w:rsidRDefault="0000754B" w:rsidP="00285D76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00754B" w14:paraId="79005AD6" w14:textId="77777777" w:rsidTr="00285D76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4A64D9" w14:textId="77777777" w:rsidR="0000754B" w:rsidRPr="001D1B8B" w:rsidRDefault="0000754B" w:rsidP="00285D76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0B95D2" w14:textId="77777777" w:rsidR="0000754B" w:rsidRPr="001D1B8B" w:rsidRDefault="0000754B" w:rsidP="00285D76">
            <w:pPr>
              <w:pStyle w:val="HTML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F93F2" w14:textId="77777777" w:rsidR="0000754B" w:rsidRPr="001D1B8B" w:rsidRDefault="0000754B" w:rsidP="00285D76">
            <w:pPr>
              <w:ind w:left="0"/>
              <w:rPr>
                <w:rFonts w:eastAsiaTheme="minorEastAsia"/>
                <w:szCs w:val="21"/>
              </w:rPr>
            </w:pP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B9217" w14:textId="77777777" w:rsidR="0000754B" w:rsidRPr="001D1B8B" w:rsidRDefault="0000754B" w:rsidP="00285D76">
            <w:pPr>
              <w:ind w:left="0"/>
              <w:rPr>
                <w:rFonts w:eastAsiaTheme="minorEastAsia"/>
                <w:szCs w:val="21"/>
              </w:rPr>
            </w:pPr>
          </w:p>
        </w:tc>
      </w:tr>
    </w:tbl>
    <w:p w14:paraId="1DA9C5D2" w14:textId="77777777" w:rsidR="0000754B" w:rsidRDefault="0000754B" w:rsidP="0000754B">
      <w:pPr>
        <w:ind w:left="0"/>
      </w:pPr>
    </w:p>
    <w:p w14:paraId="1516C95B" w14:textId="77777777" w:rsidR="0000754B" w:rsidRDefault="0000754B" w:rsidP="0000754B">
      <w:pPr>
        <w:pStyle w:val="2"/>
      </w:pPr>
      <w:r>
        <w:t>Checklist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3927"/>
        <w:gridCol w:w="1436"/>
        <w:gridCol w:w="2670"/>
      </w:tblGrid>
      <w:tr w:rsidR="0000754B" w14:paraId="2A5C8ED1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376726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7CF466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14:paraId="72B8AD7E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E49CB5" w14:textId="77777777" w:rsidR="0000754B" w:rsidRDefault="0000754B" w:rsidP="00285D76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00754B" w14:paraId="5C97E79E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DFB135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9E0A76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3F9EE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498E467A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9D6F2A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BE8523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65240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706ABD81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329F71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1BAC30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A963EA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47A363C9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F4F23A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FD785B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FF1A5F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6E584A1A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37F57A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132E6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9A5268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  <w:tr w:rsidR="0000754B" w14:paraId="2FB03B9E" w14:textId="77777777" w:rsidTr="00285D76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1FBDFB" w14:textId="77777777" w:rsidR="0000754B" w:rsidRDefault="0000754B" w:rsidP="00285D76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82DCE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92400F" w14:textId="77777777" w:rsidR="0000754B" w:rsidRDefault="0000754B" w:rsidP="00285D76">
            <w:pPr>
              <w:ind w:left="0"/>
              <w:rPr>
                <w:rFonts w:eastAsiaTheme="minorEastAsia"/>
              </w:rPr>
            </w:pPr>
          </w:p>
        </w:tc>
      </w:tr>
    </w:tbl>
    <w:p w14:paraId="16EBF0C5" w14:textId="77777777" w:rsidR="0000754B" w:rsidRDefault="0000754B" w:rsidP="0000754B"/>
    <w:p w14:paraId="74807D45" w14:textId="77777777" w:rsidR="0000754B" w:rsidRPr="007F7F67" w:rsidRDefault="0000754B" w:rsidP="0000754B">
      <w:pPr>
        <w:pStyle w:val="a3"/>
        <w:rPr>
          <w:rFonts w:hAnsi="宋体" w:cs="宋体"/>
        </w:rPr>
      </w:pPr>
    </w:p>
    <w:p w14:paraId="0052B9C1" w14:textId="77777777" w:rsidR="00AD0152" w:rsidRPr="00F068B7" w:rsidRDefault="00AD0152" w:rsidP="0000754B"/>
    <w:sectPr w:rsidR="00AD0152" w:rsidRPr="00F068B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4B0068" w14:textId="77777777" w:rsidR="00FB6112" w:rsidRDefault="00FB6112" w:rsidP="00965EC7">
      <w:r>
        <w:separator/>
      </w:r>
    </w:p>
  </w:endnote>
  <w:endnote w:type="continuationSeparator" w:id="0">
    <w:p w14:paraId="7734FFAC" w14:textId="77777777" w:rsidR="00FB6112" w:rsidRDefault="00FB6112" w:rsidP="0096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529E9A" w14:textId="77777777" w:rsidR="00FB6112" w:rsidRDefault="00FB6112" w:rsidP="00965EC7">
      <w:r>
        <w:separator/>
      </w:r>
    </w:p>
  </w:footnote>
  <w:footnote w:type="continuationSeparator" w:id="0">
    <w:p w14:paraId="07CDB002" w14:textId="77777777" w:rsidR="00FB6112" w:rsidRDefault="00FB6112" w:rsidP="00965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87DAA"/>
    <w:multiLevelType w:val="multilevel"/>
    <w:tmpl w:val="855C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63507"/>
    <w:multiLevelType w:val="hybridMultilevel"/>
    <w:tmpl w:val="2436A0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A5491"/>
    <w:multiLevelType w:val="hybridMultilevel"/>
    <w:tmpl w:val="E9D641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AE452F"/>
    <w:multiLevelType w:val="hybridMultilevel"/>
    <w:tmpl w:val="D7A8F2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2BB69DB"/>
    <w:multiLevelType w:val="hybridMultilevel"/>
    <w:tmpl w:val="C11E27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8A312C2"/>
    <w:multiLevelType w:val="hybridMultilevel"/>
    <w:tmpl w:val="AF222CA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 w15:restartNumberingAfterBreak="0">
    <w:nsid w:val="398142EE"/>
    <w:multiLevelType w:val="multilevel"/>
    <w:tmpl w:val="B0F4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D215F"/>
    <w:multiLevelType w:val="hybridMultilevel"/>
    <w:tmpl w:val="6FD26DC6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 w15:restartNumberingAfterBreak="0">
    <w:nsid w:val="480F366B"/>
    <w:multiLevelType w:val="hybridMultilevel"/>
    <w:tmpl w:val="F61A0F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89E00D2"/>
    <w:multiLevelType w:val="hybridMultilevel"/>
    <w:tmpl w:val="6AF6C1C0"/>
    <w:lvl w:ilvl="0" w:tplc="5AFE2D20">
      <w:start w:val="1"/>
      <w:numFmt w:val="decimal"/>
      <w:pStyle w:val="3"/>
      <w:lvlText w:val="%1."/>
      <w:lvlJc w:val="left"/>
      <w:pPr>
        <w:ind w:left="777" w:hanging="42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57929"/>
    <w:multiLevelType w:val="hybridMultilevel"/>
    <w:tmpl w:val="365CB06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 w15:restartNumberingAfterBreak="0">
    <w:nsid w:val="66562F51"/>
    <w:multiLevelType w:val="hybridMultilevel"/>
    <w:tmpl w:val="FD7C3E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7625903"/>
    <w:multiLevelType w:val="hybridMultilevel"/>
    <w:tmpl w:val="FED28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CC75450"/>
    <w:multiLevelType w:val="multilevel"/>
    <w:tmpl w:val="91D2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2B70C7"/>
    <w:multiLevelType w:val="hybridMultilevel"/>
    <w:tmpl w:val="98AEB7B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2"/>
  </w:num>
  <w:num w:numId="4">
    <w:abstractNumId w:val="9"/>
  </w:num>
  <w:num w:numId="5">
    <w:abstractNumId w:val="13"/>
  </w:num>
  <w:num w:numId="6">
    <w:abstractNumId w:val="5"/>
  </w:num>
  <w:num w:numId="7">
    <w:abstractNumId w:val="8"/>
  </w:num>
  <w:num w:numId="8">
    <w:abstractNumId w:val="11"/>
  </w:num>
  <w:num w:numId="9">
    <w:abstractNumId w:val="6"/>
  </w:num>
  <w:num w:numId="10">
    <w:abstractNumId w:val="15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</w:num>
  <w:num w:numId="14">
    <w:abstractNumId w:val="0"/>
  </w:num>
  <w:num w:numId="15">
    <w:abstractNumId w:val="14"/>
  </w:num>
  <w:num w:numId="16">
    <w:abstractNumId w:val="7"/>
  </w:num>
  <w:num w:numId="17">
    <w:abstractNumId w:val="12"/>
  </w:num>
  <w:num w:numId="18">
    <w:abstractNumId w:val="1"/>
  </w:num>
  <w:num w:numId="19">
    <w:abstractNumId w:val="4"/>
  </w:num>
  <w:num w:numId="20">
    <w:abstractNumId w:val="3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yuweixing">
    <w15:presenceInfo w15:providerId="None" w15:userId="yuweixi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BC1"/>
    <w:rsid w:val="00000562"/>
    <w:rsid w:val="00000952"/>
    <w:rsid w:val="00000EB1"/>
    <w:rsid w:val="00001826"/>
    <w:rsid w:val="00001BEB"/>
    <w:rsid w:val="000021AE"/>
    <w:rsid w:val="00004699"/>
    <w:rsid w:val="00004927"/>
    <w:rsid w:val="00004C12"/>
    <w:rsid w:val="00005833"/>
    <w:rsid w:val="00005CAE"/>
    <w:rsid w:val="0000622F"/>
    <w:rsid w:val="00006319"/>
    <w:rsid w:val="000065F7"/>
    <w:rsid w:val="00006684"/>
    <w:rsid w:val="00006A4C"/>
    <w:rsid w:val="00006C28"/>
    <w:rsid w:val="00007174"/>
    <w:rsid w:val="0000726D"/>
    <w:rsid w:val="0000754B"/>
    <w:rsid w:val="00007EB3"/>
    <w:rsid w:val="00010668"/>
    <w:rsid w:val="00010884"/>
    <w:rsid w:val="0001183B"/>
    <w:rsid w:val="00011C1A"/>
    <w:rsid w:val="000137C3"/>
    <w:rsid w:val="00013DF8"/>
    <w:rsid w:val="00014029"/>
    <w:rsid w:val="00014BD8"/>
    <w:rsid w:val="00014FF0"/>
    <w:rsid w:val="00015A9A"/>
    <w:rsid w:val="00016223"/>
    <w:rsid w:val="00016278"/>
    <w:rsid w:val="00016B04"/>
    <w:rsid w:val="00016B9E"/>
    <w:rsid w:val="000200BA"/>
    <w:rsid w:val="00020186"/>
    <w:rsid w:val="000203CC"/>
    <w:rsid w:val="000204DE"/>
    <w:rsid w:val="00021CC1"/>
    <w:rsid w:val="00021D1D"/>
    <w:rsid w:val="00021DF8"/>
    <w:rsid w:val="0002212D"/>
    <w:rsid w:val="00022222"/>
    <w:rsid w:val="000233D5"/>
    <w:rsid w:val="000236EE"/>
    <w:rsid w:val="00023CB8"/>
    <w:rsid w:val="00023E56"/>
    <w:rsid w:val="000248FE"/>
    <w:rsid w:val="00024C43"/>
    <w:rsid w:val="00024C9D"/>
    <w:rsid w:val="00024DDF"/>
    <w:rsid w:val="00024E8C"/>
    <w:rsid w:val="00024EAA"/>
    <w:rsid w:val="000250AB"/>
    <w:rsid w:val="000254DE"/>
    <w:rsid w:val="000256FF"/>
    <w:rsid w:val="000257B6"/>
    <w:rsid w:val="00026D04"/>
    <w:rsid w:val="000278C3"/>
    <w:rsid w:val="000278F5"/>
    <w:rsid w:val="00027F02"/>
    <w:rsid w:val="00030954"/>
    <w:rsid w:val="00030955"/>
    <w:rsid w:val="00030962"/>
    <w:rsid w:val="00030F0A"/>
    <w:rsid w:val="00031031"/>
    <w:rsid w:val="0003161D"/>
    <w:rsid w:val="000318AD"/>
    <w:rsid w:val="00031E1A"/>
    <w:rsid w:val="00031F23"/>
    <w:rsid w:val="000324F5"/>
    <w:rsid w:val="00032758"/>
    <w:rsid w:val="00033352"/>
    <w:rsid w:val="000336A0"/>
    <w:rsid w:val="00033D1B"/>
    <w:rsid w:val="00034124"/>
    <w:rsid w:val="000347FD"/>
    <w:rsid w:val="00035D35"/>
    <w:rsid w:val="00035EC5"/>
    <w:rsid w:val="0003660A"/>
    <w:rsid w:val="00036963"/>
    <w:rsid w:val="00036993"/>
    <w:rsid w:val="000373A5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E6F"/>
    <w:rsid w:val="00042B44"/>
    <w:rsid w:val="00042E26"/>
    <w:rsid w:val="000432CA"/>
    <w:rsid w:val="00043CB9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985"/>
    <w:rsid w:val="00050C53"/>
    <w:rsid w:val="000517D1"/>
    <w:rsid w:val="00051880"/>
    <w:rsid w:val="00051EBB"/>
    <w:rsid w:val="00052138"/>
    <w:rsid w:val="0005214B"/>
    <w:rsid w:val="000524B2"/>
    <w:rsid w:val="00052620"/>
    <w:rsid w:val="00052955"/>
    <w:rsid w:val="0005378C"/>
    <w:rsid w:val="000550E6"/>
    <w:rsid w:val="0005532E"/>
    <w:rsid w:val="0005556B"/>
    <w:rsid w:val="00055AE8"/>
    <w:rsid w:val="00055DD8"/>
    <w:rsid w:val="00055E5F"/>
    <w:rsid w:val="0005625E"/>
    <w:rsid w:val="000564D6"/>
    <w:rsid w:val="0005690F"/>
    <w:rsid w:val="000572A9"/>
    <w:rsid w:val="00057816"/>
    <w:rsid w:val="00060C8C"/>
    <w:rsid w:val="00061270"/>
    <w:rsid w:val="00061386"/>
    <w:rsid w:val="0006148B"/>
    <w:rsid w:val="00061527"/>
    <w:rsid w:val="0006168D"/>
    <w:rsid w:val="00061C19"/>
    <w:rsid w:val="00061D44"/>
    <w:rsid w:val="00061F47"/>
    <w:rsid w:val="00062CB3"/>
    <w:rsid w:val="000631BD"/>
    <w:rsid w:val="000631DF"/>
    <w:rsid w:val="00063458"/>
    <w:rsid w:val="00063846"/>
    <w:rsid w:val="0006391E"/>
    <w:rsid w:val="00063B75"/>
    <w:rsid w:val="00064046"/>
    <w:rsid w:val="00064349"/>
    <w:rsid w:val="00064792"/>
    <w:rsid w:val="000652E3"/>
    <w:rsid w:val="00065B91"/>
    <w:rsid w:val="00065C4C"/>
    <w:rsid w:val="00066045"/>
    <w:rsid w:val="00066E4E"/>
    <w:rsid w:val="00067237"/>
    <w:rsid w:val="00067808"/>
    <w:rsid w:val="00067B05"/>
    <w:rsid w:val="00067C0C"/>
    <w:rsid w:val="00070DBE"/>
    <w:rsid w:val="000710F9"/>
    <w:rsid w:val="000718D1"/>
    <w:rsid w:val="00071AB1"/>
    <w:rsid w:val="00071C9A"/>
    <w:rsid w:val="00072694"/>
    <w:rsid w:val="000726D4"/>
    <w:rsid w:val="00072824"/>
    <w:rsid w:val="00072D42"/>
    <w:rsid w:val="00072F21"/>
    <w:rsid w:val="00073691"/>
    <w:rsid w:val="00073799"/>
    <w:rsid w:val="000737AB"/>
    <w:rsid w:val="0007402E"/>
    <w:rsid w:val="00074338"/>
    <w:rsid w:val="00074862"/>
    <w:rsid w:val="0007507B"/>
    <w:rsid w:val="000750A5"/>
    <w:rsid w:val="000764CA"/>
    <w:rsid w:val="00076AB1"/>
    <w:rsid w:val="00076B17"/>
    <w:rsid w:val="00076C47"/>
    <w:rsid w:val="00076E55"/>
    <w:rsid w:val="00077451"/>
    <w:rsid w:val="000774DF"/>
    <w:rsid w:val="00077E6F"/>
    <w:rsid w:val="00077EFA"/>
    <w:rsid w:val="00080172"/>
    <w:rsid w:val="0008048A"/>
    <w:rsid w:val="000805CC"/>
    <w:rsid w:val="00080984"/>
    <w:rsid w:val="00080E40"/>
    <w:rsid w:val="00080F65"/>
    <w:rsid w:val="0008102A"/>
    <w:rsid w:val="000818FE"/>
    <w:rsid w:val="00081F3D"/>
    <w:rsid w:val="0008335B"/>
    <w:rsid w:val="00083599"/>
    <w:rsid w:val="0008395C"/>
    <w:rsid w:val="00083A63"/>
    <w:rsid w:val="00083EDC"/>
    <w:rsid w:val="00084067"/>
    <w:rsid w:val="00084B81"/>
    <w:rsid w:val="000850E5"/>
    <w:rsid w:val="00085191"/>
    <w:rsid w:val="0008580A"/>
    <w:rsid w:val="00085DAA"/>
    <w:rsid w:val="000860BC"/>
    <w:rsid w:val="00086C7C"/>
    <w:rsid w:val="00086CF7"/>
    <w:rsid w:val="00087C3E"/>
    <w:rsid w:val="0009033C"/>
    <w:rsid w:val="000904C4"/>
    <w:rsid w:val="0009050D"/>
    <w:rsid w:val="00090C7F"/>
    <w:rsid w:val="00091356"/>
    <w:rsid w:val="00091454"/>
    <w:rsid w:val="00091A9A"/>
    <w:rsid w:val="00092398"/>
    <w:rsid w:val="00092520"/>
    <w:rsid w:val="00092D9E"/>
    <w:rsid w:val="00092E54"/>
    <w:rsid w:val="00092FA5"/>
    <w:rsid w:val="00093A09"/>
    <w:rsid w:val="000940B0"/>
    <w:rsid w:val="000940D9"/>
    <w:rsid w:val="0009424C"/>
    <w:rsid w:val="000942BA"/>
    <w:rsid w:val="00094700"/>
    <w:rsid w:val="00094714"/>
    <w:rsid w:val="000947E2"/>
    <w:rsid w:val="00094A7C"/>
    <w:rsid w:val="00094ADB"/>
    <w:rsid w:val="00095698"/>
    <w:rsid w:val="00095BA0"/>
    <w:rsid w:val="000964B2"/>
    <w:rsid w:val="0009650F"/>
    <w:rsid w:val="00096806"/>
    <w:rsid w:val="00096929"/>
    <w:rsid w:val="00096A93"/>
    <w:rsid w:val="00096FA7"/>
    <w:rsid w:val="00097068"/>
    <w:rsid w:val="0009741A"/>
    <w:rsid w:val="000975F4"/>
    <w:rsid w:val="00097821"/>
    <w:rsid w:val="00097ADD"/>
    <w:rsid w:val="00097EB6"/>
    <w:rsid w:val="000A05C7"/>
    <w:rsid w:val="000A0658"/>
    <w:rsid w:val="000A0693"/>
    <w:rsid w:val="000A0D74"/>
    <w:rsid w:val="000A1ABD"/>
    <w:rsid w:val="000A1D13"/>
    <w:rsid w:val="000A1F5B"/>
    <w:rsid w:val="000A3372"/>
    <w:rsid w:val="000A356C"/>
    <w:rsid w:val="000A3DBE"/>
    <w:rsid w:val="000A4179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6E98"/>
    <w:rsid w:val="000A74F4"/>
    <w:rsid w:val="000A7501"/>
    <w:rsid w:val="000B0AE2"/>
    <w:rsid w:val="000B1960"/>
    <w:rsid w:val="000B1FD1"/>
    <w:rsid w:val="000B23EB"/>
    <w:rsid w:val="000B2E1E"/>
    <w:rsid w:val="000B2E35"/>
    <w:rsid w:val="000B3393"/>
    <w:rsid w:val="000B3BAF"/>
    <w:rsid w:val="000B3FDE"/>
    <w:rsid w:val="000B50B0"/>
    <w:rsid w:val="000B53E0"/>
    <w:rsid w:val="000B5813"/>
    <w:rsid w:val="000B62DF"/>
    <w:rsid w:val="000B71A1"/>
    <w:rsid w:val="000B7C6C"/>
    <w:rsid w:val="000C1789"/>
    <w:rsid w:val="000C1E3C"/>
    <w:rsid w:val="000C2F2C"/>
    <w:rsid w:val="000C35EC"/>
    <w:rsid w:val="000C38D5"/>
    <w:rsid w:val="000C44F2"/>
    <w:rsid w:val="000C4716"/>
    <w:rsid w:val="000C4A57"/>
    <w:rsid w:val="000C4B96"/>
    <w:rsid w:val="000C634D"/>
    <w:rsid w:val="000C77D3"/>
    <w:rsid w:val="000D0483"/>
    <w:rsid w:val="000D06FD"/>
    <w:rsid w:val="000D0773"/>
    <w:rsid w:val="000D0BA9"/>
    <w:rsid w:val="000D114F"/>
    <w:rsid w:val="000D1919"/>
    <w:rsid w:val="000D1BB1"/>
    <w:rsid w:val="000D1E2C"/>
    <w:rsid w:val="000D2127"/>
    <w:rsid w:val="000D21F9"/>
    <w:rsid w:val="000D244D"/>
    <w:rsid w:val="000D3599"/>
    <w:rsid w:val="000D3A3F"/>
    <w:rsid w:val="000D3A84"/>
    <w:rsid w:val="000D3AC9"/>
    <w:rsid w:val="000D41B3"/>
    <w:rsid w:val="000D47C3"/>
    <w:rsid w:val="000D4BBC"/>
    <w:rsid w:val="000D5526"/>
    <w:rsid w:val="000D5627"/>
    <w:rsid w:val="000D58A0"/>
    <w:rsid w:val="000D6154"/>
    <w:rsid w:val="000D6275"/>
    <w:rsid w:val="000D7209"/>
    <w:rsid w:val="000D73D2"/>
    <w:rsid w:val="000D76C4"/>
    <w:rsid w:val="000E0855"/>
    <w:rsid w:val="000E0B5A"/>
    <w:rsid w:val="000E0B8B"/>
    <w:rsid w:val="000E0D91"/>
    <w:rsid w:val="000E0F59"/>
    <w:rsid w:val="000E17DB"/>
    <w:rsid w:val="000E1FAD"/>
    <w:rsid w:val="000E3237"/>
    <w:rsid w:val="000E33B5"/>
    <w:rsid w:val="000E37D2"/>
    <w:rsid w:val="000E46BF"/>
    <w:rsid w:val="000E49F1"/>
    <w:rsid w:val="000E4AD5"/>
    <w:rsid w:val="000E4B99"/>
    <w:rsid w:val="000E5BA1"/>
    <w:rsid w:val="000E6647"/>
    <w:rsid w:val="000E6D08"/>
    <w:rsid w:val="000E74EF"/>
    <w:rsid w:val="000E7AF0"/>
    <w:rsid w:val="000E7D52"/>
    <w:rsid w:val="000E7EE1"/>
    <w:rsid w:val="000E7F66"/>
    <w:rsid w:val="000F043C"/>
    <w:rsid w:val="000F0452"/>
    <w:rsid w:val="000F13B0"/>
    <w:rsid w:val="000F155B"/>
    <w:rsid w:val="000F1586"/>
    <w:rsid w:val="000F1C30"/>
    <w:rsid w:val="000F1CA0"/>
    <w:rsid w:val="000F2E96"/>
    <w:rsid w:val="000F2ECF"/>
    <w:rsid w:val="000F3566"/>
    <w:rsid w:val="000F3620"/>
    <w:rsid w:val="000F423E"/>
    <w:rsid w:val="000F4A9A"/>
    <w:rsid w:val="000F4FBB"/>
    <w:rsid w:val="000F5BBC"/>
    <w:rsid w:val="000F5E12"/>
    <w:rsid w:val="000F5E84"/>
    <w:rsid w:val="000F6ACF"/>
    <w:rsid w:val="000F6D98"/>
    <w:rsid w:val="000F6F4A"/>
    <w:rsid w:val="000F70C8"/>
    <w:rsid w:val="000F7784"/>
    <w:rsid w:val="000F79B8"/>
    <w:rsid w:val="000F7B52"/>
    <w:rsid w:val="000F7DE3"/>
    <w:rsid w:val="0010002A"/>
    <w:rsid w:val="001000F6"/>
    <w:rsid w:val="00100EDC"/>
    <w:rsid w:val="00100FDE"/>
    <w:rsid w:val="001013DC"/>
    <w:rsid w:val="001013F8"/>
    <w:rsid w:val="001014A3"/>
    <w:rsid w:val="00101585"/>
    <w:rsid w:val="00101699"/>
    <w:rsid w:val="00102155"/>
    <w:rsid w:val="001021A4"/>
    <w:rsid w:val="0010232F"/>
    <w:rsid w:val="00102D4A"/>
    <w:rsid w:val="00102DCA"/>
    <w:rsid w:val="00103CD1"/>
    <w:rsid w:val="0010443B"/>
    <w:rsid w:val="0010452C"/>
    <w:rsid w:val="00104592"/>
    <w:rsid w:val="001047DB"/>
    <w:rsid w:val="00104980"/>
    <w:rsid w:val="001056DB"/>
    <w:rsid w:val="00105E3A"/>
    <w:rsid w:val="00106223"/>
    <w:rsid w:val="00106DBE"/>
    <w:rsid w:val="00107075"/>
    <w:rsid w:val="00107501"/>
    <w:rsid w:val="001077E2"/>
    <w:rsid w:val="0010799A"/>
    <w:rsid w:val="00107F91"/>
    <w:rsid w:val="00107FF6"/>
    <w:rsid w:val="00110D47"/>
    <w:rsid w:val="001117AC"/>
    <w:rsid w:val="00111AA7"/>
    <w:rsid w:val="00112C34"/>
    <w:rsid w:val="00112D36"/>
    <w:rsid w:val="00113123"/>
    <w:rsid w:val="00113253"/>
    <w:rsid w:val="001132D1"/>
    <w:rsid w:val="001132DA"/>
    <w:rsid w:val="001135F0"/>
    <w:rsid w:val="00114110"/>
    <w:rsid w:val="001147D3"/>
    <w:rsid w:val="001155B8"/>
    <w:rsid w:val="00115687"/>
    <w:rsid w:val="00115792"/>
    <w:rsid w:val="001157DF"/>
    <w:rsid w:val="001157FC"/>
    <w:rsid w:val="00115D5B"/>
    <w:rsid w:val="0011606B"/>
    <w:rsid w:val="001162BF"/>
    <w:rsid w:val="0011658F"/>
    <w:rsid w:val="0011683A"/>
    <w:rsid w:val="00117205"/>
    <w:rsid w:val="0011731C"/>
    <w:rsid w:val="00117AC2"/>
    <w:rsid w:val="00117D3F"/>
    <w:rsid w:val="00120381"/>
    <w:rsid w:val="00120487"/>
    <w:rsid w:val="00120561"/>
    <w:rsid w:val="001206B7"/>
    <w:rsid w:val="00120CC8"/>
    <w:rsid w:val="0012150D"/>
    <w:rsid w:val="0012165B"/>
    <w:rsid w:val="0012185B"/>
    <w:rsid w:val="00121879"/>
    <w:rsid w:val="00121C9D"/>
    <w:rsid w:val="00121EDD"/>
    <w:rsid w:val="00123224"/>
    <w:rsid w:val="00123320"/>
    <w:rsid w:val="0012344D"/>
    <w:rsid w:val="00123757"/>
    <w:rsid w:val="0012393A"/>
    <w:rsid w:val="00123BF8"/>
    <w:rsid w:val="00123FCA"/>
    <w:rsid w:val="00124031"/>
    <w:rsid w:val="0012433C"/>
    <w:rsid w:val="00124731"/>
    <w:rsid w:val="00124855"/>
    <w:rsid w:val="00124BF8"/>
    <w:rsid w:val="00125283"/>
    <w:rsid w:val="00125DA7"/>
    <w:rsid w:val="001268B5"/>
    <w:rsid w:val="001269C4"/>
    <w:rsid w:val="00126E5A"/>
    <w:rsid w:val="00131185"/>
    <w:rsid w:val="001311D1"/>
    <w:rsid w:val="001313AB"/>
    <w:rsid w:val="00132041"/>
    <w:rsid w:val="00132634"/>
    <w:rsid w:val="001328D1"/>
    <w:rsid w:val="001328EF"/>
    <w:rsid w:val="0013362C"/>
    <w:rsid w:val="00133F08"/>
    <w:rsid w:val="0013457F"/>
    <w:rsid w:val="00134942"/>
    <w:rsid w:val="00135687"/>
    <w:rsid w:val="00135D9D"/>
    <w:rsid w:val="0013674D"/>
    <w:rsid w:val="00136C43"/>
    <w:rsid w:val="00137015"/>
    <w:rsid w:val="0013784D"/>
    <w:rsid w:val="00137B1E"/>
    <w:rsid w:val="001409DC"/>
    <w:rsid w:val="001409F9"/>
    <w:rsid w:val="00140D23"/>
    <w:rsid w:val="00140DBA"/>
    <w:rsid w:val="00140E77"/>
    <w:rsid w:val="001410CF"/>
    <w:rsid w:val="00141F5F"/>
    <w:rsid w:val="001423FA"/>
    <w:rsid w:val="001432EA"/>
    <w:rsid w:val="001433BA"/>
    <w:rsid w:val="0014388F"/>
    <w:rsid w:val="00143E4D"/>
    <w:rsid w:val="00143FDF"/>
    <w:rsid w:val="00144468"/>
    <w:rsid w:val="00144A63"/>
    <w:rsid w:val="001460FE"/>
    <w:rsid w:val="00146419"/>
    <w:rsid w:val="00146C58"/>
    <w:rsid w:val="00146EDF"/>
    <w:rsid w:val="00147470"/>
    <w:rsid w:val="00147849"/>
    <w:rsid w:val="00147C28"/>
    <w:rsid w:val="00150124"/>
    <w:rsid w:val="001503F2"/>
    <w:rsid w:val="0015076E"/>
    <w:rsid w:val="001507C9"/>
    <w:rsid w:val="00150AC6"/>
    <w:rsid w:val="00150B46"/>
    <w:rsid w:val="0015116A"/>
    <w:rsid w:val="001513A2"/>
    <w:rsid w:val="00151444"/>
    <w:rsid w:val="001516D8"/>
    <w:rsid w:val="001517BB"/>
    <w:rsid w:val="001518B7"/>
    <w:rsid w:val="00152B71"/>
    <w:rsid w:val="00152C8D"/>
    <w:rsid w:val="00153359"/>
    <w:rsid w:val="0015384F"/>
    <w:rsid w:val="00153B16"/>
    <w:rsid w:val="001546BB"/>
    <w:rsid w:val="00154B68"/>
    <w:rsid w:val="00156191"/>
    <w:rsid w:val="001561C2"/>
    <w:rsid w:val="00156B5A"/>
    <w:rsid w:val="001575CF"/>
    <w:rsid w:val="0015764B"/>
    <w:rsid w:val="00157719"/>
    <w:rsid w:val="0015794A"/>
    <w:rsid w:val="00157B25"/>
    <w:rsid w:val="0016060D"/>
    <w:rsid w:val="00160C05"/>
    <w:rsid w:val="001613AF"/>
    <w:rsid w:val="001613E5"/>
    <w:rsid w:val="001616AF"/>
    <w:rsid w:val="00161E25"/>
    <w:rsid w:val="0016210D"/>
    <w:rsid w:val="0016229E"/>
    <w:rsid w:val="001632F8"/>
    <w:rsid w:val="001635B7"/>
    <w:rsid w:val="001638A0"/>
    <w:rsid w:val="00165033"/>
    <w:rsid w:val="00165E46"/>
    <w:rsid w:val="001664B1"/>
    <w:rsid w:val="00166A78"/>
    <w:rsid w:val="00166DC5"/>
    <w:rsid w:val="00166E1C"/>
    <w:rsid w:val="00167421"/>
    <w:rsid w:val="001677CC"/>
    <w:rsid w:val="00167815"/>
    <w:rsid w:val="00167B49"/>
    <w:rsid w:val="001712C2"/>
    <w:rsid w:val="001717DE"/>
    <w:rsid w:val="00172530"/>
    <w:rsid w:val="00173038"/>
    <w:rsid w:val="00173060"/>
    <w:rsid w:val="001735D5"/>
    <w:rsid w:val="001736BA"/>
    <w:rsid w:val="00173748"/>
    <w:rsid w:val="0017376C"/>
    <w:rsid w:val="00173DE1"/>
    <w:rsid w:val="00174144"/>
    <w:rsid w:val="00174656"/>
    <w:rsid w:val="001749B9"/>
    <w:rsid w:val="00175CAD"/>
    <w:rsid w:val="0017653B"/>
    <w:rsid w:val="00176ABE"/>
    <w:rsid w:val="00176AC7"/>
    <w:rsid w:val="00176D67"/>
    <w:rsid w:val="0017711F"/>
    <w:rsid w:val="00180FFC"/>
    <w:rsid w:val="0018127C"/>
    <w:rsid w:val="0018147F"/>
    <w:rsid w:val="00181587"/>
    <w:rsid w:val="00181A02"/>
    <w:rsid w:val="00181CD9"/>
    <w:rsid w:val="00181D5F"/>
    <w:rsid w:val="001823D1"/>
    <w:rsid w:val="0018266B"/>
    <w:rsid w:val="001828F8"/>
    <w:rsid w:val="00183FBB"/>
    <w:rsid w:val="00184D61"/>
    <w:rsid w:val="00184FB4"/>
    <w:rsid w:val="0018513A"/>
    <w:rsid w:val="001853ED"/>
    <w:rsid w:val="00185ACA"/>
    <w:rsid w:val="00185AE2"/>
    <w:rsid w:val="00185C89"/>
    <w:rsid w:val="00185F27"/>
    <w:rsid w:val="00186AAA"/>
    <w:rsid w:val="00186ACE"/>
    <w:rsid w:val="001870B3"/>
    <w:rsid w:val="001871AE"/>
    <w:rsid w:val="00187F63"/>
    <w:rsid w:val="001907B2"/>
    <w:rsid w:val="001912C6"/>
    <w:rsid w:val="001946F8"/>
    <w:rsid w:val="00194905"/>
    <w:rsid w:val="001952B2"/>
    <w:rsid w:val="00195859"/>
    <w:rsid w:val="00195946"/>
    <w:rsid w:val="0019596C"/>
    <w:rsid w:val="00196C92"/>
    <w:rsid w:val="00197064"/>
    <w:rsid w:val="00197D69"/>
    <w:rsid w:val="001A0051"/>
    <w:rsid w:val="001A0553"/>
    <w:rsid w:val="001A0ACF"/>
    <w:rsid w:val="001A0CCD"/>
    <w:rsid w:val="001A0FE3"/>
    <w:rsid w:val="001A0FE6"/>
    <w:rsid w:val="001A1A8B"/>
    <w:rsid w:val="001A200C"/>
    <w:rsid w:val="001A2272"/>
    <w:rsid w:val="001A22C9"/>
    <w:rsid w:val="001A238C"/>
    <w:rsid w:val="001A285D"/>
    <w:rsid w:val="001A330B"/>
    <w:rsid w:val="001A39C0"/>
    <w:rsid w:val="001A3C14"/>
    <w:rsid w:val="001A3E96"/>
    <w:rsid w:val="001A4429"/>
    <w:rsid w:val="001A480E"/>
    <w:rsid w:val="001A4A1E"/>
    <w:rsid w:val="001A4F8B"/>
    <w:rsid w:val="001A5541"/>
    <w:rsid w:val="001A5D62"/>
    <w:rsid w:val="001A5EAE"/>
    <w:rsid w:val="001A5FCA"/>
    <w:rsid w:val="001A67CD"/>
    <w:rsid w:val="001A7206"/>
    <w:rsid w:val="001A75B0"/>
    <w:rsid w:val="001A76BC"/>
    <w:rsid w:val="001B0B2E"/>
    <w:rsid w:val="001B0C18"/>
    <w:rsid w:val="001B10A5"/>
    <w:rsid w:val="001B15DE"/>
    <w:rsid w:val="001B1A78"/>
    <w:rsid w:val="001B1E34"/>
    <w:rsid w:val="001B22B7"/>
    <w:rsid w:val="001B26D8"/>
    <w:rsid w:val="001B386E"/>
    <w:rsid w:val="001B476E"/>
    <w:rsid w:val="001B52F0"/>
    <w:rsid w:val="001B535D"/>
    <w:rsid w:val="001B65F8"/>
    <w:rsid w:val="001B6B79"/>
    <w:rsid w:val="001B6DC3"/>
    <w:rsid w:val="001B73FE"/>
    <w:rsid w:val="001B7576"/>
    <w:rsid w:val="001C00F1"/>
    <w:rsid w:val="001C022C"/>
    <w:rsid w:val="001C08DB"/>
    <w:rsid w:val="001C0A30"/>
    <w:rsid w:val="001C0A99"/>
    <w:rsid w:val="001C0AA0"/>
    <w:rsid w:val="001C0D2A"/>
    <w:rsid w:val="001C0D96"/>
    <w:rsid w:val="001C104A"/>
    <w:rsid w:val="001C1733"/>
    <w:rsid w:val="001C1FCC"/>
    <w:rsid w:val="001C2121"/>
    <w:rsid w:val="001C23F7"/>
    <w:rsid w:val="001C2503"/>
    <w:rsid w:val="001C250C"/>
    <w:rsid w:val="001C2710"/>
    <w:rsid w:val="001C2889"/>
    <w:rsid w:val="001C3675"/>
    <w:rsid w:val="001C386D"/>
    <w:rsid w:val="001C38A8"/>
    <w:rsid w:val="001C38DB"/>
    <w:rsid w:val="001C3B45"/>
    <w:rsid w:val="001C41C9"/>
    <w:rsid w:val="001C4420"/>
    <w:rsid w:val="001C4BAE"/>
    <w:rsid w:val="001C4E32"/>
    <w:rsid w:val="001C58BC"/>
    <w:rsid w:val="001C5B68"/>
    <w:rsid w:val="001C5C77"/>
    <w:rsid w:val="001C60DA"/>
    <w:rsid w:val="001C67A3"/>
    <w:rsid w:val="001C6CC2"/>
    <w:rsid w:val="001C6EDA"/>
    <w:rsid w:val="001C7683"/>
    <w:rsid w:val="001C7900"/>
    <w:rsid w:val="001C79E8"/>
    <w:rsid w:val="001C7E9A"/>
    <w:rsid w:val="001D0277"/>
    <w:rsid w:val="001D0358"/>
    <w:rsid w:val="001D039D"/>
    <w:rsid w:val="001D058A"/>
    <w:rsid w:val="001D09D6"/>
    <w:rsid w:val="001D17B8"/>
    <w:rsid w:val="001D1B8B"/>
    <w:rsid w:val="001D2272"/>
    <w:rsid w:val="001D242A"/>
    <w:rsid w:val="001D2514"/>
    <w:rsid w:val="001D3161"/>
    <w:rsid w:val="001D31EF"/>
    <w:rsid w:val="001D34F4"/>
    <w:rsid w:val="001D3823"/>
    <w:rsid w:val="001D4346"/>
    <w:rsid w:val="001D4423"/>
    <w:rsid w:val="001D5040"/>
    <w:rsid w:val="001D52E4"/>
    <w:rsid w:val="001D5543"/>
    <w:rsid w:val="001D56D2"/>
    <w:rsid w:val="001D5A9D"/>
    <w:rsid w:val="001D6318"/>
    <w:rsid w:val="001D649F"/>
    <w:rsid w:val="001D6570"/>
    <w:rsid w:val="001D6C42"/>
    <w:rsid w:val="001D7917"/>
    <w:rsid w:val="001D7988"/>
    <w:rsid w:val="001D79A9"/>
    <w:rsid w:val="001D7DFF"/>
    <w:rsid w:val="001E0622"/>
    <w:rsid w:val="001E06A8"/>
    <w:rsid w:val="001E0F5C"/>
    <w:rsid w:val="001E104E"/>
    <w:rsid w:val="001E161E"/>
    <w:rsid w:val="001E21F2"/>
    <w:rsid w:val="001E2219"/>
    <w:rsid w:val="001E2476"/>
    <w:rsid w:val="001E259C"/>
    <w:rsid w:val="001E25C4"/>
    <w:rsid w:val="001E2613"/>
    <w:rsid w:val="001E30A6"/>
    <w:rsid w:val="001E34A3"/>
    <w:rsid w:val="001E34F3"/>
    <w:rsid w:val="001E3A0D"/>
    <w:rsid w:val="001E3ABB"/>
    <w:rsid w:val="001E3B48"/>
    <w:rsid w:val="001E3B73"/>
    <w:rsid w:val="001E3BD9"/>
    <w:rsid w:val="001E3DC2"/>
    <w:rsid w:val="001E472B"/>
    <w:rsid w:val="001E5E20"/>
    <w:rsid w:val="001E5F6D"/>
    <w:rsid w:val="001E65C0"/>
    <w:rsid w:val="001E67F8"/>
    <w:rsid w:val="001E6ADE"/>
    <w:rsid w:val="001E6BE0"/>
    <w:rsid w:val="001E733F"/>
    <w:rsid w:val="001E77AB"/>
    <w:rsid w:val="001E79BE"/>
    <w:rsid w:val="001E7C02"/>
    <w:rsid w:val="001F0E0B"/>
    <w:rsid w:val="001F0ED6"/>
    <w:rsid w:val="001F1421"/>
    <w:rsid w:val="001F1866"/>
    <w:rsid w:val="001F18A3"/>
    <w:rsid w:val="001F1B97"/>
    <w:rsid w:val="001F1F2A"/>
    <w:rsid w:val="001F29F7"/>
    <w:rsid w:val="001F3A01"/>
    <w:rsid w:val="001F3AA5"/>
    <w:rsid w:val="001F3D92"/>
    <w:rsid w:val="001F3E33"/>
    <w:rsid w:val="001F422E"/>
    <w:rsid w:val="001F4323"/>
    <w:rsid w:val="001F453A"/>
    <w:rsid w:val="001F4B92"/>
    <w:rsid w:val="001F4BE2"/>
    <w:rsid w:val="001F5370"/>
    <w:rsid w:val="001F5974"/>
    <w:rsid w:val="001F59E7"/>
    <w:rsid w:val="001F63B3"/>
    <w:rsid w:val="001F6589"/>
    <w:rsid w:val="001F6AB1"/>
    <w:rsid w:val="001F6B94"/>
    <w:rsid w:val="001F6C7D"/>
    <w:rsid w:val="001F73D3"/>
    <w:rsid w:val="001F76AD"/>
    <w:rsid w:val="001F78B8"/>
    <w:rsid w:val="001F7BE7"/>
    <w:rsid w:val="001F7CE3"/>
    <w:rsid w:val="001F7E26"/>
    <w:rsid w:val="00200465"/>
    <w:rsid w:val="0020062B"/>
    <w:rsid w:val="002008AA"/>
    <w:rsid w:val="00201307"/>
    <w:rsid w:val="00201593"/>
    <w:rsid w:val="00201730"/>
    <w:rsid w:val="00201F04"/>
    <w:rsid w:val="00202430"/>
    <w:rsid w:val="00202763"/>
    <w:rsid w:val="00202FD8"/>
    <w:rsid w:val="0020300B"/>
    <w:rsid w:val="002038E5"/>
    <w:rsid w:val="00203946"/>
    <w:rsid w:val="00203AE2"/>
    <w:rsid w:val="00203DD9"/>
    <w:rsid w:val="00204A63"/>
    <w:rsid w:val="00204B06"/>
    <w:rsid w:val="00204DD6"/>
    <w:rsid w:val="002050CA"/>
    <w:rsid w:val="002057BC"/>
    <w:rsid w:val="002057D9"/>
    <w:rsid w:val="0020600A"/>
    <w:rsid w:val="00206031"/>
    <w:rsid w:val="00207007"/>
    <w:rsid w:val="002070D8"/>
    <w:rsid w:val="00207661"/>
    <w:rsid w:val="00207879"/>
    <w:rsid w:val="00207B78"/>
    <w:rsid w:val="00207D6E"/>
    <w:rsid w:val="00210E1A"/>
    <w:rsid w:val="002112AD"/>
    <w:rsid w:val="0021132F"/>
    <w:rsid w:val="00211942"/>
    <w:rsid w:val="00211BEC"/>
    <w:rsid w:val="00212239"/>
    <w:rsid w:val="0021250C"/>
    <w:rsid w:val="00213063"/>
    <w:rsid w:val="00213320"/>
    <w:rsid w:val="00213725"/>
    <w:rsid w:val="00213784"/>
    <w:rsid w:val="00213E31"/>
    <w:rsid w:val="0021483B"/>
    <w:rsid w:val="002150D6"/>
    <w:rsid w:val="0021523C"/>
    <w:rsid w:val="00215444"/>
    <w:rsid w:val="00215963"/>
    <w:rsid w:val="00216121"/>
    <w:rsid w:val="00216130"/>
    <w:rsid w:val="00216726"/>
    <w:rsid w:val="0021684B"/>
    <w:rsid w:val="00216A75"/>
    <w:rsid w:val="00216C2B"/>
    <w:rsid w:val="00216D5C"/>
    <w:rsid w:val="00217685"/>
    <w:rsid w:val="002178BB"/>
    <w:rsid w:val="00217BE2"/>
    <w:rsid w:val="00217FAA"/>
    <w:rsid w:val="00220A5A"/>
    <w:rsid w:val="00220B29"/>
    <w:rsid w:val="00220D44"/>
    <w:rsid w:val="00220EE2"/>
    <w:rsid w:val="00221B6F"/>
    <w:rsid w:val="00222090"/>
    <w:rsid w:val="00222CB4"/>
    <w:rsid w:val="00223ACF"/>
    <w:rsid w:val="0022495C"/>
    <w:rsid w:val="00225194"/>
    <w:rsid w:val="0022560F"/>
    <w:rsid w:val="0022590F"/>
    <w:rsid w:val="002260A8"/>
    <w:rsid w:val="00226A1A"/>
    <w:rsid w:val="00226E37"/>
    <w:rsid w:val="002276EF"/>
    <w:rsid w:val="002279D7"/>
    <w:rsid w:val="00227C40"/>
    <w:rsid w:val="00227EDA"/>
    <w:rsid w:val="00230A00"/>
    <w:rsid w:val="0023110E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D0F"/>
    <w:rsid w:val="00234EC4"/>
    <w:rsid w:val="00234EEE"/>
    <w:rsid w:val="002357F2"/>
    <w:rsid w:val="00235CFF"/>
    <w:rsid w:val="00236867"/>
    <w:rsid w:val="00236E79"/>
    <w:rsid w:val="00237007"/>
    <w:rsid w:val="00237E38"/>
    <w:rsid w:val="00240382"/>
    <w:rsid w:val="002406B8"/>
    <w:rsid w:val="002409A3"/>
    <w:rsid w:val="00240C33"/>
    <w:rsid w:val="00242402"/>
    <w:rsid w:val="002425D3"/>
    <w:rsid w:val="00242E39"/>
    <w:rsid w:val="002431EC"/>
    <w:rsid w:val="00243498"/>
    <w:rsid w:val="0024396E"/>
    <w:rsid w:val="00243AD1"/>
    <w:rsid w:val="00243B28"/>
    <w:rsid w:val="00243F6A"/>
    <w:rsid w:val="00244BD9"/>
    <w:rsid w:val="00244C14"/>
    <w:rsid w:val="0024565F"/>
    <w:rsid w:val="002457AC"/>
    <w:rsid w:val="00245A69"/>
    <w:rsid w:val="00245B10"/>
    <w:rsid w:val="00245B9A"/>
    <w:rsid w:val="00246453"/>
    <w:rsid w:val="0024686F"/>
    <w:rsid w:val="00246D94"/>
    <w:rsid w:val="00250603"/>
    <w:rsid w:val="002518A6"/>
    <w:rsid w:val="00251E80"/>
    <w:rsid w:val="002527C7"/>
    <w:rsid w:val="00252875"/>
    <w:rsid w:val="00252B74"/>
    <w:rsid w:val="00252DCA"/>
    <w:rsid w:val="00252F7D"/>
    <w:rsid w:val="0025302F"/>
    <w:rsid w:val="002531B2"/>
    <w:rsid w:val="00253859"/>
    <w:rsid w:val="00253A4B"/>
    <w:rsid w:val="00255A00"/>
    <w:rsid w:val="00255B7F"/>
    <w:rsid w:val="00255EBF"/>
    <w:rsid w:val="002562E4"/>
    <w:rsid w:val="00256C7D"/>
    <w:rsid w:val="00256E22"/>
    <w:rsid w:val="0025712B"/>
    <w:rsid w:val="00257354"/>
    <w:rsid w:val="00257ED9"/>
    <w:rsid w:val="002608FC"/>
    <w:rsid w:val="0026128D"/>
    <w:rsid w:val="00261470"/>
    <w:rsid w:val="00261693"/>
    <w:rsid w:val="00262030"/>
    <w:rsid w:val="002626FC"/>
    <w:rsid w:val="002629E2"/>
    <w:rsid w:val="00262BDC"/>
    <w:rsid w:val="0026309D"/>
    <w:rsid w:val="002638B4"/>
    <w:rsid w:val="00263C9C"/>
    <w:rsid w:val="0026428E"/>
    <w:rsid w:val="0026454D"/>
    <w:rsid w:val="002646C0"/>
    <w:rsid w:val="002647D1"/>
    <w:rsid w:val="00264C4B"/>
    <w:rsid w:val="00264D34"/>
    <w:rsid w:val="00264EA4"/>
    <w:rsid w:val="0026570A"/>
    <w:rsid w:val="0026584D"/>
    <w:rsid w:val="0026615B"/>
    <w:rsid w:val="002669B7"/>
    <w:rsid w:val="00267483"/>
    <w:rsid w:val="00267F15"/>
    <w:rsid w:val="002700FA"/>
    <w:rsid w:val="00270168"/>
    <w:rsid w:val="00270525"/>
    <w:rsid w:val="00270721"/>
    <w:rsid w:val="002709F5"/>
    <w:rsid w:val="00270A9E"/>
    <w:rsid w:val="002714EA"/>
    <w:rsid w:val="0027167A"/>
    <w:rsid w:val="00271D9E"/>
    <w:rsid w:val="00271DC3"/>
    <w:rsid w:val="00271FD4"/>
    <w:rsid w:val="00272367"/>
    <w:rsid w:val="002723B3"/>
    <w:rsid w:val="0027244A"/>
    <w:rsid w:val="00272538"/>
    <w:rsid w:val="002725F9"/>
    <w:rsid w:val="00272996"/>
    <w:rsid w:val="00273853"/>
    <w:rsid w:val="002740BF"/>
    <w:rsid w:val="0027454B"/>
    <w:rsid w:val="002753AC"/>
    <w:rsid w:val="002756F8"/>
    <w:rsid w:val="00275980"/>
    <w:rsid w:val="00275B54"/>
    <w:rsid w:val="00275D7C"/>
    <w:rsid w:val="002762D1"/>
    <w:rsid w:val="0027692F"/>
    <w:rsid w:val="00276A31"/>
    <w:rsid w:val="00276A68"/>
    <w:rsid w:val="00276B33"/>
    <w:rsid w:val="00277041"/>
    <w:rsid w:val="0027775F"/>
    <w:rsid w:val="0028027B"/>
    <w:rsid w:val="002803AC"/>
    <w:rsid w:val="0028068F"/>
    <w:rsid w:val="00280CF3"/>
    <w:rsid w:val="00280D76"/>
    <w:rsid w:val="00280F8A"/>
    <w:rsid w:val="00281290"/>
    <w:rsid w:val="00281431"/>
    <w:rsid w:val="00281C59"/>
    <w:rsid w:val="00281C9C"/>
    <w:rsid w:val="00281D6E"/>
    <w:rsid w:val="002825EE"/>
    <w:rsid w:val="002826E1"/>
    <w:rsid w:val="0028296D"/>
    <w:rsid w:val="00282DB2"/>
    <w:rsid w:val="00282F6B"/>
    <w:rsid w:val="00282FE7"/>
    <w:rsid w:val="002830C2"/>
    <w:rsid w:val="002834CA"/>
    <w:rsid w:val="00283A4C"/>
    <w:rsid w:val="00284527"/>
    <w:rsid w:val="002846A6"/>
    <w:rsid w:val="002854F0"/>
    <w:rsid w:val="0028560D"/>
    <w:rsid w:val="00285744"/>
    <w:rsid w:val="0028594C"/>
    <w:rsid w:val="0028598C"/>
    <w:rsid w:val="00285F10"/>
    <w:rsid w:val="00286448"/>
    <w:rsid w:val="00286DB7"/>
    <w:rsid w:val="00287957"/>
    <w:rsid w:val="00287A12"/>
    <w:rsid w:val="00287C09"/>
    <w:rsid w:val="00287F33"/>
    <w:rsid w:val="00290B0F"/>
    <w:rsid w:val="00290F86"/>
    <w:rsid w:val="002919B8"/>
    <w:rsid w:val="002923E5"/>
    <w:rsid w:val="0029326D"/>
    <w:rsid w:val="00293C3A"/>
    <w:rsid w:val="002945DD"/>
    <w:rsid w:val="002949D9"/>
    <w:rsid w:val="0029570E"/>
    <w:rsid w:val="002959DB"/>
    <w:rsid w:val="00295C71"/>
    <w:rsid w:val="00295ECB"/>
    <w:rsid w:val="00295FAA"/>
    <w:rsid w:val="0029638A"/>
    <w:rsid w:val="0029656D"/>
    <w:rsid w:val="00296E37"/>
    <w:rsid w:val="0029771A"/>
    <w:rsid w:val="00297F16"/>
    <w:rsid w:val="002A065D"/>
    <w:rsid w:val="002A0C6C"/>
    <w:rsid w:val="002A0E1F"/>
    <w:rsid w:val="002A11A2"/>
    <w:rsid w:val="002A1275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4208"/>
    <w:rsid w:val="002A50C0"/>
    <w:rsid w:val="002A5345"/>
    <w:rsid w:val="002A6ACF"/>
    <w:rsid w:val="002A6C38"/>
    <w:rsid w:val="002A7280"/>
    <w:rsid w:val="002B048F"/>
    <w:rsid w:val="002B06E8"/>
    <w:rsid w:val="002B0CBB"/>
    <w:rsid w:val="002B0DD9"/>
    <w:rsid w:val="002B1424"/>
    <w:rsid w:val="002B16D3"/>
    <w:rsid w:val="002B24A6"/>
    <w:rsid w:val="002B29D9"/>
    <w:rsid w:val="002B2CD1"/>
    <w:rsid w:val="002B2D62"/>
    <w:rsid w:val="002B2DDA"/>
    <w:rsid w:val="002B2FC5"/>
    <w:rsid w:val="002B382A"/>
    <w:rsid w:val="002B46AC"/>
    <w:rsid w:val="002B4E61"/>
    <w:rsid w:val="002B5BC7"/>
    <w:rsid w:val="002B5D9F"/>
    <w:rsid w:val="002B6027"/>
    <w:rsid w:val="002B62AF"/>
    <w:rsid w:val="002B6560"/>
    <w:rsid w:val="002B67E1"/>
    <w:rsid w:val="002B6A9A"/>
    <w:rsid w:val="002B6C54"/>
    <w:rsid w:val="002B6E36"/>
    <w:rsid w:val="002B75B3"/>
    <w:rsid w:val="002B768C"/>
    <w:rsid w:val="002B7B54"/>
    <w:rsid w:val="002B7F2B"/>
    <w:rsid w:val="002C020C"/>
    <w:rsid w:val="002C035D"/>
    <w:rsid w:val="002C0834"/>
    <w:rsid w:val="002C0D65"/>
    <w:rsid w:val="002C174C"/>
    <w:rsid w:val="002C1E35"/>
    <w:rsid w:val="002C23FE"/>
    <w:rsid w:val="002C26DC"/>
    <w:rsid w:val="002C2AAC"/>
    <w:rsid w:val="002C3478"/>
    <w:rsid w:val="002C3571"/>
    <w:rsid w:val="002C3836"/>
    <w:rsid w:val="002C3A39"/>
    <w:rsid w:val="002C3D68"/>
    <w:rsid w:val="002C400C"/>
    <w:rsid w:val="002C4C94"/>
    <w:rsid w:val="002C4E1E"/>
    <w:rsid w:val="002C5213"/>
    <w:rsid w:val="002C5CAB"/>
    <w:rsid w:val="002C64DB"/>
    <w:rsid w:val="002C663C"/>
    <w:rsid w:val="002C6A2E"/>
    <w:rsid w:val="002C6E6D"/>
    <w:rsid w:val="002C6FBA"/>
    <w:rsid w:val="002C6FD7"/>
    <w:rsid w:val="002C70EA"/>
    <w:rsid w:val="002C7B26"/>
    <w:rsid w:val="002C7CED"/>
    <w:rsid w:val="002C7D57"/>
    <w:rsid w:val="002D00D5"/>
    <w:rsid w:val="002D07E2"/>
    <w:rsid w:val="002D08C7"/>
    <w:rsid w:val="002D0C47"/>
    <w:rsid w:val="002D0EE4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C"/>
    <w:rsid w:val="002D450F"/>
    <w:rsid w:val="002D477F"/>
    <w:rsid w:val="002D4DBD"/>
    <w:rsid w:val="002D55DE"/>
    <w:rsid w:val="002D577D"/>
    <w:rsid w:val="002D60C5"/>
    <w:rsid w:val="002D6363"/>
    <w:rsid w:val="002D6AEE"/>
    <w:rsid w:val="002D6B80"/>
    <w:rsid w:val="002D6CA5"/>
    <w:rsid w:val="002D6EC2"/>
    <w:rsid w:val="002D70BE"/>
    <w:rsid w:val="002D7146"/>
    <w:rsid w:val="002D731F"/>
    <w:rsid w:val="002D7AB9"/>
    <w:rsid w:val="002E146C"/>
    <w:rsid w:val="002E21D3"/>
    <w:rsid w:val="002E2247"/>
    <w:rsid w:val="002E2488"/>
    <w:rsid w:val="002E27F3"/>
    <w:rsid w:val="002E2995"/>
    <w:rsid w:val="002E2E55"/>
    <w:rsid w:val="002E2FD2"/>
    <w:rsid w:val="002E38DA"/>
    <w:rsid w:val="002E3F5D"/>
    <w:rsid w:val="002E4D08"/>
    <w:rsid w:val="002E504E"/>
    <w:rsid w:val="002E56BE"/>
    <w:rsid w:val="002E599C"/>
    <w:rsid w:val="002E5FEA"/>
    <w:rsid w:val="002E64A8"/>
    <w:rsid w:val="002E66C6"/>
    <w:rsid w:val="002E6A44"/>
    <w:rsid w:val="002E709F"/>
    <w:rsid w:val="002E7360"/>
    <w:rsid w:val="002E7695"/>
    <w:rsid w:val="002E7707"/>
    <w:rsid w:val="002E794A"/>
    <w:rsid w:val="002F0028"/>
    <w:rsid w:val="002F03EC"/>
    <w:rsid w:val="002F041E"/>
    <w:rsid w:val="002F0DC6"/>
    <w:rsid w:val="002F1225"/>
    <w:rsid w:val="002F1380"/>
    <w:rsid w:val="002F1601"/>
    <w:rsid w:val="002F1FFF"/>
    <w:rsid w:val="002F222B"/>
    <w:rsid w:val="002F2467"/>
    <w:rsid w:val="002F2548"/>
    <w:rsid w:val="002F26D6"/>
    <w:rsid w:val="002F2909"/>
    <w:rsid w:val="002F2CEB"/>
    <w:rsid w:val="002F33A5"/>
    <w:rsid w:val="002F4271"/>
    <w:rsid w:val="002F488F"/>
    <w:rsid w:val="002F48A1"/>
    <w:rsid w:val="002F4BFB"/>
    <w:rsid w:val="002F5524"/>
    <w:rsid w:val="002F5B1A"/>
    <w:rsid w:val="002F5DD3"/>
    <w:rsid w:val="002F72FA"/>
    <w:rsid w:val="002F7AF4"/>
    <w:rsid w:val="00300055"/>
    <w:rsid w:val="003003D6"/>
    <w:rsid w:val="0030080B"/>
    <w:rsid w:val="00301720"/>
    <w:rsid w:val="003019D7"/>
    <w:rsid w:val="00301C09"/>
    <w:rsid w:val="00301C51"/>
    <w:rsid w:val="003020D1"/>
    <w:rsid w:val="0030246B"/>
    <w:rsid w:val="0030258B"/>
    <w:rsid w:val="0030276B"/>
    <w:rsid w:val="003029F5"/>
    <w:rsid w:val="00302BAB"/>
    <w:rsid w:val="00303A01"/>
    <w:rsid w:val="00303AC6"/>
    <w:rsid w:val="00303FF3"/>
    <w:rsid w:val="003055EE"/>
    <w:rsid w:val="003056F6"/>
    <w:rsid w:val="0030610D"/>
    <w:rsid w:val="003066D3"/>
    <w:rsid w:val="00306A4B"/>
    <w:rsid w:val="00306B45"/>
    <w:rsid w:val="00306C0F"/>
    <w:rsid w:val="00307416"/>
    <w:rsid w:val="00307F61"/>
    <w:rsid w:val="0031036B"/>
    <w:rsid w:val="003110E2"/>
    <w:rsid w:val="003112F2"/>
    <w:rsid w:val="00311A08"/>
    <w:rsid w:val="00311C73"/>
    <w:rsid w:val="00311FAB"/>
    <w:rsid w:val="003122BD"/>
    <w:rsid w:val="003131B5"/>
    <w:rsid w:val="003131B8"/>
    <w:rsid w:val="003133C3"/>
    <w:rsid w:val="003135E8"/>
    <w:rsid w:val="00314184"/>
    <w:rsid w:val="00314267"/>
    <w:rsid w:val="00314425"/>
    <w:rsid w:val="003149F0"/>
    <w:rsid w:val="00314DB3"/>
    <w:rsid w:val="00315237"/>
    <w:rsid w:val="00315523"/>
    <w:rsid w:val="00315CDC"/>
    <w:rsid w:val="00315D2A"/>
    <w:rsid w:val="003165FA"/>
    <w:rsid w:val="00316A6D"/>
    <w:rsid w:val="003173EC"/>
    <w:rsid w:val="0031756A"/>
    <w:rsid w:val="003178BE"/>
    <w:rsid w:val="00317B87"/>
    <w:rsid w:val="003206CF"/>
    <w:rsid w:val="00320AC4"/>
    <w:rsid w:val="00321A92"/>
    <w:rsid w:val="00321FCF"/>
    <w:rsid w:val="003231AC"/>
    <w:rsid w:val="003239C6"/>
    <w:rsid w:val="00324E8A"/>
    <w:rsid w:val="00325098"/>
    <w:rsid w:val="0032528B"/>
    <w:rsid w:val="003252DA"/>
    <w:rsid w:val="00326373"/>
    <w:rsid w:val="003263CD"/>
    <w:rsid w:val="0032671A"/>
    <w:rsid w:val="00326BB2"/>
    <w:rsid w:val="00327542"/>
    <w:rsid w:val="003278B6"/>
    <w:rsid w:val="00327B57"/>
    <w:rsid w:val="003303C6"/>
    <w:rsid w:val="003304C8"/>
    <w:rsid w:val="003308A8"/>
    <w:rsid w:val="00330A2C"/>
    <w:rsid w:val="00330F95"/>
    <w:rsid w:val="00331064"/>
    <w:rsid w:val="003316BD"/>
    <w:rsid w:val="00331869"/>
    <w:rsid w:val="003323F0"/>
    <w:rsid w:val="003327D2"/>
    <w:rsid w:val="003328BF"/>
    <w:rsid w:val="003329A8"/>
    <w:rsid w:val="00332A96"/>
    <w:rsid w:val="00332BC0"/>
    <w:rsid w:val="00333527"/>
    <w:rsid w:val="00333580"/>
    <w:rsid w:val="003354F7"/>
    <w:rsid w:val="0033585E"/>
    <w:rsid w:val="003360E7"/>
    <w:rsid w:val="00336503"/>
    <w:rsid w:val="00336625"/>
    <w:rsid w:val="00336B2B"/>
    <w:rsid w:val="00337235"/>
    <w:rsid w:val="00337293"/>
    <w:rsid w:val="003374F0"/>
    <w:rsid w:val="00340296"/>
    <w:rsid w:val="003406DE"/>
    <w:rsid w:val="003407D4"/>
    <w:rsid w:val="003415F7"/>
    <w:rsid w:val="0034174F"/>
    <w:rsid w:val="00341BBB"/>
    <w:rsid w:val="003437BB"/>
    <w:rsid w:val="00343E70"/>
    <w:rsid w:val="00344667"/>
    <w:rsid w:val="0034473C"/>
    <w:rsid w:val="00344C3C"/>
    <w:rsid w:val="00344D34"/>
    <w:rsid w:val="00344FA8"/>
    <w:rsid w:val="0034539C"/>
    <w:rsid w:val="00345F55"/>
    <w:rsid w:val="003462CB"/>
    <w:rsid w:val="00346F09"/>
    <w:rsid w:val="0034704D"/>
    <w:rsid w:val="00347193"/>
    <w:rsid w:val="003472CE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37A"/>
    <w:rsid w:val="00353484"/>
    <w:rsid w:val="00353507"/>
    <w:rsid w:val="00353F26"/>
    <w:rsid w:val="00353FFF"/>
    <w:rsid w:val="0035408B"/>
    <w:rsid w:val="003548FB"/>
    <w:rsid w:val="00354D95"/>
    <w:rsid w:val="003556C0"/>
    <w:rsid w:val="003559A6"/>
    <w:rsid w:val="00356769"/>
    <w:rsid w:val="00356948"/>
    <w:rsid w:val="00356AC5"/>
    <w:rsid w:val="00356F34"/>
    <w:rsid w:val="003576B8"/>
    <w:rsid w:val="00360EB5"/>
    <w:rsid w:val="00361656"/>
    <w:rsid w:val="003618BC"/>
    <w:rsid w:val="00362DA0"/>
    <w:rsid w:val="003632CA"/>
    <w:rsid w:val="00363639"/>
    <w:rsid w:val="003638AB"/>
    <w:rsid w:val="00363CDD"/>
    <w:rsid w:val="00363E27"/>
    <w:rsid w:val="003643F5"/>
    <w:rsid w:val="003645A7"/>
    <w:rsid w:val="0036486E"/>
    <w:rsid w:val="00364923"/>
    <w:rsid w:val="00364CBD"/>
    <w:rsid w:val="00364DC1"/>
    <w:rsid w:val="00365A4F"/>
    <w:rsid w:val="003667EA"/>
    <w:rsid w:val="00366B7F"/>
    <w:rsid w:val="00366F57"/>
    <w:rsid w:val="00367A86"/>
    <w:rsid w:val="00367B2A"/>
    <w:rsid w:val="00367E56"/>
    <w:rsid w:val="00370062"/>
    <w:rsid w:val="003702EE"/>
    <w:rsid w:val="0037084C"/>
    <w:rsid w:val="00371080"/>
    <w:rsid w:val="003712C4"/>
    <w:rsid w:val="003714AE"/>
    <w:rsid w:val="003715AB"/>
    <w:rsid w:val="00371613"/>
    <w:rsid w:val="003720B6"/>
    <w:rsid w:val="0037229F"/>
    <w:rsid w:val="00372797"/>
    <w:rsid w:val="00372909"/>
    <w:rsid w:val="00372DD5"/>
    <w:rsid w:val="0037374A"/>
    <w:rsid w:val="00373AFB"/>
    <w:rsid w:val="003743CE"/>
    <w:rsid w:val="003749A0"/>
    <w:rsid w:val="00374E2F"/>
    <w:rsid w:val="003751D3"/>
    <w:rsid w:val="00375411"/>
    <w:rsid w:val="0037599E"/>
    <w:rsid w:val="00375B1E"/>
    <w:rsid w:val="00375BAE"/>
    <w:rsid w:val="0037641D"/>
    <w:rsid w:val="003767A2"/>
    <w:rsid w:val="003767F4"/>
    <w:rsid w:val="00376D69"/>
    <w:rsid w:val="00377499"/>
    <w:rsid w:val="0038107B"/>
    <w:rsid w:val="003812A1"/>
    <w:rsid w:val="00381459"/>
    <w:rsid w:val="00381758"/>
    <w:rsid w:val="003821DF"/>
    <w:rsid w:val="003823AF"/>
    <w:rsid w:val="00383777"/>
    <w:rsid w:val="00383D9E"/>
    <w:rsid w:val="00383DD5"/>
    <w:rsid w:val="00383E3C"/>
    <w:rsid w:val="00384209"/>
    <w:rsid w:val="0038500E"/>
    <w:rsid w:val="00385463"/>
    <w:rsid w:val="0038555C"/>
    <w:rsid w:val="00385AC5"/>
    <w:rsid w:val="00385E4A"/>
    <w:rsid w:val="00386002"/>
    <w:rsid w:val="00386160"/>
    <w:rsid w:val="00386597"/>
    <w:rsid w:val="003867C3"/>
    <w:rsid w:val="00386AE6"/>
    <w:rsid w:val="00387235"/>
    <w:rsid w:val="0038727A"/>
    <w:rsid w:val="00387986"/>
    <w:rsid w:val="00387C2B"/>
    <w:rsid w:val="00390156"/>
    <w:rsid w:val="003904E4"/>
    <w:rsid w:val="00390671"/>
    <w:rsid w:val="003906EF"/>
    <w:rsid w:val="00391687"/>
    <w:rsid w:val="003918CA"/>
    <w:rsid w:val="00391CD0"/>
    <w:rsid w:val="00392157"/>
    <w:rsid w:val="00392273"/>
    <w:rsid w:val="00392353"/>
    <w:rsid w:val="003924DA"/>
    <w:rsid w:val="00392713"/>
    <w:rsid w:val="00392F03"/>
    <w:rsid w:val="00392FD5"/>
    <w:rsid w:val="003933AA"/>
    <w:rsid w:val="003944F0"/>
    <w:rsid w:val="003947CD"/>
    <w:rsid w:val="0039482F"/>
    <w:rsid w:val="003948BD"/>
    <w:rsid w:val="00394A91"/>
    <w:rsid w:val="00394F67"/>
    <w:rsid w:val="003953C8"/>
    <w:rsid w:val="003954A3"/>
    <w:rsid w:val="00396230"/>
    <w:rsid w:val="00396977"/>
    <w:rsid w:val="00396E52"/>
    <w:rsid w:val="00397207"/>
    <w:rsid w:val="003973E9"/>
    <w:rsid w:val="00397882"/>
    <w:rsid w:val="00397AF3"/>
    <w:rsid w:val="00397F3F"/>
    <w:rsid w:val="003A05F4"/>
    <w:rsid w:val="003A084C"/>
    <w:rsid w:val="003A0AEF"/>
    <w:rsid w:val="003A0F5F"/>
    <w:rsid w:val="003A17AB"/>
    <w:rsid w:val="003A1A31"/>
    <w:rsid w:val="003A21AF"/>
    <w:rsid w:val="003A22CE"/>
    <w:rsid w:val="003A325A"/>
    <w:rsid w:val="003A363A"/>
    <w:rsid w:val="003A4241"/>
    <w:rsid w:val="003A43BD"/>
    <w:rsid w:val="003A486D"/>
    <w:rsid w:val="003A4D78"/>
    <w:rsid w:val="003A61B0"/>
    <w:rsid w:val="003A6263"/>
    <w:rsid w:val="003A692C"/>
    <w:rsid w:val="003A6AB9"/>
    <w:rsid w:val="003A7780"/>
    <w:rsid w:val="003A7878"/>
    <w:rsid w:val="003A7DCF"/>
    <w:rsid w:val="003A7EA9"/>
    <w:rsid w:val="003A7F0D"/>
    <w:rsid w:val="003B0509"/>
    <w:rsid w:val="003B19EE"/>
    <w:rsid w:val="003B1C3F"/>
    <w:rsid w:val="003B23B3"/>
    <w:rsid w:val="003B2658"/>
    <w:rsid w:val="003B2853"/>
    <w:rsid w:val="003B2D39"/>
    <w:rsid w:val="003B3705"/>
    <w:rsid w:val="003B3E96"/>
    <w:rsid w:val="003B44A6"/>
    <w:rsid w:val="003B45EC"/>
    <w:rsid w:val="003B4BB5"/>
    <w:rsid w:val="003B4CE6"/>
    <w:rsid w:val="003B4ED5"/>
    <w:rsid w:val="003B529E"/>
    <w:rsid w:val="003B5485"/>
    <w:rsid w:val="003B565C"/>
    <w:rsid w:val="003B568D"/>
    <w:rsid w:val="003B5BAC"/>
    <w:rsid w:val="003B6043"/>
    <w:rsid w:val="003B74CD"/>
    <w:rsid w:val="003C017A"/>
    <w:rsid w:val="003C06EE"/>
    <w:rsid w:val="003C0FAF"/>
    <w:rsid w:val="003C103A"/>
    <w:rsid w:val="003C19D5"/>
    <w:rsid w:val="003C1A1F"/>
    <w:rsid w:val="003C1B4F"/>
    <w:rsid w:val="003C1D4A"/>
    <w:rsid w:val="003C2013"/>
    <w:rsid w:val="003C24DD"/>
    <w:rsid w:val="003C25ED"/>
    <w:rsid w:val="003C292C"/>
    <w:rsid w:val="003C2956"/>
    <w:rsid w:val="003C2FA4"/>
    <w:rsid w:val="003C2FB2"/>
    <w:rsid w:val="003C3033"/>
    <w:rsid w:val="003C342F"/>
    <w:rsid w:val="003C365F"/>
    <w:rsid w:val="003C400E"/>
    <w:rsid w:val="003C41F4"/>
    <w:rsid w:val="003C43EA"/>
    <w:rsid w:val="003C5584"/>
    <w:rsid w:val="003C568A"/>
    <w:rsid w:val="003C5FFE"/>
    <w:rsid w:val="003C6BF1"/>
    <w:rsid w:val="003C6D3C"/>
    <w:rsid w:val="003C73BE"/>
    <w:rsid w:val="003D01D3"/>
    <w:rsid w:val="003D064F"/>
    <w:rsid w:val="003D0A97"/>
    <w:rsid w:val="003D0D82"/>
    <w:rsid w:val="003D0FDA"/>
    <w:rsid w:val="003D14F9"/>
    <w:rsid w:val="003D1982"/>
    <w:rsid w:val="003D1AC7"/>
    <w:rsid w:val="003D2204"/>
    <w:rsid w:val="003D2994"/>
    <w:rsid w:val="003D3122"/>
    <w:rsid w:val="003D3C3A"/>
    <w:rsid w:val="003D4950"/>
    <w:rsid w:val="003D49B5"/>
    <w:rsid w:val="003D6463"/>
    <w:rsid w:val="003D6649"/>
    <w:rsid w:val="003D6828"/>
    <w:rsid w:val="003D76B2"/>
    <w:rsid w:val="003E083D"/>
    <w:rsid w:val="003E0BED"/>
    <w:rsid w:val="003E0C91"/>
    <w:rsid w:val="003E0E4A"/>
    <w:rsid w:val="003E17F5"/>
    <w:rsid w:val="003E2051"/>
    <w:rsid w:val="003E3DA0"/>
    <w:rsid w:val="003E3EE9"/>
    <w:rsid w:val="003E3FA2"/>
    <w:rsid w:val="003E40BB"/>
    <w:rsid w:val="003E4809"/>
    <w:rsid w:val="003E4879"/>
    <w:rsid w:val="003E4964"/>
    <w:rsid w:val="003E4AAA"/>
    <w:rsid w:val="003E4EA4"/>
    <w:rsid w:val="003E51E1"/>
    <w:rsid w:val="003E5EF9"/>
    <w:rsid w:val="003E75FC"/>
    <w:rsid w:val="003E7859"/>
    <w:rsid w:val="003E7DAB"/>
    <w:rsid w:val="003F0654"/>
    <w:rsid w:val="003F095C"/>
    <w:rsid w:val="003F102A"/>
    <w:rsid w:val="003F124F"/>
    <w:rsid w:val="003F16E6"/>
    <w:rsid w:val="003F22E1"/>
    <w:rsid w:val="003F232A"/>
    <w:rsid w:val="003F236B"/>
    <w:rsid w:val="003F248E"/>
    <w:rsid w:val="003F29C5"/>
    <w:rsid w:val="003F2ADD"/>
    <w:rsid w:val="003F2CE1"/>
    <w:rsid w:val="003F2EB5"/>
    <w:rsid w:val="003F2EEA"/>
    <w:rsid w:val="003F38E9"/>
    <w:rsid w:val="003F3DA4"/>
    <w:rsid w:val="003F4CED"/>
    <w:rsid w:val="003F581E"/>
    <w:rsid w:val="003F5DC4"/>
    <w:rsid w:val="003F6030"/>
    <w:rsid w:val="003F6183"/>
    <w:rsid w:val="003F62FB"/>
    <w:rsid w:val="003F6687"/>
    <w:rsid w:val="003F67C6"/>
    <w:rsid w:val="003F717E"/>
    <w:rsid w:val="003F7278"/>
    <w:rsid w:val="00400289"/>
    <w:rsid w:val="004003A1"/>
    <w:rsid w:val="0040041B"/>
    <w:rsid w:val="00400788"/>
    <w:rsid w:val="0040089E"/>
    <w:rsid w:val="00400D64"/>
    <w:rsid w:val="00400FEA"/>
    <w:rsid w:val="0040192E"/>
    <w:rsid w:val="004019A1"/>
    <w:rsid w:val="00402D77"/>
    <w:rsid w:val="00402E03"/>
    <w:rsid w:val="004035FD"/>
    <w:rsid w:val="00403F0A"/>
    <w:rsid w:val="004040D9"/>
    <w:rsid w:val="00404162"/>
    <w:rsid w:val="0040440F"/>
    <w:rsid w:val="00405318"/>
    <w:rsid w:val="00405347"/>
    <w:rsid w:val="0040557B"/>
    <w:rsid w:val="00405881"/>
    <w:rsid w:val="00405FC1"/>
    <w:rsid w:val="00406007"/>
    <w:rsid w:val="0040643D"/>
    <w:rsid w:val="00406850"/>
    <w:rsid w:val="00407CD9"/>
    <w:rsid w:val="004102C1"/>
    <w:rsid w:val="0041034D"/>
    <w:rsid w:val="00410C6D"/>
    <w:rsid w:val="00410CC6"/>
    <w:rsid w:val="004111CB"/>
    <w:rsid w:val="004123DE"/>
    <w:rsid w:val="00412E79"/>
    <w:rsid w:val="004131CA"/>
    <w:rsid w:val="004134B8"/>
    <w:rsid w:val="00413D5E"/>
    <w:rsid w:val="0041415F"/>
    <w:rsid w:val="0041492D"/>
    <w:rsid w:val="0041506C"/>
    <w:rsid w:val="004153D3"/>
    <w:rsid w:val="004158E9"/>
    <w:rsid w:val="00415E7B"/>
    <w:rsid w:val="00416B2A"/>
    <w:rsid w:val="00416E28"/>
    <w:rsid w:val="00416E89"/>
    <w:rsid w:val="0041740A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1F4"/>
    <w:rsid w:val="00424512"/>
    <w:rsid w:val="004246C4"/>
    <w:rsid w:val="004246C9"/>
    <w:rsid w:val="004246CC"/>
    <w:rsid w:val="004247E5"/>
    <w:rsid w:val="00424935"/>
    <w:rsid w:val="00424C07"/>
    <w:rsid w:val="00424D45"/>
    <w:rsid w:val="004257DF"/>
    <w:rsid w:val="00425967"/>
    <w:rsid w:val="00426406"/>
    <w:rsid w:val="004270F3"/>
    <w:rsid w:val="00427251"/>
    <w:rsid w:val="004274BF"/>
    <w:rsid w:val="00427664"/>
    <w:rsid w:val="00430BD5"/>
    <w:rsid w:val="00430EEC"/>
    <w:rsid w:val="004320EC"/>
    <w:rsid w:val="0043222C"/>
    <w:rsid w:val="0043278B"/>
    <w:rsid w:val="00433000"/>
    <w:rsid w:val="004332B0"/>
    <w:rsid w:val="00433467"/>
    <w:rsid w:val="004338C0"/>
    <w:rsid w:val="00433D52"/>
    <w:rsid w:val="00433FA9"/>
    <w:rsid w:val="00433FB3"/>
    <w:rsid w:val="0043438E"/>
    <w:rsid w:val="004348D1"/>
    <w:rsid w:val="004355CF"/>
    <w:rsid w:val="004355F2"/>
    <w:rsid w:val="00435A52"/>
    <w:rsid w:val="00435B2B"/>
    <w:rsid w:val="00436EFF"/>
    <w:rsid w:val="00437E35"/>
    <w:rsid w:val="00437E51"/>
    <w:rsid w:val="00437EBC"/>
    <w:rsid w:val="00437F47"/>
    <w:rsid w:val="00440040"/>
    <w:rsid w:val="00440938"/>
    <w:rsid w:val="004411E1"/>
    <w:rsid w:val="004418A7"/>
    <w:rsid w:val="004423C8"/>
    <w:rsid w:val="004427CA"/>
    <w:rsid w:val="00443746"/>
    <w:rsid w:val="00443F33"/>
    <w:rsid w:val="004441C9"/>
    <w:rsid w:val="00444BDD"/>
    <w:rsid w:val="00444D4D"/>
    <w:rsid w:val="0044519D"/>
    <w:rsid w:val="004454C3"/>
    <w:rsid w:val="004455EF"/>
    <w:rsid w:val="00445600"/>
    <w:rsid w:val="004457D2"/>
    <w:rsid w:val="0044599E"/>
    <w:rsid w:val="00445AB2"/>
    <w:rsid w:val="00445BF9"/>
    <w:rsid w:val="00445C50"/>
    <w:rsid w:val="00445D5F"/>
    <w:rsid w:val="00446333"/>
    <w:rsid w:val="004466DB"/>
    <w:rsid w:val="00446762"/>
    <w:rsid w:val="004467F0"/>
    <w:rsid w:val="00447051"/>
    <w:rsid w:val="004471B9"/>
    <w:rsid w:val="00447645"/>
    <w:rsid w:val="0044788E"/>
    <w:rsid w:val="00447E4C"/>
    <w:rsid w:val="00450116"/>
    <w:rsid w:val="004501EB"/>
    <w:rsid w:val="00451E4D"/>
    <w:rsid w:val="00451E8B"/>
    <w:rsid w:val="00452869"/>
    <w:rsid w:val="00453195"/>
    <w:rsid w:val="004531A5"/>
    <w:rsid w:val="004531F8"/>
    <w:rsid w:val="00453A6E"/>
    <w:rsid w:val="00453D22"/>
    <w:rsid w:val="00454279"/>
    <w:rsid w:val="004547C1"/>
    <w:rsid w:val="00454AB1"/>
    <w:rsid w:val="00454E57"/>
    <w:rsid w:val="00455039"/>
    <w:rsid w:val="004553D0"/>
    <w:rsid w:val="0045609B"/>
    <w:rsid w:val="00457052"/>
    <w:rsid w:val="00457300"/>
    <w:rsid w:val="00457533"/>
    <w:rsid w:val="00457680"/>
    <w:rsid w:val="00457ECE"/>
    <w:rsid w:val="00457EF8"/>
    <w:rsid w:val="004605F6"/>
    <w:rsid w:val="0046069F"/>
    <w:rsid w:val="00460D9C"/>
    <w:rsid w:val="00461E06"/>
    <w:rsid w:val="00461E5F"/>
    <w:rsid w:val="00461F4A"/>
    <w:rsid w:val="004621CB"/>
    <w:rsid w:val="00462218"/>
    <w:rsid w:val="004622C7"/>
    <w:rsid w:val="00462A56"/>
    <w:rsid w:val="00462C69"/>
    <w:rsid w:val="00463173"/>
    <w:rsid w:val="00463783"/>
    <w:rsid w:val="004637C4"/>
    <w:rsid w:val="004638D7"/>
    <w:rsid w:val="00464504"/>
    <w:rsid w:val="00464CBB"/>
    <w:rsid w:val="004652F3"/>
    <w:rsid w:val="00465F94"/>
    <w:rsid w:val="00466005"/>
    <w:rsid w:val="0046679D"/>
    <w:rsid w:val="00466A8B"/>
    <w:rsid w:val="00466AE0"/>
    <w:rsid w:val="00466C9B"/>
    <w:rsid w:val="00466DFA"/>
    <w:rsid w:val="00466F9A"/>
    <w:rsid w:val="00470038"/>
    <w:rsid w:val="0047076B"/>
    <w:rsid w:val="004712BE"/>
    <w:rsid w:val="00471A55"/>
    <w:rsid w:val="00471A75"/>
    <w:rsid w:val="00471BC9"/>
    <w:rsid w:val="00472A9E"/>
    <w:rsid w:val="00472CC9"/>
    <w:rsid w:val="004730F9"/>
    <w:rsid w:val="00473361"/>
    <w:rsid w:val="00473375"/>
    <w:rsid w:val="00473A4D"/>
    <w:rsid w:val="00473C12"/>
    <w:rsid w:val="00473D85"/>
    <w:rsid w:val="00473DEE"/>
    <w:rsid w:val="004740BC"/>
    <w:rsid w:val="004748A5"/>
    <w:rsid w:val="00474A4B"/>
    <w:rsid w:val="00474E75"/>
    <w:rsid w:val="0047516B"/>
    <w:rsid w:val="0047544E"/>
    <w:rsid w:val="0047547E"/>
    <w:rsid w:val="0047562B"/>
    <w:rsid w:val="004756A3"/>
    <w:rsid w:val="00475B7C"/>
    <w:rsid w:val="004762A3"/>
    <w:rsid w:val="00476300"/>
    <w:rsid w:val="00476674"/>
    <w:rsid w:val="00476F78"/>
    <w:rsid w:val="00477388"/>
    <w:rsid w:val="0047770C"/>
    <w:rsid w:val="00477B05"/>
    <w:rsid w:val="00477B81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3BA6"/>
    <w:rsid w:val="00484158"/>
    <w:rsid w:val="004842D8"/>
    <w:rsid w:val="00484E60"/>
    <w:rsid w:val="004853F0"/>
    <w:rsid w:val="00485646"/>
    <w:rsid w:val="004856AE"/>
    <w:rsid w:val="00485C01"/>
    <w:rsid w:val="00485F19"/>
    <w:rsid w:val="00486044"/>
    <w:rsid w:val="004864B5"/>
    <w:rsid w:val="00486BAF"/>
    <w:rsid w:val="0049017B"/>
    <w:rsid w:val="00490A25"/>
    <w:rsid w:val="004910CA"/>
    <w:rsid w:val="00491471"/>
    <w:rsid w:val="00491BC2"/>
    <w:rsid w:val="00492876"/>
    <w:rsid w:val="00492A19"/>
    <w:rsid w:val="004930AD"/>
    <w:rsid w:val="00493430"/>
    <w:rsid w:val="004953E2"/>
    <w:rsid w:val="004965AC"/>
    <w:rsid w:val="004969A5"/>
    <w:rsid w:val="00496E99"/>
    <w:rsid w:val="00497697"/>
    <w:rsid w:val="00497916"/>
    <w:rsid w:val="00497A31"/>
    <w:rsid w:val="00497B14"/>
    <w:rsid w:val="00497C82"/>
    <w:rsid w:val="00497FAB"/>
    <w:rsid w:val="004A00B1"/>
    <w:rsid w:val="004A2358"/>
    <w:rsid w:val="004A292D"/>
    <w:rsid w:val="004A3BBB"/>
    <w:rsid w:val="004A3C73"/>
    <w:rsid w:val="004A3E46"/>
    <w:rsid w:val="004A4639"/>
    <w:rsid w:val="004A495F"/>
    <w:rsid w:val="004A56EE"/>
    <w:rsid w:val="004A64D7"/>
    <w:rsid w:val="004A6A0C"/>
    <w:rsid w:val="004A75DA"/>
    <w:rsid w:val="004A7967"/>
    <w:rsid w:val="004A7A26"/>
    <w:rsid w:val="004A7A62"/>
    <w:rsid w:val="004A7BB0"/>
    <w:rsid w:val="004A7E72"/>
    <w:rsid w:val="004B0198"/>
    <w:rsid w:val="004B06FB"/>
    <w:rsid w:val="004B092B"/>
    <w:rsid w:val="004B0E1A"/>
    <w:rsid w:val="004B0FCC"/>
    <w:rsid w:val="004B1012"/>
    <w:rsid w:val="004B1086"/>
    <w:rsid w:val="004B12AD"/>
    <w:rsid w:val="004B1C05"/>
    <w:rsid w:val="004B2697"/>
    <w:rsid w:val="004B2A2A"/>
    <w:rsid w:val="004B364A"/>
    <w:rsid w:val="004B375E"/>
    <w:rsid w:val="004B41C5"/>
    <w:rsid w:val="004B426A"/>
    <w:rsid w:val="004B4390"/>
    <w:rsid w:val="004B46E6"/>
    <w:rsid w:val="004B4BB6"/>
    <w:rsid w:val="004B4E57"/>
    <w:rsid w:val="004B5260"/>
    <w:rsid w:val="004B5268"/>
    <w:rsid w:val="004B5346"/>
    <w:rsid w:val="004B5876"/>
    <w:rsid w:val="004B5A12"/>
    <w:rsid w:val="004B5DAD"/>
    <w:rsid w:val="004B6314"/>
    <w:rsid w:val="004B6905"/>
    <w:rsid w:val="004B7298"/>
    <w:rsid w:val="004B738D"/>
    <w:rsid w:val="004B746E"/>
    <w:rsid w:val="004C0034"/>
    <w:rsid w:val="004C0148"/>
    <w:rsid w:val="004C02F2"/>
    <w:rsid w:val="004C10C8"/>
    <w:rsid w:val="004C1552"/>
    <w:rsid w:val="004C2F42"/>
    <w:rsid w:val="004C3133"/>
    <w:rsid w:val="004C3268"/>
    <w:rsid w:val="004C3351"/>
    <w:rsid w:val="004C347D"/>
    <w:rsid w:val="004C3979"/>
    <w:rsid w:val="004C3D5A"/>
    <w:rsid w:val="004C3E88"/>
    <w:rsid w:val="004C4313"/>
    <w:rsid w:val="004C4588"/>
    <w:rsid w:val="004C4670"/>
    <w:rsid w:val="004C549E"/>
    <w:rsid w:val="004C5D08"/>
    <w:rsid w:val="004C6045"/>
    <w:rsid w:val="004C626E"/>
    <w:rsid w:val="004C6BE0"/>
    <w:rsid w:val="004C70E9"/>
    <w:rsid w:val="004C79B0"/>
    <w:rsid w:val="004C7F35"/>
    <w:rsid w:val="004D04FB"/>
    <w:rsid w:val="004D05FF"/>
    <w:rsid w:val="004D06FE"/>
    <w:rsid w:val="004D111A"/>
    <w:rsid w:val="004D1AA3"/>
    <w:rsid w:val="004D2A43"/>
    <w:rsid w:val="004D2D0E"/>
    <w:rsid w:val="004D452E"/>
    <w:rsid w:val="004D470F"/>
    <w:rsid w:val="004D4958"/>
    <w:rsid w:val="004D704C"/>
    <w:rsid w:val="004D75B2"/>
    <w:rsid w:val="004D77E6"/>
    <w:rsid w:val="004D7B0B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EE7"/>
    <w:rsid w:val="004E3F1B"/>
    <w:rsid w:val="004E3F22"/>
    <w:rsid w:val="004E423A"/>
    <w:rsid w:val="004E440A"/>
    <w:rsid w:val="004E56F6"/>
    <w:rsid w:val="004E5F1D"/>
    <w:rsid w:val="004E5FD2"/>
    <w:rsid w:val="004E6078"/>
    <w:rsid w:val="004E671E"/>
    <w:rsid w:val="004E6B40"/>
    <w:rsid w:val="004E77F1"/>
    <w:rsid w:val="004F00CF"/>
    <w:rsid w:val="004F08D9"/>
    <w:rsid w:val="004F1591"/>
    <w:rsid w:val="004F168A"/>
    <w:rsid w:val="004F17A6"/>
    <w:rsid w:val="004F188C"/>
    <w:rsid w:val="004F1CF4"/>
    <w:rsid w:val="004F1EB4"/>
    <w:rsid w:val="004F2670"/>
    <w:rsid w:val="004F2A82"/>
    <w:rsid w:val="004F33F1"/>
    <w:rsid w:val="004F4017"/>
    <w:rsid w:val="004F405F"/>
    <w:rsid w:val="004F4173"/>
    <w:rsid w:val="004F41EB"/>
    <w:rsid w:val="004F425F"/>
    <w:rsid w:val="004F4798"/>
    <w:rsid w:val="004F47CA"/>
    <w:rsid w:val="004F4DC6"/>
    <w:rsid w:val="004F4DFA"/>
    <w:rsid w:val="004F59B1"/>
    <w:rsid w:val="004F5B92"/>
    <w:rsid w:val="004F5F65"/>
    <w:rsid w:val="004F6373"/>
    <w:rsid w:val="004F66CB"/>
    <w:rsid w:val="004F789E"/>
    <w:rsid w:val="004F7BC4"/>
    <w:rsid w:val="00500734"/>
    <w:rsid w:val="0050093D"/>
    <w:rsid w:val="00500C77"/>
    <w:rsid w:val="00500EF4"/>
    <w:rsid w:val="00501118"/>
    <w:rsid w:val="00501597"/>
    <w:rsid w:val="005016C1"/>
    <w:rsid w:val="005027B1"/>
    <w:rsid w:val="00503091"/>
    <w:rsid w:val="00503813"/>
    <w:rsid w:val="00503852"/>
    <w:rsid w:val="00503912"/>
    <w:rsid w:val="00503F09"/>
    <w:rsid w:val="0050433F"/>
    <w:rsid w:val="00504B34"/>
    <w:rsid w:val="00504BEA"/>
    <w:rsid w:val="0050548B"/>
    <w:rsid w:val="00505687"/>
    <w:rsid w:val="005059E3"/>
    <w:rsid w:val="00505C69"/>
    <w:rsid w:val="005066F0"/>
    <w:rsid w:val="00506C11"/>
    <w:rsid w:val="005071F5"/>
    <w:rsid w:val="005075BF"/>
    <w:rsid w:val="005075F0"/>
    <w:rsid w:val="00507B1F"/>
    <w:rsid w:val="00510703"/>
    <w:rsid w:val="00510A5C"/>
    <w:rsid w:val="00510D14"/>
    <w:rsid w:val="00510E5E"/>
    <w:rsid w:val="0051164E"/>
    <w:rsid w:val="00511A80"/>
    <w:rsid w:val="00511FDF"/>
    <w:rsid w:val="00512E24"/>
    <w:rsid w:val="00513729"/>
    <w:rsid w:val="00513BFC"/>
    <w:rsid w:val="005142AB"/>
    <w:rsid w:val="00514774"/>
    <w:rsid w:val="00514951"/>
    <w:rsid w:val="00514A3A"/>
    <w:rsid w:val="00515346"/>
    <w:rsid w:val="00515660"/>
    <w:rsid w:val="00515803"/>
    <w:rsid w:val="0051580C"/>
    <w:rsid w:val="00516127"/>
    <w:rsid w:val="005161B6"/>
    <w:rsid w:val="00516A2C"/>
    <w:rsid w:val="005175A8"/>
    <w:rsid w:val="00520A72"/>
    <w:rsid w:val="005218F4"/>
    <w:rsid w:val="00521A7D"/>
    <w:rsid w:val="00521C0E"/>
    <w:rsid w:val="0052216E"/>
    <w:rsid w:val="0052251E"/>
    <w:rsid w:val="00522E4E"/>
    <w:rsid w:val="00522ECE"/>
    <w:rsid w:val="00522F67"/>
    <w:rsid w:val="00523231"/>
    <w:rsid w:val="00524B11"/>
    <w:rsid w:val="0052527F"/>
    <w:rsid w:val="00525466"/>
    <w:rsid w:val="00525705"/>
    <w:rsid w:val="0052598E"/>
    <w:rsid w:val="0052607C"/>
    <w:rsid w:val="00526268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191C"/>
    <w:rsid w:val="00532341"/>
    <w:rsid w:val="00532790"/>
    <w:rsid w:val="00532811"/>
    <w:rsid w:val="00532C98"/>
    <w:rsid w:val="00532CFE"/>
    <w:rsid w:val="00532DE8"/>
    <w:rsid w:val="00533962"/>
    <w:rsid w:val="005341B8"/>
    <w:rsid w:val="0053440E"/>
    <w:rsid w:val="005344E0"/>
    <w:rsid w:val="005350D0"/>
    <w:rsid w:val="00535547"/>
    <w:rsid w:val="00535583"/>
    <w:rsid w:val="005356F0"/>
    <w:rsid w:val="00535708"/>
    <w:rsid w:val="00535981"/>
    <w:rsid w:val="00535F92"/>
    <w:rsid w:val="00536748"/>
    <w:rsid w:val="00536ACE"/>
    <w:rsid w:val="00536FC3"/>
    <w:rsid w:val="00537099"/>
    <w:rsid w:val="0053797F"/>
    <w:rsid w:val="00537C78"/>
    <w:rsid w:val="00537DD8"/>
    <w:rsid w:val="00541B89"/>
    <w:rsid w:val="00542847"/>
    <w:rsid w:val="00542F8E"/>
    <w:rsid w:val="00543F85"/>
    <w:rsid w:val="005447D3"/>
    <w:rsid w:val="0054484C"/>
    <w:rsid w:val="00544A62"/>
    <w:rsid w:val="00544FD7"/>
    <w:rsid w:val="0054523D"/>
    <w:rsid w:val="005452F1"/>
    <w:rsid w:val="00545606"/>
    <w:rsid w:val="00545671"/>
    <w:rsid w:val="0054689D"/>
    <w:rsid w:val="0054702D"/>
    <w:rsid w:val="0054738C"/>
    <w:rsid w:val="0054760A"/>
    <w:rsid w:val="00547CC6"/>
    <w:rsid w:val="00547EE1"/>
    <w:rsid w:val="00547FC1"/>
    <w:rsid w:val="005504F1"/>
    <w:rsid w:val="00550FD6"/>
    <w:rsid w:val="0055166E"/>
    <w:rsid w:val="0055214B"/>
    <w:rsid w:val="0055231A"/>
    <w:rsid w:val="00552879"/>
    <w:rsid w:val="00552BD2"/>
    <w:rsid w:val="00552BD9"/>
    <w:rsid w:val="0055321F"/>
    <w:rsid w:val="005535FF"/>
    <w:rsid w:val="00553E01"/>
    <w:rsid w:val="00553F8F"/>
    <w:rsid w:val="0055448D"/>
    <w:rsid w:val="005546AF"/>
    <w:rsid w:val="00554E22"/>
    <w:rsid w:val="005558E0"/>
    <w:rsid w:val="00555BEB"/>
    <w:rsid w:val="00555D5C"/>
    <w:rsid w:val="00555E29"/>
    <w:rsid w:val="00556215"/>
    <w:rsid w:val="00556A25"/>
    <w:rsid w:val="00556AC9"/>
    <w:rsid w:val="00556C4F"/>
    <w:rsid w:val="005572DD"/>
    <w:rsid w:val="00557C4B"/>
    <w:rsid w:val="00557D3B"/>
    <w:rsid w:val="00560642"/>
    <w:rsid w:val="00560CAE"/>
    <w:rsid w:val="00561B1B"/>
    <w:rsid w:val="005621E4"/>
    <w:rsid w:val="00562679"/>
    <w:rsid w:val="00562718"/>
    <w:rsid w:val="005640E2"/>
    <w:rsid w:val="00564522"/>
    <w:rsid w:val="00564558"/>
    <w:rsid w:val="005649B0"/>
    <w:rsid w:val="00564AAE"/>
    <w:rsid w:val="00564B47"/>
    <w:rsid w:val="0056522D"/>
    <w:rsid w:val="00565C42"/>
    <w:rsid w:val="0056629B"/>
    <w:rsid w:val="00566388"/>
    <w:rsid w:val="005664CD"/>
    <w:rsid w:val="00566556"/>
    <w:rsid w:val="00566B01"/>
    <w:rsid w:val="0057006E"/>
    <w:rsid w:val="00570268"/>
    <w:rsid w:val="005707B0"/>
    <w:rsid w:val="00570C2F"/>
    <w:rsid w:val="0057120C"/>
    <w:rsid w:val="0057211A"/>
    <w:rsid w:val="00572199"/>
    <w:rsid w:val="00572D58"/>
    <w:rsid w:val="005732B7"/>
    <w:rsid w:val="0057335A"/>
    <w:rsid w:val="005733C1"/>
    <w:rsid w:val="00573824"/>
    <w:rsid w:val="00573CAA"/>
    <w:rsid w:val="005747BB"/>
    <w:rsid w:val="005753F8"/>
    <w:rsid w:val="005762AD"/>
    <w:rsid w:val="00576693"/>
    <w:rsid w:val="00576E2D"/>
    <w:rsid w:val="005775E0"/>
    <w:rsid w:val="00577D5B"/>
    <w:rsid w:val="00580166"/>
    <w:rsid w:val="00580296"/>
    <w:rsid w:val="00580FA6"/>
    <w:rsid w:val="005816C2"/>
    <w:rsid w:val="00581DD4"/>
    <w:rsid w:val="005821B9"/>
    <w:rsid w:val="005823E4"/>
    <w:rsid w:val="005827F2"/>
    <w:rsid w:val="00582F31"/>
    <w:rsid w:val="0058316A"/>
    <w:rsid w:val="00584636"/>
    <w:rsid w:val="00584AC2"/>
    <w:rsid w:val="00584EDA"/>
    <w:rsid w:val="00584FCB"/>
    <w:rsid w:val="00585C65"/>
    <w:rsid w:val="005861FB"/>
    <w:rsid w:val="00586310"/>
    <w:rsid w:val="005863B6"/>
    <w:rsid w:val="00586A39"/>
    <w:rsid w:val="00586F12"/>
    <w:rsid w:val="005870E9"/>
    <w:rsid w:val="005876E5"/>
    <w:rsid w:val="00587856"/>
    <w:rsid w:val="0058794F"/>
    <w:rsid w:val="00587A3D"/>
    <w:rsid w:val="00587E7E"/>
    <w:rsid w:val="00590072"/>
    <w:rsid w:val="005904F3"/>
    <w:rsid w:val="00591B5B"/>
    <w:rsid w:val="0059228A"/>
    <w:rsid w:val="0059260B"/>
    <w:rsid w:val="005928AA"/>
    <w:rsid w:val="00593E4B"/>
    <w:rsid w:val="00594220"/>
    <w:rsid w:val="005946F2"/>
    <w:rsid w:val="005947E2"/>
    <w:rsid w:val="0059485F"/>
    <w:rsid w:val="005953F2"/>
    <w:rsid w:val="00595AE6"/>
    <w:rsid w:val="00595D7C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0D68"/>
    <w:rsid w:val="005A274C"/>
    <w:rsid w:val="005A288E"/>
    <w:rsid w:val="005A4238"/>
    <w:rsid w:val="005A4362"/>
    <w:rsid w:val="005A47C2"/>
    <w:rsid w:val="005A535D"/>
    <w:rsid w:val="005A5738"/>
    <w:rsid w:val="005A5CD5"/>
    <w:rsid w:val="005A6096"/>
    <w:rsid w:val="005A672B"/>
    <w:rsid w:val="005A69FD"/>
    <w:rsid w:val="005A784D"/>
    <w:rsid w:val="005B039A"/>
    <w:rsid w:val="005B0AA0"/>
    <w:rsid w:val="005B1100"/>
    <w:rsid w:val="005B1584"/>
    <w:rsid w:val="005B1934"/>
    <w:rsid w:val="005B1ACF"/>
    <w:rsid w:val="005B1FB2"/>
    <w:rsid w:val="005B273C"/>
    <w:rsid w:val="005B2B3F"/>
    <w:rsid w:val="005B4A23"/>
    <w:rsid w:val="005B53DA"/>
    <w:rsid w:val="005B5E01"/>
    <w:rsid w:val="005B7B9F"/>
    <w:rsid w:val="005C0B0F"/>
    <w:rsid w:val="005C106C"/>
    <w:rsid w:val="005C1109"/>
    <w:rsid w:val="005C1557"/>
    <w:rsid w:val="005C157C"/>
    <w:rsid w:val="005C295E"/>
    <w:rsid w:val="005C2AAF"/>
    <w:rsid w:val="005C2B52"/>
    <w:rsid w:val="005C3D56"/>
    <w:rsid w:val="005C4027"/>
    <w:rsid w:val="005C4D51"/>
    <w:rsid w:val="005C52B0"/>
    <w:rsid w:val="005C5887"/>
    <w:rsid w:val="005C5BA9"/>
    <w:rsid w:val="005C5D1E"/>
    <w:rsid w:val="005C62D1"/>
    <w:rsid w:val="005C6E4E"/>
    <w:rsid w:val="005C6F60"/>
    <w:rsid w:val="005C6F97"/>
    <w:rsid w:val="005C7174"/>
    <w:rsid w:val="005C7603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46CE"/>
    <w:rsid w:val="005D4D8C"/>
    <w:rsid w:val="005D504D"/>
    <w:rsid w:val="005D54D3"/>
    <w:rsid w:val="005D5B1A"/>
    <w:rsid w:val="005D5B2E"/>
    <w:rsid w:val="005D5C05"/>
    <w:rsid w:val="005D5DFE"/>
    <w:rsid w:val="005D5FE3"/>
    <w:rsid w:val="005D6533"/>
    <w:rsid w:val="005D6539"/>
    <w:rsid w:val="005D6811"/>
    <w:rsid w:val="005D6865"/>
    <w:rsid w:val="005D6E37"/>
    <w:rsid w:val="005D6F44"/>
    <w:rsid w:val="005D7212"/>
    <w:rsid w:val="005D72DE"/>
    <w:rsid w:val="005D789B"/>
    <w:rsid w:val="005D7BDA"/>
    <w:rsid w:val="005E03E6"/>
    <w:rsid w:val="005E0B14"/>
    <w:rsid w:val="005E0CE0"/>
    <w:rsid w:val="005E1144"/>
    <w:rsid w:val="005E166A"/>
    <w:rsid w:val="005E196F"/>
    <w:rsid w:val="005E1B86"/>
    <w:rsid w:val="005E230D"/>
    <w:rsid w:val="005E3468"/>
    <w:rsid w:val="005E348B"/>
    <w:rsid w:val="005E3729"/>
    <w:rsid w:val="005E47CD"/>
    <w:rsid w:val="005E4806"/>
    <w:rsid w:val="005E4921"/>
    <w:rsid w:val="005E4927"/>
    <w:rsid w:val="005E53DA"/>
    <w:rsid w:val="005E5721"/>
    <w:rsid w:val="005E5AA8"/>
    <w:rsid w:val="005E5B06"/>
    <w:rsid w:val="005E5E2F"/>
    <w:rsid w:val="005E7463"/>
    <w:rsid w:val="005F05BF"/>
    <w:rsid w:val="005F0A25"/>
    <w:rsid w:val="005F0B79"/>
    <w:rsid w:val="005F112E"/>
    <w:rsid w:val="005F1589"/>
    <w:rsid w:val="005F25E3"/>
    <w:rsid w:val="005F391C"/>
    <w:rsid w:val="005F3CD6"/>
    <w:rsid w:val="005F3DB0"/>
    <w:rsid w:val="005F45AF"/>
    <w:rsid w:val="005F45FF"/>
    <w:rsid w:val="005F465E"/>
    <w:rsid w:val="005F4F38"/>
    <w:rsid w:val="005F52E6"/>
    <w:rsid w:val="005F568E"/>
    <w:rsid w:val="005F577A"/>
    <w:rsid w:val="005F5C79"/>
    <w:rsid w:val="005F69CB"/>
    <w:rsid w:val="005F6E2D"/>
    <w:rsid w:val="005F6E76"/>
    <w:rsid w:val="005F71DF"/>
    <w:rsid w:val="005F7394"/>
    <w:rsid w:val="005F777E"/>
    <w:rsid w:val="005F7A35"/>
    <w:rsid w:val="00600078"/>
    <w:rsid w:val="006004FE"/>
    <w:rsid w:val="0060146D"/>
    <w:rsid w:val="00601ABD"/>
    <w:rsid w:val="00602595"/>
    <w:rsid w:val="00602BF1"/>
    <w:rsid w:val="00602D74"/>
    <w:rsid w:val="00603AFE"/>
    <w:rsid w:val="00603CD6"/>
    <w:rsid w:val="00604205"/>
    <w:rsid w:val="006042AB"/>
    <w:rsid w:val="00604B6E"/>
    <w:rsid w:val="00604BC3"/>
    <w:rsid w:val="006052ED"/>
    <w:rsid w:val="00606232"/>
    <w:rsid w:val="006065D8"/>
    <w:rsid w:val="00606A50"/>
    <w:rsid w:val="00606BCC"/>
    <w:rsid w:val="00606E81"/>
    <w:rsid w:val="006102ED"/>
    <w:rsid w:val="00611C53"/>
    <w:rsid w:val="00612625"/>
    <w:rsid w:val="00612675"/>
    <w:rsid w:val="006126F3"/>
    <w:rsid w:val="006128B2"/>
    <w:rsid w:val="00613194"/>
    <w:rsid w:val="006132CB"/>
    <w:rsid w:val="00613418"/>
    <w:rsid w:val="006138A2"/>
    <w:rsid w:val="006139DE"/>
    <w:rsid w:val="00613A7C"/>
    <w:rsid w:val="00613F5E"/>
    <w:rsid w:val="0061425C"/>
    <w:rsid w:val="0061579E"/>
    <w:rsid w:val="0061581E"/>
    <w:rsid w:val="00615888"/>
    <w:rsid w:val="00616ABF"/>
    <w:rsid w:val="00617234"/>
    <w:rsid w:val="006172C4"/>
    <w:rsid w:val="006176C2"/>
    <w:rsid w:val="00617EFA"/>
    <w:rsid w:val="006205B6"/>
    <w:rsid w:val="00620755"/>
    <w:rsid w:val="006207F5"/>
    <w:rsid w:val="00620884"/>
    <w:rsid w:val="00621158"/>
    <w:rsid w:val="006212DE"/>
    <w:rsid w:val="00621804"/>
    <w:rsid w:val="00621A90"/>
    <w:rsid w:val="00621C8D"/>
    <w:rsid w:val="006225F9"/>
    <w:rsid w:val="00622937"/>
    <w:rsid w:val="00623051"/>
    <w:rsid w:val="00623170"/>
    <w:rsid w:val="00623191"/>
    <w:rsid w:val="0062351D"/>
    <w:rsid w:val="00623599"/>
    <w:rsid w:val="006235CD"/>
    <w:rsid w:val="006236B1"/>
    <w:rsid w:val="006238E8"/>
    <w:rsid w:val="0062402A"/>
    <w:rsid w:val="00624041"/>
    <w:rsid w:val="00624225"/>
    <w:rsid w:val="0062431C"/>
    <w:rsid w:val="00624CF5"/>
    <w:rsid w:val="00625D70"/>
    <w:rsid w:val="00625DE6"/>
    <w:rsid w:val="00625ECC"/>
    <w:rsid w:val="00626097"/>
    <w:rsid w:val="00626222"/>
    <w:rsid w:val="006274F6"/>
    <w:rsid w:val="006279EB"/>
    <w:rsid w:val="00627FFB"/>
    <w:rsid w:val="006312A2"/>
    <w:rsid w:val="00631649"/>
    <w:rsid w:val="0063238B"/>
    <w:rsid w:val="0063283B"/>
    <w:rsid w:val="006330AB"/>
    <w:rsid w:val="006330CE"/>
    <w:rsid w:val="00633905"/>
    <w:rsid w:val="00633BEF"/>
    <w:rsid w:val="00634680"/>
    <w:rsid w:val="0063563C"/>
    <w:rsid w:val="00635B9F"/>
    <w:rsid w:val="00635C55"/>
    <w:rsid w:val="006360E2"/>
    <w:rsid w:val="006361EA"/>
    <w:rsid w:val="00636568"/>
    <w:rsid w:val="0063666F"/>
    <w:rsid w:val="00636A27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D18"/>
    <w:rsid w:val="00642EEB"/>
    <w:rsid w:val="0064328A"/>
    <w:rsid w:val="006437F9"/>
    <w:rsid w:val="00643E4B"/>
    <w:rsid w:val="0064559A"/>
    <w:rsid w:val="00645B56"/>
    <w:rsid w:val="00645CDD"/>
    <w:rsid w:val="00645F60"/>
    <w:rsid w:val="0064683A"/>
    <w:rsid w:val="006468BB"/>
    <w:rsid w:val="00646D87"/>
    <w:rsid w:val="00646F4F"/>
    <w:rsid w:val="00647221"/>
    <w:rsid w:val="0064774D"/>
    <w:rsid w:val="0065046C"/>
    <w:rsid w:val="0065057E"/>
    <w:rsid w:val="006512C3"/>
    <w:rsid w:val="00651A04"/>
    <w:rsid w:val="006520FA"/>
    <w:rsid w:val="006525EF"/>
    <w:rsid w:val="00652A08"/>
    <w:rsid w:val="00652B78"/>
    <w:rsid w:val="0065335C"/>
    <w:rsid w:val="00653CD3"/>
    <w:rsid w:val="0065406A"/>
    <w:rsid w:val="00655057"/>
    <w:rsid w:val="00656343"/>
    <w:rsid w:val="00656FDC"/>
    <w:rsid w:val="00657E4F"/>
    <w:rsid w:val="00660313"/>
    <w:rsid w:val="006604F4"/>
    <w:rsid w:val="006608DB"/>
    <w:rsid w:val="00661C6F"/>
    <w:rsid w:val="00661D62"/>
    <w:rsid w:val="00662A2F"/>
    <w:rsid w:val="00664341"/>
    <w:rsid w:val="0066494C"/>
    <w:rsid w:val="00664E91"/>
    <w:rsid w:val="00665166"/>
    <w:rsid w:val="00665A41"/>
    <w:rsid w:val="0066684F"/>
    <w:rsid w:val="00666985"/>
    <w:rsid w:val="0066785A"/>
    <w:rsid w:val="00667A40"/>
    <w:rsid w:val="00667A62"/>
    <w:rsid w:val="00670943"/>
    <w:rsid w:val="00670BC0"/>
    <w:rsid w:val="00670CDE"/>
    <w:rsid w:val="0067155B"/>
    <w:rsid w:val="0067198F"/>
    <w:rsid w:val="00671D82"/>
    <w:rsid w:val="0067218B"/>
    <w:rsid w:val="00672335"/>
    <w:rsid w:val="006725C9"/>
    <w:rsid w:val="00672944"/>
    <w:rsid w:val="00672F65"/>
    <w:rsid w:val="00672FBF"/>
    <w:rsid w:val="00673937"/>
    <w:rsid w:val="00674318"/>
    <w:rsid w:val="0067500B"/>
    <w:rsid w:val="00675793"/>
    <w:rsid w:val="00675AB5"/>
    <w:rsid w:val="00676F82"/>
    <w:rsid w:val="00677035"/>
    <w:rsid w:val="00677182"/>
    <w:rsid w:val="006776FC"/>
    <w:rsid w:val="00680345"/>
    <w:rsid w:val="006806A4"/>
    <w:rsid w:val="00680D6F"/>
    <w:rsid w:val="00680E0D"/>
    <w:rsid w:val="006812FA"/>
    <w:rsid w:val="006829A7"/>
    <w:rsid w:val="00682EA3"/>
    <w:rsid w:val="006839C2"/>
    <w:rsid w:val="00683E54"/>
    <w:rsid w:val="006845DB"/>
    <w:rsid w:val="0068465B"/>
    <w:rsid w:val="00684FA4"/>
    <w:rsid w:val="00685246"/>
    <w:rsid w:val="00685334"/>
    <w:rsid w:val="0068561D"/>
    <w:rsid w:val="00685B83"/>
    <w:rsid w:val="00685B96"/>
    <w:rsid w:val="00685DB7"/>
    <w:rsid w:val="00685F59"/>
    <w:rsid w:val="00686CE2"/>
    <w:rsid w:val="00687A9A"/>
    <w:rsid w:val="00687AFE"/>
    <w:rsid w:val="00690A53"/>
    <w:rsid w:val="00690DE3"/>
    <w:rsid w:val="00690ECC"/>
    <w:rsid w:val="00691168"/>
    <w:rsid w:val="006919F0"/>
    <w:rsid w:val="00691D3B"/>
    <w:rsid w:val="006925E0"/>
    <w:rsid w:val="00692734"/>
    <w:rsid w:val="006927E1"/>
    <w:rsid w:val="00692844"/>
    <w:rsid w:val="00692B5A"/>
    <w:rsid w:val="00692C75"/>
    <w:rsid w:val="0069341C"/>
    <w:rsid w:val="00693AD5"/>
    <w:rsid w:val="00693E46"/>
    <w:rsid w:val="00693FFD"/>
    <w:rsid w:val="006941AB"/>
    <w:rsid w:val="006943ED"/>
    <w:rsid w:val="00694FC3"/>
    <w:rsid w:val="00695378"/>
    <w:rsid w:val="006959BF"/>
    <w:rsid w:val="00695F83"/>
    <w:rsid w:val="00695FFC"/>
    <w:rsid w:val="006966ED"/>
    <w:rsid w:val="006968F9"/>
    <w:rsid w:val="00696989"/>
    <w:rsid w:val="00696A84"/>
    <w:rsid w:val="00696BC3"/>
    <w:rsid w:val="00697607"/>
    <w:rsid w:val="0069763D"/>
    <w:rsid w:val="006A05C2"/>
    <w:rsid w:val="006A06A1"/>
    <w:rsid w:val="006A082A"/>
    <w:rsid w:val="006A0B61"/>
    <w:rsid w:val="006A0B79"/>
    <w:rsid w:val="006A0ECC"/>
    <w:rsid w:val="006A10AD"/>
    <w:rsid w:val="006A13A1"/>
    <w:rsid w:val="006A16C7"/>
    <w:rsid w:val="006A1B28"/>
    <w:rsid w:val="006A1C45"/>
    <w:rsid w:val="006A204F"/>
    <w:rsid w:val="006A21C2"/>
    <w:rsid w:val="006A226E"/>
    <w:rsid w:val="006A301B"/>
    <w:rsid w:val="006A33AD"/>
    <w:rsid w:val="006A3D77"/>
    <w:rsid w:val="006A45A3"/>
    <w:rsid w:val="006A4C09"/>
    <w:rsid w:val="006A562B"/>
    <w:rsid w:val="006A5CA5"/>
    <w:rsid w:val="006A5E75"/>
    <w:rsid w:val="006A624B"/>
    <w:rsid w:val="006A6855"/>
    <w:rsid w:val="006A69C7"/>
    <w:rsid w:val="006A6B08"/>
    <w:rsid w:val="006A6F1B"/>
    <w:rsid w:val="006A78A2"/>
    <w:rsid w:val="006A798F"/>
    <w:rsid w:val="006A7A44"/>
    <w:rsid w:val="006A7E84"/>
    <w:rsid w:val="006B087A"/>
    <w:rsid w:val="006B1211"/>
    <w:rsid w:val="006B1510"/>
    <w:rsid w:val="006B16F8"/>
    <w:rsid w:val="006B1B38"/>
    <w:rsid w:val="006B2BA1"/>
    <w:rsid w:val="006B2F0B"/>
    <w:rsid w:val="006B3530"/>
    <w:rsid w:val="006B38A3"/>
    <w:rsid w:val="006B41AD"/>
    <w:rsid w:val="006B480E"/>
    <w:rsid w:val="006B501D"/>
    <w:rsid w:val="006B67EC"/>
    <w:rsid w:val="006B6917"/>
    <w:rsid w:val="006B6B9D"/>
    <w:rsid w:val="006B6F10"/>
    <w:rsid w:val="006B7605"/>
    <w:rsid w:val="006B764E"/>
    <w:rsid w:val="006B799D"/>
    <w:rsid w:val="006B7ACB"/>
    <w:rsid w:val="006B7F59"/>
    <w:rsid w:val="006C024D"/>
    <w:rsid w:val="006C0436"/>
    <w:rsid w:val="006C08C2"/>
    <w:rsid w:val="006C0ECF"/>
    <w:rsid w:val="006C1436"/>
    <w:rsid w:val="006C1902"/>
    <w:rsid w:val="006C1BC1"/>
    <w:rsid w:val="006C265C"/>
    <w:rsid w:val="006C3551"/>
    <w:rsid w:val="006C3AE2"/>
    <w:rsid w:val="006C4E13"/>
    <w:rsid w:val="006C5483"/>
    <w:rsid w:val="006C5E68"/>
    <w:rsid w:val="006C60EF"/>
    <w:rsid w:val="006C6123"/>
    <w:rsid w:val="006C6481"/>
    <w:rsid w:val="006C7154"/>
    <w:rsid w:val="006C7685"/>
    <w:rsid w:val="006C76D5"/>
    <w:rsid w:val="006C77F8"/>
    <w:rsid w:val="006C7DE4"/>
    <w:rsid w:val="006D0A9A"/>
    <w:rsid w:val="006D0AEC"/>
    <w:rsid w:val="006D11FE"/>
    <w:rsid w:val="006D123F"/>
    <w:rsid w:val="006D15CF"/>
    <w:rsid w:val="006D1BB1"/>
    <w:rsid w:val="006D2326"/>
    <w:rsid w:val="006D250E"/>
    <w:rsid w:val="006D28D7"/>
    <w:rsid w:val="006D2BCA"/>
    <w:rsid w:val="006D3052"/>
    <w:rsid w:val="006D32E5"/>
    <w:rsid w:val="006D348F"/>
    <w:rsid w:val="006D38EE"/>
    <w:rsid w:val="006D3AE8"/>
    <w:rsid w:val="006D42F1"/>
    <w:rsid w:val="006D430A"/>
    <w:rsid w:val="006D4792"/>
    <w:rsid w:val="006D47CC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6F7"/>
    <w:rsid w:val="006D7BAD"/>
    <w:rsid w:val="006E00CE"/>
    <w:rsid w:val="006E03F6"/>
    <w:rsid w:val="006E0A16"/>
    <w:rsid w:val="006E0D88"/>
    <w:rsid w:val="006E187C"/>
    <w:rsid w:val="006E203B"/>
    <w:rsid w:val="006E22E5"/>
    <w:rsid w:val="006E2691"/>
    <w:rsid w:val="006E27CF"/>
    <w:rsid w:val="006E317F"/>
    <w:rsid w:val="006E3D17"/>
    <w:rsid w:val="006E3E3D"/>
    <w:rsid w:val="006E41AB"/>
    <w:rsid w:val="006E41FE"/>
    <w:rsid w:val="006E49AF"/>
    <w:rsid w:val="006E4F92"/>
    <w:rsid w:val="006E56C8"/>
    <w:rsid w:val="006E61B6"/>
    <w:rsid w:val="006E7162"/>
    <w:rsid w:val="006F05AC"/>
    <w:rsid w:val="006F0842"/>
    <w:rsid w:val="006F12DD"/>
    <w:rsid w:val="006F180F"/>
    <w:rsid w:val="006F1CE6"/>
    <w:rsid w:val="006F2755"/>
    <w:rsid w:val="006F2D73"/>
    <w:rsid w:val="006F3144"/>
    <w:rsid w:val="006F35A6"/>
    <w:rsid w:val="006F3685"/>
    <w:rsid w:val="006F3D39"/>
    <w:rsid w:val="006F4BD3"/>
    <w:rsid w:val="006F4C6F"/>
    <w:rsid w:val="006F4F86"/>
    <w:rsid w:val="006F502C"/>
    <w:rsid w:val="006F5622"/>
    <w:rsid w:val="006F566C"/>
    <w:rsid w:val="006F5EC1"/>
    <w:rsid w:val="006F618F"/>
    <w:rsid w:val="006F6865"/>
    <w:rsid w:val="006F6A02"/>
    <w:rsid w:val="006F71FF"/>
    <w:rsid w:val="006F7243"/>
    <w:rsid w:val="006F7951"/>
    <w:rsid w:val="006F7C3F"/>
    <w:rsid w:val="006F7E9C"/>
    <w:rsid w:val="00700619"/>
    <w:rsid w:val="007006C5"/>
    <w:rsid w:val="0070086A"/>
    <w:rsid w:val="007008B0"/>
    <w:rsid w:val="007008D3"/>
    <w:rsid w:val="00701279"/>
    <w:rsid w:val="0070144C"/>
    <w:rsid w:val="00702092"/>
    <w:rsid w:val="00702C1F"/>
    <w:rsid w:val="00702D78"/>
    <w:rsid w:val="00703F73"/>
    <w:rsid w:val="00703F77"/>
    <w:rsid w:val="00704288"/>
    <w:rsid w:val="007048E4"/>
    <w:rsid w:val="00705613"/>
    <w:rsid w:val="007058AC"/>
    <w:rsid w:val="00706419"/>
    <w:rsid w:val="00706BB6"/>
    <w:rsid w:val="00707F2D"/>
    <w:rsid w:val="00707FD2"/>
    <w:rsid w:val="00710869"/>
    <w:rsid w:val="00710A68"/>
    <w:rsid w:val="007110C8"/>
    <w:rsid w:val="00711137"/>
    <w:rsid w:val="007113C1"/>
    <w:rsid w:val="007121B1"/>
    <w:rsid w:val="007129D0"/>
    <w:rsid w:val="00712B38"/>
    <w:rsid w:val="00712FA5"/>
    <w:rsid w:val="00713254"/>
    <w:rsid w:val="00714554"/>
    <w:rsid w:val="007146BA"/>
    <w:rsid w:val="00714789"/>
    <w:rsid w:val="00714EA7"/>
    <w:rsid w:val="007155D9"/>
    <w:rsid w:val="00715BCD"/>
    <w:rsid w:val="00715EA5"/>
    <w:rsid w:val="0071603C"/>
    <w:rsid w:val="0071617E"/>
    <w:rsid w:val="007164A6"/>
    <w:rsid w:val="0071665A"/>
    <w:rsid w:val="007166FB"/>
    <w:rsid w:val="007177FF"/>
    <w:rsid w:val="00717C13"/>
    <w:rsid w:val="00717CF8"/>
    <w:rsid w:val="00717D77"/>
    <w:rsid w:val="00720FD8"/>
    <w:rsid w:val="00721290"/>
    <w:rsid w:val="0072151D"/>
    <w:rsid w:val="00721E44"/>
    <w:rsid w:val="00721EF2"/>
    <w:rsid w:val="00722042"/>
    <w:rsid w:val="00722FCB"/>
    <w:rsid w:val="00723287"/>
    <w:rsid w:val="00723948"/>
    <w:rsid w:val="007239A5"/>
    <w:rsid w:val="007250CA"/>
    <w:rsid w:val="00725130"/>
    <w:rsid w:val="007252B0"/>
    <w:rsid w:val="00725363"/>
    <w:rsid w:val="007277E0"/>
    <w:rsid w:val="00727911"/>
    <w:rsid w:val="00727B77"/>
    <w:rsid w:val="00727CF6"/>
    <w:rsid w:val="0073030B"/>
    <w:rsid w:val="00730C25"/>
    <w:rsid w:val="007313F4"/>
    <w:rsid w:val="0073146B"/>
    <w:rsid w:val="007317A7"/>
    <w:rsid w:val="00731D8D"/>
    <w:rsid w:val="007333A2"/>
    <w:rsid w:val="007333C4"/>
    <w:rsid w:val="00733AF0"/>
    <w:rsid w:val="00734043"/>
    <w:rsid w:val="00734A2D"/>
    <w:rsid w:val="00734F9A"/>
    <w:rsid w:val="00735194"/>
    <w:rsid w:val="007359AD"/>
    <w:rsid w:val="00735E84"/>
    <w:rsid w:val="00735FC8"/>
    <w:rsid w:val="00736228"/>
    <w:rsid w:val="007362E7"/>
    <w:rsid w:val="00736A91"/>
    <w:rsid w:val="00736C77"/>
    <w:rsid w:val="007377F9"/>
    <w:rsid w:val="00737E76"/>
    <w:rsid w:val="007416B6"/>
    <w:rsid w:val="00741A09"/>
    <w:rsid w:val="00742036"/>
    <w:rsid w:val="0074268A"/>
    <w:rsid w:val="00742E3B"/>
    <w:rsid w:val="00742FD6"/>
    <w:rsid w:val="007432B3"/>
    <w:rsid w:val="007433F8"/>
    <w:rsid w:val="00743833"/>
    <w:rsid w:val="0074387B"/>
    <w:rsid w:val="0074395D"/>
    <w:rsid w:val="007445CF"/>
    <w:rsid w:val="00744779"/>
    <w:rsid w:val="00744E26"/>
    <w:rsid w:val="007459C5"/>
    <w:rsid w:val="00745FAE"/>
    <w:rsid w:val="0074613A"/>
    <w:rsid w:val="007461D4"/>
    <w:rsid w:val="00746622"/>
    <w:rsid w:val="00746D9B"/>
    <w:rsid w:val="007474A0"/>
    <w:rsid w:val="00750934"/>
    <w:rsid w:val="00750FE4"/>
    <w:rsid w:val="007517B4"/>
    <w:rsid w:val="00752405"/>
    <w:rsid w:val="007524E5"/>
    <w:rsid w:val="007524FD"/>
    <w:rsid w:val="0075277D"/>
    <w:rsid w:val="00753331"/>
    <w:rsid w:val="007533BF"/>
    <w:rsid w:val="007535B0"/>
    <w:rsid w:val="007539E3"/>
    <w:rsid w:val="00753CE9"/>
    <w:rsid w:val="00753DCF"/>
    <w:rsid w:val="0075441A"/>
    <w:rsid w:val="00754490"/>
    <w:rsid w:val="00754C0A"/>
    <w:rsid w:val="00754E1E"/>
    <w:rsid w:val="00754EF8"/>
    <w:rsid w:val="0075545F"/>
    <w:rsid w:val="00755792"/>
    <w:rsid w:val="007557AD"/>
    <w:rsid w:val="00755BD1"/>
    <w:rsid w:val="00755C5D"/>
    <w:rsid w:val="00755DA0"/>
    <w:rsid w:val="00756F43"/>
    <w:rsid w:val="007579D9"/>
    <w:rsid w:val="00757C99"/>
    <w:rsid w:val="00757FBA"/>
    <w:rsid w:val="00760291"/>
    <w:rsid w:val="0076151A"/>
    <w:rsid w:val="007619A4"/>
    <w:rsid w:val="00761D93"/>
    <w:rsid w:val="007624D5"/>
    <w:rsid w:val="007625D3"/>
    <w:rsid w:val="007626C4"/>
    <w:rsid w:val="00762A8C"/>
    <w:rsid w:val="00762B60"/>
    <w:rsid w:val="00762C69"/>
    <w:rsid w:val="00762C75"/>
    <w:rsid w:val="00762EB6"/>
    <w:rsid w:val="00762F62"/>
    <w:rsid w:val="00763155"/>
    <w:rsid w:val="007632A1"/>
    <w:rsid w:val="0076339C"/>
    <w:rsid w:val="007642EB"/>
    <w:rsid w:val="007644BA"/>
    <w:rsid w:val="00764A9C"/>
    <w:rsid w:val="00764D12"/>
    <w:rsid w:val="00764FFC"/>
    <w:rsid w:val="00765902"/>
    <w:rsid w:val="00765F92"/>
    <w:rsid w:val="0076609F"/>
    <w:rsid w:val="00766841"/>
    <w:rsid w:val="00766D70"/>
    <w:rsid w:val="00766ED1"/>
    <w:rsid w:val="0076772B"/>
    <w:rsid w:val="00767B64"/>
    <w:rsid w:val="00767CC7"/>
    <w:rsid w:val="00770A3F"/>
    <w:rsid w:val="00770FCF"/>
    <w:rsid w:val="00771583"/>
    <w:rsid w:val="007717D5"/>
    <w:rsid w:val="007718F6"/>
    <w:rsid w:val="00771DA8"/>
    <w:rsid w:val="00771FFE"/>
    <w:rsid w:val="00772154"/>
    <w:rsid w:val="00772282"/>
    <w:rsid w:val="0077247E"/>
    <w:rsid w:val="0077343A"/>
    <w:rsid w:val="007737C7"/>
    <w:rsid w:val="007739B1"/>
    <w:rsid w:val="00774256"/>
    <w:rsid w:val="007742EB"/>
    <w:rsid w:val="00774460"/>
    <w:rsid w:val="00774880"/>
    <w:rsid w:val="00774CE5"/>
    <w:rsid w:val="00774E49"/>
    <w:rsid w:val="007751E2"/>
    <w:rsid w:val="007759E5"/>
    <w:rsid w:val="00775A68"/>
    <w:rsid w:val="00775B35"/>
    <w:rsid w:val="00775BBA"/>
    <w:rsid w:val="00776460"/>
    <w:rsid w:val="007769BF"/>
    <w:rsid w:val="00777061"/>
    <w:rsid w:val="00777237"/>
    <w:rsid w:val="007773DF"/>
    <w:rsid w:val="007779AF"/>
    <w:rsid w:val="00777D23"/>
    <w:rsid w:val="00777F3C"/>
    <w:rsid w:val="00780BEA"/>
    <w:rsid w:val="007811FB"/>
    <w:rsid w:val="007814D3"/>
    <w:rsid w:val="0078163A"/>
    <w:rsid w:val="007821FA"/>
    <w:rsid w:val="007827AF"/>
    <w:rsid w:val="007828E1"/>
    <w:rsid w:val="0078296E"/>
    <w:rsid w:val="0078372B"/>
    <w:rsid w:val="007838D2"/>
    <w:rsid w:val="00783EBC"/>
    <w:rsid w:val="0078401D"/>
    <w:rsid w:val="00784456"/>
    <w:rsid w:val="00784695"/>
    <w:rsid w:val="00785346"/>
    <w:rsid w:val="0078538D"/>
    <w:rsid w:val="007859B4"/>
    <w:rsid w:val="00785AF3"/>
    <w:rsid w:val="00785B1D"/>
    <w:rsid w:val="00786178"/>
    <w:rsid w:val="00786864"/>
    <w:rsid w:val="0078703A"/>
    <w:rsid w:val="0078745C"/>
    <w:rsid w:val="007875F8"/>
    <w:rsid w:val="00787E32"/>
    <w:rsid w:val="00790309"/>
    <w:rsid w:val="0079047F"/>
    <w:rsid w:val="00790B02"/>
    <w:rsid w:val="00790E31"/>
    <w:rsid w:val="00791056"/>
    <w:rsid w:val="007911E7"/>
    <w:rsid w:val="007919E8"/>
    <w:rsid w:val="007949D9"/>
    <w:rsid w:val="00794E32"/>
    <w:rsid w:val="00795689"/>
    <w:rsid w:val="007958E2"/>
    <w:rsid w:val="00795C60"/>
    <w:rsid w:val="007961C5"/>
    <w:rsid w:val="00796290"/>
    <w:rsid w:val="00796598"/>
    <w:rsid w:val="0079666E"/>
    <w:rsid w:val="007969C9"/>
    <w:rsid w:val="007969CD"/>
    <w:rsid w:val="00796CDB"/>
    <w:rsid w:val="0079703C"/>
    <w:rsid w:val="00797221"/>
    <w:rsid w:val="007A0023"/>
    <w:rsid w:val="007A0C68"/>
    <w:rsid w:val="007A20ED"/>
    <w:rsid w:val="007A22A2"/>
    <w:rsid w:val="007A22E1"/>
    <w:rsid w:val="007A2504"/>
    <w:rsid w:val="007A2C00"/>
    <w:rsid w:val="007A2EA4"/>
    <w:rsid w:val="007A3857"/>
    <w:rsid w:val="007A3A08"/>
    <w:rsid w:val="007A3A30"/>
    <w:rsid w:val="007A3BDF"/>
    <w:rsid w:val="007A43CC"/>
    <w:rsid w:val="007A43F4"/>
    <w:rsid w:val="007A4D95"/>
    <w:rsid w:val="007A4DEF"/>
    <w:rsid w:val="007A4EBA"/>
    <w:rsid w:val="007A5E67"/>
    <w:rsid w:val="007A6088"/>
    <w:rsid w:val="007A6DD8"/>
    <w:rsid w:val="007A7477"/>
    <w:rsid w:val="007A78B9"/>
    <w:rsid w:val="007B02DD"/>
    <w:rsid w:val="007B04F8"/>
    <w:rsid w:val="007B0653"/>
    <w:rsid w:val="007B0B3D"/>
    <w:rsid w:val="007B0C07"/>
    <w:rsid w:val="007B12D5"/>
    <w:rsid w:val="007B18E3"/>
    <w:rsid w:val="007B19D7"/>
    <w:rsid w:val="007B228F"/>
    <w:rsid w:val="007B2622"/>
    <w:rsid w:val="007B3190"/>
    <w:rsid w:val="007B3BAE"/>
    <w:rsid w:val="007B40A0"/>
    <w:rsid w:val="007B44B5"/>
    <w:rsid w:val="007B4589"/>
    <w:rsid w:val="007B47B7"/>
    <w:rsid w:val="007B4994"/>
    <w:rsid w:val="007B4FB3"/>
    <w:rsid w:val="007B52A5"/>
    <w:rsid w:val="007B52EF"/>
    <w:rsid w:val="007B57CA"/>
    <w:rsid w:val="007B5E72"/>
    <w:rsid w:val="007B6179"/>
    <w:rsid w:val="007B69B2"/>
    <w:rsid w:val="007B6AF8"/>
    <w:rsid w:val="007B752F"/>
    <w:rsid w:val="007B7626"/>
    <w:rsid w:val="007B7C4D"/>
    <w:rsid w:val="007B7E22"/>
    <w:rsid w:val="007B7FB0"/>
    <w:rsid w:val="007C031C"/>
    <w:rsid w:val="007C062E"/>
    <w:rsid w:val="007C0A57"/>
    <w:rsid w:val="007C0C08"/>
    <w:rsid w:val="007C187E"/>
    <w:rsid w:val="007C238C"/>
    <w:rsid w:val="007C25B1"/>
    <w:rsid w:val="007C2ACC"/>
    <w:rsid w:val="007C31DC"/>
    <w:rsid w:val="007C31EF"/>
    <w:rsid w:val="007C38A6"/>
    <w:rsid w:val="007C40DD"/>
    <w:rsid w:val="007C4BAA"/>
    <w:rsid w:val="007C5209"/>
    <w:rsid w:val="007C6173"/>
    <w:rsid w:val="007C64C2"/>
    <w:rsid w:val="007C677E"/>
    <w:rsid w:val="007C68E5"/>
    <w:rsid w:val="007C6B12"/>
    <w:rsid w:val="007C7541"/>
    <w:rsid w:val="007C7804"/>
    <w:rsid w:val="007C7DCD"/>
    <w:rsid w:val="007D021F"/>
    <w:rsid w:val="007D07CA"/>
    <w:rsid w:val="007D0BB7"/>
    <w:rsid w:val="007D10BF"/>
    <w:rsid w:val="007D130F"/>
    <w:rsid w:val="007D15AE"/>
    <w:rsid w:val="007D2306"/>
    <w:rsid w:val="007D2934"/>
    <w:rsid w:val="007D2C43"/>
    <w:rsid w:val="007D2C69"/>
    <w:rsid w:val="007D2F61"/>
    <w:rsid w:val="007D32DA"/>
    <w:rsid w:val="007D3618"/>
    <w:rsid w:val="007D3F16"/>
    <w:rsid w:val="007D4214"/>
    <w:rsid w:val="007D4814"/>
    <w:rsid w:val="007D4893"/>
    <w:rsid w:val="007D575B"/>
    <w:rsid w:val="007D5899"/>
    <w:rsid w:val="007D5E89"/>
    <w:rsid w:val="007D6AAF"/>
    <w:rsid w:val="007D6D84"/>
    <w:rsid w:val="007D6F4B"/>
    <w:rsid w:val="007D7A95"/>
    <w:rsid w:val="007D7F26"/>
    <w:rsid w:val="007E026B"/>
    <w:rsid w:val="007E06F5"/>
    <w:rsid w:val="007E0CD2"/>
    <w:rsid w:val="007E19E2"/>
    <w:rsid w:val="007E22C6"/>
    <w:rsid w:val="007E2432"/>
    <w:rsid w:val="007E2454"/>
    <w:rsid w:val="007E29B0"/>
    <w:rsid w:val="007E2D81"/>
    <w:rsid w:val="007E333D"/>
    <w:rsid w:val="007E3990"/>
    <w:rsid w:val="007E3CDC"/>
    <w:rsid w:val="007E4428"/>
    <w:rsid w:val="007E4A07"/>
    <w:rsid w:val="007E4B11"/>
    <w:rsid w:val="007E4FB2"/>
    <w:rsid w:val="007E5105"/>
    <w:rsid w:val="007E5432"/>
    <w:rsid w:val="007E5999"/>
    <w:rsid w:val="007E61C7"/>
    <w:rsid w:val="007E65F9"/>
    <w:rsid w:val="007E6C0F"/>
    <w:rsid w:val="007E6DF9"/>
    <w:rsid w:val="007E71B6"/>
    <w:rsid w:val="007E7608"/>
    <w:rsid w:val="007F0948"/>
    <w:rsid w:val="007F0BF7"/>
    <w:rsid w:val="007F13DD"/>
    <w:rsid w:val="007F1765"/>
    <w:rsid w:val="007F1C30"/>
    <w:rsid w:val="007F20FF"/>
    <w:rsid w:val="007F23EA"/>
    <w:rsid w:val="007F2767"/>
    <w:rsid w:val="007F27A7"/>
    <w:rsid w:val="007F2DBF"/>
    <w:rsid w:val="007F4099"/>
    <w:rsid w:val="007F451F"/>
    <w:rsid w:val="007F4716"/>
    <w:rsid w:val="007F49FB"/>
    <w:rsid w:val="007F4A75"/>
    <w:rsid w:val="007F4DFF"/>
    <w:rsid w:val="007F500D"/>
    <w:rsid w:val="007F578C"/>
    <w:rsid w:val="007F5E58"/>
    <w:rsid w:val="007F6460"/>
    <w:rsid w:val="007F64C5"/>
    <w:rsid w:val="007F6A33"/>
    <w:rsid w:val="007F7061"/>
    <w:rsid w:val="007F70CE"/>
    <w:rsid w:val="007F75A3"/>
    <w:rsid w:val="007F7618"/>
    <w:rsid w:val="007F7F67"/>
    <w:rsid w:val="00800923"/>
    <w:rsid w:val="00800AD1"/>
    <w:rsid w:val="00801114"/>
    <w:rsid w:val="00801ACB"/>
    <w:rsid w:val="00801D0D"/>
    <w:rsid w:val="008022D6"/>
    <w:rsid w:val="00802B09"/>
    <w:rsid w:val="00802FD9"/>
    <w:rsid w:val="008043F2"/>
    <w:rsid w:val="008047D7"/>
    <w:rsid w:val="00804F00"/>
    <w:rsid w:val="0080507E"/>
    <w:rsid w:val="00805124"/>
    <w:rsid w:val="00805229"/>
    <w:rsid w:val="008056C5"/>
    <w:rsid w:val="008061CE"/>
    <w:rsid w:val="00806711"/>
    <w:rsid w:val="0080776C"/>
    <w:rsid w:val="0080784B"/>
    <w:rsid w:val="00807874"/>
    <w:rsid w:val="00810D73"/>
    <w:rsid w:val="00811156"/>
    <w:rsid w:val="008111FF"/>
    <w:rsid w:val="00811869"/>
    <w:rsid w:val="00812190"/>
    <w:rsid w:val="008121AE"/>
    <w:rsid w:val="00812316"/>
    <w:rsid w:val="00812338"/>
    <w:rsid w:val="00812E9F"/>
    <w:rsid w:val="00813505"/>
    <w:rsid w:val="00813616"/>
    <w:rsid w:val="008138E9"/>
    <w:rsid w:val="00813FE4"/>
    <w:rsid w:val="008144CE"/>
    <w:rsid w:val="008145C0"/>
    <w:rsid w:val="00814755"/>
    <w:rsid w:val="00815C8E"/>
    <w:rsid w:val="00815EB3"/>
    <w:rsid w:val="0081602A"/>
    <w:rsid w:val="00816265"/>
    <w:rsid w:val="008163C5"/>
    <w:rsid w:val="00816BB4"/>
    <w:rsid w:val="00816E2B"/>
    <w:rsid w:val="00817576"/>
    <w:rsid w:val="00817821"/>
    <w:rsid w:val="008203BF"/>
    <w:rsid w:val="00820C5A"/>
    <w:rsid w:val="00820E84"/>
    <w:rsid w:val="008210AE"/>
    <w:rsid w:val="008210B8"/>
    <w:rsid w:val="008214B3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4A0E"/>
    <w:rsid w:val="00825411"/>
    <w:rsid w:val="00825E2B"/>
    <w:rsid w:val="00825F0C"/>
    <w:rsid w:val="00826F8E"/>
    <w:rsid w:val="0082739A"/>
    <w:rsid w:val="00827B7B"/>
    <w:rsid w:val="00827C46"/>
    <w:rsid w:val="00830493"/>
    <w:rsid w:val="00830608"/>
    <w:rsid w:val="0083106F"/>
    <w:rsid w:val="00831839"/>
    <w:rsid w:val="0083185D"/>
    <w:rsid w:val="00831A31"/>
    <w:rsid w:val="00832086"/>
    <w:rsid w:val="0083224A"/>
    <w:rsid w:val="008326F1"/>
    <w:rsid w:val="00833E68"/>
    <w:rsid w:val="0083422B"/>
    <w:rsid w:val="00834378"/>
    <w:rsid w:val="00834E06"/>
    <w:rsid w:val="008352A7"/>
    <w:rsid w:val="0083568C"/>
    <w:rsid w:val="00836698"/>
    <w:rsid w:val="008373B5"/>
    <w:rsid w:val="008376EE"/>
    <w:rsid w:val="00837E9B"/>
    <w:rsid w:val="00840288"/>
    <w:rsid w:val="008405E8"/>
    <w:rsid w:val="00840881"/>
    <w:rsid w:val="00840CDC"/>
    <w:rsid w:val="0084126B"/>
    <w:rsid w:val="0084285D"/>
    <w:rsid w:val="008431E0"/>
    <w:rsid w:val="00843450"/>
    <w:rsid w:val="0084390F"/>
    <w:rsid w:val="00843D84"/>
    <w:rsid w:val="00843FB7"/>
    <w:rsid w:val="00844273"/>
    <w:rsid w:val="0084431B"/>
    <w:rsid w:val="00844409"/>
    <w:rsid w:val="008456F3"/>
    <w:rsid w:val="00845EC4"/>
    <w:rsid w:val="0084671C"/>
    <w:rsid w:val="008467AB"/>
    <w:rsid w:val="00846955"/>
    <w:rsid w:val="00846E23"/>
    <w:rsid w:val="00846FC7"/>
    <w:rsid w:val="00847516"/>
    <w:rsid w:val="00847B8B"/>
    <w:rsid w:val="008502B5"/>
    <w:rsid w:val="00850920"/>
    <w:rsid w:val="00850CFF"/>
    <w:rsid w:val="00851B17"/>
    <w:rsid w:val="008520C4"/>
    <w:rsid w:val="0085211A"/>
    <w:rsid w:val="0085214A"/>
    <w:rsid w:val="00852266"/>
    <w:rsid w:val="008530A4"/>
    <w:rsid w:val="008531FA"/>
    <w:rsid w:val="00853600"/>
    <w:rsid w:val="00853912"/>
    <w:rsid w:val="00853BBA"/>
    <w:rsid w:val="00854009"/>
    <w:rsid w:val="00854109"/>
    <w:rsid w:val="00854266"/>
    <w:rsid w:val="00854B49"/>
    <w:rsid w:val="00854BFA"/>
    <w:rsid w:val="008561E2"/>
    <w:rsid w:val="008561F6"/>
    <w:rsid w:val="00856349"/>
    <w:rsid w:val="00856E43"/>
    <w:rsid w:val="008572BC"/>
    <w:rsid w:val="0085776A"/>
    <w:rsid w:val="00857B4C"/>
    <w:rsid w:val="00857BAA"/>
    <w:rsid w:val="0086008E"/>
    <w:rsid w:val="00860797"/>
    <w:rsid w:val="00861CFE"/>
    <w:rsid w:val="00861D0A"/>
    <w:rsid w:val="0086369E"/>
    <w:rsid w:val="00863927"/>
    <w:rsid w:val="00863CEF"/>
    <w:rsid w:val="008642CA"/>
    <w:rsid w:val="0086443A"/>
    <w:rsid w:val="0086451F"/>
    <w:rsid w:val="00864709"/>
    <w:rsid w:val="00864BF8"/>
    <w:rsid w:val="00864FAC"/>
    <w:rsid w:val="0086504B"/>
    <w:rsid w:val="00865C1E"/>
    <w:rsid w:val="008667C0"/>
    <w:rsid w:val="00866B33"/>
    <w:rsid w:val="008672CC"/>
    <w:rsid w:val="00867893"/>
    <w:rsid w:val="00867981"/>
    <w:rsid w:val="00867D74"/>
    <w:rsid w:val="00867D8E"/>
    <w:rsid w:val="00870692"/>
    <w:rsid w:val="0087080A"/>
    <w:rsid w:val="00870DB3"/>
    <w:rsid w:val="00871EC5"/>
    <w:rsid w:val="00872061"/>
    <w:rsid w:val="0087275E"/>
    <w:rsid w:val="00872A57"/>
    <w:rsid w:val="00872AE8"/>
    <w:rsid w:val="0087310D"/>
    <w:rsid w:val="008733CD"/>
    <w:rsid w:val="00873444"/>
    <w:rsid w:val="008734F7"/>
    <w:rsid w:val="008739BD"/>
    <w:rsid w:val="00873FFE"/>
    <w:rsid w:val="00874B50"/>
    <w:rsid w:val="008753EE"/>
    <w:rsid w:val="0087586E"/>
    <w:rsid w:val="008760E1"/>
    <w:rsid w:val="00876424"/>
    <w:rsid w:val="00876D95"/>
    <w:rsid w:val="0087746F"/>
    <w:rsid w:val="00880949"/>
    <w:rsid w:val="00880E83"/>
    <w:rsid w:val="00881015"/>
    <w:rsid w:val="00881F8A"/>
    <w:rsid w:val="0088219F"/>
    <w:rsid w:val="00882DE6"/>
    <w:rsid w:val="00882F3E"/>
    <w:rsid w:val="00883478"/>
    <w:rsid w:val="00883FF1"/>
    <w:rsid w:val="008849E7"/>
    <w:rsid w:val="00885088"/>
    <w:rsid w:val="0088535F"/>
    <w:rsid w:val="008854F6"/>
    <w:rsid w:val="00885A6B"/>
    <w:rsid w:val="00885DCA"/>
    <w:rsid w:val="008863FA"/>
    <w:rsid w:val="00886426"/>
    <w:rsid w:val="008865F1"/>
    <w:rsid w:val="00886F2F"/>
    <w:rsid w:val="00886F87"/>
    <w:rsid w:val="008876CA"/>
    <w:rsid w:val="00887FC0"/>
    <w:rsid w:val="00890312"/>
    <w:rsid w:val="00890BFB"/>
    <w:rsid w:val="00891B39"/>
    <w:rsid w:val="00891F3B"/>
    <w:rsid w:val="00892388"/>
    <w:rsid w:val="00892545"/>
    <w:rsid w:val="00892F6F"/>
    <w:rsid w:val="00893ECA"/>
    <w:rsid w:val="008945D6"/>
    <w:rsid w:val="00894603"/>
    <w:rsid w:val="008947C1"/>
    <w:rsid w:val="008949E2"/>
    <w:rsid w:val="008951A6"/>
    <w:rsid w:val="00895A7C"/>
    <w:rsid w:val="00895DF8"/>
    <w:rsid w:val="008960DB"/>
    <w:rsid w:val="008965AB"/>
    <w:rsid w:val="00896C24"/>
    <w:rsid w:val="00896FBF"/>
    <w:rsid w:val="00897A9F"/>
    <w:rsid w:val="00897AB6"/>
    <w:rsid w:val="00897DCF"/>
    <w:rsid w:val="00897EC7"/>
    <w:rsid w:val="00897FBD"/>
    <w:rsid w:val="00897FDD"/>
    <w:rsid w:val="008A02CF"/>
    <w:rsid w:val="008A07E2"/>
    <w:rsid w:val="008A0C2C"/>
    <w:rsid w:val="008A1F35"/>
    <w:rsid w:val="008A28B4"/>
    <w:rsid w:val="008A29E0"/>
    <w:rsid w:val="008A32D4"/>
    <w:rsid w:val="008A3346"/>
    <w:rsid w:val="008A3415"/>
    <w:rsid w:val="008A35CB"/>
    <w:rsid w:val="008A36ED"/>
    <w:rsid w:val="008A38F6"/>
    <w:rsid w:val="008A3DB4"/>
    <w:rsid w:val="008A412B"/>
    <w:rsid w:val="008A4533"/>
    <w:rsid w:val="008A49C8"/>
    <w:rsid w:val="008A4AE5"/>
    <w:rsid w:val="008A4D41"/>
    <w:rsid w:val="008A6455"/>
    <w:rsid w:val="008A68DB"/>
    <w:rsid w:val="008B0735"/>
    <w:rsid w:val="008B091E"/>
    <w:rsid w:val="008B09F3"/>
    <w:rsid w:val="008B18AF"/>
    <w:rsid w:val="008B1CC3"/>
    <w:rsid w:val="008B1DE3"/>
    <w:rsid w:val="008B247A"/>
    <w:rsid w:val="008B255C"/>
    <w:rsid w:val="008B29FD"/>
    <w:rsid w:val="008B2A20"/>
    <w:rsid w:val="008B2FD5"/>
    <w:rsid w:val="008B3749"/>
    <w:rsid w:val="008B3A10"/>
    <w:rsid w:val="008B41F1"/>
    <w:rsid w:val="008B4525"/>
    <w:rsid w:val="008B4642"/>
    <w:rsid w:val="008B5026"/>
    <w:rsid w:val="008B5203"/>
    <w:rsid w:val="008B5265"/>
    <w:rsid w:val="008B590F"/>
    <w:rsid w:val="008B61EE"/>
    <w:rsid w:val="008B6719"/>
    <w:rsid w:val="008B6A11"/>
    <w:rsid w:val="008B709E"/>
    <w:rsid w:val="008B70DD"/>
    <w:rsid w:val="008B7AD8"/>
    <w:rsid w:val="008B7F7B"/>
    <w:rsid w:val="008C0370"/>
    <w:rsid w:val="008C058C"/>
    <w:rsid w:val="008C0C5E"/>
    <w:rsid w:val="008C0FB6"/>
    <w:rsid w:val="008C196C"/>
    <w:rsid w:val="008C19B4"/>
    <w:rsid w:val="008C20BF"/>
    <w:rsid w:val="008C2A4D"/>
    <w:rsid w:val="008C2FF0"/>
    <w:rsid w:val="008C4407"/>
    <w:rsid w:val="008C4689"/>
    <w:rsid w:val="008C4C60"/>
    <w:rsid w:val="008C4DC3"/>
    <w:rsid w:val="008C57F7"/>
    <w:rsid w:val="008C5F25"/>
    <w:rsid w:val="008C6022"/>
    <w:rsid w:val="008C613F"/>
    <w:rsid w:val="008C678A"/>
    <w:rsid w:val="008C73D2"/>
    <w:rsid w:val="008C73DF"/>
    <w:rsid w:val="008C7B07"/>
    <w:rsid w:val="008C7B70"/>
    <w:rsid w:val="008D013F"/>
    <w:rsid w:val="008D05BF"/>
    <w:rsid w:val="008D06BF"/>
    <w:rsid w:val="008D0A09"/>
    <w:rsid w:val="008D0B77"/>
    <w:rsid w:val="008D1545"/>
    <w:rsid w:val="008D1888"/>
    <w:rsid w:val="008D1E6C"/>
    <w:rsid w:val="008D1EE9"/>
    <w:rsid w:val="008D30F0"/>
    <w:rsid w:val="008D31DB"/>
    <w:rsid w:val="008D3ED4"/>
    <w:rsid w:val="008D408D"/>
    <w:rsid w:val="008D43A6"/>
    <w:rsid w:val="008D4882"/>
    <w:rsid w:val="008D494F"/>
    <w:rsid w:val="008D4CE3"/>
    <w:rsid w:val="008D57B7"/>
    <w:rsid w:val="008D5BAF"/>
    <w:rsid w:val="008D5F94"/>
    <w:rsid w:val="008D60EB"/>
    <w:rsid w:val="008D6C29"/>
    <w:rsid w:val="008D72EC"/>
    <w:rsid w:val="008D76AC"/>
    <w:rsid w:val="008D78CC"/>
    <w:rsid w:val="008D78DA"/>
    <w:rsid w:val="008D7B3B"/>
    <w:rsid w:val="008D7C6C"/>
    <w:rsid w:val="008E0F7B"/>
    <w:rsid w:val="008E1709"/>
    <w:rsid w:val="008E1C8F"/>
    <w:rsid w:val="008E1CB5"/>
    <w:rsid w:val="008E21D3"/>
    <w:rsid w:val="008E26D9"/>
    <w:rsid w:val="008E2B3E"/>
    <w:rsid w:val="008E30C4"/>
    <w:rsid w:val="008E3892"/>
    <w:rsid w:val="008E3FF6"/>
    <w:rsid w:val="008E438B"/>
    <w:rsid w:val="008E4466"/>
    <w:rsid w:val="008E484F"/>
    <w:rsid w:val="008E4977"/>
    <w:rsid w:val="008E5470"/>
    <w:rsid w:val="008E55DD"/>
    <w:rsid w:val="008E5A65"/>
    <w:rsid w:val="008E5B58"/>
    <w:rsid w:val="008E67E0"/>
    <w:rsid w:val="008F0D0D"/>
    <w:rsid w:val="008F13BC"/>
    <w:rsid w:val="008F1A1C"/>
    <w:rsid w:val="008F1B42"/>
    <w:rsid w:val="008F202E"/>
    <w:rsid w:val="008F21C2"/>
    <w:rsid w:val="008F25EC"/>
    <w:rsid w:val="008F3FBD"/>
    <w:rsid w:val="008F440A"/>
    <w:rsid w:val="008F4AC8"/>
    <w:rsid w:val="008F4B7E"/>
    <w:rsid w:val="008F4D98"/>
    <w:rsid w:val="008F515C"/>
    <w:rsid w:val="008F5280"/>
    <w:rsid w:val="008F57BC"/>
    <w:rsid w:val="008F59D1"/>
    <w:rsid w:val="008F5AA7"/>
    <w:rsid w:val="008F64D3"/>
    <w:rsid w:val="008F6652"/>
    <w:rsid w:val="008F676F"/>
    <w:rsid w:val="008F6C15"/>
    <w:rsid w:val="008F707C"/>
    <w:rsid w:val="008F73CF"/>
    <w:rsid w:val="008F7D23"/>
    <w:rsid w:val="0090061B"/>
    <w:rsid w:val="009006D9"/>
    <w:rsid w:val="0090079D"/>
    <w:rsid w:val="00900D88"/>
    <w:rsid w:val="00901198"/>
    <w:rsid w:val="0090131D"/>
    <w:rsid w:val="00901555"/>
    <w:rsid w:val="00901588"/>
    <w:rsid w:val="00902662"/>
    <w:rsid w:val="0090292D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C56"/>
    <w:rsid w:val="009103EB"/>
    <w:rsid w:val="00910643"/>
    <w:rsid w:val="00910AA6"/>
    <w:rsid w:val="00910BFF"/>
    <w:rsid w:val="00910C4F"/>
    <w:rsid w:val="00910FBA"/>
    <w:rsid w:val="00911208"/>
    <w:rsid w:val="0091178F"/>
    <w:rsid w:val="009117F1"/>
    <w:rsid w:val="00911B91"/>
    <w:rsid w:val="009120B8"/>
    <w:rsid w:val="009120CE"/>
    <w:rsid w:val="00912410"/>
    <w:rsid w:val="00912F23"/>
    <w:rsid w:val="009134D8"/>
    <w:rsid w:val="00913547"/>
    <w:rsid w:val="0091415D"/>
    <w:rsid w:val="009144AF"/>
    <w:rsid w:val="0091464D"/>
    <w:rsid w:val="00914742"/>
    <w:rsid w:val="009153BF"/>
    <w:rsid w:val="00915575"/>
    <w:rsid w:val="00915649"/>
    <w:rsid w:val="00916011"/>
    <w:rsid w:val="009165D6"/>
    <w:rsid w:val="00916C39"/>
    <w:rsid w:val="00916DF5"/>
    <w:rsid w:val="0091771C"/>
    <w:rsid w:val="00917AFC"/>
    <w:rsid w:val="009202C8"/>
    <w:rsid w:val="009204C1"/>
    <w:rsid w:val="00920647"/>
    <w:rsid w:val="009208BF"/>
    <w:rsid w:val="00920A9D"/>
    <w:rsid w:val="00920CD2"/>
    <w:rsid w:val="00920D86"/>
    <w:rsid w:val="00921D0E"/>
    <w:rsid w:val="00921E5D"/>
    <w:rsid w:val="00922255"/>
    <w:rsid w:val="00922608"/>
    <w:rsid w:val="009227FA"/>
    <w:rsid w:val="009229F6"/>
    <w:rsid w:val="00922FCE"/>
    <w:rsid w:val="009233F7"/>
    <w:rsid w:val="009236DC"/>
    <w:rsid w:val="00923722"/>
    <w:rsid w:val="0092387C"/>
    <w:rsid w:val="009238CB"/>
    <w:rsid w:val="00923B1B"/>
    <w:rsid w:val="009241E8"/>
    <w:rsid w:val="0092437E"/>
    <w:rsid w:val="00924C63"/>
    <w:rsid w:val="009252D5"/>
    <w:rsid w:val="009256AE"/>
    <w:rsid w:val="00925A9E"/>
    <w:rsid w:val="009260A9"/>
    <w:rsid w:val="009261BF"/>
    <w:rsid w:val="00926213"/>
    <w:rsid w:val="0092621F"/>
    <w:rsid w:val="009267BA"/>
    <w:rsid w:val="0092695C"/>
    <w:rsid w:val="00926C1C"/>
    <w:rsid w:val="00926E94"/>
    <w:rsid w:val="00927FEC"/>
    <w:rsid w:val="009302DC"/>
    <w:rsid w:val="0093072B"/>
    <w:rsid w:val="00931B01"/>
    <w:rsid w:val="00932242"/>
    <w:rsid w:val="0093231A"/>
    <w:rsid w:val="009327DE"/>
    <w:rsid w:val="0093280B"/>
    <w:rsid w:val="00932B19"/>
    <w:rsid w:val="00932D02"/>
    <w:rsid w:val="00932D58"/>
    <w:rsid w:val="009332F3"/>
    <w:rsid w:val="009333C6"/>
    <w:rsid w:val="009334AD"/>
    <w:rsid w:val="00933AAD"/>
    <w:rsid w:val="00934177"/>
    <w:rsid w:val="009341C0"/>
    <w:rsid w:val="00934C76"/>
    <w:rsid w:val="00934E0D"/>
    <w:rsid w:val="00937F80"/>
    <w:rsid w:val="00940365"/>
    <w:rsid w:val="0094048D"/>
    <w:rsid w:val="009407E7"/>
    <w:rsid w:val="009408E5"/>
    <w:rsid w:val="00941E6B"/>
    <w:rsid w:val="009420AE"/>
    <w:rsid w:val="00942A63"/>
    <w:rsid w:val="00942F47"/>
    <w:rsid w:val="0094339E"/>
    <w:rsid w:val="009435B2"/>
    <w:rsid w:val="0094375D"/>
    <w:rsid w:val="009440F9"/>
    <w:rsid w:val="0094452F"/>
    <w:rsid w:val="00944D25"/>
    <w:rsid w:val="00945605"/>
    <w:rsid w:val="00945628"/>
    <w:rsid w:val="009457DA"/>
    <w:rsid w:val="00945BC8"/>
    <w:rsid w:val="00945C03"/>
    <w:rsid w:val="00945E07"/>
    <w:rsid w:val="00945FAF"/>
    <w:rsid w:val="00946046"/>
    <w:rsid w:val="0094640C"/>
    <w:rsid w:val="009469F6"/>
    <w:rsid w:val="00947AF0"/>
    <w:rsid w:val="00947FD9"/>
    <w:rsid w:val="00950956"/>
    <w:rsid w:val="00950FC0"/>
    <w:rsid w:val="009513AA"/>
    <w:rsid w:val="00951BA5"/>
    <w:rsid w:val="00952328"/>
    <w:rsid w:val="00952517"/>
    <w:rsid w:val="00952522"/>
    <w:rsid w:val="00952B30"/>
    <w:rsid w:val="00952E27"/>
    <w:rsid w:val="00952F6F"/>
    <w:rsid w:val="00953000"/>
    <w:rsid w:val="0095332C"/>
    <w:rsid w:val="009537F8"/>
    <w:rsid w:val="009538BE"/>
    <w:rsid w:val="00954FD2"/>
    <w:rsid w:val="009555A8"/>
    <w:rsid w:val="009555D2"/>
    <w:rsid w:val="009558B8"/>
    <w:rsid w:val="00955BB7"/>
    <w:rsid w:val="00955EDA"/>
    <w:rsid w:val="00956300"/>
    <w:rsid w:val="0095638C"/>
    <w:rsid w:val="0095668B"/>
    <w:rsid w:val="00957007"/>
    <w:rsid w:val="00957123"/>
    <w:rsid w:val="009575CA"/>
    <w:rsid w:val="009578A5"/>
    <w:rsid w:val="0096143A"/>
    <w:rsid w:val="009615DC"/>
    <w:rsid w:val="0096194A"/>
    <w:rsid w:val="00961BAC"/>
    <w:rsid w:val="009620C5"/>
    <w:rsid w:val="0096228B"/>
    <w:rsid w:val="0096281A"/>
    <w:rsid w:val="00962C3B"/>
    <w:rsid w:val="00963144"/>
    <w:rsid w:val="009631E1"/>
    <w:rsid w:val="0096343D"/>
    <w:rsid w:val="00963454"/>
    <w:rsid w:val="009636FE"/>
    <w:rsid w:val="00963B8E"/>
    <w:rsid w:val="0096434C"/>
    <w:rsid w:val="00964525"/>
    <w:rsid w:val="0096467B"/>
    <w:rsid w:val="00965020"/>
    <w:rsid w:val="0096563B"/>
    <w:rsid w:val="00965E81"/>
    <w:rsid w:val="00965EC7"/>
    <w:rsid w:val="00967684"/>
    <w:rsid w:val="00970329"/>
    <w:rsid w:val="00970CAE"/>
    <w:rsid w:val="00970E08"/>
    <w:rsid w:val="00971CA5"/>
    <w:rsid w:val="0097225A"/>
    <w:rsid w:val="009724B7"/>
    <w:rsid w:val="0097294C"/>
    <w:rsid w:val="00972BD4"/>
    <w:rsid w:val="00972EF2"/>
    <w:rsid w:val="00972F1D"/>
    <w:rsid w:val="00973387"/>
    <w:rsid w:val="0097381E"/>
    <w:rsid w:val="0097396D"/>
    <w:rsid w:val="00973A77"/>
    <w:rsid w:val="00973C25"/>
    <w:rsid w:val="00973C85"/>
    <w:rsid w:val="00973CB5"/>
    <w:rsid w:val="00974004"/>
    <w:rsid w:val="00974742"/>
    <w:rsid w:val="00974858"/>
    <w:rsid w:val="00974C7E"/>
    <w:rsid w:val="00974E31"/>
    <w:rsid w:val="0097517E"/>
    <w:rsid w:val="00975245"/>
    <w:rsid w:val="0097528C"/>
    <w:rsid w:val="00975415"/>
    <w:rsid w:val="00975F21"/>
    <w:rsid w:val="00976A83"/>
    <w:rsid w:val="00976FC9"/>
    <w:rsid w:val="00977886"/>
    <w:rsid w:val="009778C8"/>
    <w:rsid w:val="00977F0D"/>
    <w:rsid w:val="0098006C"/>
    <w:rsid w:val="0098067A"/>
    <w:rsid w:val="00980DF3"/>
    <w:rsid w:val="00981506"/>
    <w:rsid w:val="00981629"/>
    <w:rsid w:val="009822EB"/>
    <w:rsid w:val="009824D9"/>
    <w:rsid w:val="00982899"/>
    <w:rsid w:val="00982D58"/>
    <w:rsid w:val="009831FF"/>
    <w:rsid w:val="00984740"/>
    <w:rsid w:val="009847AA"/>
    <w:rsid w:val="00984873"/>
    <w:rsid w:val="00984884"/>
    <w:rsid w:val="009848B6"/>
    <w:rsid w:val="0098572E"/>
    <w:rsid w:val="00985C15"/>
    <w:rsid w:val="00986422"/>
    <w:rsid w:val="009864C6"/>
    <w:rsid w:val="0098699C"/>
    <w:rsid w:val="009869AF"/>
    <w:rsid w:val="00986A51"/>
    <w:rsid w:val="00986B7C"/>
    <w:rsid w:val="0098708F"/>
    <w:rsid w:val="009875EC"/>
    <w:rsid w:val="009877EA"/>
    <w:rsid w:val="00987C13"/>
    <w:rsid w:val="00987CB2"/>
    <w:rsid w:val="00987D3A"/>
    <w:rsid w:val="00987D58"/>
    <w:rsid w:val="0099024C"/>
    <w:rsid w:val="0099068B"/>
    <w:rsid w:val="00990711"/>
    <w:rsid w:val="00990778"/>
    <w:rsid w:val="00990F0E"/>
    <w:rsid w:val="0099123F"/>
    <w:rsid w:val="0099167A"/>
    <w:rsid w:val="00991991"/>
    <w:rsid w:val="00991AD0"/>
    <w:rsid w:val="00992C5E"/>
    <w:rsid w:val="00993A03"/>
    <w:rsid w:val="00994A39"/>
    <w:rsid w:val="00994E67"/>
    <w:rsid w:val="009958BA"/>
    <w:rsid w:val="00995CBD"/>
    <w:rsid w:val="009962D1"/>
    <w:rsid w:val="00996534"/>
    <w:rsid w:val="0099733D"/>
    <w:rsid w:val="0099748E"/>
    <w:rsid w:val="0099757B"/>
    <w:rsid w:val="00997967"/>
    <w:rsid w:val="009A00DC"/>
    <w:rsid w:val="009A0D07"/>
    <w:rsid w:val="009A1236"/>
    <w:rsid w:val="009A1906"/>
    <w:rsid w:val="009A2410"/>
    <w:rsid w:val="009A2D38"/>
    <w:rsid w:val="009A2DBE"/>
    <w:rsid w:val="009A36CC"/>
    <w:rsid w:val="009A3875"/>
    <w:rsid w:val="009A4614"/>
    <w:rsid w:val="009A4E9E"/>
    <w:rsid w:val="009A51D8"/>
    <w:rsid w:val="009A657A"/>
    <w:rsid w:val="009A6849"/>
    <w:rsid w:val="009A6C3D"/>
    <w:rsid w:val="009A6CE4"/>
    <w:rsid w:val="009A71DD"/>
    <w:rsid w:val="009A7D89"/>
    <w:rsid w:val="009B0030"/>
    <w:rsid w:val="009B0188"/>
    <w:rsid w:val="009B0E73"/>
    <w:rsid w:val="009B0F06"/>
    <w:rsid w:val="009B0F84"/>
    <w:rsid w:val="009B10FA"/>
    <w:rsid w:val="009B13CA"/>
    <w:rsid w:val="009B1784"/>
    <w:rsid w:val="009B1EAE"/>
    <w:rsid w:val="009B20C8"/>
    <w:rsid w:val="009B2216"/>
    <w:rsid w:val="009B2312"/>
    <w:rsid w:val="009B2A0F"/>
    <w:rsid w:val="009B3137"/>
    <w:rsid w:val="009B3DEA"/>
    <w:rsid w:val="009B4184"/>
    <w:rsid w:val="009B43B7"/>
    <w:rsid w:val="009B43D5"/>
    <w:rsid w:val="009B454B"/>
    <w:rsid w:val="009B4A89"/>
    <w:rsid w:val="009B4EDE"/>
    <w:rsid w:val="009B51A4"/>
    <w:rsid w:val="009B5316"/>
    <w:rsid w:val="009B60F8"/>
    <w:rsid w:val="009B62CB"/>
    <w:rsid w:val="009B63C9"/>
    <w:rsid w:val="009B6FE4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1ADC"/>
    <w:rsid w:val="009C27CC"/>
    <w:rsid w:val="009C2ED1"/>
    <w:rsid w:val="009C351E"/>
    <w:rsid w:val="009C38DF"/>
    <w:rsid w:val="009C3A95"/>
    <w:rsid w:val="009C46F8"/>
    <w:rsid w:val="009C4EA7"/>
    <w:rsid w:val="009C5154"/>
    <w:rsid w:val="009C535E"/>
    <w:rsid w:val="009C5C18"/>
    <w:rsid w:val="009C5D27"/>
    <w:rsid w:val="009C5E4A"/>
    <w:rsid w:val="009C5E4F"/>
    <w:rsid w:val="009C73CC"/>
    <w:rsid w:val="009D01F7"/>
    <w:rsid w:val="009D03F3"/>
    <w:rsid w:val="009D081B"/>
    <w:rsid w:val="009D0A6C"/>
    <w:rsid w:val="009D0D7F"/>
    <w:rsid w:val="009D10D5"/>
    <w:rsid w:val="009D175C"/>
    <w:rsid w:val="009D1A26"/>
    <w:rsid w:val="009D1CC7"/>
    <w:rsid w:val="009D2A03"/>
    <w:rsid w:val="009D2CA4"/>
    <w:rsid w:val="009D3A14"/>
    <w:rsid w:val="009D3AA8"/>
    <w:rsid w:val="009D4392"/>
    <w:rsid w:val="009D4D40"/>
    <w:rsid w:val="009D50C1"/>
    <w:rsid w:val="009D570F"/>
    <w:rsid w:val="009D5D95"/>
    <w:rsid w:val="009D6A2F"/>
    <w:rsid w:val="009D704A"/>
    <w:rsid w:val="009D735B"/>
    <w:rsid w:val="009D744E"/>
    <w:rsid w:val="009D76F5"/>
    <w:rsid w:val="009D7D41"/>
    <w:rsid w:val="009E0A27"/>
    <w:rsid w:val="009E111B"/>
    <w:rsid w:val="009E114D"/>
    <w:rsid w:val="009E120E"/>
    <w:rsid w:val="009E1CC3"/>
    <w:rsid w:val="009E23C8"/>
    <w:rsid w:val="009E2C38"/>
    <w:rsid w:val="009E2C5A"/>
    <w:rsid w:val="009E2C77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E38"/>
    <w:rsid w:val="009E51C3"/>
    <w:rsid w:val="009E5448"/>
    <w:rsid w:val="009E55DE"/>
    <w:rsid w:val="009E5603"/>
    <w:rsid w:val="009E5ADC"/>
    <w:rsid w:val="009E6BB0"/>
    <w:rsid w:val="009E6D42"/>
    <w:rsid w:val="009E71BF"/>
    <w:rsid w:val="009E750F"/>
    <w:rsid w:val="009E7C55"/>
    <w:rsid w:val="009F0025"/>
    <w:rsid w:val="009F04D6"/>
    <w:rsid w:val="009F0E31"/>
    <w:rsid w:val="009F1584"/>
    <w:rsid w:val="009F334B"/>
    <w:rsid w:val="009F3565"/>
    <w:rsid w:val="009F384A"/>
    <w:rsid w:val="009F4172"/>
    <w:rsid w:val="009F4541"/>
    <w:rsid w:val="009F4549"/>
    <w:rsid w:val="009F4E34"/>
    <w:rsid w:val="009F4F45"/>
    <w:rsid w:val="009F50EB"/>
    <w:rsid w:val="009F5185"/>
    <w:rsid w:val="009F5225"/>
    <w:rsid w:val="009F549F"/>
    <w:rsid w:val="009F58C0"/>
    <w:rsid w:val="009F5E2F"/>
    <w:rsid w:val="009F613D"/>
    <w:rsid w:val="009F6819"/>
    <w:rsid w:val="009F7D1F"/>
    <w:rsid w:val="00A004F5"/>
    <w:rsid w:val="00A008F5"/>
    <w:rsid w:val="00A00CDB"/>
    <w:rsid w:val="00A00E4E"/>
    <w:rsid w:val="00A010EF"/>
    <w:rsid w:val="00A01142"/>
    <w:rsid w:val="00A01D49"/>
    <w:rsid w:val="00A01D90"/>
    <w:rsid w:val="00A026A8"/>
    <w:rsid w:val="00A02B7E"/>
    <w:rsid w:val="00A03805"/>
    <w:rsid w:val="00A0404F"/>
    <w:rsid w:val="00A045DB"/>
    <w:rsid w:val="00A04CCA"/>
    <w:rsid w:val="00A04E80"/>
    <w:rsid w:val="00A05362"/>
    <w:rsid w:val="00A05676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07FA8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42E6"/>
    <w:rsid w:val="00A14FBF"/>
    <w:rsid w:val="00A1573F"/>
    <w:rsid w:val="00A166B9"/>
    <w:rsid w:val="00A16DEC"/>
    <w:rsid w:val="00A16EE1"/>
    <w:rsid w:val="00A17147"/>
    <w:rsid w:val="00A173AA"/>
    <w:rsid w:val="00A1768D"/>
    <w:rsid w:val="00A17DE4"/>
    <w:rsid w:val="00A17F85"/>
    <w:rsid w:val="00A20042"/>
    <w:rsid w:val="00A204B1"/>
    <w:rsid w:val="00A205EF"/>
    <w:rsid w:val="00A21306"/>
    <w:rsid w:val="00A2156A"/>
    <w:rsid w:val="00A2193D"/>
    <w:rsid w:val="00A21969"/>
    <w:rsid w:val="00A21C50"/>
    <w:rsid w:val="00A22189"/>
    <w:rsid w:val="00A223A5"/>
    <w:rsid w:val="00A227B6"/>
    <w:rsid w:val="00A22BBC"/>
    <w:rsid w:val="00A245D5"/>
    <w:rsid w:val="00A24E3D"/>
    <w:rsid w:val="00A252A5"/>
    <w:rsid w:val="00A2590D"/>
    <w:rsid w:val="00A25D4D"/>
    <w:rsid w:val="00A25DBC"/>
    <w:rsid w:val="00A26E6E"/>
    <w:rsid w:val="00A2754C"/>
    <w:rsid w:val="00A278D7"/>
    <w:rsid w:val="00A27A7B"/>
    <w:rsid w:val="00A3031F"/>
    <w:rsid w:val="00A30568"/>
    <w:rsid w:val="00A306F4"/>
    <w:rsid w:val="00A30F23"/>
    <w:rsid w:val="00A30F38"/>
    <w:rsid w:val="00A31665"/>
    <w:rsid w:val="00A32169"/>
    <w:rsid w:val="00A325E6"/>
    <w:rsid w:val="00A32B32"/>
    <w:rsid w:val="00A32C35"/>
    <w:rsid w:val="00A32C4A"/>
    <w:rsid w:val="00A32E8F"/>
    <w:rsid w:val="00A335F8"/>
    <w:rsid w:val="00A3372D"/>
    <w:rsid w:val="00A344E2"/>
    <w:rsid w:val="00A34607"/>
    <w:rsid w:val="00A3469C"/>
    <w:rsid w:val="00A349C2"/>
    <w:rsid w:val="00A34CE3"/>
    <w:rsid w:val="00A3536B"/>
    <w:rsid w:val="00A359F6"/>
    <w:rsid w:val="00A35BA0"/>
    <w:rsid w:val="00A35C21"/>
    <w:rsid w:val="00A35D99"/>
    <w:rsid w:val="00A367B1"/>
    <w:rsid w:val="00A36A3A"/>
    <w:rsid w:val="00A36CC1"/>
    <w:rsid w:val="00A36DC0"/>
    <w:rsid w:val="00A37516"/>
    <w:rsid w:val="00A37A3F"/>
    <w:rsid w:val="00A401D8"/>
    <w:rsid w:val="00A4149D"/>
    <w:rsid w:val="00A417A3"/>
    <w:rsid w:val="00A424F8"/>
    <w:rsid w:val="00A425DA"/>
    <w:rsid w:val="00A427D2"/>
    <w:rsid w:val="00A431DF"/>
    <w:rsid w:val="00A43345"/>
    <w:rsid w:val="00A43875"/>
    <w:rsid w:val="00A4403A"/>
    <w:rsid w:val="00A441B1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47E49"/>
    <w:rsid w:val="00A500B3"/>
    <w:rsid w:val="00A50145"/>
    <w:rsid w:val="00A50D23"/>
    <w:rsid w:val="00A50D35"/>
    <w:rsid w:val="00A515C1"/>
    <w:rsid w:val="00A518C9"/>
    <w:rsid w:val="00A5291F"/>
    <w:rsid w:val="00A52E6C"/>
    <w:rsid w:val="00A52E9F"/>
    <w:rsid w:val="00A53495"/>
    <w:rsid w:val="00A5483F"/>
    <w:rsid w:val="00A54D6D"/>
    <w:rsid w:val="00A551DA"/>
    <w:rsid w:val="00A554E2"/>
    <w:rsid w:val="00A55608"/>
    <w:rsid w:val="00A56F73"/>
    <w:rsid w:val="00A57509"/>
    <w:rsid w:val="00A57687"/>
    <w:rsid w:val="00A603EC"/>
    <w:rsid w:val="00A61959"/>
    <w:rsid w:val="00A620B6"/>
    <w:rsid w:val="00A62631"/>
    <w:rsid w:val="00A62AD1"/>
    <w:rsid w:val="00A62C9C"/>
    <w:rsid w:val="00A62DC6"/>
    <w:rsid w:val="00A63262"/>
    <w:rsid w:val="00A632BC"/>
    <w:rsid w:val="00A64029"/>
    <w:rsid w:val="00A64159"/>
    <w:rsid w:val="00A64402"/>
    <w:rsid w:val="00A645D2"/>
    <w:rsid w:val="00A64603"/>
    <w:rsid w:val="00A65108"/>
    <w:rsid w:val="00A65183"/>
    <w:rsid w:val="00A653FA"/>
    <w:rsid w:val="00A65D61"/>
    <w:rsid w:val="00A6620F"/>
    <w:rsid w:val="00A664AF"/>
    <w:rsid w:val="00A6665C"/>
    <w:rsid w:val="00A66D45"/>
    <w:rsid w:val="00A6712C"/>
    <w:rsid w:val="00A67162"/>
    <w:rsid w:val="00A675E1"/>
    <w:rsid w:val="00A67687"/>
    <w:rsid w:val="00A6768B"/>
    <w:rsid w:val="00A67CAA"/>
    <w:rsid w:val="00A70AE8"/>
    <w:rsid w:val="00A70C24"/>
    <w:rsid w:val="00A70C6C"/>
    <w:rsid w:val="00A70CA3"/>
    <w:rsid w:val="00A70F41"/>
    <w:rsid w:val="00A70FF3"/>
    <w:rsid w:val="00A71042"/>
    <w:rsid w:val="00A710FC"/>
    <w:rsid w:val="00A7145E"/>
    <w:rsid w:val="00A71553"/>
    <w:rsid w:val="00A716DA"/>
    <w:rsid w:val="00A71C9C"/>
    <w:rsid w:val="00A71DD2"/>
    <w:rsid w:val="00A71F3D"/>
    <w:rsid w:val="00A723C7"/>
    <w:rsid w:val="00A72C2D"/>
    <w:rsid w:val="00A730EC"/>
    <w:rsid w:val="00A734D9"/>
    <w:rsid w:val="00A73FF3"/>
    <w:rsid w:val="00A74211"/>
    <w:rsid w:val="00A74BA8"/>
    <w:rsid w:val="00A75678"/>
    <w:rsid w:val="00A758D4"/>
    <w:rsid w:val="00A75C9D"/>
    <w:rsid w:val="00A76663"/>
    <w:rsid w:val="00A76F83"/>
    <w:rsid w:val="00A779DF"/>
    <w:rsid w:val="00A77D92"/>
    <w:rsid w:val="00A80C17"/>
    <w:rsid w:val="00A8108A"/>
    <w:rsid w:val="00A8179C"/>
    <w:rsid w:val="00A8295C"/>
    <w:rsid w:val="00A82B9F"/>
    <w:rsid w:val="00A83170"/>
    <w:rsid w:val="00A83BA9"/>
    <w:rsid w:val="00A840E6"/>
    <w:rsid w:val="00A8422D"/>
    <w:rsid w:val="00A84322"/>
    <w:rsid w:val="00A853DB"/>
    <w:rsid w:val="00A85644"/>
    <w:rsid w:val="00A856ED"/>
    <w:rsid w:val="00A863E0"/>
    <w:rsid w:val="00A87E6D"/>
    <w:rsid w:val="00A87E9F"/>
    <w:rsid w:val="00A87F3D"/>
    <w:rsid w:val="00A90508"/>
    <w:rsid w:val="00A905D4"/>
    <w:rsid w:val="00A90AE4"/>
    <w:rsid w:val="00A9133B"/>
    <w:rsid w:val="00A91732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8BD"/>
    <w:rsid w:val="00A94A2C"/>
    <w:rsid w:val="00A9580F"/>
    <w:rsid w:val="00A959A7"/>
    <w:rsid w:val="00A95DBF"/>
    <w:rsid w:val="00A95E7D"/>
    <w:rsid w:val="00A96046"/>
    <w:rsid w:val="00A96142"/>
    <w:rsid w:val="00A962EC"/>
    <w:rsid w:val="00A966FC"/>
    <w:rsid w:val="00A96D20"/>
    <w:rsid w:val="00A97822"/>
    <w:rsid w:val="00AA08C1"/>
    <w:rsid w:val="00AA1313"/>
    <w:rsid w:val="00AA1645"/>
    <w:rsid w:val="00AA19AE"/>
    <w:rsid w:val="00AA2898"/>
    <w:rsid w:val="00AA2ED2"/>
    <w:rsid w:val="00AA2F54"/>
    <w:rsid w:val="00AA3649"/>
    <w:rsid w:val="00AA4365"/>
    <w:rsid w:val="00AA472A"/>
    <w:rsid w:val="00AA4BA3"/>
    <w:rsid w:val="00AA4D38"/>
    <w:rsid w:val="00AA4E62"/>
    <w:rsid w:val="00AA4E9D"/>
    <w:rsid w:val="00AA5116"/>
    <w:rsid w:val="00AA5386"/>
    <w:rsid w:val="00AA59C3"/>
    <w:rsid w:val="00AA6094"/>
    <w:rsid w:val="00AA65DA"/>
    <w:rsid w:val="00AA7584"/>
    <w:rsid w:val="00AA795F"/>
    <w:rsid w:val="00AB0BC1"/>
    <w:rsid w:val="00AB0F7D"/>
    <w:rsid w:val="00AB11AC"/>
    <w:rsid w:val="00AB142B"/>
    <w:rsid w:val="00AB23EA"/>
    <w:rsid w:val="00AB2737"/>
    <w:rsid w:val="00AB2914"/>
    <w:rsid w:val="00AB31C1"/>
    <w:rsid w:val="00AB334D"/>
    <w:rsid w:val="00AB3949"/>
    <w:rsid w:val="00AB3B26"/>
    <w:rsid w:val="00AB3CDF"/>
    <w:rsid w:val="00AB3FE9"/>
    <w:rsid w:val="00AB40A2"/>
    <w:rsid w:val="00AB484C"/>
    <w:rsid w:val="00AB4938"/>
    <w:rsid w:val="00AB4D0C"/>
    <w:rsid w:val="00AB5115"/>
    <w:rsid w:val="00AB6364"/>
    <w:rsid w:val="00AB7712"/>
    <w:rsid w:val="00AB7805"/>
    <w:rsid w:val="00AB79C1"/>
    <w:rsid w:val="00AB7E44"/>
    <w:rsid w:val="00AC015F"/>
    <w:rsid w:val="00AC0203"/>
    <w:rsid w:val="00AC0978"/>
    <w:rsid w:val="00AC2087"/>
    <w:rsid w:val="00AC33D2"/>
    <w:rsid w:val="00AC3474"/>
    <w:rsid w:val="00AC37BD"/>
    <w:rsid w:val="00AC3B99"/>
    <w:rsid w:val="00AC428D"/>
    <w:rsid w:val="00AC5322"/>
    <w:rsid w:val="00AC56EB"/>
    <w:rsid w:val="00AC5845"/>
    <w:rsid w:val="00AC5F39"/>
    <w:rsid w:val="00AC62C9"/>
    <w:rsid w:val="00AC658B"/>
    <w:rsid w:val="00AC7351"/>
    <w:rsid w:val="00AC75D9"/>
    <w:rsid w:val="00AC7665"/>
    <w:rsid w:val="00AC784D"/>
    <w:rsid w:val="00AD0152"/>
    <w:rsid w:val="00AD1945"/>
    <w:rsid w:val="00AD19CE"/>
    <w:rsid w:val="00AD1FE5"/>
    <w:rsid w:val="00AD22F4"/>
    <w:rsid w:val="00AD2358"/>
    <w:rsid w:val="00AD2D3D"/>
    <w:rsid w:val="00AD3007"/>
    <w:rsid w:val="00AD303C"/>
    <w:rsid w:val="00AD3668"/>
    <w:rsid w:val="00AD3B91"/>
    <w:rsid w:val="00AD4259"/>
    <w:rsid w:val="00AD4961"/>
    <w:rsid w:val="00AD51BB"/>
    <w:rsid w:val="00AD606E"/>
    <w:rsid w:val="00AD634F"/>
    <w:rsid w:val="00AD6605"/>
    <w:rsid w:val="00AD6901"/>
    <w:rsid w:val="00AD6E77"/>
    <w:rsid w:val="00AD7018"/>
    <w:rsid w:val="00AD71EF"/>
    <w:rsid w:val="00AD7614"/>
    <w:rsid w:val="00AD7708"/>
    <w:rsid w:val="00AD7E21"/>
    <w:rsid w:val="00AE0865"/>
    <w:rsid w:val="00AE1589"/>
    <w:rsid w:val="00AE1A86"/>
    <w:rsid w:val="00AE1D9C"/>
    <w:rsid w:val="00AE1FBA"/>
    <w:rsid w:val="00AE22E4"/>
    <w:rsid w:val="00AE274C"/>
    <w:rsid w:val="00AE29EA"/>
    <w:rsid w:val="00AE2E70"/>
    <w:rsid w:val="00AE355A"/>
    <w:rsid w:val="00AE394C"/>
    <w:rsid w:val="00AE39E8"/>
    <w:rsid w:val="00AE3FEB"/>
    <w:rsid w:val="00AE43C4"/>
    <w:rsid w:val="00AE4964"/>
    <w:rsid w:val="00AE4B98"/>
    <w:rsid w:val="00AE50F4"/>
    <w:rsid w:val="00AE5523"/>
    <w:rsid w:val="00AE5E29"/>
    <w:rsid w:val="00AE6104"/>
    <w:rsid w:val="00AE6525"/>
    <w:rsid w:val="00AE69FF"/>
    <w:rsid w:val="00AE6E71"/>
    <w:rsid w:val="00AE7571"/>
    <w:rsid w:val="00AE7762"/>
    <w:rsid w:val="00AE7881"/>
    <w:rsid w:val="00AE7A4F"/>
    <w:rsid w:val="00AE7DAC"/>
    <w:rsid w:val="00AF09FD"/>
    <w:rsid w:val="00AF0D53"/>
    <w:rsid w:val="00AF1184"/>
    <w:rsid w:val="00AF1D94"/>
    <w:rsid w:val="00AF25BC"/>
    <w:rsid w:val="00AF274A"/>
    <w:rsid w:val="00AF285B"/>
    <w:rsid w:val="00AF3318"/>
    <w:rsid w:val="00AF3834"/>
    <w:rsid w:val="00AF38AB"/>
    <w:rsid w:val="00AF3B79"/>
    <w:rsid w:val="00AF3B91"/>
    <w:rsid w:val="00AF3CE4"/>
    <w:rsid w:val="00AF4818"/>
    <w:rsid w:val="00AF5021"/>
    <w:rsid w:val="00AF6302"/>
    <w:rsid w:val="00AF6966"/>
    <w:rsid w:val="00AF6AC0"/>
    <w:rsid w:val="00AF6FED"/>
    <w:rsid w:val="00AF750E"/>
    <w:rsid w:val="00AF7D85"/>
    <w:rsid w:val="00B005FC"/>
    <w:rsid w:val="00B0083A"/>
    <w:rsid w:val="00B00941"/>
    <w:rsid w:val="00B009F2"/>
    <w:rsid w:val="00B0129A"/>
    <w:rsid w:val="00B01CEB"/>
    <w:rsid w:val="00B0241E"/>
    <w:rsid w:val="00B02C4B"/>
    <w:rsid w:val="00B0332A"/>
    <w:rsid w:val="00B03611"/>
    <w:rsid w:val="00B036E6"/>
    <w:rsid w:val="00B04048"/>
    <w:rsid w:val="00B04149"/>
    <w:rsid w:val="00B04466"/>
    <w:rsid w:val="00B044C1"/>
    <w:rsid w:val="00B048DE"/>
    <w:rsid w:val="00B04C73"/>
    <w:rsid w:val="00B04FB6"/>
    <w:rsid w:val="00B0596B"/>
    <w:rsid w:val="00B06298"/>
    <w:rsid w:val="00B06319"/>
    <w:rsid w:val="00B06635"/>
    <w:rsid w:val="00B06675"/>
    <w:rsid w:val="00B067C5"/>
    <w:rsid w:val="00B068D5"/>
    <w:rsid w:val="00B06A2F"/>
    <w:rsid w:val="00B06C94"/>
    <w:rsid w:val="00B06D20"/>
    <w:rsid w:val="00B06EEF"/>
    <w:rsid w:val="00B10571"/>
    <w:rsid w:val="00B1080A"/>
    <w:rsid w:val="00B109F0"/>
    <w:rsid w:val="00B10A44"/>
    <w:rsid w:val="00B10D18"/>
    <w:rsid w:val="00B110A2"/>
    <w:rsid w:val="00B11327"/>
    <w:rsid w:val="00B1291A"/>
    <w:rsid w:val="00B12A94"/>
    <w:rsid w:val="00B13228"/>
    <w:rsid w:val="00B13295"/>
    <w:rsid w:val="00B13E0B"/>
    <w:rsid w:val="00B14422"/>
    <w:rsid w:val="00B14B7D"/>
    <w:rsid w:val="00B14E92"/>
    <w:rsid w:val="00B151D2"/>
    <w:rsid w:val="00B15B1F"/>
    <w:rsid w:val="00B1628D"/>
    <w:rsid w:val="00B164E4"/>
    <w:rsid w:val="00B16993"/>
    <w:rsid w:val="00B16AB1"/>
    <w:rsid w:val="00B16B17"/>
    <w:rsid w:val="00B170DD"/>
    <w:rsid w:val="00B20136"/>
    <w:rsid w:val="00B20425"/>
    <w:rsid w:val="00B20531"/>
    <w:rsid w:val="00B20829"/>
    <w:rsid w:val="00B20B02"/>
    <w:rsid w:val="00B2111F"/>
    <w:rsid w:val="00B22691"/>
    <w:rsid w:val="00B22C01"/>
    <w:rsid w:val="00B22EF1"/>
    <w:rsid w:val="00B230EF"/>
    <w:rsid w:val="00B236EC"/>
    <w:rsid w:val="00B243D4"/>
    <w:rsid w:val="00B246A4"/>
    <w:rsid w:val="00B25016"/>
    <w:rsid w:val="00B25292"/>
    <w:rsid w:val="00B25536"/>
    <w:rsid w:val="00B25CA3"/>
    <w:rsid w:val="00B25CC5"/>
    <w:rsid w:val="00B25DD6"/>
    <w:rsid w:val="00B2620E"/>
    <w:rsid w:val="00B26D9E"/>
    <w:rsid w:val="00B27AEF"/>
    <w:rsid w:val="00B31308"/>
    <w:rsid w:val="00B31C9F"/>
    <w:rsid w:val="00B31D28"/>
    <w:rsid w:val="00B322CB"/>
    <w:rsid w:val="00B32681"/>
    <w:rsid w:val="00B331F0"/>
    <w:rsid w:val="00B3374E"/>
    <w:rsid w:val="00B33F93"/>
    <w:rsid w:val="00B34686"/>
    <w:rsid w:val="00B34972"/>
    <w:rsid w:val="00B34F53"/>
    <w:rsid w:val="00B36389"/>
    <w:rsid w:val="00B369E3"/>
    <w:rsid w:val="00B36C32"/>
    <w:rsid w:val="00B36FE5"/>
    <w:rsid w:val="00B37B9C"/>
    <w:rsid w:val="00B40047"/>
    <w:rsid w:val="00B406EC"/>
    <w:rsid w:val="00B41798"/>
    <w:rsid w:val="00B417EF"/>
    <w:rsid w:val="00B41961"/>
    <w:rsid w:val="00B423FA"/>
    <w:rsid w:val="00B427CA"/>
    <w:rsid w:val="00B42837"/>
    <w:rsid w:val="00B42940"/>
    <w:rsid w:val="00B42AD6"/>
    <w:rsid w:val="00B42B89"/>
    <w:rsid w:val="00B42D39"/>
    <w:rsid w:val="00B43A78"/>
    <w:rsid w:val="00B43FB7"/>
    <w:rsid w:val="00B44A77"/>
    <w:rsid w:val="00B44D18"/>
    <w:rsid w:val="00B45996"/>
    <w:rsid w:val="00B45D9B"/>
    <w:rsid w:val="00B46299"/>
    <w:rsid w:val="00B4629A"/>
    <w:rsid w:val="00B468F0"/>
    <w:rsid w:val="00B475B8"/>
    <w:rsid w:val="00B478C7"/>
    <w:rsid w:val="00B47AB3"/>
    <w:rsid w:val="00B47C84"/>
    <w:rsid w:val="00B47DFE"/>
    <w:rsid w:val="00B50128"/>
    <w:rsid w:val="00B503BC"/>
    <w:rsid w:val="00B503C5"/>
    <w:rsid w:val="00B51210"/>
    <w:rsid w:val="00B51607"/>
    <w:rsid w:val="00B516DD"/>
    <w:rsid w:val="00B52044"/>
    <w:rsid w:val="00B53DCE"/>
    <w:rsid w:val="00B5414D"/>
    <w:rsid w:val="00B5435D"/>
    <w:rsid w:val="00B54572"/>
    <w:rsid w:val="00B5480C"/>
    <w:rsid w:val="00B54E2A"/>
    <w:rsid w:val="00B55586"/>
    <w:rsid w:val="00B55C82"/>
    <w:rsid w:val="00B55D8A"/>
    <w:rsid w:val="00B56195"/>
    <w:rsid w:val="00B561A3"/>
    <w:rsid w:val="00B5629A"/>
    <w:rsid w:val="00B565E2"/>
    <w:rsid w:val="00B567A6"/>
    <w:rsid w:val="00B568CC"/>
    <w:rsid w:val="00B56C50"/>
    <w:rsid w:val="00B571DE"/>
    <w:rsid w:val="00B57A17"/>
    <w:rsid w:val="00B57A27"/>
    <w:rsid w:val="00B6091A"/>
    <w:rsid w:val="00B60ABF"/>
    <w:rsid w:val="00B612D4"/>
    <w:rsid w:val="00B61592"/>
    <w:rsid w:val="00B617B4"/>
    <w:rsid w:val="00B61987"/>
    <w:rsid w:val="00B61CBD"/>
    <w:rsid w:val="00B61FF9"/>
    <w:rsid w:val="00B623BC"/>
    <w:rsid w:val="00B62B8C"/>
    <w:rsid w:val="00B62FB8"/>
    <w:rsid w:val="00B6390E"/>
    <w:rsid w:val="00B63AD1"/>
    <w:rsid w:val="00B6404A"/>
    <w:rsid w:val="00B642DD"/>
    <w:rsid w:val="00B645E6"/>
    <w:rsid w:val="00B64C1A"/>
    <w:rsid w:val="00B651D9"/>
    <w:rsid w:val="00B652AD"/>
    <w:rsid w:val="00B65518"/>
    <w:rsid w:val="00B65BFD"/>
    <w:rsid w:val="00B66117"/>
    <w:rsid w:val="00B663B0"/>
    <w:rsid w:val="00B66CBA"/>
    <w:rsid w:val="00B67121"/>
    <w:rsid w:val="00B6728B"/>
    <w:rsid w:val="00B67426"/>
    <w:rsid w:val="00B678CE"/>
    <w:rsid w:val="00B6797C"/>
    <w:rsid w:val="00B67AB8"/>
    <w:rsid w:val="00B67F91"/>
    <w:rsid w:val="00B700E8"/>
    <w:rsid w:val="00B7014F"/>
    <w:rsid w:val="00B7030C"/>
    <w:rsid w:val="00B70685"/>
    <w:rsid w:val="00B708E1"/>
    <w:rsid w:val="00B71695"/>
    <w:rsid w:val="00B725D2"/>
    <w:rsid w:val="00B7276F"/>
    <w:rsid w:val="00B72796"/>
    <w:rsid w:val="00B7284F"/>
    <w:rsid w:val="00B732C9"/>
    <w:rsid w:val="00B735B1"/>
    <w:rsid w:val="00B73A5E"/>
    <w:rsid w:val="00B73CE9"/>
    <w:rsid w:val="00B73D2C"/>
    <w:rsid w:val="00B74992"/>
    <w:rsid w:val="00B7505B"/>
    <w:rsid w:val="00B754A0"/>
    <w:rsid w:val="00B754C3"/>
    <w:rsid w:val="00B7576F"/>
    <w:rsid w:val="00B75E24"/>
    <w:rsid w:val="00B763C3"/>
    <w:rsid w:val="00B76540"/>
    <w:rsid w:val="00B7663C"/>
    <w:rsid w:val="00B76976"/>
    <w:rsid w:val="00B77176"/>
    <w:rsid w:val="00B77599"/>
    <w:rsid w:val="00B77983"/>
    <w:rsid w:val="00B77DC6"/>
    <w:rsid w:val="00B80171"/>
    <w:rsid w:val="00B802AB"/>
    <w:rsid w:val="00B80BB1"/>
    <w:rsid w:val="00B81A1B"/>
    <w:rsid w:val="00B81B07"/>
    <w:rsid w:val="00B83251"/>
    <w:rsid w:val="00B8377A"/>
    <w:rsid w:val="00B8389E"/>
    <w:rsid w:val="00B83E62"/>
    <w:rsid w:val="00B84100"/>
    <w:rsid w:val="00B84716"/>
    <w:rsid w:val="00B84B7A"/>
    <w:rsid w:val="00B84DCF"/>
    <w:rsid w:val="00B84DD3"/>
    <w:rsid w:val="00B8514C"/>
    <w:rsid w:val="00B856FF"/>
    <w:rsid w:val="00B857C0"/>
    <w:rsid w:val="00B85ABC"/>
    <w:rsid w:val="00B85C1D"/>
    <w:rsid w:val="00B85D56"/>
    <w:rsid w:val="00B86A7C"/>
    <w:rsid w:val="00B86BE5"/>
    <w:rsid w:val="00B87091"/>
    <w:rsid w:val="00B87927"/>
    <w:rsid w:val="00B87B38"/>
    <w:rsid w:val="00B90543"/>
    <w:rsid w:val="00B905DF"/>
    <w:rsid w:val="00B90754"/>
    <w:rsid w:val="00B90BF9"/>
    <w:rsid w:val="00B910D7"/>
    <w:rsid w:val="00B9174E"/>
    <w:rsid w:val="00B91A93"/>
    <w:rsid w:val="00B91F55"/>
    <w:rsid w:val="00B925E8"/>
    <w:rsid w:val="00B92677"/>
    <w:rsid w:val="00B93098"/>
    <w:rsid w:val="00B9318F"/>
    <w:rsid w:val="00B932FD"/>
    <w:rsid w:val="00B93C88"/>
    <w:rsid w:val="00B941F9"/>
    <w:rsid w:val="00B94541"/>
    <w:rsid w:val="00B94A05"/>
    <w:rsid w:val="00B94A16"/>
    <w:rsid w:val="00B959E8"/>
    <w:rsid w:val="00B95A40"/>
    <w:rsid w:val="00B95A4D"/>
    <w:rsid w:val="00B95C36"/>
    <w:rsid w:val="00B95C70"/>
    <w:rsid w:val="00B95E6E"/>
    <w:rsid w:val="00B95F1C"/>
    <w:rsid w:val="00B964A9"/>
    <w:rsid w:val="00B966E4"/>
    <w:rsid w:val="00B972C9"/>
    <w:rsid w:val="00B97669"/>
    <w:rsid w:val="00B97D08"/>
    <w:rsid w:val="00BA0232"/>
    <w:rsid w:val="00BA15A2"/>
    <w:rsid w:val="00BA240E"/>
    <w:rsid w:val="00BA2BB2"/>
    <w:rsid w:val="00BA2ED1"/>
    <w:rsid w:val="00BA2F24"/>
    <w:rsid w:val="00BA3722"/>
    <w:rsid w:val="00BA3778"/>
    <w:rsid w:val="00BA4AF8"/>
    <w:rsid w:val="00BA4B56"/>
    <w:rsid w:val="00BA4E63"/>
    <w:rsid w:val="00BA56D5"/>
    <w:rsid w:val="00BA57F9"/>
    <w:rsid w:val="00BA60F2"/>
    <w:rsid w:val="00BA65CD"/>
    <w:rsid w:val="00BA67D0"/>
    <w:rsid w:val="00BB0F69"/>
    <w:rsid w:val="00BB14E5"/>
    <w:rsid w:val="00BB1625"/>
    <w:rsid w:val="00BB193E"/>
    <w:rsid w:val="00BB1BA8"/>
    <w:rsid w:val="00BB2BD0"/>
    <w:rsid w:val="00BB31BA"/>
    <w:rsid w:val="00BB46B2"/>
    <w:rsid w:val="00BB4C6D"/>
    <w:rsid w:val="00BB4CB4"/>
    <w:rsid w:val="00BB4E37"/>
    <w:rsid w:val="00BB4F54"/>
    <w:rsid w:val="00BB535E"/>
    <w:rsid w:val="00BB65AD"/>
    <w:rsid w:val="00BB6788"/>
    <w:rsid w:val="00BC039C"/>
    <w:rsid w:val="00BC0572"/>
    <w:rsid w:val="00BC0C7A"/>
    <w:rsid w:val="00BC123A"/>
    <w:rsid w:val="00BC1B8C"/>
    <w:rsid w:val="00BC202F"/>
    <w:rsid w:val="00BC25A2"/>
    <w:rsid w:val="00BC2AED"/>
    <w:rsid w:val="00BC2BEC"/>
    <w:rsid w:val="00BC2FAE"/>
    <w:rsid w:val="00BC3A4B"/>
    <w:rsid w:val="00BC4700"/>
    <w:rsid w:val="00BC4E62"/>
    <w:rsid w:val="00BC5166"/>
    <w:rsid w:val="00BC520A"/>
    <w:rsid w:val="00BC5CA0"/>
    <w:rsid w:val="00BC6693"/>
    <w:rsid w:val="00BC7678"/>
    <w:rsid w:val="00BC7A3F"/>
    <w:rsid w:val="00BC7C41"/>
    <w:rsid w:val="00BC7DB8"/>
    <w:rsid w:val="00BD0770"/>
    <w:rsid w:val="00BD08C6"/>
    <w:rsid w:val="00BD188E"/>
    <w:rsid w:val="00BD1C11"/>
    <w:rsid w:val="00BD235E"/>
    <w:rsid w:val="00BD26C6"/>
    <w:rsid w:val="00BD38F7"/>
    <w:rsid w:val="00BD3918"/>
    <w:rsid w:val="00BD3D72"/>
    <w:rsid w:val="00BD50D5"/>
    <w:rsid w:val="00BD602A"/>
    <w:rsid w:val="00BD60C3"/>
    <w:rsid w:val="00BD60FD"/>
    <w:rsid w:val="00BD6133"/>
    <w:rsid w:val="00BD6D29"/>
    <w:rsid w:val="00BD715A"/>
    <w:rsid w:val="00BD736F"/>
    <w:rsid w:val="00BD7515"/>
    <w:rsid w:val="00BD7578"/>
    <w:rsid w:val="00BE0A90"/>
    <w:rsid w:val="00BE0AEA"/>
    <w:rsid w:val="00BE0B1A"/>
    <w:rsid w:val="00BE0D8E"/>
    <w:rsid w:val="00BE1097"/>
    <w:rsid w:val="00BE1165"/>
    <w:rsid w:val="00BE15AD"/>
    <w:rsid w:val="00BE1DA1"/>
    <w:rsid w:val="00BE2B43"/>
    <w:rsid w:val="00BE320A"/>
    <w:rsid w:val="00BE3527"/>
    <w:rsid w:val="00BE376A"/>
    <w:rsid w:val="00BE37B9"/>
    <w:rsid w:val="00BE388A"/>
    <w:rsid w:val="00BE3AB0"/>
    <w:rsid w:val="00BE3C61"/>
    <w:rsid w:val="00BE3D13"/>
    <w:rsid w:val="00BE3E19"/>
    <w:rsid w:val="00BE4713"/>
    <w:rsid w:val="00BE4A95"/>
    <w:rsid w:val="00BE4F3B"/>
    <w:rsid w:val="00BE52F2"/>
    <w:rsid w:val="00BE5412"/>
    <w:rsid w:val="00BE5ED3"/>
    <w:rsid w:val="00BE6000"/>
    <w:rsid w:val="00BE7011"/>
    <w:rsid w:val="00BE70BC"/>
    <w:rsid w:val="00BE7190"/>
    <w:rsid w:val="00BE745C"/>
    <w:rsid w:val="00BE7A0B"/>
    <w:rsid w:val="00BE7ECE"/>
    <w:rsid w:val="00BF0C14"/>
    <w:rsid w:val="00BF0DC2"/>
    <w:rsid w:val="00BF0FE3"/>
    <w:rsid w:val="00BF1D1F"/>
    <w:rsid w:val="00BF1FEC"/>
    <w:rsid w:val="00BF2558"/>
    <w:rsid w:val="00BF2C01"/>
    <w:rsid w:val="00BF37D4"/>
    <w:rsid w:val="00BF38F5"/>
    <w:rsid w:val="00BF3A23"/>
    <w:rsid w:val="00BF4A99"/>
    <w:rsid w:val="00BF4CAF"/>
    <w:rsid w:val="00BF4E6C"/>
    <w:rsid w:val="00BF5592"/>
    <w:rsid w:val="00BF56C0"/>
    <w:rsid w:val="00BF5CAE"/>
    <w:rsid w:val="00BF5D33"/>
    <w:rsid w:val="00BF6C5E"/>
    <w:rsid w:val="00BF6F40"/>
    <w:rsid w:val="00BF7669"/>
    <w:rsid w:val="00BF7E98"/>
    <w:rsid w:val="00C00979"/>
    <w:rsid w:val="00C00FA8"/>
    <w:rsid w:val="00C01DE7"/>
    <w:rsid w:val="00C03045"/>
    <w:rsid w:val="00C030ED"/>
    <w:rsid w:val="00C040F3"/>
    <w:rsid w:val="00C041B8"/>
    <w:rsid w:val="00C04F32"/>
    <w:rsid w:val="00C05993"/>
    <w:rsid w:val="00C05A8F"/>
    <w:rsid w:val="00C062F6"/>
    <w:rsid w:val="00C065CD"/>
    <w:rsid w:val="00C06C6F"/>
    <w:rsid w:val="00C07213"/>
    <w:rsid w:val="00C073BD"/>
    <w:rsid w:val="00C07E7F"/>
    <w:rsid w:val="00C10188"/>
    <w:rsid w:val="00C107C7"/>
    <w:rsid w:val="00C1084F"/>
    <w:rsid w:val="00C108F3"/>
    <w:rsid w:val="00C11217"/>
    <w:rsid w:val="00C1128D"/>
    <w:rsid w:val="00C11BCA"/>
    <w:rsid w:val="00C12485"/>
    <w:rsid w:val="00C124E1"/>
    <w:rsid w:val="00C12AD8"/>
    <w:rsid w:val="00C135CF"/>
    <w:rsid w:val="00C137AB"/>
    <w:rsid w:val="00C13BA5"/>
    <w:rsid w:val="00C14554"/>
    <w:rsid w:val="00C15ED6"/>
    <w:rsid w:val="00C15F3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CAC"/>
    <w:rsid w:val="00C21F70"/>
    <w:rsid w:val="00C21F7B"/>
    <w:rsid w:val="00C2221D"/>
    <w:rsid w:val="00C22408"/>
    <w:rsid w:val="00C22E02"/>
    <w:rsid w:val="00C2397C"/>
    <w:rsid w:val="00C240F8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002"/>
    <w:rsid w:val="00C27A36"/>
    <w:rsid w:val="00C27E53"/>
    <w:rsid w:val="00C305BB"/>
    <w:rsid w:val="00C30AC7"/>
    <w:rsid w:val="00C30D1A"/>
    <w:rsid w:val="00C31427"/>
    <w:rsid w:val="00C31592"/>
    <w:rsid w:val="00C315CF"/>
    <w:rsid w:val="00C31CD8"/>
    <w:rsid w:val="00C3249C"/>
    <w:rsid w:val="00C32596"/>
    <w:rsid w:val="00C3286A"/>
    <w:rsid w:val="00C32A36"/>
    <w:rsid w:val="00C32FF4"/>
    <w:rsid w:val="00C3400E"/>
    <w:rsid w:val="00C340B2"/>
    <w:rsid w:val="00C35270"/>
    <w:rsid w:val="00C3576D"/>
    <w:rsid w:val="00C35C06"/>
    <w:rsid w:val="00C35FC8"/>
    <w:rsid w:val="00C36307"/>
    <w:rsid w:val="00C364B8"/>
    <w:rsid w:val="00C36E74"/>
    <w:rsid w:val="00C36FE3"/>
    <w:rsid w:val="00C3715D"/>
    <w:rsid w:val="00C3745F"/>
    <w:rsid w:val="00C37597"/>
    <w:rsid w:val="00C37BF5"/>
    <w:rsid w:val="00C400EB"/>
    <w:rsid w:val="00C4056E"/>
    <w:rsid w:val="00C40682"/>
    <w:rsid w:val="00C40B95"/>
    <w:rsid w:val="00C40BE1"/>
    <w:rsid w:val="00C40ED4"/>
    <w:rsid w:val="00C4103A"/>
    <w:rsid w:val="00C426AF"/>
    <w:rsid w:val="00C42775"/>
    <w:rsid w:val="00C42987"/>
    <w:rsid w:val="00C42CF7"/>
    <w:rsid w:val="00C43139"/>
    <w:rsid w:val="00C4324B"/>
    <w:rsid w:val="00C442CF"/>
    <w:rsid w:val="00C4476E"/>
    <w:rsid w:val="00C44BC4"/>
    <w:rsid w:val="00C44C05"/>
    <w:rsid w:val="00C44CB1"/>
    <w:rsid w:val="00C457B8"/>
    <w:rsid w:val="00C45FC2"/>
    <w:rsid w:val="00C46044"/>
    <w:rsid w:val="00C461EF"/>
    <w:rsid w:val="00C468AB"/>
    <w:rsid w:val="00C46D57"/>
    <w:rsid w:val="00C46D82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12B"/>
    <w:rsid w:val="00C53560"/>
    <w:rsid w:val="00C53613"/>
    <w:rsid w:val="00C53699"/>
    <w:rsid w:val="00C536E2"/>
    <w:rsid w:val="00C545E6"/>
    <w:rsid w:val="00C54C8C"/>
    <w:rsid w:val="00C54D05"/>
    <w:rsid w:val="00C554C4"/>
    <w:rsid w:val="00C55D3D"/>
    <w:rsid w:val="00C55E2A"/>
    <w:rsid w:val="00C55EF8"/>
    <w:rsid w:val="00C56299"/>
    <w:rsid w:val="00C56863"/>
    <w:rsid w:val="00C568F3"/>
    <w:rsid w:val="00C56D0E"/>
    <w:rsid w:val="00C57169"/>
    <w:rsid w:val="00C576E4"/>
    <w:rsid w:val="00C578DD"/>
    <w:rsid w:val="00C608E8"/>
    <w:rsid w:val="00C60DB8"/>
    <w:rsid w:val="00C61B99"/>
    <w:rsid w:val="00C61E1D"/>
    <w:rsid w:val="00C61F7D"/>
    <w:rsid w:val="00C6200E"/>
    <w:rsid w:val="00C6325D"/>
    <w:rsid w:val="00C632B6"/>
    <w:rsid w:val="00C63DA1"/>
    <w:rsid w:val="00C63E0B"/>
    <w:rsid w:val="00C64F00"/>
    <w:rsid w:val="00C64F31"/>
    <w:rsid w:val="00C64F9A"/>
    <w:rsid w:val="00C65E53"/>
    <w:rsid w:val="00C66152"/>
    <w:rsid w:val="00C66560"/>
    <w:rsid w:val="00C66C5D"/>
    <w:rsid w:val="00C67198"/>
    <w:rsid w:val="00C672E1"/>
    <w:rsid w:val="00C674E0"/>
    <w:rsid w:val="00C70137"/>
    <w:rsid w:val="00C702CD"/>
    <w:rsid w:val="00C70505"/>
    <w:rsid w:val="00C71007"/>
    <w:rsid w:val="00C711EF"/>
    <w:rsid w:val="00C7175E"/>
    <w:rsid w:val="00C71D60"/>
    <w:rsid w:val="00C71DB8"/>
    <w:rsid w:val="00C71ECD"/>
    <w:rsid w:val="00C724B2"/>
    <w:rsid w:val="00C72C1B"/>
    <w:rsid w:val="00C730A0"/>
    <w:rsid w:val="00C734A6"/>
    <w:rsid w:val="00C739FB"/>
    <w:rsid w:val="00C74803"/>
    <w:rsid w:val="00C75056"/>
    <w:rsid w:val="00C75145"/>
    <w:rsid w:val="00C7529D"/>
    <w:rsid w:val="00C7545D"/>
    <w:rsid w:val="00C75DF9"/>
    <w:rsid w:val="00C764D6"/>
    <w:rsid w:val="00C76A7A"/>
    <w:rsid w:val="00C770B4"/>
    <w:rsid w:val="00C77DCE"/>
    <w:rsid w:val="00C77F00"/>
    <w:rsid w:val="00C77F6F"/>
    <w:rsid w:val="00C77FCD"/>
    <w:rsid w:val="00C803E0"/>
    <w:rsid w:val="00C80552"/>
    <w:rsid w:val="00C8059C"/>
    <w:rsid w:val="00C805E3"/>
    <w:rsid w:val="00C813E7"/>
    <w:rsid w:val="00C81B03"/>
    <w:rsid w:val="00C820B2"/>
    <w:rsid w:val="00C82677"/>
    <w:rsid w:val="00C8277C"/>
    <w:rsid w:val="00C8294A"/>
    <w:rsid w:val="00C82963"/>
    <w:rsid w:val="00C82EFD"/>
    <w:rsid w:val="00C836E0"/>
    <w:rsid w:val="00C83C55"/>
    <w:rsid w:val="00C83DEE"/>
    <w:rsid w:val="00C83E08"/>
    <w:rsid w:val="00C84D74"/>
    <w:rsid w:val="00C86BAE"/>
    <w:rsid w:val="00C86E79"/>
    <w:rsid w:val="00C879FB"/>
    <w:rsid w:val="00C9030A"/>
    <w:rsid w:val="00C905F2"/>
    <w:rsid w:val="00C90B75"/>
    <w:rsid w:val="00C915C3"/>
    <w:rsid w:val="00C91A3A"/>
    <w:rsid w:val="00C926C6"/>
    <w:rsid w:val="00C92859"/>
    <w:rsid w:val="00C92B1A"/>
    <w:rsid w:val="00C92D00"/>
    <w:rsid w:val="00C9307B"/>
    <w:rsid w:val="00C9331B"/>
    <w:rsid w:val="00C935E6"/>
    <w:rsid w:val="00C9389F"/>
    <w:rsid w:val="00C9397B"/>
    <w:rsid w:val="00C939F2"/>
    <w:rsid w:val="00C94057"/>
    <w:rsid w:val="00C94788"/>
    <w:rsid w:val="00C94864"/>
    <w:rsid w:val="00C949A4"/>
    <w:rsid w:val="00C94D1A"/>
    <w:rsid w:val="00C94F33"/>
    <w:rsid w:val="00C9521D"/>
    <w:rsid w:val="00C9583B"/>
    <w:rsid w:val="00C965F0"/>
    <w:rsid w:val="00C966BD"/>
    <w:rsid w:val="00C96A12"/>
    <w:rsid w:val="00C974ED"/>
    <w:rsid w:val="00C9760F"/>
    <w:rsid w:val="00C979EE"/>
    <w:rsid w:val="00CA003E"/>
    <w:rsid w:val="00CA0807"/>
    <w:rsid w:val="00CA0D8E"/>
    <w:rsid w:val="00CA126C"/>
    <w:rsid w:val="00CA1F45"/>
    <w:rsid w:val="00CA2232"/>
    <w:rsid w:val="00CA274D"/>
    <w:rsid w:val="00CA2C8D"/>
    <w:rsid w:val="00CA3175"/>
    <w:rsid w:val="00CA3430"/>
    <w:rsid w:val="00CA3970"/>
    <w:rsid w:val="00CA3DD3"/>
    <w:rsid w:val="00CA3EFB"/>
    <w:rsid w:val="00CA41CA"/>
    <w:rsid w:val="00CA52B3"/>
    <w:rsid w:val="00CA53BE"/>
    <w:rsid w:val="00CA5403"/>
    <w:rsid w:val="00CA569B"/>
    <w:rsid w:val="00CA57F3"/>
    <w:rsid w:val="00CA5B8C"/>
    <w:rsid w:val="00CA666C"/>
    <w:rsid w:val="00CA7188"/>
    <w:rsid w:val="00CA73BA"/>
    <w:rsid w:val="00CA747C"/>
    <w:rsid w:val="00CB024D"/>
    <w:rsid w:val="00CB0C68"/>
    <w:rsid w:val="00CB0DA4"/>
    <w:rsid w:val="00CB0E57"/>
    <w:rsid w:val="00CB127B"/>
    <w:rsid w:val="00CB22C0"/>
    <w:rsid w:val="00CB24F5"/>
    <w:rsid w:val="00CB2F8E"/>
    <w:rsid w:val="00CB3FB8"/>
    <w:rsid w:val="00CB45FA"/>
    <w:rsid w:val="00CB4932"/>
    <w:rsid w:val="00CB4D05"/>
    <w:rsid w:val="00CB4DB6"/>
    <w:rsid w:val="00CB5053"/>
    <w:rsid w:val="00CB53A4"/>
    <w:rsid w:val="00CB5CB7"/>
    <w:rsid w:val="00CB62BE"/>
    <w:rsid w:val="00CB62CC"/>
    <w:rsid w:val="00CB6683"/>
    <w:rsid w:val="00CB7D65"/>
    <w:rsid w:val="00CB7FFE"/>
    <w:rsid w:val="00CC0950"/>
    <w:rsid w:val="00CC1635"/>
    <w:rsid w:val="00CC1F10"/>
    <w:rsid w:val="00CC1F83"/>
    <w:rsid w:val="00CC2A69"/>
    <w:rsid w:val="00CC2C4A"/>
    <w:rsid w:val="00CC2E6D"/>
    <w:rsid w:val="00CC2ED4"/>
    <w:rsid w:val="00CC32BD"/>
    <w:rsid w:val="00CC34AE"/>
    <w:rsid w:val="00CC352A"/>
    <w:rsid w:val="00CC4416"/>
    <w:rsid w:val="00CC4667"/>
    <w:rsid w:val="00CC470B"/>
    <w:rsid w:val="00CC4EBC"/>
    <w:rsid w:val="00CC5214"/>
    <w:rsid w:val="00CC55D6"/>
    <w:rsid w:val="00CC5B37"/>
    <w:rsid w:val="00CC621E"/>
    <w:rsid w:val="00CC6350"/>
    <w:rsid w:val="00CC6890"/>
    <w:rsid w:val="00CC6C5F"/>
    <w:rsid w:val="00CC78F3"/>
    <w:rsid w:val="00CC7D78"/>
    <w:rsid w:val="00CD01D7"/>
    <w:rsid w:val="00CD04A8"/>
    <w:rsid w:val="00CD0886"/>
    <w:rsid w:val="00CD0917"/>
    <w:rsid w:val="00CD0BA8"/>
    <w:rsid w:val="00CD0E74"/>
    <w:rsid w:val="00CD1049"/>
    <w:rsid w:val="00CD1852"/>
    <w:rsid w:val="00CD1B74"/>
    <w:rsid w:val="00CD2DC3"/>
    <w:rsid w:val="00CD3763"/>
    <w:rsid w:val="00CD40F2"/>
    <w:rsid w:val="00CD4B5C"/>
    <w:rsid w:val="00CD5199"/>
    <w:rsid w:val="00CD5542"/>
    <w:rsid w:val="00CD58F6"/>
    <w:rsid w:val="00CD59FC"/>
    <w:rsid w:val="00CD5C41"/>
    <w:rsid w:val="00CD5F47"/>
    <w:rsid w:val="00CD61DA"/>
    <w:rsid w:val="00CD63F8"/>
    <w:rsid w:val="00CD7004"/>
    <w:rsid w:val="00CD7311"/>
    <w:rsid w:val="00CE01B7"/>
    <w:rsid w:val="00CE057D"/>
    <w:rsid w:val="00CE0A03"/>
    <w:rsid w:val="00CE13AB"/>
    <w:rsid w:val="00CE1FCB"/>
    <w:rsid w:val="00CE213F"/>
    <w:rsid w:val="00CE23EE"/>
    <w:rsid w:val="00CE25EC"/>
    <w:rsid w:val="00CE2C95"/>
    <w:rsid w:val="00CE336F"/>
    <w:rsid w:val="00CE35D8"/>
    <w:rsid w:val="00CE4227"/>
    <w:rsid w:val="00CE4CDC"/>
    <w:rsid w:val="00CE5023"/>
    <w:rsid w:val="00CE604B"/>
    <w:rsid w:val="00CE6C6C"/>
    <w:rsid w:val="00CE6E58"/>
    <w:rsid w:val="00CE70DC"/>
    <w:rsid w:val="00CE7BA7"/>
    <w:rsid w:val="00CE7E50"/>
    <w:rsid w:val="00CE7F9A"/>
    <w:rsid w:val="00CF05AB"/>
    <w:rsid w:val="00CF126D"/>
    <w:rsid w:val="00CF13EB"/>
    <w:rsid w:val="00CF18CE"/>
    <w:rsid w:val="00CF26C6"/>
    <w:rsid w:val="00CF2FD9"/>
    <w:rsid w:val="00CF3815"/>
    <w:rsid w:val="00CF390F"/>
    <w:rsid w:val="00CF3BBF"/>
    <w:rsid w:val="00CF40C5"/>
    <w:rsid w:val="00CF40EB"/>
    <w:rsid w:val="00CF44BD"/>
    <w:rsid w:val="00CF4720"/>
    <w:rsid w:val="00CF4770"/>
    <w:rsid w:val="00CF5255"/>
    <w:rsid w:val="00CF61B7"/>
    <w:rsid w:val="00CF64B7"/>
    <w:rsid w:val="00CF66A3"/>
    <w:rsid w:val="00CF6AEE"/>
    <w:rsid w:val="00CF6DC4"/>
    <w:rsid w:val="00CF6F26"/>
    <w:rsid w:val="00CF707B"/>
    <w:rsid w:val="00CF7517"/>
    <w:rsid w:val="00CF7845"/>
    <w:rsid w:val="00CF7E4F"/>
    <w:rsid w:val="00CF7E6B"/>
    <w:rsid w:val="00D0036B"/>
    <w:rsid w:val="00D00778"/>
    <w:rsid w:val="00D0101E"/>
    <w:rsid w:val="00D01035"/>
    <w:rsid w:val="00D0120A"/>
    <w:rsid w:val="00D016FB"/>
    <w:rsid w:val="00D01B54"/>
    <w:rsid w:val="00D021B2"/>
    <w:rsid w:val="00D02B12"/>
    <w:rsid w:val="00D033A1"/>
    <w:rsid w:val="00D03687"/>
    <w:rsid w:val="00D036E1"/>
    <w:rsid w:val="00D044D6"/>
    <w:rsid w:val="00D044FA"/>
    <w:rsid w:val="00D04583"/>
    <w:rsid w:val="00D048AC"/>
    <w:rsid w:val="00D05C6F"/>
    <w:rsid w:val="00D05E37"/>
    <w:rsid w:val="00D0660E"/>
    <w:rsid w:val="00D06D93"/>
    <w:rsid w:val="00D075BF"/>
    <w:rsid w:val="00D07B44"/>
    <w:rsid w:val="00D1062C"/>
    <w:rsid w:val="00D11115"/>
    <w:rsid w:val="00D113C0"/>
    <w:rsid w:val="00D11410"/>
    <w:rsid w:val="00D11713"/>
    <w:rsid w:val="00D11735"/>
    <w:rsid w:val="00D11F60"/>
    <w:rsid w:val="00D120AC"/>
    <w:rsid w:val="00D122F1"/>
    <w:rsid w:val="00D1230E"/>
    <w:rsid w:val="00D1463C"/>
    <w:rsid w:val="00D1467B"/>
    <w:rsid w:val="00D146F5"/>
    <w:rsid w:val="00D14857"/>
    <w:rsid w:val="00D14D33"/>
    <w:rsid w:val="00D152FF"/>
    <w:rsid w:val="00D1588E"/>
    <w:rsid w:val="00D16598"/>
    <w:rsid w:val="00D16CB6"/>
    <w:rsid w:val="00D16D0A"/>
    <w:rsid w:val="00D1721B"/>
    <w:rsid w:val="00D179F7"/>
    <w:rsid w:val="00D20446"/>
    <w:rsid w:val="00D22ADD"/>
    <w:rsid w:val="00D22BD8"/>
    <w:rsid w:val="00D2351A"/>
    <w:rsid w:val="00D23736"/>
    <w:rsid w:val="00D2491D"/>
    <w:rsid w:val="00D24EEC"/>
    <w:rsid w:val="00D25664"/>
    <w:rsid w:val="00D25986"/>
    <w:rsid w:val="00D25B6D"/>
    <w:rsid w:val="00D26573"/>
    <w:rsid w:val="00D2688E"/>
    <w:rsid w:val="00D26A44"/>
    <w:rsid w:val="00D26D6A"/>
    <w:rsid w:val="00D26DA0"/>
    <w:rsid w:val="00D26EC9"/>
    <w:rsid w:val="00D27439"/>
    <w:rsid w:val="00D27A05"/>
    <w:rsid w:val="00D27E95"/>
    <w:rsid w:val="00D27F48"/>
    <w:rsid w:val="00D30824"/>
    <w:rsid w:val="00D30A35"/>
    <w:rsid w:val="00D30C3F"/>
    <w:rsid w:val="00D3154C"/>
    <w:rsid w:val="00D31893"/>
    <w:rsid w:val="00D31EBD"/>
    <w:rsid w:val="00D321BC"/>
    <w:rsid w:val="00D32770"/>
    <w:rsid w:val="00D32831"/>
    <w:rsid w:val="00D32F34"/>
    <w:rsid w:val="00D33146"/>
    <w:rsid w:val="00D334AA"/>
    <w:rsid w:val="00D33934"/>
    <w:rsid w:val="00D33D77"/>
    <w:rsid w:val="00D34045"/>
    <w:rsid w:val="00D34371"/>
    <w:rsid w:val="00D345DA"/>
    <w:rsid w:val="00D3462F"/>
    <w:rsid w:val="00D34D13"/>
    <w:rsid w:val="00D34F63"/>
    <w:rsid w:val="00D3561E"/>
    <w:rsid w:val="00D35880"/>
    <w:rsid w:val="00D36013"/>
    <w:rsid w:val="00D369D1"/>
    <w:rsid w:val="00D36C3F"/>
    <w:rsid w:val="00D36C47"/>
    <w:rsid w:val="00D373DA"/>
    <w:rsid w:val="00D37416"/>
    <w:rsid w:val="00D3777B"/>
    <w:rsid w:val="00D37C6C"/>
    <w:rsid w:val="00D400E9"/>
    <w:rsid w:val="00D40616"/>
    <w:rsid w:val="00D40EE0"/>
    <w:rsid w:val="00D4168C"/>
    <w:rsid w:val="00D418C3"/>
    <w:rsid w:val="00D4196F"/>
    <w:rsid w:val="00D423DC"/>
    <w:rsid w:val="00D4263C"/>
    <w:rsid w:val="00D4276B"/>
    <w:rsid w:val="00D43099"/>
    <w:rsid w:val="00D430FC"/>
    <w:rsid w:val="00D43684"/>
    <w:rsid w:val="00D43F99"/>
    <w:rsid w:val="00D44981"/>
    <w:rsid w:val="00D458F2"/>
    <w:rsid w:val="00D45AFB"/>
    <w:rsid w:val="00D45D4C"/>
    <w:rsid w:val="00D462E7"/>
    <w:rsid w:val="00D464F6"/>
    <w:rsid w:val="00D465CA"/>
    <w:rsid w:val="00D4661C"/>
    <w:rsid w:val="00D46790"/>
    <w:rsid w:val="00D469D9"/>
    <w:rsid w:val="00D46DBC"/>
    <w:rsid w:val="00D472E3"/>
    <w:rsid w:val="00D47BE6"/>
    <w:rsid w:val="00D47EED"/>
    <w:rsid w:val="00D504E6"/>
    <w:rsid w:val="00D50602"/>
    <w:rsid w:val="00D506D0"/>
    <w:rsid w:val="00D507EE"/>
    <w:rsid w:val="00D50A28"/>
    <w:rsid w:val="00D50A37"/>
    <w:rsid w:val="00D5136A"/>
    <w:rsid w:val="00D51940"/>
    <w:rsid w:val="00D51A37"/>
    <w:rsid w:val="00D5226E"/>
    <w:rsid w:val="00D52691"/>
    <w:rsid w:val="00D52ABB"/>
    <w:rsid w:val="00D52C15"/>
    <w:rsid w:val="00D543AB"/>
    <w:rsid w:val="00D549B2"/>
    <w:rsid w:val="00D56364"/>
    <w:rsid w:val="00D56E70"/>
    <w:rsid w:val="00D57128"/>
    <w:rsid w:val="00D5743F"/>
    <w:rsid w:val="00D575CB"/>
    <w:rsid w:val="00D575DC"/>
    <w:rsid w:val="00D57BBE"/>
    <w:rsid w:val="00D57F4D"/>
    <w:rsid w:val="00D60893"/>
    <w:rsid w:val="00D60938"/>
    <w:rsid w:val="00D60E09"/>
    <w:rsid w:val="00D617F0"/>
    <w:rsid w:val="00D61A28"/>
    <w:rsid w:val="00D62502"/>
    <w:rsid w:val="00D626D1"/>
    <w:rsid w:val="00D6270A"/>
    <w:rsid w:val="00D6278F"/>
    <w:rsid w:val="00D62A52"/>
    <w:rsid w:val="00D62CAE"/>
    <w:rsid w:val="00D62E36"/>
    <w:rsid w:val="00D6330E"/>
    <w:rsid w:val="00D639B6"/>
    <w:rsid w:val="00D63CE0"/>
    <w:rsid w:val="00D63DBF"/>
    <w:rsid w:val="00D64256"/>
    <w:rsid w:val="00D64AF0"/>
    <w:rsid w:val="00D64BF7"/>
    <w:rsid w:val="00D65B6A"/>
    <w:rsid w:val="00D65CBD"/>
    <w:rsid w:val="00D65CD8"/>
    <w:rsid w:val="00D65DED"/>
    <w:rsid w:val="00D65EB2"/>
    <w:rsid w:val="00D66261"/>
    <w:rsid w:val="00D6643C"/>
    <w:rsid w:val="00D66B59"/>
    <w:rsid w:val="00D67136"/>
    <w:rsid w:val="00D67290"/>
    <w:rsid w:val="00D67C81"/>
    <w:rsid w:val="00D70CE6"/>
    <w:rsid w:val="00D70D22"/>
    <w:rsid w:val="00D70D6C"/>
    <w:rsid w:val="00D70FD2"/>
    <w:rsid w:val="00D718B8"/>
    <w:rsid w:val="00D72055"/>
    <w:rsid w:val="00D72368"/>
    <w:rsid w:val="00D723DA"/>
    <w:rsid w:val="00D728C8"/>
    <w:rsid w:val="00D72BC2"/>
    <w:rsid w:val="00D72E73"/>
    <w:rsid w:val="00D73136"/>
    <w:rsid w:val="00D737F3"/>
    <w:rsid w:val="00D74080"/>
    <w:rsid w:val="00D747FE"/>
    <w:rsid w:val="00D74FCD"/>
    <w:rsid w:val="00D7540E"/>
    <w:rsid w:val="00D75538"/>
    <w:rsid w:val="00D7594A"/>
    <w:rsid w:val="00D75EA0"/>
    <w:rsid w:val="00D77136"/>
    <w:rsid w:val="00D77AEB"/>
    <w:rsid w:val="00D77F13"/>
    <w:rsid w:val="00D80168"/>
    <w:rsid w:val="00D80764"/>
    <w:rsid w:val="00D81A34"/>
    <w:rsid w:val="00D8265D"/>
    <w:rsid w:val="00D82BE5"/>
    <w:rsid w:val="00D82DF8"/>
    <w:rsid w:val="00D8315E"/>
    <w:rsid w:val="00D83287"/>
    <w:rsid w:val="00D8341A"/>
    <w:rsid w:val="00D8345C"/>
    <w:rsid w:val="00D8357C"/>
    <w:rsid w:val="00D83728"/>
    <w:rsid w:val="00D838FC"/>
    <w:rsid w:val="00D8392A"/>
    <w:rsid w:val="00D83B14"/>
    <w:rsid w:val="00D83B4C"/>
    <w:rsid w:val="00D840FF"/>
    <w:rsid w:val="00D84B0A"/>
    <w:rsid w:val="00D84C71"/>
    <w:rsid w:val="00D84FC8"/>
    <w:rsid w:val="00D85030"/>
    <w:rsid w:val="00D853C6"/>
    <w:rsid w:val="00D85588"/>
    <w:rsid w:val="00D8568D"/>
    <w:rsid w:val="00D85857"/>
    <w:rsid w:val="00D85B00"/>
    <w:rsid w:val="00D86958"/>
    <w:rsid w:val="00D86E36"/>
    <w:rsid w:val="00D8701F"/>
    <w:rsid w:val="00D874B6"/>
    <w:rsid w:val="00D87B18"/>
    <w:rsid w:val="00D91E6B"/>
    <w:rsid w:val="00D91F85"/>
    <w:rsid w:val="00D92312"/>
    <w:rsid w:val="00D927EF"/>
    <w:rsid w:val="00D93C6B"/>
    <w:rsid w:val="00D93DC5"/>
    <w:rsid w:val="00D9418B"/>
    <w:rsid w:val="00D941F2"/>
    <w:rsid w:val="00D96985"/>
    <w:rsid w:val="00D96C25"/>
    <w:rsid w:val="00D97305"/>
    <w:rsid w:val="00D977B4"/>
    <w:rsid w:val="00D97A4E"/>
    <w:rsid w:val="00D97BB4"/>
    <w:rsid w:val="00D97D46"/>
    <w:rsid w:val="00D97F7D"/>
    <w:rsid w:val="00DA043F"/>
    <w:rsid w:val="00DA0EB1"/>
    <w:rsid w:val="00DA1D0B"/>
    <w:rsid w:val="00DA3471"/>
    <w:rsid w:val="00DA5844"/>
    <w:rsid w:val="00DA657C"/>
    <w:rsid w:val="00DA66E6"/>
    <w:rsid w:val="00DA68B0"/>
    <w:rsid w:val="00DA6EC6"/>
    <w:rsid w:val="00DA6FF5"/>
    <w:rsid w:val="00DA71CB"/>
    <w:rsid w:val="00DA74E0"/>
    <w:rsid w:val="00DA7B09"/>
    <w:rsid w:val="00DB039C"/>
    <w:rsid w:val="00DB060E"/>
    <w:rsid w:val="00DB0748"/>
    <w:rsid w:val="00DB0A4F"/>
    <w:rsid w:val="00DB0AB3"/>
    <w:rsid w:val="00DB1126"/>
    <w:rsid w:val="00DB18FD"/>
    <w:rsid w:val="00DB1CB1"/>
    <w:rsid w:val="00DB20CF"/>
    <w:rsid w:val="00DB36F5"/>
    <w:rsid w:val="00DB3DB2"/>
    <w:rsid w:val="00DB4865"/>
    <w:rsid w:val="00DB4A73"/>
    <w:rsid w:val="00DB5B69"/>
    <w:rsid w:val="00DB672E"/>
    <w:rsid w:val="00DB720A"/>
    <w:rsid w:val="00DB7352"/>
    <w:rsid w:val="00DB73A5"/>
    <w:rsid w:val="00DB77DF"/>
    <w:rsid w:val="00DC07EB"/>
    <w:rsid w:val="00DC0C8B"/>
    <w:rsid w:val="00DC0EFC"/>
    <w:rsid w:val="00DC1F33"/>
    <w:rsid w:val="00DC2646"/>
    <w:rsid w:val="00DC29F4"/>
    <w:rsid w:val="00DC29FE"/>
    <w:rsid w:val="00DC3C91"/>
    <w:rsid w:val="00DC3FA8"/>
    <w:rsid w:val="00DC4428"/>
    <w:rsid w:val="00DC4602"/>
    <w:rsid w:val="00DC466A"/>
    <w:rsid w:val="00DC4712"/>
    <w:rsid w:val="00DC47C6"/>
    <w:rsid w:val="00DC481A"/>
    <w:rsid w:val="00DC5B39"/>
    <w:rsid w:val="00DC5C8C"/>
    <w:rsid w:val="00DC5CE3"/>
    <w:rsid w:val="00DC6072"/>
    <w:rsid w:val="00DC6339"/>
    <w:rsid w:val="00DC63D5"/>
    <w:rsid w:val="00DC6494"/>
    <w:rsid w:val="00DC6DA8"/>
    <w:rsid w:val="00DC6F42"/>
    <w:rsid w:val="00DC73FD"/>
    <w:rsid w:val="00DC7AF0"/>
    <w:rsid w:val="00DC7EB7"/>
    <w:rsid w:val="00DD0179"/>
    <w:rsid w:val="00DD0237"/>
    <w:rsid w:val="00DD027E"/>
    <w:rsid w:val="00DD09A8"/>
    <w:rsid w:val="00DD0D1F"/>
    <w:rsid w:val="00DD1702"/>
    <w:rsid w:val="00DD1A1F"/>
    <w:rsid w:val="00DD1BB5"/>
    <w:rsid w:val="00DD1D20"/>
    <w:rsid w:val="00DD2665"/>
    <w:rsid w:val="00DD2F3F"/>
    <w:rsid w:val="00DD318F"/>
    <w:rsid w:val="00DD33B2"/>
    <w:rsid w:val="00DD3537"/>
    <w:rsid w:val="00DD3B15"/>
    <w:rsid w:val="00DD3F45"/>
    <w:rsid w:val="00DD4214"/>
    <w:rsid w:val="00DD436A"/>
    <w:rsid w:val="00DD472A"/>
    <w:rsid w:val="00DD48A4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D7741"/>
    <w:rsid w:val="00DE0965"/>
    <w:rsid w:val="00DE10F8"/>
    <w:rsid w:val="00DE151E"/>
    <w:rsid w:val="00DE1D13"/>
    <w:rsid w:val="00DE2327"/>
    <w:rsid w:val="00DE25F1"/>
    <w:rsid w:val="00DE328E"/>
    <w:rsid w:val="00DE386C"/>
    <w:rsid w:val="00DE3E15"/>
    <w:rsid w:val="00DE429E"/>
    <w:rsid w:val="00DE46DA"/>
    <w:rsid w:val="00DE4775"/>
    <w:rsid w:val="00DE4B0D"/>
    <w:rsid w:val="00DE6163"/>
    <w:rsid w:val="00DE68D7"/>
    <w:rsid w:val="00DE7382"/>
    <w:rsid w:val="00DE7FA9"/>
    <w:rsid w:val="00DF017A"/>
    <w:rsid w:val="00DF0186"/>
    <w:rsid w:val="00DF0BB8"/>
    <w:rsid w:val="00DF146D"/>
    <w:rsid w:val="00DF1591"/>
    <w:rsid w:val="00DF15BD"/>
    <w:rsid w:val="00DF16AC"/>
    <w:rsid w:val="00DF1E07"/>
    <w:rsid w:val="00DF2151"/>
    <w:rsid w:val="00DF2522"/>
    <w:rsid w:val="00DF2878"/>
    <w:rsid w:val="00DF2C67"/>
    <w:rsid w:val="00DF3697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0DE7"/>
    <w:rsid w:val="00E019CF"/>
    <w:rsid w:val="00E01BA4"/>
    <w:rsid w:val="00E02092"/>
    <w:rsid w:val="00E02A2F"/>
    <w:rsid w:val="00E0351F"/>
    <w:rsid w:val="00E03614"/>
    <w:rsid w:val="00E03C40"/>
    <w:rsid w:val="00E040A5"/>
    <w:rsid w:val="00E046FE"/>
    <w:rsid w:val="00E049D8"/>
    <w:rsid w:val="00E04C93"/>
    <w:rsid w:val="00E04D90"/>
    <w:rsid w:val="00E04F43"/>
    <w:rsid w:val="00E05004"/>
    <w:rsid w:val="00E0506B"/>
    <w:rsid w:val="00E052F9"/>
    <w:rsid w:val="00E05A6A"/>
    <w:rsid w:val="00E05AB5"/>
    <w:rsid w:val="00E05AD9"/>
    <w:rsid w:val="00E06B30"/>
    <w:rsid w:val="00E07074"/>
    <w:rsid w:val="00E10217"/>
    <w:rsid w:val="00E10676"/>
    <w:rsid w:val="00E10C1E"/>
    <w:rsid w:val="00E1125A"/>
    <w:rsid w:val="00E11619"/>
    <w:rsid w:val="00E11720"/>
    <w:rsid w:val="00E1202D"/>
    <w:rsid w:val="00E1285D"/>
    <w:rsid w:val="00E12879"/>
    <w:rsid w:val="00E12998"/>
    <w:rsid w:val="00E12B64"/>
    <w:rsid w:val="00E13222"/>
    <w:rsid w:val="00E137DE"/>
    <w:rsid w:val="00E14550"/>
    <w:rsid w:val="00E14EE6"/>
    <w:rsid w:val="00E14F24"/>
    <w:rsid w:val="00E15156"/>
    <w:rsid w:val="00E151C2"/>
    <w:rsid w:val="00E153A2"/>
    <w:rsid w:val="00E15843"/>
    <w:rsid w:val="00E15B68"/>
    <w:rsid w:val="00E1605C"/>
    <w:rsid w:val="00E16A8A"/>
    <w:rsid w:val="00E16CD1"/>
    <w:rsid w:val="00E17342"/>
    <w:rsid w:val="00E17755"/>
    <w:rsid w:val="00E17C46"/>
    <w:rsid w:val="00E2007E"/>
    <w:rsid w:val="00E2019F"/>
    <w:rsid w:val="00E207EB"/>
    <w:rsid w:val="00E210E6"/>
    <w:rsid w:val="00E21AEE"/>
    <w:rsid w:val="00E2283B"/>
    <w:rsid w:val="00E22B56"/>
    <w:rsid w:val="00E22EEC"/>
    <w:rsid w:val="00E22F70"/>
    <w:rsid w:val="00E230D2"/>
    <w:rsid w:val="00E2333C"/>
    <w:rsid w:val="00E234C0"/>
    <w:rsid w:val="00E24113"/>
    <w:rsid w:val="00E2422E"/>
    <w:rsid w:val="00E24938"/>
    <w:rsid w:val="00E24B1F"/>
    <w:rsid w:val="00E24F62"/>
    <w:rsid w:val="00E25326"/>
    <w:rsid w:val="00E26CEE"/>
    <w:rsid w:val="00E26DAA"/>
    <w:rsid w:val="00E2705F"/>
    <w:rsid w:val="00E2752D"/>
    <w:rsid w:val="00E278AF"/>
    <w:rsid w:val="00E27924"/>
    <w:rsid w:val="00E31576"/>
    <w:rsid w:val="00E31643"/>
    <w:rsid w:val="00E31F3E"/>
    <w:rsid w:val="00E3254E"/>
    <w:rsid w:val="00E334FC"/>
    <w:rsid w:val="00E33CA9"/>
    <w:rsid w:val="00E3405B"/>
    <w:rsid w:val="00E3529A"/>
    <w:rsid w:val="00E35B2C"/>
    <w:rsid w:val="00E35B75"/>
    <w:rsid w:val="00E35EA8"/>
    <w:rsid w:val="00E363A7"/>
    <w:rsid w:val="00E36772"/>
    <w:rsid w:val="00E36BAE"/>
    <w:rsid w:val="00E3705A"/>
    <w:rsid w:val="00E37187"/>
    <w:rsid w:val="00E400A0"/>
    <w:rsid w:val="00E41653"/>
    <w:rsid w:val="00E41C2E"/>
    <w:rsid w:val="00E4245D"/>
    <w:rsid w:val="00E435D4"/>
    <w:rsid w:val="00E43717"/>
    <w:rsid w:val="00E438AA"/>
    <w:rsid w:val="00E4392B"/>
    <w:rsid w:val="00E44F1A"/>
    <w:rsid w:val="00E45FDB"/>
    <w:rsid w:val="00E46523"/>
    <w:rsid w:val="00E46D87"/>
    <w:rsid w:val="00E46EFC"/>
    <w:rsid w:val="00E47168"/>
    <w:rsid w:val="00E47242"/>
    <w:rsid w:val="00E479BB"/>
    <w:rsid w:val="00E47ACC"/>
    <w:rsid w:val="00E47D55"/>
    <w:rsid w:val="00E50107"/>
    <w:rsid w:val="00E50218"/>
    <w:rsid w:val="00E50B3A"/>
    <w:rsid w:val="00E5123B"/>
    <w:rsid w:val="00E51371"/>
    <w:rsid w:val="00E51518"/>
    <w:rsid w:val="00E51B97"/>
    <w:rsid w:val="00E51E36"/>
    <w:rsid w:val="00E52873"/>
    <w:rsid w:val="00E529B3"/>
    <w:rsid w:val="00E52C89"/>
    <w:rsid w:val="00E5356B"/>
    <w:rsid w:val="00E536BC"/>
    <w:rsid w:val="00E537B9"/>
    <w:rsid w:val="00E53F6F"/>
    <w:rsid w:val="00E54930"/>
    <w:rsid w:val="00E54B54"/>
    <w:rsid w:val="00E54DC8"/>
    <w:rsid w:val="00E55085"/>
    <w:rsid w:val="00E551CA"/>
    <w:rsid w:val="00E55A1F"/>
    <w:rsid w:val="00E56F37"/>
    <w:rsid w:val="00E56F57"/>
    <w:rsid w:val="00E56FE7"/>
    <w:rsid w:val="00E60559"/>
    <w:rsid w:val="00E61AF5"/>
    <w:rsid w:val="00E620A8"/>
    <w:rsid w:val="00E62E20"/>
    <w:rsid w:val="00E633FB"/>
    <w:rsid w:val="00E641E9"/>
    <w:rsid w:val="00E6442F"/>
    <w:rsid w:val="00E6468E"/>
    <w:rsid w:val="00E65209"/>
    <w:rsid w:val="00E658DE"/>
    <w:rsid w:val="00E66135"/>
    <w:rsid w:val="00E6650D"/>
    <w:rsid w:val="00E66F70"/>
    <w:rsid w:val="00E67E1A"/>
    <w:rsid w:val="00E70503"/>
    <w:rsid w:val="00E708ED"/>
    <w:rsid w:val="00E71155"/>
    <w:rsid w:val="00E71C8B"/>
    <w:rsid w:val="00E71E23"/>
    <w:rsid w:val="00E728EB"/>
    <w:rsid w:val="00E72C3C"/>
    <w:rsid w:val="00E72CF9"/>
    <w:rsid w:val="00E72DAB"/>
    <w:rsid w:val="00E72FC4"/>
    <w:rsid w:val="00E73ED2"/>
    <w:rsid w:val="00E749F5"/>
    <w:rsid w:val="00E74A3A"/>
    <w:rsid w:val="00E75125"/>
    <w:rsid w:val="00E758FE"/>
    <w:rsid w:val="00E75A8B"/>
    <w:rsid w:val="00E767ED"/>
    <w:rsid w:val="00E76894"/>
    <w:rsid w:val="00E76B5F"/>
    <w:rsid w:val="00E77583"/>
    <w:rsid w:val="00E77B0D"/>
    <w:rsid w:val="00E77E0E"/>
    <w:rsid w:val="00E77FCC"/>
    <w:rsid w:val="00E80F0C"/>
    <w:rsid w:val="00E82142"/>
    <w:rsid w:val="00E822B9"/>
    <w:rsid w:val="00E825F6"/>
    <w:rsid w:val="00E82A51"/>
    <w:rsid w:val="00E83FF3"/>
    <w:rsid w:val="00E8453C"/>
    <w:rsid w:val="00E85C2D"/>
    <w:rsid w:val="00E85F98"/>
    <w:rsid w:val="00E86014"/>
    <w:rsid w:val="00E86431"/>
    <w:rsid w:val="00E86A73"/>
    <w:rsid w:val="00E86B34"/>
    <w:rsid w:val="00E86BD6"/>
    <w:rsid w:val="00E86D2C"/>
    <w:rsid w:val="00E86DE8"/>
    <w:rsid w:val="00E875F7"/>
    <w:rsid w:val="00E87640"/>
    <w:rsid w:val="00E87DDF"/>
    <w:rsid w:val="00E87E3A"/>
    <w:rsid w:val="00E901BF"/>
    <w:rsid w:val="00E9042B"/>
    <w:rsid w:val="00E905D2"/>
    <w:rsid w:val="00E905D9"/>
    <w:rsid w:val="00E90696"/>
    <w:rsid w:val="00E906BE"/>
    <w:rsid w:val="00E90BC4"/>
    <w:rsid w:val="00E90F23"/>
    <w:rsid w:val="00E911EA"/>
    <w:rsid w:val="00E91251"/>
    <w:rsid w:val="00E918AE"/>
    <w:rsid w:val="00E9296F"/>
    <w:rsid w:val="00E92BDE"/>
    <w:rsid w:val="00E93668"/>
    <w:rsid w:val="00E94859"/>
    <w:rsid w:val="00E95098"/>
    <w:rsid w:val="00E9514C"/>
    <w:rsid w:val="00E95735"/>
    <w:rsid w:val="00E95E13"/>
    <w:rsid w:val="00E9603C"/>
    <w:rsid w:val="00E96068"/>
    <w:rsid w:val="00E97097"/>
    <w:rsid w:val="00E9752E"/>
    <w:rsid w:val="00E979E8"/>
    <w:rsid w:val="00E97B89"/>
    <w:rsid w:val="00EA0818"/>
    <w:rsid w:val="00EA0CC3"/>
    <w:rsid w:val="00EA0D47"/>
    <w:rsid w:val="00EA0EE2"/>
    <w:rsid w:val="00EA12FF"/>
    <w:rsid w:val="00EA226E"/>
    <w:rsid w:val="00EA24AD"/>
    <w:rsid w:val="00EA24CD"/>
    <w:rsid w:val="00EA2501"/>
    <w:rsid w:val="00EA2FB1"/>
    <w:rsid w:val="00EA4798"/>
    <w:rsid w:val="00EA4E08"/>
    <w:rsid w:val="00EA5D4D"/>
    <w:rsid w:val="00EA5FB9"/>
    <w:rsid w:val="00EA621C"/>
    <w:rsid w:val="00EA6BE2"/>
    <w:rsid w:val="00EA6D37"/>
    <w:rsid w:val="00EA706E"/>
    <w:rsid w:val="00EA7906"/>
    <w:rsid w:val="00EB03D6"/>
    <w:rsid w:val="00EB061E"/>
    <w:rsid w:val="00EB0C7A"/>
    <w:rsid w:val="00EB0E6B"/>
    <w:rsid w:val="00EB0EFC"/>
    <w:rsid w:val="00EB1488"/>
    <w:rsid w:val="00EB1BD2"/>
    <w:rsid w:val="00EB20C8"/>
    <w:rsid w:val="00EB2B61"/>
    <w:rsid w:val="00EB2B65"/>
    <w:rsid w:val="00EB339C"/>
    <w:rsid w:val="00EB3AE6"/>
    <w:rsid w:val="00EB466B"/>
    <w:rsid w:val="00EB472D"/>
    <w:rsid w:val="00EB56CA"/>
    <w:rsid w:val="00EB571D"/>
    <w:rsid w:val="00EB58FD"/>
    <w:rsid w:val="00EB5966"/>
    <w:rsid w:val="00EB5AFE"/>
    <w:rsid w:val="00EB5E8F"/>
    <w:rsid w:val="00EB5EE2"/>
    <w:rsid w:val="00EB77AB"/>
    <w:rsid w:val="00EC0316"/>
    <w:rsid w:val="00EC097B"/>
    <w:rsid w:val="00EC15C0"/>
    <w:rsid w:val="00EC1601"/>
    <w:rsid w:val="00EC1FFE"/>
    <w:rsid w:val="00EC208E"/>
    <w:rsid w:val="00EC22C5"/>
    <w:rsid w:val="00EC2633"/>
    <w:rsid w:val="00EC28BA"/>
    <w:rsid w:val="00EC2B29"/>
    <w:rsid w:val="00EC2E39"/>
    <w:rsid w:val="00EC3382"/>
    <w:rsid w:val="00EC3492"/>
    <w:rsid w:val="00EC36F1"/>
    <w:rsid w:val="00EC435A"/>
    <w:rsid w:val="00EC4BA0"/>
    <w:rsid w:val="00EC4BDC"/>
    <w:rsid w:val="00EC4E36"/>
    <w:rsid w:val="00EC521E"/>
    <w:rsid w:val="00EC596E"/>
    <w:rsid w:val="00EC5C6A"/>
    <w:rsid w:val="00EC5D9F"/>
    <w:rsid w:val="00EC5F0D"/>
    <w:rsid w:val="00EC6728"/>
    <w:rsid w:val="00EC69FB"/>
    <w:rsid w:val="00EC6AF6"/>
    <w:rsid w:val="00EC6B3F"/>
    <w:rsid w:val="00EC7EB0"/>
    <w:rsid w:val="00ED0000"/>
    <w:rsid w:val="00ED007F"/>
    <w:rsid w:val="00ED0F7A"/>
    <w:rsid w:val="00ED1356"/>
    <w:rsid w:val="00ED1501"/>
    <w:rsid w:val="00ED1622"/>
    <w:rsid w:val="00ED1D80"/>
    <w:rsid w:val="00ED2D8F"/>
    <w:rsid w:val="00ED2DDA"/>
    <w:rsid w:val="00ED312F"/>
    <w:rsid w:val="00ED31CC"/>
    <w:rsid w:val="00ED38DD"/>
    <w:rsid w:val="00ED40E2"/>
    <w:rsid w:val="00ED4276"/>
    <w:rsid w:val="00ED439C"/>
    <w:rsid w:val="00ED4546"/>
    <w:rsid w:val="00ED4937"/>
    <w:rsid w:val="00ED528C"/>
    <w:rsid w:val="00ED56E5"/>
    <w:rsid w:val="00ED5F05"/>
    <w:rsid w:val="00ED5F93"/>
    <w:rsid w:val="00ED646F"/>
    <w:rsid w:val="00ED64DD"/>
    <w:rsid w:val="00ED77BE"/>
    <w:rsid w:val="00ED795B"/>
    <w:rsid w:val="00ED7A34"/>
    <w:rsid w:val="00ED7A4D"/>
    <w:rsid w:val="00ED7AD8"/>
    <w:rsid w:val="00ED7EB6"/>
    <w:rsid w:val="00EE04C6"/>
    <w:rsid w:val="00EE072C"/>
    <w:rsid w:val="00EE0E5A"/>
    <w:rsid w:val="00EE12E2"/>
    <w:rsid w:val="00EE20EC"/>
    <w:rsid w:val="00EE216A"/>
    <w:rsid w:val="00EE2530"/>
    <w:rsid w:val="00EE30EB"/>
    <w:rsid w:val="00EE3509"/>
    <w:rsid w:val="00EE3D22"/>
    <w:rsid w:val="00EE448C"/>
    <w:rsid w:val="00EE44DD"/>
    <w:rsid w:val="00EE483D"/>
    <w:rsid w:val="00EE4DBF"/>
    <w:rsid w:val="00EE5538"/>
    <w:rsid w:val="00EE575D"/>
    <w:rsid w:val="00EE5A1F"/>
    <w:rsid w:val="00EE6201"/>
    <w:rsid w:val="00EE64E4"/>
    <w:rsid w:val="00EE67EC"/>
    <w:rsid w:val="00EE7865"/>
    <w:rsid w:val="00EE7A19"/>
    <w:rsid w:val="00EE7B40"/>
    <w:rsid w:val="00EF01EB"/>
    <w:rsid w:val="00EF0C14"/>
    <w:rsid w:val="00EF0D3C"/>
    <w:rsid w:val="00EF0D73"/>
    <w:rsid w:val="00EF1644"/>
    <w:rsid w:val="00EF16FF"/>
    <w:rsid w:val="00EF1A43"/>
    <w:rsid w:val="00EF1D43"/>
    <w:rsid w:val="00EF25CA"/>
    <w:rsid w:val="00EF2B44"/>
    <w:rsid w:val="00EF2C28"/>
    <w:rsid w:val="00EF2EC0"/>
    <w:rsid w:val="00EF3803"/>
    <w:rsid w:val="00EF4B60"/>
    <w:rsid w:val="00EF58F9"/>
    <w:rsid w:val="00EF5E7F"/>
    <w:rsid w:val="00EF64E5"/>
    <w:rsid w:val="00EF7679"/>
    <w:rsid w:val="00EF7E02"/>
    <w:rsid w:val="00F00CF4"/>
    <w:rsid w:val="00F0105B"/>
    <w:rsid w:val="00F0153F"/>
    <w:rsid w:val="00F01E35"/>
    <w:rsid w:val="00F01E81"/>
    <w:rsid w:val="00F01FF5"/>
    <w:rsid w:val="00F031BD"/>
    <w:rsid w:val="00F0395D"/>
    <w:rsid w:val="00F03F1B"/>
    <w:rsid w:val="00F03F5B"/>
    <w:rsid w:val="00F04168"/>
    <w:rsid w:val="00F0420F"/>
    <w:rsid w:val="00F045A2"/>
    <w:rsid w:val="00F048C3"/>
    <w:rsid w:val="00F04A4B"/>
    <w:rsid w:val="00F054EB"/>
    <w:rsid w:val="00F05EC8"/>
    <w:rsid w:val="00F063BE"/>
    <w:rsid w:val="00F06554"/>
    <w:rsid w:val="00F068B7"/>
    <w:rsid w:val="00F06D2D"/>
    <w:rsid w:val="00F07741"/>
    <w:rsid w:val="00F079DB"/>
    <w:rsid w:val="00F07E4D"/>
    <w:rsid w:val="00F1006E"/>
    <w:rsid w:val="00F105F1"/>
    <w:rsid w:val="00F11162"/>
    <w:rsid w:val="00F111EA"/>
    <w:rsid w:val="00F11294"/>
    <w:rsid w:val="00F11BD6"/>
    <w:rsid w:val="00F12CF4"/>
    <w:rsid w:val="00F12FBB"/>
    <w:rsid w:val="00F1314F"/>
    <w:rsid w:val="00F1322D"/>
    <w:rsid w:val="00F13531"/>
    <w:rsid w:val="00F13629"/>
    <w:rsid w:val="00F141F6"/>
    <w:rsid w:val="00F14205"/>
    <w:rsid w:val="00F1432F"/>
    <w:rsid w:val="00F1453E"/>
    <w:rsid w:val="00F14E26"/>
    <w:rsid w:val="00F16937"/>
    <w:rsid w:val="00F17268"/>
    <w:rsid w:val="00F176C5"/>
    <w:rsid w:val="00F17829"/>
    <w:rsid w:val="00F17BDA"/>
    <w:rsid w:val="00F17C17"/>
    <w:rsid w:val="00F17C6F"/>
    <w:rsid w:val="00F2003F"/>
    <w:rsid w:val="00F20E29"/>
    <w:rsid w:val="00F21C6B"/>
    <w:rsid w:val="00F2242E"/>
    <w:rsid w:val="00F2293A"/>
    <w:rsid w:val="00F22A6E"/>
    <w:rsid w:val="00F237CB"/>
    <w:rsid w:val="00F24ABF"/>
    <w:rsid w:val="00F24CB1"/>
    <w:rsid w:val="00F26536"/>
    <w:rsid w:val="00F2753A"/>
    <w:rsid w:val="00F27CB4"/>
    <w:rsid w:val="00F30FE4"/>
    <w:rsid w:val="00F31562"/>
    <w:rsid w:val="00F31C36"/>
    <w:rsid w:val="00F327EC"/>
    <w:rsid w:val="00F335A5"/>
    <w:rsid w:val="00F33C5C"/>
    <w:rsid w:val="00F33F97"/>
    <w:rsid w:val="00F33FB0"/>
    <w:rsid w:val="00F3416A"/>
    <w:rsid w:val="00F34385"/>
    <w:rsid w:val="00F3456E"/>
    <w:rsid w:val="00F34C12"/>
    <w:rsid w:val="00F352F8"/>
    <w:rsid w:val="00F356B1"/>
    <w:rsid w:val="00F35BB0"/>
    <w:rsid w:val="00F3627E"/>
    <w:rsid w:val="00F372CF"/>
    <w:rsid w:val="00F37ACD"/>
    <w:rsid w:val="00F40099"/>
    <w:rsid w:val="00F400F8"/>
    <w:rsid w:val="00F40A3E"/>
    <w:rsid w:val="00F40EAB"/>
    <w:rsid w:val="00F4109D"/>
    <w:rsid w:val="00F41840"/>
    <w:rsid w:val="00F41861"/>
    <w:rsid w:val="00F419BD"/>
    <w:rsid w:val="00F41CE7"/>
    <w:rsid w:val="00F41E64"/>
    <w:rsid w:val="00F42CA4"/>
    <w:rsid w:val="00F42D21"/>
    <w:rsid w:val="00F42E91"/>
    <w:rsid w:val="00F43896"/>
    <w:rsid w:val="00F43F2E"/>
    <w:rsid w:val="00F441DB"/>
    <w:rsid w:val="00F4434B"/>
    <w:rsid w:val="00F445D7"/>
    <w:rsid w:val="00F44891"/>
    <w:rsid w:val="00F44900"/>
    <w:rsid w:val="00F45863"/>
    <w:rsid w:val="00F45D06"/>
    <w:rsid w:val="00F4617C"/>
    <w:rsid w:val="00F46E17"/>
    <w:rsid w:val="00F47926"/>
    <w:rsid w:val="00F50708"/>
    <w:rsid w:val="00F50A4C"/>
    <w:rsid w:val="00F51E28"/>
    <w:rsid w:val="00F52B0D"/>
    <w:rsid w:val="00F52D89"/>
    <w:rsid w:val="00F5337E"/>
    <w:rsid w:val="00F535B0"/>
    <w:rsid w:val="00F535B5"/>
    <w:rsid w:val="00F53C9C"/>
    <w:rsid w:val="00F54F98"/>
    <w:rsid w:val="00F55D4C"/>
    <w:rsid w:val="00F55E5E"/>
    <w:rsid w:val="00F564FB"/>
    <w:rsid w:val="00F567B7"/>
    <w:rsid w:val="00F56ADE"/>
    <w:rsid w:val="00F56B2D"/>
    <w:rsid w:val="00F56FA3"/>
    <w:rsid w:val="00F5726A"/>
    <w:rsid w:val="00F574AC"/>
    <w:rsid w:val="00F578F9"/>
    <w:rsid w:val="00F57D69"/>
    <w:rsid w:val="00F57DF4"/>
    <w:rsid w:val="00F57F09"/>
    <w:rsid w:val="00F57FCB"/>
    <w:rsid w:val="00F606E9"/>
    <w:rsid w:val="00F60860"/>
    <w:rsid w:val="00F60C4C"/>
    <w:rsid w:val="00F61F2A"/>
    <w:rsid w:val="00F623CB"/>
    <w:rsid w:val="00F62AC8"/>
    <w:rsid w:val="00F62CD9"/>
    <w:rsid w:val="00F62E5D"/>
    <w:rsid w:val="00F631E2"/>
    <w:rsid w:val="00F63BDF"/>
    <w:rsid w:val="00F63C3C"/>
    <w:rsid w:val="00F63E99"/>
    <w:rsid w:val="00F643FB"/>
    <w:rsid w:val="00F644CF"/>
    <w:rsid w:val="00F6554B"/>
    <w:rsid w:val="00F65953"/>
    <w:rsid w:val="00F65ECB"/>
    <w:rsid w:val="00F65EDA"/>
    <w:rsid w:val="00F6612A"/>
    <w:rsid w:val="00F66176"/>
    <w:rsid w:val="00F6667C"/>
    <w:rsid w:val="00F6680A"/>
    <w:rsid w:val="00F678FD"/>
    <w:rsid w:val="00F7014B"/>
    <w:rsid w:val="00F7036F"/>
    <w:rsid w:val="00F70D36"/>
    <w:rsid w:val="00F71082"/>
    <w:rsid w:val="00F7147E"/>
    <w:rsid w:val="00F71714"/>
    <w:rsid w:val="00F71AD0"/>
    <w:rsid w:val="00F7218B"/>
    <w:rsid w:val="00F724D5"/>
    <w:rsid w:val="00F72769"/>
    <w:rsid w:val="00F72866"/>
    <w:rsid w:val="00F72D45"/>
    <w:rsid w:val="00F72F43"/>
    <w:rsid w:val="00F72FFF"/>
    <w:rsid w:val="00F730BD"/>
    <w:rsid w:val="00F73D68"/>
    <w:rsid w:val="00F74271"/>
    <w:rsid w:val="00F74495"/>
    <w:rsid w:val="00F7506A"/>
    <w:rsid w:val="00F75DA4"/>
    <w:rsid w:val="00F762F1"/>
    <w:rsid w:val="00F76966"/>
    <w:rsid w:val="00F77813"/>
    <w:rsid w:val="00F77A4E"/>
    <w:rsid w:val="00F77B9F"/>
    <w:rsid w:val="00F80B0E"/>
    <w:rsid w:val="00F80EBE"/>
    <w:rsid w:val="00F81326"/>
    <w:rsid w:val="00F822BC"/>
    <w:rsid w:val="00F82444"/>
    <w:rsid w:val="00F8258C"/>
    <w:rsid w:val="00F828EB"/>
    <w:rsid w:val="00F82A8E"/>
    <w:rsid w:val="00F82C20"/>
    <w:rsid w:val="00F83391"/>
    <w:rsid w:val="00F834CE"/>
    <w:rsid w:val="00F835AC"/>
    <w:rsid w:val="00F83B53"/>
    <w:rsid w:val="00F8490B"/>
    <w:rsid w:val="00F85009"/>
    <w:rsid w:val="00F853F4"/>
    <w:rsid w:val="00F8543D"/>
    <w:rsid w:val="00F854FF"/>
    <w:rsid w:val="00F85703"/>
    <w:rsid w:val="00F8595D"/>
    <w:rsid w:val="00F85AF8"/>
    <w:rsid w:val="00F86A27"/>
    <w:rsid w:val="00F86E56"/>
    <w:rsid w:val="00F87FE0"/>
    <w:rsid w:val="00F904E1"/>
    <w:rsid w:val="00F90F17"/>
    <w:rsid w:val="00F91B53"/>
    <w:rsid w:val="00F92964"/>
    <w:rsid w:val="00F92AAC"/>
    <w:rsid w:val="00F932C8"/>
    <w:rsid w:val="00F935BA"/>
    <w:rsid w:val="00F93D4F"/>
    <w:rsid w:val="00F93E7D"/>
    <w:rsid w:val="00F93EF8"/>
    <w:rsid w:val="00F9406D"/>
    <w:rsid w:val="00F94197"/>
    <w:rsid w:val="00F9495E"/>
    <w:rsid w:val="00F95A86"/>
    <w:rsid w:val="00F9607F"/>
    <w:rsid w:val="00F96167"/>
    <w:rsid w:val="00F96279"/>
    <w:rsid w:val="00F9630B"/>
    <w:rsid w:val="00F96872"/>
    <w:rsid w:val="00F96931"/>
    <w:rsid w:val="00F96B85"/>
    <w:rsid w:val="00F96BAF"/>
    <w:rsid w:val="00F97F03"/>
    <w:rsid w:val="00FA055D"/>
    <w:rsid w:val="00FA096B"/>
    <w:rsid w:val="00FA09B6"/>
    <w:rsid w:val="00FA1307"/>
    <w:rsid w:val="00FA1739"/>
    <w:rsid w:val="00FA1BFF"/>
    <w:rsid w:val="00FA3131"/>
    <w:rsid w:val="00FA3C99"/>
    <w:rsid w:val="00FA481E"/>
    <w:rsid w:val="00FA4D21"/>
    <w:rsid w:val="00FA4F50"/>
    <w:rsid w:val="00FA5FC2"/>
    <w:rsid w:val="00FA6155"/>
    <w:rsid w:val="00FA634E"/>
    <w:rsid w:val="00FA64BD"/>
    <w:rsid w:val="00FA6AD9"/>
    <w:rsid w:val="00FA6AFC"/>
    <w:rsid w:val="00FA7BA2"/>
    <w:rsid w:val="00FA7CD6"/>
    <w:rsid w:val="00FA7FB5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540"/>
    <w:rsid w:val="00FB487E"/>
    <w:rsid w:val="00FB4B8A"/>
    <w:rsid w:val="00FB4E4F"/>
    <w:rsid w:val="00FB50BB"/>
    <w:rsid w:val="00FB5187"/>
    <w:rsid w:val="00FB569B"/>
    <w:rsid w:val="00FB5ED6"/>
    <w:rsid w:val="00FB6112"/>
    <w:rsid w:val="00FB61A4"/>
    <w:rsid w:val="00FB6F83"/>
    <w:rsid w:val="00FB7B8F"/>
    <w:rsid w:val="00FC14BC"/>
    <w:rsid w:val="00FC20E2"/>
    <w:rsid w:val="00FC251C"/>
    <w:rsid w:val="00FC3278"/>
    <w:rsid w:val="00FC3564"/>
    <w:rsid w:val="00FC3B6C"/>
    <w:rsid w:val="00FC3EC3"/>
    <w:rsid w:val="00FC421D"/>
    <w:rsid w:val="00FC4898"/>
    <w:rsid w:val="00FC52C9"/>
    <w:rsid w:val="00FC5323"/>
    <w:rsid w:val="00FC561F"/>
    <w:rsid w:val="00FC580A"/>
    <w:rsid w:val="00FC5F2D"/>
    <w:rsid w:val="00FC64B8"/>
    <w:rsid w:val="00FC64D0"/>
    <w:rsid w:val="00FC65C8"/>
    <w:rsid w:val="00FC6A06"/>
    <w:rsid w:val="00FC7742"/>
    <w:rsid w:val="00FC783B"/>
    <w:rsid w:val="00FC7EC3"/>
    <w:rsid w:val="00FD0795"/>
    <w:rsid w:val="00FD0D1B"/>
    <w:rsid w:val="00FD10DD"/>
    <w:rsid w:val="00FD17FB"/>
    <w:rsid w:val="00FD1D2A"/>
    <w:rsid w:val="00FD1DBA"/>
    <w:rsid w:val="00FD1E89"/>
    <w:rsid w:val="00FD1F69"/>
    <w:rsid w:val="00FD27B3"/>
    <w:rsid w:val="00FD2E99"/>
    <w:rsid w:val="00FD317D"/>
    <w:rsid w:val="00FD317F"/>
    <w:rsid w:val="00FD3544"/>
    <w:rsid w:val="00FD35D0"/>
    <w:rsid w:val="00FD3B61"/>
    <w:rsid w:val="00FD3BC7"/>
    <w:rsid w:val="00FD4069"/>
    <w:rsid w:val="00FD4AE0"/>
    <w:rsid w:val="00FD4B55"/>
    <w:rsid w:val="00FD58BD"/>
    <w:rsid w:val="00FD58C2"/>
    <w:rsid w:val="00FD5D34"/>
    <w:rsid w:val="00FD5E15"/>
    <w:rsid w:val="00FD5F0C"/>
    <w:rsid w:val="00FD63C1"/>
    <w:rsid w:val="00FD6A0A"/>
    <w:rsid w:val="00FD6A52"/>
    <w:rsid w:val="00FE022B"/>
    <w:rsid w:val="00FE05DE"/>
    <w:rsid w:val="00FE10EB"/>
    <w:rsid w:val="00FE1A67"/>
    <w:rsid w:val="00FE1B01"/>
    <w:rsid w:val="00FE22CE"/>
    <w:rsid w:val="00FE2398"/>
    <w:rsid w:val="00FE360F"/>
    <w:rsid w:val="00FE373F"/>
    <w:rsid w:val="00FE4097"/>
    <w:rsid w:val="00FE409A"/>
    <w:rsid w:val="00FE44A5"/>
    <w:rsid w:val="00FE46D2"/>
    <w:rsid w:val="00FE50A6"/>
    <w:rsid w:val="00FE5479"/>
    <w:rsid w:val="00FE57AE"/>
    <w:rsid w:val="00FE5E97"/>
    <w:rsid w:val="00FE5F2C"/>
    <w:rsid w:val="00FE6253"/>
    <w:rsid w:val="00FE6DB9"/>
    <w:rsid w:val="00FE7330"/>
    <w:rsid w:val="00FE73FC"/>
    <w:rsid w:val="00FE770A"/>
    <w:rsid w:val="00FE7786"/>
    <w:rsid w:val="00FE7B8B"/>
    <w:rsid w:val="00FE7FC2"/>
    <w:rsid w:val="00FF0E13"/>
    <w:rsid w:val="00FF13F1"/>
    <w:rsid w:val="00FF2F86"/>
    <w:rsid w:val="00FF3FF5"/>
    <w:rsid w:val="00FF4863"/>
    <w:rsid w:val="00FF4882"/>
    <w:rsid w:val="00FF4C05"/>
    <w:rsid w:val="00FF5973"/>
    <w:rsid w:val="00FF5BC2"/>
    <w:rsid w:val="00FF5CCB"/>
    <w:rsid w:val="00FF6D63"/>
    <w:rsid w:val="00FF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DE6DA8"/>
  <w15:docId w15:val="{0D4A9774-0179-4B3C-9356-6FBBC18A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F67"/>
    <w:pPr>
      <w:widowControl w:val="0"/>
      <w:ind w:left="357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113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a4">
    <w:name w:val="纯文本 字符"/>
    <w:basedOn w:val="a0"/>
    <w:link w:val="a3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20">
    <w:name w:val="标题 2 字符"/>
    <w:basedOn w:val="a0"/>
    <w:link w:val="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F7F67"/>
    <w:rPr>
      <w:rFonts w:eastAsia="宋体" w:cs="宋体"/>
      <w:b/>
      <w:bCs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F7F67"/>
    <w:pPr>
      <w:ind w:firstLineChars="200" w:firstLine="420"/>
    </w:pPr>
  </w:style>
  <w:style w:type="table" w:styleId="a8">
    <w:name w:val="Table Grid"/>
    <w:basedOn w:val="a1"/>
    <w:uiPriority w:val="59"/>
    <w:rsid w:val="007F7F67"/>
    <w:pPr>
      <w:ind w:left="357"/>
      <w:jc w:val="both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Document Map"/>
    <w:basedOn w:val="a"/>
    <w:link w:val="aa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457ECE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457ECE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457ECE"/>
  </w:style>
  <w:style w:type="paragraph" w:styleId="ae">
    <w:name w:val="annotation subject"/>
    <w:basedOn w:val="ac"/>
    <w:next w:val="ac"/>
    <w:link w:val="af"/>
    <w:uiPriority w:val="99"/>
    <w:semiHidden/>
    <w:unhideWhenUsed/>
    <w:rsid w:val="00457ECE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C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457ECE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457ECE"/>
    <w:rPr>
      <w:sz w:val="18"/>
      <w:szCs w:val="18"/>
    </w:rPr>
  </w:style>
  <w:style w:type="character" w:styleId="af2">
    <w:name w:val="Hyperlink"/>
    <w:basedOn w:val="a0"/>
    <w:uiPriority w:val="99"/>
    <w:unhideWhenUsed/>
    <w:rsid w:val="00C55E2A"/>
    <w:rPr>
      <w:color w:val="0000FF"/>
      <w:u w:val="single"/>
    </w:rPr>
  </w:style>
  <w:style w:type="character" w:styleId="af3">
    <w:name w:val="Emphasis"/>
    <w:basedOn w:val="a0"/>
    <w:uiPriority w:val="20"/>
    <w:qFormat/>
    <w:rsid w:val="004B6905"/>
    <w:rPr>
      <w:i/>
      <w:iCs/>
    </w:rPr>
  </w:style>
  <w:style w:type="character" w:customStyle="1" w:styleId="40">
    <w:name w:val="标题 4 字符"/>
    <w:basedOn w:val="a0"/>
    <w:link w:val="4"/>
    <w:uiPriority w:val="9"/>
    <w:rsid w:val="00B113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4">
    <w:name w:val="header"/>
    <w:basedOn w:val="a"/>
    <w:link w:val="af5"/>
    <w:uiPriority w:val="99"/>
    <w:unhideWhenUsed/>
    <w:rsid w:val="00965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965EC7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965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965EC7"/>
    <w:rPr>
      <w:sz w:val="18"/>
      <w:szCs w:val="18"/>
    </w:rPr>
  </w:style>
  <w:style w:type="paragraph" w:styleId="af8">
    <w:name w:val="Normal (Web)"/>
    <w:basedOn w:val="a"/>
    <w:uiPriority w:val="99"/>
    <w:semiHidden/>
    <w:unhideWhenUsed/>
    <w:rsid w:val="006176C2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2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SQLMAINSTREAM-10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ira:8080/browse/SEQUOIASQLMAINSTREAM-1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24889</TotalTime>
  <Pages>9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yuweixing</cp:lastModifiedBy>
  <cp:revision>4171</cp:revision>
  <dcterms:created xsi:type="dcterms:W3CDTF">2018-12-10T02:57:00Z</dcterms:created>
  <dcterms:modified xsi:type="dcterms:W3CDTF">2018-12-29T01:50:00Z</dcterms:modified>
</cp:coreProperties>
</file>