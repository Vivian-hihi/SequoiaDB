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362" w:rsidRDefault="00E86362" w:rsidP="00E86362">
      <w:pPr>
        <w:pStyle w:val="a3"/>
        <w:numPr>
          <w:ilvl w:val="0"/>
          <w:numId w:val="1"/>
        </w:numPr>
        <w:ind w:firstLineChars="0"/>
        <w:rPr>
          <w:noProof/>
        </w:rPr>
      </w:pPr>
      <w:r>
        <w:rPr>
          <w:rFonts w:hint="eastAsia"/>
          <w:noProof/>
        </w:rPr>
        <w:t>集群整体状态监控</w:t>
      </w:r>
    </w:p>
    <w:p w:rsidR="00982875" w:rsidRDefault="00982875" w:rsidP="00982875">
      <w:pPr>
        <w:rPr>
          <w:noProof/>
        </w:rPr>
      </w:pPr>
      <w:r>
        <w:rPr>
          <w:rFonts w:hint="eastAsia"/>
          <w:noProof/>
        </w:rPr>
        <w:t>协调</w:t>
      </w:r>
      <w:r>
        <w:rPr>
          <w:noProof/>
        </w:rPr>
        <w:t>节点，数据节点，编目节点状态，</w:t>
      </w:r>
      <w:r>
        <w:rPr>
          <w:rFonts w:hint="eastAsia"/>
          <w:noProof/>
        </w:rPr>
        <w:t>优先</w:t>
      </w:r>
      <w:r>
        <w:rPr>
          <w:noProof/>
        </w:rPr>
        <w:t>列出状态有问题的</w:t>
      </w:r>
    </w:p>
    <w:p w:rsidR="00982875" w:rsidDel="007F66B0" w:rsidRDefault="00982875" w:rsidP="007F66B0">
      <w:pPr>
        <w:rPr>
          <w:del w:id="0" w:author="lijianhua" w:date="2016-03-07T17:58:00Z"/>
          <w:noProof/>
        </w:rPr>
      </w:pPr>
      <w:r>
        <w:rPr>
          <w:rFonts w:hint="eastAsia"/>
          <w:noProof/>
        </w:rPr>
        <w:t>资源</w:t>
      </w:r>
      <w:r>
        <w:rPr>
          <w:noProof/>
        </w:rPr>
        <w:t>使用情况</w:t>
      </w:r>
      <w:r>
        <w:rPr>
          <w:rFonts w:hint="eastAsia"/>
          <w:noProof/>
        </w:rPr>
        <w:t>异常</w:t>
      </w:r>
    </w:p>
    <w:p w:rsidR="007F66B0" w:rsidRDefault="001D3447" w:rsidP="007F66B0">
      <w:pPr>
        <w:rPr>
          <w:ins w:id="1" w:author="lijianhua" w:date="2016-03-07T17:58:00Z"/>
          <w:noProof/>
        </w:rPr>
      </w:pPr>
      <w:ins w:id="2" w:author="lijianhua" w:date="2016-03-03T17:57:00Z">
        <w:r>
          <w:rPr>
            <w:rFonts w:hint="eastAsia"/>
            <w:noProof/>
          </w:rPr>
          <w:t>协调节点</w:t>
        </w:r>
      </w:ins>
      <w:ins w:id="3" w:author="lijianhua" w:date="2016-03-07T18:43:00Z">
        <w:r w:rsidR="00CC546D">
          <w:rPr>
            <w:rFonts w:hint="eastAsia"/>
            <w:noProof/>
          </w:rPr>
          <w:t>状态</w:t>
        </w:r>
      </w:ins>
      <w:ins w:id="4" w:author="lijianhua" w:date="2016-03-03T17:57:00Z">
        <w:r>
          <w:rPr>
            <w:rFonts w:hint="eastAsia"/>
            <w:noProof/>
          </w:rPr>
          <w:t>快照（待开发）</w:t>
        </w:r>
      </w:ins>
    </w:p>
    <w:p w:rsidR="001D3447" w:rsidRPr="007F66B0" w:rsidRDefault="007F66B0" w:rsidP="001D3447">
      <w:pPr>
        <w:rPr>
          <w:ins w:id="5" w:author="lijianhua" w:date="2016-03-03T17:57:00Z"/>
          <w:noProof/>
        </w:rPr>
      </w:pPr>
      <w:ins w:id="6" w:author="lijianhua" w:date="2016-03-07T17:58:00Z">
        <w:r>
          <w:rPr>
            <w:rFonts w:hint="eastAsia"/>
            <w:noProof/>
          </w:rPr>
          <w:t>“资源使用情况异常”：提供</w:t>
        </w:r>
      </w:ins>
      <w:ins w:id="7" w:author="lijianhua" w:date="2016-03-07T18:43:00Z">
        <w:r w:rsidR="00CC546D">
          <w:rPr>
            <w:rFonts w:hint="eastAsia"/>
            <w:noProof/>
          </w:rPr>
          <w:t>原始</w:t>
        </w:r>
      </w:ins>
      <w:ins w:id="8" w:author="lijianhua" w:date="2016-03-07T17:58:00Z">
        <w:r>
          <w:rPr>
            <w:rFonts w:hint="eastAsia"/>
            <w:noProof/>
          </w:rPr>
          <w:t>资源</w:t>
        </w:r>
      </w:ins>
      <w:ins w:id="9" w:author="lijianhua" w:date="2016-03-07T18:44:00Z">
        <w:r w:rsidR="00CC546D">
          <w:rPr>
            <w:rFonts w:hint="eastAsia"/>
            <w:noProof/>
          </w:rPr>
          <w:t>使用情况给</w:t>
        </w:r>
      </w:ins>
      <w:ins w:id="10" w:author="lijianhua" w:date="2016-03-07T18:43:00Z">
        <w:r w:rsidR="00CC546D">
          <w:rPr>
            <w:rFonts w:hint="eastAsia"/>
            <w:noProof/>
          </w:rPr>
          <w:t>客户系统</w:t>
        </w:r>
      </w:ins>
      <w:ins w:id="11" w:author="lijianhua" w:date="2016-03-07T18:44:00Z">
        <w:r w:rsidR="00CC546D">
          <w:rPr>
            <w:rFonts w:hint="eastAsia"/>
            <w:noProof/>
          </w:rPr>
          <w:t>，由客户系统根据实际业务情况来判断是否</w:t>
        </w:r>
      </w:ins>
      <w:ins w:id="12" w:author="lijianhua" w:date="2016-03-07T18:45:00Z">
        <w:r w:rsidR="00CC546D">
          <w:rPr>
            <w:rFonts w:hint="eastAsia"/>
            <w:noProof/>
          </w:rPr>
          <w:t>异常</w:t>
        </w:r>
      </w:ins>
    </w:p>
    <w:p w:rsidR="001D3447" w:rsidRPr="007F66B0" w:rsidRDefault="001D3447" w:rsidP="001D3447">
      <w:pPr>
        <w:rPr>
          <w:ins w:id="13" w:author="lijianhua" w:date="2016-03-03T17:57:00Z"/>
          <w:noProof/>
        </w:rPr>
      </w:pPr>
    </w:p>
    <w:p w:rsidR="00982875" w:rsidRPr="001D3447" w:rsidRDefault="00982875" w:rsidP="00982875">
      <w:pPr>
        <w:rPr>
          <w:noProof/>
        </w:rPr>
      </w:pPr>
    </w:p>
    <w:p w:rsidR="00E86362" w:rsidRDefault="00E86362" w:rsidP="00E86362">
      <w:pPr>
        <w:pStyle w:val="a3"/>
        <w:numPr>
          <w:ilvl w:val="0"/>
          <w:numId w:val="1"/>
        </w:numPr>
        <w:ind w:firstLineChars="0"/>
        <w:rPr>
          <w:noProof/>
        </w:rPr>
      </w:pPr>
      <w:r>
        <w:rPr>
          <w:rFonts w:hint="eastAsia"/>
          <w:noProof/>
        </w:rPr>
        <w:t>资源使用</w:t>
      </w:r>
      <w:r>
        <w:rPr>
          <w:noProof/>
        </w:rPr>
        <w:t>情况</w:t>
      </w:r>
    </w:p>
    <w:p w:rsidR="00982875" w:rsidRDefault="00982875" w:rsidP="00982875">
      <w:pPr>
        <w:rPr>
          <w:noProof/>
        </w:rPr>
      </w:pPr>
      <w:r>
        <w:rPr>
          <w:rFonts w:hint="eastAsia"/>
          <w:noProof/>
        </w:rPr>
        <w:t>集群</w:t>
      </w:r>
      <w:r>
        <w:rPr>
          <w:noProof/>
        </w:rPr>
        <w:t>总体</w:t>
      </w:r>
      <w:r>
        <w:rPr>
          <w:rFonts w:hint="eastAsia"/>
          <w:noProof/>
        </w:rPr>
        <w:t>资源</w:t>
      </w:r>
      <w:r>
        <w:rPr>
          <w:noProof/>
        </w:rPr>
        <w:t>使用情况，</w:t>
      </w:r>
      <w:r>
        <w:rPr>
          <w:rFonts w:hint="eastAsia"/>
          <w:noProof/>
        </w:rPr>
        <w:t>cpu</w:t>
      </w:r>
      <w:r>
        <w:rPr>
          <w:noProof/>
        </w:rPr>
        <w:t>，内存，</w:t>
      </w:r>
      <w:r>
        <w:rPr>
          <w:rFonts w:hint="eastAsia"/>
          <w:noProof/>
        </w:rPr>
        <w:t>磁盘</w:t>
      </w:r>
      <w:r>
        <w:rPr>
          <w:noProof/>
        </w:rPr>
        <w:t>，网路</w:t>
      </w:r>
      <w:r>
        <w:rPr>
          <w:rFonts w:hint="eastAsia"/>
          <w:noProof/>
        </w:rPr>
        <w:t>，</w:t>
      </w:r>
      <w:r>
        <w:rPr>
          <w:noProof/>
        </w:rPr>
        <w:t>可查看历史</w:t>
      </w:r>
    </w:p>
    <w:p w:rsidR="00982875" w:rsidRDefault="00982875" w:rsidP="00982875">
      <w:pPr>
        <w:rPr>
          <w:noProof/>
        </w:rPr>
      </w:pPr>
      <w:r>
        <w:rPr>
          <w:rFonts w:hint="eastAsia"/>
          <w:noProof/>
        </w:rPr>
        <w:t>按物理节点</w:t>
      </w:r>
      <w:r>
        <w:rPr>
          <w:noProof/>
        </w:rPr>
        <w:t>资源</w:t>
      </w:r>
      <w:r>
        <w:rPr>
          <w:rFonts w:hint="eastAsia"/>
          <w:noProof/>
        </w:rPr>
        <w:t>使用</w:t>
      </w:r>
      <w:r>
        <w:rPr>
          <w:noProof/>
        </w:rPr>
        <w:t>情况</w:t>
      </w:r>
    </w:p>
    <w:p w:rsidR="005515DC" w:rsidRDefault="005515DC" w:rsidP="00982875">
      <w:pPr>
        <w:rPr>
          <w:ins w:id="14" w:author="lijianhua" w:date="2016-03-07T15:06:00Z"/>
          <w:noProof/>
        </w:rPr>
      </w:pPr>
      <w:ins w:id="15" w:author="lijianhua" w:date="2016-03-07T15:06:00Z">
        <w:r>
          <w:rPr>
            <w:rFonts w:hint="eastAsia"/>
            <w:noProof/>
          </w:rPr>
          <w:t>不支持查看集群总体使用情况，只支持查看各个物理节点，不支持查看历史</w:t>
        </w:r>
      </w:ins>
    </w:p>
    <w:p w:rsidR="001D3447" w:rsidRPr="001D3447" w:rsidRDefault="001D3447" w:rsidP="005515DC">
      <w:pPr>
        <w:rPr>
          <w:ins w:id="16" w:author="lijianhua" w:date="2016-03-03T17:58:00Z"/>
          <w:noProof/>
        </w:rPr>
      </w:pPr>
      <w:ins w:id="17" w:author="lijianhua" w:date="2016-03-03T17:57:00Z">
        <w:r>
          <w:rPr>
            <w:rFonts w:hint="eastAsia"/>
            <w:noProof/>
          </w:rPr>
          <w:t>从</w:t>
        </w:r>
      </w:ins>
      <w:ins w:id="18" w:author="lijianhua" w:date="2016-03-03T17:58:00Z">
        <w:r>
          <w:rPr>
            <w:rFonts w:hint="eastAsia"/>
            <w:noProof/>
          </w:rPr>
          <w:t>OMA</w:t>
        </w:r>
        <w:r>
          <w:rPr>
            <w:rFonts w:hint="eastAsia"/>
            <w:noProof/>
          </w:rPr>
          <w:t>获取</w:t>
        </w:r>
        <w:r>
          <w:rPr>
            <w:rFonts w:hint="eastAsia"/>
            <w:noProof/>
          </w:rPr>
          <w:t>CPU</w:t>
        </w:r>
      </w:ins>
      <w:ins w:id="19" w:author="lijianhua" w:date="2016-03-07T17:42:00Z">
        <w:r w:rsidR="004B2194">
          <w:rPr>
            <w:rFonts w:hint="eastAsia"/>
            <w:noProof/>
          </w:rPr>
          <w:t>（</w:t>
        </w:r>
        <w:r w:rsidR="004B2194">
          <w:rPr>
            <w:rFonts w:hint="eastAsia"/>
            <w:noProof/>
          </w:rPr>
          <w:t>IO-WAIT</w:t>
        </w:r>
        <w:r w:rsidR="004B2194">
          <w:rPr>
            <w:rFonts w:hint="eastAsia"/>
            <w:noProof/>
          </w:rPr>
          <w:t>，</w:t>
        </w:r>
        <w:r w:rsidR="004B2194">
          <w:rPr>
            <w:rFonts w:hint="eastAsia"/>
            <w:noProof/>
          </w:rPr>
          <w:t>USER</w:t>
        </w:r>
        <w:r w:rsidR="004B2194">
          <w:rPr>
            <w:rFonts w:hint="eastAsia"/>
            <w:noProof/>
          </w:rPr>
          <w:t>，</w:t>
        </w:r>
        <w:r w:rsidR="004B2194">
          <w:rPr>
            <w:rFonts w:hint="eastAsia"/>
            <w:noProof/>
          </w:rPr>
          <w:t>SYS</w:t>
        </w:r>
        <w:r w:rsidR="004B2194">
          <w:rPr>
            <w:rFonts w:hint="eastAsia"/>
            <w:noProof/>
          </w:rPr>
          <w:t>，</w:t>
        </w:r>
        <w:r w:rsidR="004B2194">
          <w:rPr>
            <w:rFonts w:hint="eastAsia"/>
            <w:noProof/>
          </w:rPr>
          <w:t>IDLE</w:t>
        </w:r>
        <w:r w:rsidR="004B2194">
          <w:rPr>
            <w:rFonts w:hint="eastAsia"/>
            <w:noProof/>
          </w:rPr>
          <w:t>）</w:t>
        </w:r>
      </w:ins>
      <w:ins w:id="20" w:author="lijianhua" w:date="2016-03-03T17:58:00Z">
        <w:r>
          <w:rPr>
            <w:rFonts w:hint="eastAsia"/>
            <w:noProof/>
          </w:rPr>
          <w:t>、内存、磁盘、网络使用情况（</w:t>
        </w:r>
      </w:ins>
      <w:ins w:id="21" w:author="lijianhua" w:date="2016-03-07T15:03:00Z">
        <w:r w:rsidR="00660A42">
          <w:rPr>
            <w:rFonts w:hint="eastAsia"/>
            <w:noProof/>
          </w:rPr>
          <w:t>需要</w:t>
        </w:r>
      </w:ins>
      <w:ins w:id="22" w:author="lijianhua" w:date="2016-03-07T19:17:00Z">
        <w:r w:rsidR="00645E99">
          <w:rPr>
            <w:rFonts w:hint="eastAsia"/>
            <w:noProof/>
          </w:rPr>
          <w:t>先获取</w:t>
        </w:r>
      </w:ins>
      <w:ins w:id="23" w:author="lijianhua" w:date="2016-03-07T15:03:00Z">
        <w:r w:rsidR="00660A42">
          <w:rPr>
            <w:rFonts w:hint="eastAsia"/>
            <w:noProof/>
          </w:rPr>
          <w:t>输入</w:t>
        </w:r>
        <w:r w:rsidR="00660A42">
          <w:rPr>
            <w:rFonts w:hint="eastAsia"/>
            <w:noProof/>
          </w:rPr>
          <w:t>host</w:t>
        </w:r>
      </w:ins>
      <w:ins w:id="24" w:author="lijianhua" w:date="2016-03-07T15:04:00Z">
        <w:r w:rsidR="00660A42">
          <w:rPr>
            <w:rFonts w:hint="eastAsia"/>
            <w:noProof/>
          </w:rPr>
          <w:t>信息</w:t>
        </w:r>
      </w:ins>
      <w:ins w:id="25" w:author="lijianhua" w:date="2016-03-03T17:58:00Z">
        <w:r>
          <w:rPr>
            <w:rFonts w:hint="eastAsia"/>
            <w:noProof/>
          </w:rPr>
          <w:t>）</w:t>
        </w:r>
      </w:ins>
    </w:p>
    <w:p w:rsidR="001D3447" w:rsidRPr="001D3447" w:rsidRDefault="001D3447" w:rsidP="00982875">
      <w:pPr>
        <w:rPr>
          <w:noProof/>
        </w:rPr>
      </w:pPr>
    </w:p>
    <w:p w:rsidR="00520BB8" w:rsidRDefault="00215AB2" w:rsidP="00E86362">
      <w:pPr>
        <w:pStyle w:val="a3"/>
        <w:numPr>
          <w:ilvl w:val="0"/>
          <w:numId w:val="1"/>
        </w:numPr>
        <w:ind w:firstLineChars="0"/>
        <w:rPr>
          <w:noProof/>
        </w:rPr>
      </w:pPr>
      <w:r>
        <w:rPr>
          <w:rFonts w:hint="eastAsia"/>
          <w:noProof/>
        </w:rPr>
        <w:t>巨杉数据库负载</w:t>
      </w:r>
      <w:r>
        <w:rPr>
          <w:noProof/>
        </w:rPr>
        <w:t>情况</w:t>
      </w:r>
    </w:p>
    <w:p w:rsidR="00982875" w:rsidRDefault="00982875" w:rsidP="00982875">
      <w:pPr>
        <w:rPr>
          <w:noProof/>
        </w:rPr>
      </w:pPr>
      <w:r>
        <w:rPr>
          <w:rFonts w:hint="eastAsia"/>
          <w:noProof/>
        </w:rPr>
        <w:t>数据库</w:t>
      </w:r>
      <w:r>
        <w:rPr>
          <w:noProof/>
        </w:rPr>
        <w:t>负载情况总览</w:t>
      </w:r>
      <w:r>
        <w:rPr>
          <w:rFonts w:hint="eastAsia"/>
          <w:noProof/>
        </w:rPr>
        <w:t>，</w:t>
      </w:r>
      <w:r w:rsidR="000B5E5B">
        <w:rPr>
          <w:rFonts w:hint="eastAsia"/>
          <w:noProof/>
        </w:rPr>
        <w:t>TOP</w:t>
      </w:r>
      <w:r w:rsidR="000B5E5B">
        <w:rPr>
          <w:noProof/>
        </w:rPr>
        <w:t xml:space="preserve"> Task</w:t>
      </w:r>
      <w:r w:rsidR="000B5E5B">
        <w:rPr>
          <w:noProof/>
        </w:rPr>
        <w:t>，</w:t>
      </w:r>
      <w:r>
        <w:rPr>
          <w:noProof/>
        </w:rPr>
        <w:t>TOP SQL</w:t>
      </w:r>
      <w:r>
        <w:rPr>
          <w:rFonts w:hint="eastAsia"/>
          <w:noProof/>
        </w:rPr>
        <w:t>，</w:t>
      </w:r>
      <w:r>
        <w:rPr>
          <w:noProof/>
        </w:rPr>
        <w:t>总体缓存命中率</w:t>
      </w:r>
    </w:p>
    <w:p w:rsidR="000B5E5B" w:rsidRDefault="000B5E5B" w:rsidP="00982875">
      <w:pPr>
        <w:rPr>
          <w:noProof/>
        </w:rPr>
      </w:pPr>
      <w:r>
        <w:rPr>
          <w:rFonts w:hint="eastAsia"/>
          <w:noProof/>
        </w:rPr>
        <w:t>当前</w:t>
      </w:r>
      <w:r>
        <w:rPr>
          <w:noProof/>
        </w:rPr>
        <w:t>数据库负载情况，正在运行的</w:t>
      </w:r>
      <w:r>
        <w:rPr>
          <w:rFonts w:hint="eastAsia"/>
          <w:noProof/>
        </w:rPr>
        <w:t>Task</w:t>
      </w:r>
      <w:r>
        <w:rPr>
          <w:noProof/>
        </w:rPr>
        <w:t>，</w:t>
      </w:r>
      <w:r>
        <w:rPr>
          <w:noProof/>
        </w:rPr>
        <w:t>sql</w:t>
      </w:r>
      <w:r>
        <w:rPr>
          <w:noProof/>
        </w:rPr>
        <w:t>，</w:t>
      </w:r>
      <w:r>
        <w:rPr>
          <w:rFonts w:hint="eastAsia"/>
          <w:noProof/>
        </w:rPr>
        <w:t>using</w:t>
      </w:r>
      <w:r>
        <w:rPr>
          <w:noProof/>
        </w:rPr>
        <w:t xml:space="preserve"> cpu</w:t>
      </w:r>
      <w:r>
        <w:rPr>
          <w:noProof/>
        </w:rPr>
        <w:t>，</w:t>
      </w:r>
      <w:r>
        <w:rPr>
          <w:noProof/>
        </w:rPr>
        <w:t>io-wait</w:t>
      </w:r>
      <w:r>
        <w:rPr>
          <w:rFonts w:hint="eastAsia"/>
          <w:noProof/>
        </w:rPr>
        <w:t>等</w:t>
      </w:r>
    </w:p>
    <w:p w:rsidR="000B5E5B" w:rsidRDefault="000B5E5B" w:rsidP="00982875">
      <w:pPr>
        <w:rPr>
          <w:ins w:id="26" w:author="lijianhua" w:date="2016-03-07T15:10:00Z"/>
          <w:noProof/>
        </w:rPr>
      </w:pPr>
      <w:r>
        <w:rPr>
          <w:rFonts w:hint="eastAsia"/>
          <w:noProof/>
        </w:rPr>
        <w:t>历史</w:t>
      </w:r>
      <w:r>
        <w:rPr>
          <w:noProof/>
        </w:rPr>
        <w:t>数据库</w:t>
      </w:r>
      <w:r>
        <w:rPr>
          <w:rFonts w:hint="eastAsia"/>
          <w:noProof/>
        </w:rPr>
        <w:t>负载</w:t>
      </w:r>
      <w:r>
        <w:rPr>
          <w:noProof/>
        </w:rPr>
        <w:t>情况，</w:t>
      </w:r>
      <w:r>
        <w:rPr>
          <w:rFonts w:hint="eastAsia"/>
          <w:noProof/>
        </w:rPr>
        <w:t>按</w:t>
      </w:r>
      <w:r>
        <w:rPr>
          <w:noProof/>
        </w:rPr>
        <w:t>集群分，按</w:t>
      </w:r>
      <w:r>
        <w:rPr>
          <w:noProof/>
        </w:rPr>
        <w:t>CL</w:t>
      </w:r>
      <w:r>
        <w:rPr>
          <w:noProof/>
        </w:rPr>
        <w:t>分，</w:t>
      </w:r>
      <w:r>
        <w:rPr>
          <w:rFonts w:hint="eastAsia"/>
          <w:noProof/>
        </w:rPr>
        <w:t>按</w:t>
      </w:r>
      <w:r>
        <w:rPr>
          <w:noProof/>
        </w:rPr>
        <w:t>用户分，按</w:t>
      </w:r>
      <w:r>
        <w:rPr>
          <w:noProof/>
        </w:rPr>
        <w:t>Task</w:t>
      </w:r>
      <w:r>
        <w:rPr>
          <w:noProof/>
        </w:rPr>
        <w:t>分等</w:t>
      </w:r>
    </w:p>
    <w:p w:rsidR="00F934D7" w:rsidRDefault="00F934D7" w:rsidP="00982875">
      <w:pPr>
        <w:rPr>
          <w:ins w:id="27" w:author="lijianhua" w:date="2016-03-07T15:13:00Z"/>
          <w:noProof/>
        </w:rPr>
      </w:pPr>
      <w:ins w:id="28" w:author="lijianhua" w:date="2016-03-07T15:11:00Z">
        <w:r>
          <w:rPr>
            <w:rFonts w:hint="eastAsia"/>
            <w:noProof/>
          </w:rPr>
          <w:t>不支持总览</w:t>
        </w:r>
      </w:ins>
      <w:ins w:id="29" w:author="lijianhua" w:date="2016-03-07T15:12:00Z">
        <w:r>
          <w:rPr>
            <w:rFonts w:hint="eastAsia"/>
            <w:noProof/>
          </w:rPr>
          <w:t>以及历史</w:t>
        </w:r>
      </w:ins>
      <w:ins w:id="30" w:author="lijianhua" w:date="2016-03-07T15:13:00Z">
        <w:r>
          <w:rPr>
            <w:rFonts w:hint="eastAsia"/>
            <w:noProof/>
          </w:rPr>
          <w:t>查看，</w:t>
        </w:r>
      </w:ins>
    </w:p>
    <w:p w:rsidR="00F934D7" w:rsidRDefault="00F934D7" w:rsidP="00982875">
      <w:pPr>
        <w:rPr>
          <w:ins w:id="31" w:author="lijianhua" w:date="2016-03-07T17:29:00Z"/>
          <w:noProof/>
        </w:rPr>
      </w:pPr>
      <w:ins w:id="32" w:author="lijianhua" w:date="2016-03-07T15:13:00Z">
        <w:r>
          <w:rPr>
            <w:rFonts w:hint="eastAsia"/>
            <w:noProof/>
          </w:rPr>
          <w:t>可查看各个会话的</w:t>
        </w:r>
      </w:ins>
      <w:ins w:id="33" w:author="lijianhua" w:date="2016-03-07T15:15:00Z">
        <w:r>
          <w:rPr>
            <w:rFonts w:hint="eastAsia"/>
            <w:noProof/>
          </w:rPr>
          <w:t>CPU</w:t>
        </w:r>
      </w:ins>
      <w:ins w:id="34" w:author="lijianhua" w:date="2016-03-07T15:14:00Z">
        <w:r>
          <w:rPr>
            <w:rFonts w:hint="eastAsia"/>
            <w:noProof/>
          </w:rPr>
          <w:t>负载情况</w:t>
        </w:r>
      </w:ins>
      <w:ins w:id="35" w:author="lijianhua" w:date="2016-03-07T15:15:00Z">
        <w:r>
          <w:rPr>
            <w:rFonts w:hint="eastAsia"/>
            <w:noProof/>
          </w:rPr>
          <w:t>的原始数据，</w:t>
        </w:r>
      </w:ins>
      <w:ins w:id="36" w:author="lijianhua" w:date="2016-03-07T15:17:00Z">
        <w:r>
          <w:rPr>
            <w:rFonts w:hint="eastAsia"/>
            <w:noProof/>
          </w:rPr>
          <w:t>通过</w:t>
        </w:r>
      </w:ins>
      <w:ins w:id="37" w:author="lijianhua" w:date="2016-03-07T15:16:00Z">
        <w:r>
          <w:rPr>
            <w:rFonts w:hint="eastAsia"/>
            <w:noProof/>
          </w:rPr>
          <w:t>原始数据可对</w:t>
        </w:r>
        <w:r>
          <w:rPr>
            <w:rFonts w:hint="eastAsia"/>
            <w:noProof/>
          </w:rPr>
          <w:t>Task</w:t>
        </w:r>
        <w:r>
          <w:rPr>
            <w:rFonts w:hint="eastAsia"/>
            <w:noProof/>
          </w:rPr>
          <w:t>进行</w:t>
        </w:r>
      </w:ins>
      <w:ins w:id="38" w:author="lijianhua" w:date="2016-03-07T15:17:00Z">
        <w:r>
          <w:rPr>
            <w:rFonts w:hint="eastAsia"/>
            <w:noProof/>
          </w:rPr>
          <w:t>聚集累加计算出各个</w:t>
        </w:r>
        <w:r>
          <w:rPr>
            <w:rFonts w:hint="eastAsia"/>
            <w:noProof/>
          </w:rPr>
          <w:t>Task</w:t>
        </w:r>
        <w:r>
          <w:rPr>
            <w:rFonts w:hint="eastAsia"/>
            <w:noProof/>
          </w:rPr>
          <w:t>的</w:t>
        </w:r>
        <w:r>
          <w:rPr>
            <w:rFonts w:hint="eastAsia"/>
            <w:noProof/>
          </w:rPr>
          <w:t>CPU</w:t>
        </w:r>
        <w:r>
          <w:rPr>
            <w:rFonts w:hint="eastAsia"/>
            <w:noProof/>
          </w:rPr>
          <w:t>负载情况</w:t>
        </w:r>
      </w:ins>
    </w:p>
    <w:p w:rsidR="00645E99" w:rsidRDefault="00645E99" w:rsidP="00982875">
      <w:pPr>
        <w:rPr>
          <w:ins w:id="39" w:author="lijianhua" w:date="2016-03-07T19:24:00Z"/>
          <w:noProof/>
        </w:rPr>
      </w:pPr>
    </w:p>
    <w:p w:rsidR="00BC7F21" w:rsidRDefault="00645E99" w:rsidP="00982875">
      <w:pPr>
        <w:rPr>
          <w:ins w:id="40" w:author="lijianhua" w:date="2016-03-07T17:32:00Z"/>
          <w:noProof/>
        </w:rPr>
      </w:pPr>
      <w:ins w:id="41" w:author="lijianhua" w:date="2016-03-07T19:24:00Z">
        <w:r>
          <w:rPr>
            <w:rFonts w:hint="eastAsia"/>
            <w:noProof/>
          </w:rPr>
          <w:t>TASK/session</w:t>
        </w:r>
        <w:r>
          <w:rPr>
            <w:rFonts w:hint="eastAsia"/>
            <w:noProof/>
          </w:rPr>
          <w:t>：</w:t>
        </w:r>
        <w:r>
          <w:rPr>
            <w:rFonts w:hint="eastAsia"/>
            <w:noProof/>
          </w:rPr>
          <w:t>CPU</w:t>
        </w:r>
        <w:r>
          <w:rPr>
            <w:rFonts w:hint="eastAsia"/>
            <w:noProof/>
          </w:rPr>
          <w:t>（</w:t>
        </w:r>
        <w:r>
          <w:rPr>
            <w:rFonts w:hint="eastAsia"/>
            <w:noProof/>
          </w:rPr>
          <w:t>IO-WAIT</w:t>
        </w:r>
        <w:r>
          <w:rPr>
            <w:rFonts w:hint="eastAsia"/>
            <w:noProof/>
          </w:rPr>
          <w:t>，</w:t>
        </w:r>
        <w:r>
          <w:rPr>
            <w:rFonts w:hint="eastAsia"/>
            <w:noProof/>
          </w:rPr>
          <w:t>USER</w:t>
        </w:r>
        <w:r>
          <w:rPr>
            <w:rFonts w:hint="eastAsia"/>
            <w:noProof/>
          </w:rPr>
          <w:t>，</w:t>
        </w:r>
        <w:r>
          <w:rPr>
            <w:rFonts w:hint="eastAsia"/>
            <w:noProof/>
          </w:rPr>
          <w:t>SYS</w:t>
        </w:r>
        <w:r>
          <w:rPr>
            <w:rFonts w:hint="eastAsia"/>
            <w:noProof/>
          </w:rPr>
          <w:t>，</w:t>
        </w:r>
        <w:r>
          <w:rPr>
            <w:rFonts w:hint="eastAsia"/>
            <w:noProof/>
          </w:rPr>
          <w:t>IDLE</w:t>
        </w:r>
        <w:r>
          <w:rPr>
            <w:rFonts w:hint="eastAsia"/>
            <w:noProof/>
          </w:rPr>
          <w:t>），</w:t>
        </w:r>
      </w:ins>
      <w:ins w:id="42" w:author="lijianhua" w:date="2016-03-07T19:22:00Z">
        <w:r>
          <w:rPr>
            <w:rFonts w:hint="eastAsia"/>
            <w:noProof/>
          </w:rPr>
          <w:t>统计</w:t>
        </w:r>
      </w:ins>
      <w:ins w:id="43" w:author="lijianhua" w:date="2016-03-07T17:29:00Z">
        <w:r w:rsidR="00BC7F21">
          <w:rPr>
            <w:rFonts w:hint="eastAsia"/>
            <w:noProof/>
          </w:rPr>
          <w:t>SESSION</w:t>
        </w:r>
        <w:r w:rsidR="00BC7F21">
          <w:rPr>
            <w:rFonts w:hint="eastAsia"/>
            <w:noProof/>
          </w:rPr>
          <w:t>每次执行</w:t>
        </w:r>
      </w:ins>
      <w:ins w:id="44" w:author="lijianhua" w:date="2016-03-07T19:22:00Z">
        <w:r>
          <w:rPr>
            <w:rFonts w:hint="eastAsia"/>
            <w:noProof/>
          </w:rPr>
          <w:t>操作</w:t>
        </w:r>
      </w:ins>
      <w:ins w:id="45" w:author="lijianhua" w:date="2016-03-07T17:29:00Z">
        <w:r>
          <w:rPr>
            <w:rFonts w:hint="eastAsia"/>
            <w:noProof/>
          </w:rPr>
          <w:t>时</w:t>
        </w:r>
      </w:ins>
      <w:ins w:id="46" w:author="lijianhua" w:date="2016-03-07T19:23:00Z">
        <w:r>
          <w:rPr>
            <w:rFonts w:hint="eastAsia"/>
            <w:noProof/>
          </w:rPr>
          <w:t>消耗的</w:t>
        </w:r>
        <w:r>
          <w:rPr>
            <w:rFonts w:hint="eastAsia"/>
            <w:noProof/>
          </w:rPr>
          <w:t>CPU</w:t>
        </w:r>
      </w:ins>
      <w:ins w:id="47" w:author="lijianhua" w:date="2016-03-07T19:22:00Z">
        <w:r>
          <w:rPr>
            <w:rFonts w:hint="eastAsia"/>
            <w:noProof/>
          </w:rPr>
          <w:t>时间</w:t>
        </w:r>
      </w:ins>
      <w:ins w:id="48" w:author="lijianhua" w:date="2016-03-07T17:29:00Z">
        <w:r w:rsidR="00BC7F21">
          <w:rPr>
            <w:rFonts w:hint="eastAsia"/>
            <w:noProof/>
          </w:rPr>
          <w:t>而不是</w:t>
        </w:r>
        <w:r w:rsidR="00BC7F21">
          <w:rPr>
            <w:rFonts w:hint="eastAsia"/>
            <w:noProof/>
          </w:rPr>
          <w:t>THREAD</w:t>
        </w:r>
        <w:r w:rsidR="00BC7F21">
          <w:rPr>
            <w:rFonts w:hint="eastAsia"/>
            <w:noProof/>
          </w:rPr>
          <w:t>的</w:t>
        </w:r>
        <w:r w:rsidR="00BC7F21">
          <w:rPr>
            <w:rFonts w:hint="eastAsia"/>
            <w:noProof/>
          </w:rPr>
          <w:t>CPU</w:t>
        </w:r>
      </w:ins>
      <w:ins w:id="49" w:author="lijianhua" w:date="2016-03-07T19:23:00Z">
        <w:r>
          <w:rPr>
            <w:rFonts w:hint="eastAsia"/>
            <w:noProof/>
          </w:rPr>
          <w:t>时间</w:t>
        </w:r>
      </w:ins>
    </w:p>
    <w:p w:rsidR="00FF7C83" w:rsidRDefault="00FF7C83" w:rsidP="00690B34">
      <w:pPr>
        <w:outlineLvl w:val="0"/>
        <w:rPr>
          <w:ins w:id="50" w:author="lijianhua" w:date="2016-03-07T17:34:00Z"/>
          <w:noProof/>
        </w:rPr>
      </w:pPr>
      <w:ins w:id="51" w:author="lijianhua" w:date="2016-03-07T17:32:00Z">
        <w:r>
          <w:rPr>
            <w:rFonts w:hint="eastAsia"/>
            <w:noProof/>
          </w:rPr>
          <w:t>CL:</w:t>
        </w:r>
        <w:r>
          <w:rPr>
            <w:rFonts w:hint="eastAsia"/>
            <w:noProof/>
          </w:rPr>
          <w:t>操作次数</w:t>
        </w:r>
      </w:ins>
      <w:ins w:id="52" w:author="lijianhua" w:date="2016-03-07T17:33:00Z">
        <w:r>
          <w:rPr>
            <w:rFonts w:hint="eastAsia"/>
            <w:noProof/>
          </w:rPr>
          <w:t>（数据，索引，</w:t>
        </w:r>
        <w:r>
          <w:rPr>
            <w:rFonts w:hint="eastAsia"/>
            <w:noProof/>
          </w:rPr>
          <w:t>lob</w:t>
        </w:r>
        <w:r>
          <w:rPr>
            <w:rFonts w:hint="eastAsia"/>
            <w:noProof/>
          </w:rPr>
          <w:t>）</w:t>
        </w:r>
      </w:ins>
      <w:ins w:id="53" w:author="lijianhua" w:date="2016-03-07T17:32:00Z">
        <w:r>
          <w:rPr>
            <w:rFonts w:hint="eastAsia"/>
            <w:noProof/>
          </w:rPr>
          <w:t>，操作记录</w:t>
        </w:r>
      </w:ins>
      <w:ins w:id="54" w:author="lijianhua" w:date="2016-03-07T17:33:00Z">
        <w:r>
          <w:rPr>
            <w:rFonts w:hint="eastAsia"/>
            <w:noProof/>
          </w:rPr>
          <w:t>数（数据，索引，</w:t>
        </w:r>
        <w:r>
          <w:rPr>
            <w:rFonts w:hint="eastAsia"/>
            <w:noProof/>
          </w:rPr>
          <w:t>lob</w:t>
        </w:r>
        <w:r>
          <w:rPr>
            <w:rFonts w:hint="eastAsia"/>
            <w:noProof/>
          </w:rPr>
          <w:t>），</w:t>
        </w:r>
      </w:ins>
      <w:ins w:id="55" w:author="lijianhua" w:date="2016-03-07T17:32:00Z">
        <w:r>
          <w:rPr>
            <w:rFonts w:hint="eastAsia"/>
            <w:noProof/>
          </w:rPr>
          <w:t>操作时间</w:t>
        </w:r>
      </w:ins>
      <w:ins w:id="56" w:author="lijianhua" w:date="2016-03-07T17:33:00Z">
        <w:r>
          <w:rPr>
            <w:rFonts w:hint="eastAsia"/>
            <w:noProof/>
          </w:rPr>
          <w:t>(</w:t>
        </w:r>
      </w:ins>
      <w:ins w:id="57" w:author="lijianhua" w:date="2016-03-07T19:26:00Z">
        <w:r w:rsidR="00196BB5">
          <w:rPr>
            <w:rFonts w:hint="eastAsia"/>
            <w:noProof/>
          </w:rPr>
          <w:t>分：</w:t>
        </w:r>
      </w:ins>
      <w:ins w:id="58" w:author="lijianhua" w:date="2016-03-07T17:33:00Z">
        <w:r>
          <w:rPr>
            <w:rFonts w:hint="eastAsia"/>
            <w:noProof/>
          </w:rPr>
          <w:t>读</w:t>
        </w:r>
      </w:ins>
      <w:ins w:id="59" w:author="lijianhua" w:date="2016-03-07T19:26:00Z">
        <w:r w:rsidR="00196BB5">
          <w:rPr>
            <w:rFonts w:hint="eastAsia"/>
            <w:noProof/>
          </w:rPr>
          <w:t>和</w:t>
        </w:r>
      </w:ins>
      <w:ins w:id="60" w:author="lijianhua" w:date="2016-03-07T17:33:00Z">
        <w:r>
          <w:rPr>
            <w:rFonts w:hint="eastAsia"/>
            <w:noProof/>
          </w:rPr>
          <w:t>写</w:t>
        </w:r>
        <w:r>
          <w:rPr>
            <w:rFonts w:hint="eastAsia"/>
            <w:noProof/>
          </w:rPr>
          <w:t>)</w:t>
        </w:r>
      </w:ins>
    </w:p>
    <w:p w:rsidR="00FF7C83" w:rsidRDefault="00FF7C83" w:rsidP="00982875">
      <w:pPr>
        <w:rPr>
          <w:ins w:id="61" w:author="lijianhua" w:date="2016-03-07T17:39:00Z"/>
          <w:noProof/>
        </w:rPr>
      </w:pPr>
      <w:ins w:id="62" w:author="lijianhua" w:date="2016-03-07T17:34:00Z">
        <w:r>
          <w:rPr>
            <w:rFonts w:hint="eastAsia"/>
            <w:noProof/>
          </w:rPr>
          <w:t>sql</w:t>
        </w:r>
        <w:r>
          <w:rPr>
            <w:rFonts w:hint="eastAsia"/>
            <w:noProof/>
          </w:rPr>
          <w:t>：暂时</w:t>
        </w:r>
      </w:ins>
      <w:ins w:id="63" w:author="lijianhua" w:date="2016-03-07T17:35:00Z">
        <w:r>
          <w:rPr>
            <w:rFonts w:hint="eastAsia"/>
            <w:noProof/>
          </w:rPr>
          <w:t>无法提供</w:t>
        </w:r>
      </w:ins>
    </w:p>
    <w:p w:rsidR="004B2194" w:rsidRPr="00FF7C83" w:rsidRDefault="004B2194" w:rsidP="00982875">
      <w:pPr>
        <w:rPr>
          <w:noProof/>
        </w:rPr>
      </w:pPr>
    </w:p>
    <w:p w:rsidR="00982875" w:rsidRDefault="00982875" w:rsidP="00982875">
      <w:pPr>
        <w:rPr>
          <w:noProof/>
        </w:rPr>
      </w:pPr>
    </w:p>
    <w:p w:rsidR="00F3285D" w:rsidRDefault="00F3285D" w:rsidP="00982875">
      <w:pPr>
        <w:rPr>
          <w:noProof/>
        </w:rPr>
      </w:pPr>
      <w:r>
        <w:rPr>
          <w:rFonts w:hint="eastAsia"/>
          <w:noProof/>
        </w:rPr>
        <w:t>4</w:t>
      </w:r>
      <w:r>
        <w:rPr>
          <w:rFonts w:hint="eastAsia"/>
          <w:noProof/>
        </w:rPr>
        <w:t>．集群接入</w:t>
      </w:r>
      <w:r>
        <w:rPr>
          <w:noProof/>
        </w:rPr>
        <w:t>系统及数据字典维护</w:t>
      </w:r>
      <w:r w:rsidR="009A7EF8">
        <w:rPr>
          <w:rFonts w:hint="eastAsia"/>
          <w:noProof/>
        </w:rPr>
        <w:t>（待讨论</w:t>
      </w:r>
      <w:bookmarkStart w:id="64" w:name="_GoBack"/>
      <w:bookmarkEnd w:id="64"/>
      <w:r w:rsidR="009A7EF8">
        <w:rPr>
          <w:noProof/>
        </w:rPr>
        <w:t>）</w:t>
      </w:r>
    </w:p>
    <w:p w:rsidR="00F3285D" w:rsidRPr="00F3285D" w:rsidRDefault="00F3285D" w:rsidP="00982875">
      <w:pPr>
        <w:rPr>
          <w:noProof/>
        </w:rPr>
      </w:pPr>
    </w:p>
    <w:p w:rsidR="000D10DF" w:rsidRDefault="001574CF">
      <w:r>
        <w:rPr>
          <w:noProof/>
        </w:rPr>
        <w:drawing>
          <wp:inline distT="0" distB="0" distL="0" distR="0">
            <wp:extent cx="5274310" cy="20586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4CF" w:rsidRDefault="001574CF"/>
    <w:p w:rsidR="001574CF" w:rsidRDefault="001574CF">
      <w:r>
        <w:rPr>
          <w:noProof/>
        </w:rPr>
        <w:lastRenderedPageBreak/>
        <w:drawing>
          <wp:inline distT="0" distB="0" distL="0" distR="0">
            <wp:extent cx="5274310" cy="27235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AB2" w:rsidRDefault="00215AB2"/>
    <w:p w:rsidR="00215AB2" w:rsidRDefault="00215AB2">
      <w:r>
        <w:rPr>
          <w:noProof/>
        </w:rPr>
        <w:drawing>
          <wp:inline distT="0" distB="0" distL="0" distR="0">
            <wp:extent cx="5274310" cy="308419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C2F" w:rsidRDefault="00120C2F">
      <w:r>
        <w:rPr>
          <w:noProof/>
        </w:rPr>
        <w:lastRenderedPageBreak/>
        <w:drawing>
          <wp:inline distT="0" distB="0" distL="0" distR="0">
            <wp:extent cx="5274310" cy="309753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C2F" w:rsidRDefault="00120C2F"/>
    <w:p w:rsidR="00120C2F" w:rsidRDefault="00120C2F">
      <w:r>
        <w:rPr>
          <w:noProof/>
        </w:rPr>
        <w:drawing>
          <wp:inline distT="0" distB="0" distL="0" distR="0">
            <wp:extent cx="5274310" cy="302260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AB2" w:rsidRDefault="00215AB2"/>
    <w:p w:rsidR="001A7706" w:rsidRDefault="001A7706">
      <w:r>
        <w:rPr>
          <w:noProof/>
        </w:rPr>
        <w:lastRenderedPageBreak/>
        <w:drawing>
          <wp:inline distT="0" distB="0" distL="0" distR="0">
            <wp:extent cx="5274310" cy="39058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706" w:rsidRDefault="001A7706"/>
    <w:p w:rsidR="001A7706" w:rsidRDefault="001A7706">
      <w:r>
        <w:rPr>
          <w:noProof/>
        </w:rPr>
        <w:drawing>
          <wp:inline distT="0" distB="0" distL="0" distR="0">
            <wp:extent cx="5274310" cy="337058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5D" w:rsidRDefault="00F3285D"/>
    <w:p w:rsidR="00F3285D" w:rsidRDefault="00F3285D">
      <w:r>
        <w:rPr>
          <w:noProof/>
        </w:rPr>
        <w:lastRenderedPageBreak/>
        <w:drawing>
          <wp:inline distT="0" distB="0" distL="0" distR="0">
            <wp:extent cx="5274310" cy="3744595"/>
            <wp:effectExtent l="0" t="0" r="254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5D" w:rsidRDefault="00F3285D">
      <w:r>
        <w:rPr>
          <w:noProof/>
        </w:rPr>
        <w:drawing>
          <wp:inline distT="0" distB="0" distL="0" distR="0">
            <wp:extent cx="5274310" cy="329946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5D" w:rsidRDefault="00F3285D"/>
    <w:p w:rsidR="00F3285D" w:rsidRDefault="00F3285D">
      <w:r>
        <w:rPr>
          <w:noProof/>
        </w:rPr>
        <w:lastRenderedPageBreak/>
        <w:drawing>
          <wp:inline distT="0" distB="0" distL="0" distR="0">
            <wp:extent cx="5274310" cy="35763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5D" w:rsidRDefault="00F3285D"/>
    <w:p w:rsidR="00F3285D" w:rsidRDefault="00F3285D">
      <w:r>
        <w:rPr>
          <w:noProof/>
        </w:rPr>
        <w:drawing>
          <wp:inline distT="0" distB="0" distL="0" distR="0">
            <wp:extent cx="5274310" cy="350710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5D" w:rsidRDefault="00F3285D">
      <w:r>
        <w:rPr>
          <w:noProof/>
        </w:rPr>
        <w:lastRenderedPageBreak/>
        <w:drawing>
          <wp:inline distT="0" distB="0" distL="0" distR="0">
            <wp:extent cx="5274310" cy="333057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AB2" w:rsidRDefault="00215AB2"/>
    <w:p w:rsidR="001574CF" w:rsidRDefault="001574CF"/>
    <w:p w:rsidR="001574CF" w:rsidRDefault="001574CF"/>
    <w:sectPr w:rsidR="001574CF" w:rsidSect="001E77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0429" w:rsidRDefault="00E60429" w:rsidP="001D3447">
      <w:r>
        <w:separator/>
      </w:r>
    </w:p>
  </w:endnote>
  <w:endnote w:type="continuationSeparator" w:id="1">
    <w:p w:rsidR="00E60429" w:rsidRDefault="00E60429" w:rsidP="001D34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0429" w:rsidRDefault="00E60429" w:rsidP="001D3447">
      <w:r>
        <w:separator/>
      </w:r>
    </w:p>
  </w:footnote>
  <w:footnote w:type="continuationSeparator" w:id="1">
    <w:p w:rsidR="00E60429" w:rsidRDefault="00E60429" w:rsidP="001D344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D431D6"/>
    <w:multiLevelType w:val="hybridMultilevel"/>
    <w:tmpl w:val="73948114"/>
    <w:lvl w:ilvl="0" w:tplc="11FC3A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20746"/>
    <w:rsid w:val="000B5E5B"/>
    <w:rsid w:val="000D10DF"/>
    <w:rsid w:val="00120C2F"/>
    <w:rsid w:val="001574CF"/>
    <w:rsid w:val="001661B6"/>
    <w:rsid w:val="00196BB5"/>
    <w:rsid w:val="001A7706"/>
    <w:rsid w:val="001D3447"/>
    <w:rsid w:val="001E7791"/>
    <w:rsid w:val="00215AB2"/>
    <w:rsid w:val="004774E8"/>
    <w:rsid w:val="004B2194"/>
    <w:rsid w:val="00520BB8"/>
    <w:rsid w:val="005515DC"/>
    <w:rsid w:val="00570345"/>
    <w:rsid w:val="00645E99"/>
    <w:rsid w:val="00660A42"/>
    <w:rsid w:val="00690B34"/>
    <w:rsid w:val="007F66B0"/>
    <w:rsid w:val="009026F1"/>
    <w:rsid w:val="00920746"/>
    <w:rsid w:val="00982875"/>
    <w:rsid w:val="009A6F6F"/>
    <w:rsid w:val="009A7EF8"/>
    <w:rsid w:val="00BC7F21"/>
    <w:rsid w:val="00CC546D"/>
    <w:rsid w:val="00D823D1"/>
    <w:rsid w:val="00E60429"/>
    <w:rsid w:val="00E86362"/>
    <w:rsid w:val="00F14D6D"/>
    <w:rsid w:val="00F3285D"/>
    <w:rsid w:val="00F934D7"/>
    <w:rsid w:val="00FA4564"/>
    <w:rsid w:val="00FF7C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779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6362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1D344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D3447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1D34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1D3447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1D34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1D3447"/>
    <w:rPr>
      <w:sz w:val="18"/>
      <w:szCs w:val="18"/>
    </w:rPr>
  </w:style>
  <w:style w:type="paragraph" w:styleId="a7">
    <w:name w:val="Document Map"/>
    <w:basedOn w:val="a"/>
    <w:link w:val="Char2"/>
    <w:uiPriority w:val="99"/>
    <w:semiHidden/>
    <w:unhideWhenUsed/>
    <w:rsid w:val="00690B34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7"/>
    <w:uiPriority w:val="99"/>
    <w:semiHidden/>
    <w:rsid w:val="00690B34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7</Pages>
  <Words>96</Words>
  <Characters>549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ZhouPeng</dc:creator>
  <cp:keywords/>
  <dc:description/>
  <cp:lastModifiedBy>lijianhua</cp:lastModifiedBy>
  <cp:revision>20</cp:revision>
  <dcterms:created xsi:type="dcterms:W3CDTF">2016-03-02T03:22:00Z</dcterms:created>
  <dcterms:modified xsi:type="dcterms:W3CDTF">2016-03-11T03:51:00Z</dcterms:modified>
</cp:coreProperties>
</file>