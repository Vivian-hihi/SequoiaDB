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A2C" w:rsidRPr="00446DC8" w:rsidRDefault="00B02D0F" w:rsidP="008B3F96">
      <w:pPr>
        <w:pStyle w:val="a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 w:hint="eastAsia"/>
          <w:lang w:eastAsia="zh-CN"/>
        </w:rPr>
        <w:t>Decimal</w:t>
      </w:r>
      <w:r w:rsidR="008B3F96" w:rsidRPr="00446DC8">
        <w:rPr>
          <w:rFonts w:asciiTheme="minorEastAsia" w:eastAsiaTheme="minorEastAsia" w:hAnsiTheme="minorEastAsia" w:hint="eastAsia"/>
          <w:lang w:eastAsia="zh-CN"/>
        </w:rPr>
        <w:t>详细设计</w:t>
      </w:r>
    </w:p>
    <w:p w:rsidR="008B3F96" w:rsidRPr="00446DC8" w:rsidRDefault="008B3F96" w:rsidP="008B3F96">
      <w:pPr>
        <w:pStyle w:val="1"/>
        <w:rPr>
          <w:rFonts w:asciiTheme="minorEastAsia" w:eastAsiaTheme="minorEastAsia" w:hAnsiTheme="minorEastAsia"/>
          <w:lang w:eastAsia="zh-CN"/>
        </w:rPr>
      </w:pPr>
      <w:r w:rsidRPr="00446DC8">
        <w:rPr>
          <w:rFonts w:asciiTheme="minorEastAsia" w:eastAsiaTheme="minorEastAsia" w:hAnsiTheme="minorEastAsia" w:hint="eastAsia"/>
          <w:lang w:eastAsia="zh-CN"/>
        </w:rPr>
        <w:t>简述</w:t>
      </w:r>
    </w:p>
    <w:p w:rsidR="008B3F96" w:rsidRPr="00446DC8" w:rsidRDefault="008B3F96" w:rsidP="008B3F96">
      <w:pPr>
        <w:ind w:firstLine="420"/>
        <w:rPr>
          <w:rFonts w:asciiTheme="minorEastAsia" w:eastAsiaTheme="minorEastAsia" w:hAnsiTheme="minorEastAsia"/>
          <w:lang w:eastAsia="zh-CN"/>
        </w:rPr>
      </w:pPr>
      <w:r w:rsidRPr="00446DC8">
        <w:rPr>
          <w:rFonts w:asciiTheme="minorEastAsia" w:eastAsiaTheme="minorEastAsia" w:hAnsiTheme="minorEastAsia" w:hint="eastAsia"/>
          <w:lang w:eastAsia="zh-CN"/>
        </w:rPr>
        <w:t>为了支持postgresql的decimal类型，需要对SequoiaDB内部增加对decimal类型的支持。涉及模块包括：bson（服务端及各个驱动）</w:t>
      </w:r>
      <w:r w:rsidR="000B01DC" w:rsidRPr="00446DC8">
        <w:rPr>
          <w:rFonts w:asciiTheme="minorEastAsia" w:eastAsiaTheme="minorEastAsia" w:hAnsiTheme="minorEastAsia" w:hint="eastAsia"/>
          <w:lang w:eastAsia="zh-CN"/>
        </w:rPr>
        <w:t>，fdw</w:t>
      </w:r>
    </w:p>
    <w:p w:rsidR="00CB7CBE" w:rsidRPr="00446DC8" w:rsidRDefault="00CB7CBE" w:rsidP="008B3F96">
      <w:pPr>
        <w:ind w:firstLine="420"/>
        <w:rPr>
          <w:rFonts w:asciiTheme="minorEastAsia" w:eastAsiaTheme="minorEastAsia" w:hAnsiTheme="minorEastAsia"/>
          <w:lang w:eastAsia="zh-CN"/>
        </w:rPr>
      </w:pPr>
      <w:r w:rsidRPr="00446DC8">
        <w:rPr>
          <w:rFonts w:asciiTheme="minorEastAsia" w:eastAsiaTheme="minorEastAsia" w:hAnsiTheme="minorEastAsia" w:hint="eastAsia"/>
          <w:lang w:eastAsia="zh-CN"/>
        </w:rPr>
        <w:t>涉及的内容：</w:t>
      </w:r>
      <w:r w:rsidR="006B7CFA" w:rsidRPr="00446DC8">
        <w:rPr>
          <w:rFonts w:asciiTheme="minorEastAsia" w:eastAsiaTheme="minorEastAsia" w:hAnsiTheme="minorEastAsia" w:hint="eastAsia"/>
          <w:lang w:eastAsia="zh-CN"/>
        </w:rPr>
        <w:t>bson改造（</w:t>
      </w:r>
      <w:r w:rsidRPr="00446DC8">
        <w:rPr>
          <w:rFonts w:asciiTheme="minorEastAsia" w:eastAsiaTheme="minorEastAsia" w:hAnsiTheme="minorEastAsia" w:hint="eastAsia"/>
          <w:lang w:eastAsia="zh-CN"/>
        </w:rPr>
        <w:t>新增数据类型decimal</w:t>
      </w:r>
      <w:r w:rsidR="006B7CFA" w:rsidRPr="00446DC8">
        <w:rPr>
          <w:rFonts w:asciiTheme="minorEastAsia" w:eastAsiaTheme="minorEastAsia" w:hAnsiTheme="minorEastAsia" w:hint="eastAsia"/>
          <w:lang w:eastAsia="zh-CN"/>
        </w:rPr>
        <w:t>）</w:t>
      </w:r>
      <w:r w:rsidRPr="00446DC8">
        <w:rPr>
          <w:rFonts w:asciiTheme="minorEastAsia" w:eastAsiaTheme="minorEastAsia" w:hAnsiTheme="minorEastAsia" w:hint="eastAsia"/>
          <w:lang w:eastAsia="zh-CN"/>
        </w:rPr>
        <w:t>、存储结构设计、加减乘除等数值运算、大小比较、格式转换、</w:t>
      </w:r>
      <w:r w:rsidR="001B4917" w:rsidRPr="00446DC8">
        <w:rPr>
          <w:rFonts w:asciiTheme="minorEastAsia" w:eastAsiaTheme="minorEastAsia" w:hAnsiTheme="minorEastAsia" w:hint="eastAsia"/>
          <w:lang w:eastAsia="zh-CN"/>
        </w:rPr>
        <w:t>旧版本</w:t>
      </w:r>
      <w:r w:rsidRPr="00446DC8">
        <w:rPr>
          <w:rFonts w:asciiTheme="minorEastAsia" w:eastAsiaTheme="minorEastAsia" w:hAnsiTheme="minorEastAsia" w:hint="eastAsia"/>
          <w:lang w:eastAsia="zh-CN"/>
        </w:rPr>
        <w:t>兼容</w:t>
      </w:r>
    </w:p>
    <w:p w:rsidR="008B3F96" w:rsidRPr="00446DC8" w:rsidRDefault="00EB4D14" w:rsidP="00EE1C55">
      <w:pPr>
        <w:pStyle w:val="1"/>
        <w:rPr>
          <w:rFonts w:asciiTheme="minorEastAsia" w:eastAsiaTheme="minorEastAsia" w:hAnsiTheme="minorEastAsia"/>
          <w:lang w:eastAsia="zh-CN"/>
        </w:rPr>
      </w:pPr>
      <w:r w:rsidRPr="00446DC8">
        <w:rPr>
          <w:rFonts w:asciiTheme="minorEastAsia" w:eastAsiaTheme="minorEastAsia" w:hAnsiTheme="minorEastAsia" w:hint="eastAsia"/>
          <w:lang w:eastAsia="zh-CN"/>
        </w:rPr>
        <w:t>Postgresql实现原理</w:t>
      </w:r>
    </w:p>
    <w:p w:rsidR="006556EE" w:rsidRDefault="006556EE" w:rsidP="004F735C">
      <w:pPr>
        <w:pStyle w:val="2"/>
      </w:pPr>
      <w:r>
        <w:rPr>
          <w:rFonts w:hint="eastAsia"/>
        </w:rPr>
        <w:t>外在表现</w:t>
      </w:r>
    </w:p>
    <w:p w:rsidR="006556EE" w:rsidRDefault="006556EE" w:rsidP="00D5736B">
      <w:pPr>
        <w:pStyle w:val="ListParagraph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默认情况下，decimal类型</w:t>
      </w:r>
      <w:r w:rsidR="00D5736B">
        <w:rPr>
          <w:rFonts w:hint="eastAsia"/>
          <w:lang w:eastAsia="zh-CN"/>
        </w:rPr>
        <w:t>自适应长度。</w:t>
      </w:r>
    </w:p>
    <w:p w:rsidR="00D5736B" w:rsidRDefault="00D5736B" w:rsidP="00C9130C">
      <w:pPr>
        <w:spacing w:line="240" w:lineRule="auto"/>
        <w:rPr>
          <w:lang w:eastAsia="zh-CN"/>
        </w:rPr>
      </w:pPr>
      <w:r>
        <w:rPr>
          <w:rFonts w:hint="eastAsia"/>
          <w:lang w:eastAsia="zh-CN"/>
        </w:rPr>
        <w:t>create table local ( a decimal );</w:t>
      </w:r>
    </w:p>
    <w:p w:rsidR="00402F71" w:rsidRDefault="008F7EA1" w:rsidP="00C9130C">
      <w:pPr>
        <w:spacing w:line="240" w:lineRule="auto"/>
        <w:rPr>
          <w:lang w:eastAsia="zh-CN"/>
        </w:rPr>
      </w:pPr>
      <w:r>
        <w:rPr>
          <w:rFonts w:hint="eastAsia"/>
          <w:lang w:eastAsia="zh-CN"/>
        </w:rPr>
        <w:t xml:space="preserve">insert into local </w:t>
      </w:r>
      <w:r w:rsidR="00402F71">
        <w:rPr>
          <w:rFonts w:hint="eastAsia"/>
          <w:lang w:eastAsia="zh-CN"/>
        </w:rPr>
        <w:t>values( 123456789012345678901234567890.123456789012345678901234567890123456789012345678901234567890)</w:t>
      </w:r>
      <w:r w:rsidR="00DC71E0">
        <w:rPr>
          <w:rFonts w:hint="eastAsia"/>
          <w:lang w:eastAsia="zh-CN"/>
        </w:rPr>
        <w:t>;</w:t>
      </w:r>
    </w:p>
    <w:p w:rsidR="00AE10D0" w:rsidRDefault="00450BF5" w:rsidP="00C9130C">
      <w:pPr>
        <w:spacing w:line="240" w:lineRule="auto"/>
        <w:rPr>
          <w:lang w:eastAsia="zh-CN"/>
        </w:rPr>
      </w:pPr>
      <w:r>
        <w:rPr>
          <w:rFonts w:hint="eastAsia"/>
          <w:lang w:eastAsia="zh-CN"/>
        </w:rPr>
        <w:t>insert into local values(1.0);</w:t>
      </w:r>
    </w:p>
    <w:p w:rsidR="00AE10D0" w:rsidRDefault="00AE10D0" w:rsidP="00C9130C">
      <w:pPr>
        <w:spacing w:line="240" w:lineRule="auto"/>
        <w:rPr>
          <w:lang w:eastAsia="zh-CN"/>
        </w:rPr>
      </w:pPr>
      <w:r>
        <w:rPr>
          <w:rFonts w:hint="eastAsia"/>
          <w:lang w:eastAsia="zh-CN"/>
        </w:rPr>
        <w:t>select * from local;</w:t>
      </w:r>
    </w:p>
    <w:p w:rsidR="00AE10D0" w:rsidRDefault="00AE10D0" w:rsidP="00C9130C">
      <w:pPr>
        <w:spacing w:line="240" w:lineRule="auto"/>
        <w:rPr>
          <w:lang w:eastAsia="zh-CN"/>
        </w:rPr>
      </w:pPr>
      <w:r>
        <w:rPr>
          <w:rFonts w:hint="eastAsia"/>
          <w:lang w:eastAsia="zh-CN"/>
        </w:rPr>
        <w:t>1.0</w:t>
      </w:r>
    </w:p>
    <w:p w:rsidR="00D5736B" w:rsidRDefault="00AE10D0" w:rsidP="00FF64AC">
      <w:pPr>
        <w:spacing w:line="240" w:lineRule="auto"/>
        <w:rPr>
          <w:lang w:eastAsia="zh-CN"/>
        </w:rPr>
      </w:pPr>
      <w:r>
        <w:rPr>
          <w:rFonts w:hint="eastAsia"/>
          <w:lang w:eastAsia="zh-CN"/>
        </w:rPr>
        <w:t>12345678901234567890123456789</w:t>
      </w:r>
      <w:r w:rsidR="00F37DEE">
        <w:rPr>
          <w:rFonts w:hint="eastAsia"/>
          <w:lang w:eastAsia="zh-CN"/>
        </w:rPr>
        <w:t>0.</w:t>
      </w:r>
      <w:r>
        <w:rPr>
          <w:rFonts w:hint="eastAsia"/>
          <w:lang w:eastAsia="zh-CN"/>
        </w:rPr>
        <w:t>123456789012345678901234567890123456789012345678901234567890</w:t>
      </w:r>
    </w:p>
    <w:p w:rsidR="0063326F" w:rsidRDefault="0063326F" w:rsidP="00FF64AC">
      <w:pPr>
        <w:spacing w:line="240" w:lineRule="auto"/>
        <w:rPr>
          <w:lang w:eastAsia="zh-CN"/>
        </w:rPr>
      </w:pPr>
    </w:p>
    <w:p w:rsidR="0063326F" w:rsidRDefault="0063326F" w:rsidP="00954A51">
      <w:pPr>
        <w:pStyle w:val="ListParagraph"/>
        <w:numPr>
          <w:ilvl w:val="0"/>
          <w:numId w:val="15"/>
        </w:numPr>
        <w:rPr>
          <w:lang w:eastAsia="zh-CN"/>
        </w:rPr>
      </w:pPr>
      <w:r>
        <w:rPr>
          <w:rFonts w:hint="eastAsia"/>
          <w:lang w:eastAsia="zh-CN"/>
        </w:rPr>
        <w:t>创建表时，如果指定了精度，则精度不能超过1000</w:t>
      </w:r>
    </w:p>
    <w:p w:rsidR="001E2230" w:rsidRDefault="001E2230" w:rsidP="001E2230">
      <w:pPr>
        <w:spacing w:line="240" w:lineRule="auto"/>
        <w:rPr>
          <w:lang w:eastAsia="zh-CN"/>
        </w:rPr>
      </w:pPr>
      <w:r>
        <w:rPr>
          <w:lang w:eastAsia="zh-CN"/>
        </w:rPr>
        <w:t>postgres=# create table aaa(a decimal(1001, 11));</w:t>
      </w:r>
    </w:p>
    <w:p w:rsidR="001E2230" w:rsidRDefault="001E2230" w:rsidP="001E2230">
      <w:pPr>
        <w:spacing w:line="240" w:lineRule="auto"/>
        <w:rPr>
          <w:lang w:eastAsia="zh-CN"/>
        </w:rPr>
      </w:pPr>
      <w:r>
        <w:rPr>
          <w:lang w:eastAsia="zh-CN"/>
        </w:rPr>
        <w:t>ERROR:  NUMERIC precision 1001 must be between 1 and 1000</w:t>
      </w:r>
    </w:p>
    <w:p w:rsidR="001E2230" w:rsidRDefault="001E2230" w:rsidP="001E2230">
      <w:pPr>
        <w:spacing w:line="240" w:lineRule="auto"/>
        <w:rPr>
          <w:lang w:eastAsia="zh-CN"/>
        </w:rPr>
      </w:pPr>
      <w:r>
        <w:rPr>
          <w:lang w:eastAsia="zh-CN"/>
        </w:rPr>
        <w:t>LINE 1: create table aaa(a decimal(1001, 11));</w:t>
      </w:r>
    </w:p>
    <w:p w:rsidR="0063326F" w:rsidRPr="00D5736B" w:rsidRDefault="0063326F" w:rsidP="00FF64AC">
      <w:pPr>
        <w:spacing w:line="240" w:lineRule="auto"/>
        <w:rPr>
          <w:lang w:eastAsia="zh-CN"/>
        </w:rPr>
      </w:pPr>
    </w:p>
    <w:p w:rsidR="000B01DC" w:rsidRPr="008B059B" w:rsidRDefault="004A1223" w:rsidP="00D82B3B">
      <w:pPr>
        <w:pStyle w:val="2"/>
      </w:pPr>
      <w:r w:rsidRPr="008B059B">
        <w:rPr>
          <w:rFonts w:hint="eastAsia"/>
        </w:rPr>
        <w:lastRenderedPageBreak/>
        <w:t>数据结构</w:t>
      </w:r>
    </w:p>
    <w:p w:rsidR="0087057F" w:rsidRDefault="0087057F" w:rsidP="007E06B8">
      <w:pPr>
        <w:pStyle w:val="3"/>
      </w:pPr>
      <w:r>
        <w:rPr>
          <w:rFonts w:hint="eastAsia"/>
        </w:rPr>
        <w:t>存储结构</w:t>
      </w:r>
    </w:p>
    <w:p w:rsidR="00A25E3E" w:rsidRDefault="00A25E3E" w:rsidP="00A25E3E">
      <w:pPr>
        <w:rPr>
          <w:lang w:eastAsia="zh-CN"/>
        </w:rPr>
      </w:pPr>
      <w:r>
        <w:rPr>
          <w:rFonts w:hint="eastAsia"/>
          <w:lang w:eastAsia="zh-CN"/>
        </w:rPr>
        <w:t>typedef NumericData</w:t>
      </w:r>
    </w:p>
    <w:p w:rsidR="00A25E3E" w:rsidRDefault="00A25E3E" w:rsidP="00A25E3E">
      <w:pPr>
        <w:rPr>
          <w:lang w:eastAsia="zh-CN"/>
        </w:rPr>
      </w:pPr>
      <w:r>
        <w:rPr>
          <w:rFonts w:hint="eastAsia"/>
          <w:lang w:eastAsia="zh-CN"/>
        </w:rPr>
        <w:t>{</w:t>
      </w:r>
    </w:p>
    <w:p w:rsidR="00A25E3E" w:rsidRDefault="00A25E3E" w:rsidP="00A25E3E">
      <w:pPr>
        <w:rPr>
          <w:lang w:eastAsia="zh-CN"/>
        </w:rPr>
      </w:pPr>
      <w:r>
        <w:rPr>
          <w:rFonts w:hint="eastAsia"/>
          <w:lang w:eastAsia="zh-CN"/>
        </w:rPr>
        <w:t xml:space="preserve">  int32 vl_len_;</w:t>
      </w:r>
    </w:p>
    <w:p w:rsidR="004A7357" w:rsidRDefault="004A7357" w:rsidP="00A25E3E">
      <w:pPr>
        <w:rPr>
          <w:lang w:eastAsia="zh-CN"/>
        </w:rPr>
      </w:pPr>
      <w:r>
        <w:rPr>
          <w:rFonts w:hint="eastAsia"/>
          <w:lang w:eastAsia="zh-CN"/>
        </w:rPr>
        <w:t xml:space="preserve">  </w:t>
      </w:r>
      <w:r w:rsidRPr="003F61AD">
        <w:rPr>
          <w:rFonts w:hint="eastAsia"/>
          <w:color w:val="FF0000"/>
          <w:lang w:eastAsia="zh-CN"/>
        </w:rPr>
        <w:t>union</w:t>
      </w:r>
      <w:r>
        <w:rPr>
          <w:rFonts w:hint="eastAsia"/>
          <w:lang w:eastAsia="zh-CN"/>
        </w:rPr>
        <w:t xml:space="preserve"> NumericChoice choice;</w:t>
      </w:r>
    </w:p>
    <w:p w:rsidR="003F61AD" w:rsidRDefault="00A25E3E" w:rsidP="00A25E3E">
      <w:pPr>
        <w:rPr>
          <w:lang w:eastAsia="zh-CN"/>
        </w:rPr>
      </w:pPr>
      <w:r>
        <w:rPr>
          <w:rFonts w:hint="eastAsia"/>
          <w:lang w:eastAsia="zh-CN"/>
        </w:rPr>
        <w:t>}</w:t>
      </w:r>
    </w:p>
    <w:p w:rsidR="003F61AD" w:rsidRDefault="003F61AD" w:rsidP="00A25E3E">
      <w:pPr>
        <w:rPr>
          <w:lang w:eastAsia="zh-CN"/>
        </w:rPr>
      </w:pPr>
      <w:r w:rsidRPr="003F61AD">
        <w:rPr>
          <w:rFonts w:hint="eastAsia"/>
          <w:color w:val="FF0000"/>
          <w:lang w:eastAsia="zh-CN"/>
        </w:rPr>
        <w:t>union</w:t>
      </w:r>
      <w:r>
        <w:rPr>
          <w:rFonts w:hint="eastAsia"/>
          <w:lang w:eastAsia="zh-CN"/>
        </w:rPr>
        <w:t xml:space="preserve"> NumericChoice</w:t>
      </w:r>
    </w:p>
    <w:p w:rsidR="003F61AD" w:rsidRDefault="003F61AD" w:rsidP="00A25E3E">
      <w:pPr>
        <w:rPr>
          <w:lang w:eastAsia="zh-CN"/>
        </w:rPr>
      </w:pPr>
      <w:r>
        <w:rPr>
          <w:rFonts w:hint="eastAsia"/>
          <w:lang w:eastAsia="zh-CN"/>
        </w:rPr>
        <w:t>{</w:t>
      </w:r>
    </w:p>
    <w:p w:rsidR="003F61AD" w:rsidRDefault="003F61AD" w:rsidP="00A25E3E">
      <w:pPr>
        <w:rPr>
          <w:lang w:eastAsia="zh-CN"/>
        </w:rPr>
      </w:pPr>
      <w:r>
        <w:rPr>
          <w:rFonts w:hint="eastAsia"/>
          <w:lang w:eastAsia="zh-CN"/>
        </w:rPr>
        <w:t xml:space="preserve">  uint16   n_header;</w:t>
      </w:r>
    </w:p>
    <w:p w:rsidR="003F61AD" w:rsidRDefault="003F61AD" w:rsidP="00A25E3E">
      <w:pPr>
        <w:rPr>
          <w:lang w:eastAsia="zh-CN"/>
        </w:rPr>
      </w:pPr>
      <w:r>
        <w:rPr>
          <w:rFonts w:hint="eastAsia"/>
          <w:lang w:eastAsia="zh-CN"/>
        </w:rPr>
        <w:t xml:space="preserve">  NumericLong n_long;</w:t>
      </w:r>
    </w:p>
    <w:p w:rsidR="003F61AD" w:rsidRDefault="003F61AD" w:rsidP="00A25E3E">
      <w:pPr>
        <w:rPr>
          <w:lang w:eastAsia="zh-CN"/>
        </w:rPr>
      </w:pPr>
      <w:r>
        <w:rPr>
          <w:rFonts w:hint="eastAsia"/>
          <w:lang w:eastAsia="zh-CN"/>
        </w:rPr>
        <w:t xml:space="preserve">  NumericShort n_short;</w:t>
      </w:r>
    </w:p>
    <w:p w:rsidR="003F61AD" w:rsidRDefault="003F61AD" w:rsidP="00A25E3E">
      <w:pPr>
        <w:rPr>
          <w:lang w:eastAsia="zh-CN"/>
        </w:rPr>
      </w:pPr>
      <w:r>
        <w:rPr>
          <w:rFonts w:hint="eastAsia"/>
          <w:lang w:eastAsia="zh-CN"/>
        </w:rPr>
        <w:t>}</w:t>
      </w:r>
    </w:p>
    <w:p w:rsidR="00255CF7" w:rsidRDefault="00255CF7" w:rsidP="00A25E3E">
      <w:pPr>
        <w:rPr>
          <w:lang w:eastAsia="zh-CN"/>
        </w:rPr>
      </w:pPr>
      <w:r>
        <w:rPr>
          <w:rFonts w:hint="eastAsia"/>
          <w:lang w:eastAsia="zh-CN"/>
        </w:rPr>
        <w:t>struct NumericLong</w:t>
      </w:r>
    </w:p>
    <w:p w:rsidR="00255CF7" w:rsidRDefault="00255CF7" w:rsidP="00A25E3E">
      <w:pPr>
        <w:rPr>
          <w:lang w:eastAsia="zh-CN"/>
        </w:rPr>
      </w:pPr>
      <w:r>
        <w:rPr>
          <w:rFonts w:hint="eastAsia"/>
          <w:lang w:eastAsia="zh-CN"/>
        </w:rPr>
        <w:t>{</w:t>
      </w:r>
    </w:p>
    <w:p w:rsidR="00255CF7" w:rsidRDefault="00255CF7" w:rsidP="00A25E3E">
      <w:pPr>
        <w:rPr>
          <w:lang w:eastAsia="zh-CN"/>
        </w:rPr>
      </w:pPr>
      <w:r>
        <w:rPr>
          <w:rFonts w:hint="eastAsia"/>
          <w:lang w:eastAsia="zh-CN"/>
        </w:rPr>
        <w:t xml:space="preserve">  unit16    n_sign_dscale;</w:t>
      </w:r>
      <w:r w:rsidR="00FA31D8">
        <w:rPr>
          <w:rFonts w:hint="eastAsia"/>
          <w:lang w:eastAsia="zh-CN"/>
        </w:rPr>
        <w:t xml:space="preserve"> //sign + dscale</w:t>
      </w:r>
      <w:r w:rsidR="0004310A">
        <w:rPr>
          <w:rFonts w:hint="eastAsia"/>
          <w:lang w:eastAsia="zh-CN"/>
        </w:rPr>
        <w:t xml:space="preserve">    前两位记录符号，其他记录小数位数</w:t>
      </w:r>
    </w:p>
    <w:p w:rsidR="00255CF7" w:rsidRDefault="00255CF7" w:rsidP="00A25E3E">
      <w:pPr>
        <w:rPr>
          <w:lang w:eastAsia="zh-CN"/>
        </w:rPr>
      </w:pPr>
      <w:r>
        <w:rPr>
          <w:rFonts w:hint="eastAsia"/>
          <w:lang w:eastAsia="zh-CN"/>
        </w:rPr>
        <w:t xml:space="preserve">  int16     n_weight;</w:t>
      </w:r>
      <w:r w:rsidR="001A4D9B">
        <w:rPr>
          <w:rFonts w:hint="eastAsia"/>
          <w:lang w:eastAsia="zh-CN"/>
        </w:rPr>
        <w:t xml:space="preserve">    //记录整数位数</w:t>
      </w:r>
    </w:p>
    <w:p w:rsidR="00255CF7" w:rsidRDefault="00255CF7" w:rsidP="00A25E3E">
      <w:pPr>
        <w:rPr>
          <w:lang w:eastAsia="zh-CN"/>
        </w:rPr>
      </w:pPr>
      <w:r>
        <w:rPr>
          <w:rFonts w:hint="eastAsia"/>
          <w:lang w:eastAsia="zh-CN"/>
        </w:rPr>
        <w:t xml:space="preserve">  NumericDigit n_data[1];</w:t>
      </w:r>
    </w:p>
    <w:p w:rsidR="00255CF7" w:rsidRDefault="00255CF7" w:rsidP="00A25E3E">
      <w:pPr>
        <w:rPr>
          <w:lang w:eastAsia="zh-CN"/>
        </w:rPr>
      </w:pPr>
      <w:r>
        <w:rPr>
          <w:rFonts w:hint="eastAsia"/>
          <w:lang w:eastAsia="zh-CN"/>
        </w:rPr>
        <w:t>}</w:t>
      </w:r>
    </w:p>
    <w:p w:rsidR="0029776D" w:rsidRDefault="0029776D" w:rsidP="00A25E3E">
      <w:pPr>
        <w:rPr>
          <w:lang w:eastAsia="zh-CN"/>
        </w:rPr>
      </w:pPr>
      <w:r>
        <w:rPr>
          <w:rFonts w:hint="eastAsia"/>
          <w:lang w:eastAsia="zh-CN"/>
        </w:rPr>
        <w:t>struct NumericShort</w:t>
      </w:r>
    </w:p>
    <w:p w:rsidR="0029776D" w:rsidRDefault="0029776D" w:rsidP="00A25E3E">
      <w:pPr>
        <w:rPr>
          <w:lang w:eastAsia="zh-CN"/>
        </w:rPr>
      </w:pPr>
      <w:r>
        <w:rPr>
          <w:rFonts w:hint="eastAsia"/>
          <w:lang w:eastAsia="zh-CN"/>
        </w:rPr>
        <w:t>{</w:t>
      </w:r>
    </w:p>
    <w:p w:rsidR="0029776D" w:rsidRDefault="0029776D" w:rsidP="00A25E3E">
      <w:pPr>
        <w:rPr>
          <w:lang w:eastAsia="zh-CN"/>
        </w:rPr>
      </w:pPr>
      <w:r>
        <w:rPr>
          <w:rFonts w:hint="eastAsia"/>
          <w:lang w:eastAsia="zh-CN"/>
        </w:rPr>
        <w:t xml:space="preserve">  uint16    n_header;</w:t>
      </w:r>
      <w:r w:rsidR="00D61C96">
        <w:rPr>
          <w:rFonts w:hint="eastAsia"/>
          <w:lang w:eastAsia="zh-CN"/>
        </w:rPr>
        <w:t xml:space="preserve">     //sign + dscale + weight</w:t>
      </w:r>
      <w:r w:rsidR="00BC04AF">
        <w:rPr>
          <w:rFonts w:hint="eastAsia"/>
          <w:lang w:eastAsia="zh-CN"/>
        </w:rPr>
        <w:t xml:space="preserve"> 第三位符号位，</w:t>
      </w:r>
      <w:r w:rsidR="002147FC">
        <w:rPr>
          <w:rFonts w:hint="eastAsia"/>
          <w:lang w:eastAsia="zh-CN"/>
        </w:rPr>
        <w:t>5-9</w:t>
      </w:r>
      <w:r w:rsidR="00BC04AF">
        <w:rPr>
          <w:rFonts w:hint="eastAsia"/>
          <w:lang w:eastAsia="zh-CN"/>
        </w:rPr>
        <w:t>位小数位数</w:t>
      </w:r>
      <w:r w:rsidR="00865D58">
        <w:rPr>
          <w:rFonts w:hint="eastAsia"/>
          <w:lang w:eastAsia="zh-CN"/>
        </w:rPr>
        <w:t>， 11-16位整数位数</w:t>
      </w:r>
    </w:p>
    <w:p w:rsidR="0029776D" w:rsidRDefault="0029776D" w:rsidP="00A25E3E">
      <w:pPr>
        <w:rPr>
          <w:lang w:eastAsia="zh-CN"/>
        </w:rPr>
      </w:pPr>
      <w:r>
        <w:rPr>
          <w:rFonts w:hint="eastAsia"/>
          <w:lang w:eastAsia="zh-CN"/>
        </w:rPr>
        <w:t xml:space="preserve">  NumericDigit n_data[1]</w:t>
      </w:r>
    </w:p>
    <w:p w:rsidR="0029776D" w:rsidRDefault="0029776D" w:rsidP="00A25E3E">
      <w:pPr>
        <w:rPr>
          <w:lang w:eastAsia="zh-CN"/>
        </w:rPr>
      </w:pPr>
      <w:r>
        <w:rPr>
          <w:rFonts w:hint="eastAsia"/>
          <w:lang w:eastAsia="zh-CN"/>
        </w:rPr>
        <w:lastRenderedPageBreak/>
        <w:t>}</w:t>
      </w:r>
    </w:p>
    <w:p w:rsidR="007F0869" w:rsidRPr="00446DC8" w:rsidRDefault="007F0869" w:rsidP="007E06B8">
      <w:pPr>
        <w:pStyle w:val="3"/>
      </w:pPr>
      <w:r>
        <w:rPr>
          <w:rFonts w:hint="eastAsia"/>
        </w:rPr>
        <w:t>内存中的运算结构</w:t>
      </w:r>
    </w:p>
    <w:p w:rsidR="000B01DC" w:rsidRPr="00B75799" w:rsidRDefault="00CD021B" w:rsidP="00EE1C55">
      <w:pPr>
        <w:rPr>
          <w:rFonts w:asciiTheme="minorHAnsi" w:eastAsiaTheme="minorEastAsia" w:hAnsiTheme="minorHAnsi"/>
          <w:lang w:eastAsia="zh-CN"/>
        </w:rPr>
      </w:pPr>
      <w:r w:rsidRPr="00B75799">
        <w:rPr>
          <w:rFonts w:asciiTheme="minorHAnsi" w:eastAsiaTheme="minorEastAsia" w:hAnsiTheme="minorHAnsi"/>
          <w:lang w:eastAsia="zh-CN"/>
        </w:rPr>
        <w:t>typedef</w:t>
      </w:r>
      <w:r w:rsidRPr="00B75799">
        <w:rPr>
          <w:rFonts w:asciiTheme="minorHAnsi" w:eastAsiaTheme="minorEastAsia" w:hAnsiTheme="minorHAnsi" w:hint="eastAsia"/>
          <w:lang w:eastAsia="zh-CN"/>
        </w:rPr>
        <w:t xml:space="preserve"> struct NumericVar</w:t>
      </w:r>
    </w:p>
    <w:p w:rsidR="00CD021B" w:rsidRPr="00B75799" w:rsidRDefault="00CD021B" w:rsidP="00EE1C55">
      <w:pPr>
        <w:rPr>
          <w:rFonts w:asciiTheme="minorHAnsi" w:eastAsiaTheme="minorEastAsia" w:hAnsiTheme="minorHAnsi"/>
          <w:lang w:eastAsia="zh-CN"/>
        </w:rPr>
      </w:pPr>
      <w:r w:rsidRPr="00B75799">
        <w:rPr>
          <w:rFonts w:asciiTheme="minorHAnsi" w:eastAsiaTheme="minorEastAsia" w:hAnsiTheme="minorHAnsi"/>
          <w:lang w:eastAsia="zh-CN"/>
        </w:rPr>
        <w:t>{</w:t>
      </w:r>
    </w:p>
    <w:p w:rsidR="00CD021B" w:rsidRPr="00B75799" w:rsidRDefault="00CD021B" w:rsidP="00EE1C55">
      <w:pPr>
        <w:rPr>
          <w:rFonts w:asciiTheme="minorHAnsi" w:eastAsiaTheme="minorEastAsia" w:hAnsiTheme="minorHAnsi"/>
          <w:lang w:eastAsia="zh-CN"/>
        </w:rPr>
      </w:pPr>
      <w:r w:rsidRPr="00B75799">
        <w:rPr>
          <w:rFonts w:asciiTheme="minorHAnsi" w:eastAsiaTheme="minorEastAsia" w:hAnsiTheme="minorHAnsi"/>
          <w:lang w:eastAsia="zh-CN"/>
        </w:rPr>
        <w:t xml:space="preserve">  int ndigits;</w:t>
      </w:r>
      <w:r w:rsidR="00D04B60" w:rsidRPr="00B75799">
        <w:rPr>
          <w:rFonts w:asciiTheme="minorHAnsi" w:eastAsiaTheme="minorEastAsia" w:hAnsiTheme="minorHAnsi"/>
          <w:lang w:eastAsia="zh-CN"/>
        </w:rPr>
        <w:t xml:space="preserve">        </w:t>
      </w:r>
      <w:r w:rsidR="00446DC8" w:rsidRPr="00B75799">
        <w:rPr>
          <w:rFonts w:asciiTheme="minorHAnsi" w:eastAsiaTheme="minorEastAsia" w:hAnsiTheme="minorHAnsi" w:hint="eastAsia"/>
          <w:lang w:eastAsia="zh-CN"/>
        </w:rPr>
        <w:t xml:space="preserve"> </w:t>
      </w:r>
      <w:r w:rsidR="00C26481" w:rsidRPr="00B75799">
        <w:rPr>
          <w:rFonts w:asciiTheme="minorHAnsi" w:hAnsiTheme="minorHAnsi" w:hint="eastAsia"/>
          <w:lang w:eastAsia="zh-CN"/>
        </w:rPr>
        <w:t xml:space="preserve"> </w:t>
      </w:r>
      <w:r w:rsidR="00D04B60" w:rsidRPr="00B75799">
        <w:rPr>
          <w:rFonts w:asciiTheme="minorHAnsi" w:eastAsiaTheme="minorEastAsia" w:hAnsiTheme="minorHAnsi"/>
          <w:lang w:eastAsia="zh-CN"/>
        </w:rPr>
        <w:t>//</w:t>
      </w:r>
      <w:r w:rsidR="00D04B60" w:rsidRPr="00B75799">
        <w:rPr>
          <w:rFonts w:asciiTheme="minorHAnsi" w:eastAsiaTheme="minorEastAsia" w:hAnsiTheme="minorHAnsi" w:hint="eastAsia"/>
          <w:lang w:eastAsia="zh-CN"/>
        </w:rPr>
        <w:t>标识有效的</w:t>
      </w:r>
      <w:r w:rsidR="004F2B30" w:rsidRPr="00B75799">
        <w:rPr>
          <w:rFonts w:asciiTheme="minorHAnsi" w:eastAsiaTheme="minorEastAsia" w:hAnsiTheme="minorHAnsi"/>
          <w:lang w:eastAsia="zh-CN"/>
        </w:rPr>
        <w:t>NumericDigit</w:t>
      </w:r>
      <w:r w:rsidR="004F2B30" w:rsidRPr="00B75799">
        <w:rPr>
          <w:rFonts w:asciiTheme="minorHAnsi" w:hAnsiTheme="minorHAnsi" w:hint="eastAsia"/>
          <w:lang w:eastAsia="zh-CN"/>
        </w:rPr>
        <w:t>数组</w:t>
      </w:r>
      <w:r w:rsidR="00076926" w:rsidRPr="00B75799">
        <w:rPr>
          <w:rFonts w:asciiTheme="minorHAnsi" w:hAnsiTheme="minorHAnsi" w:hint="eastAsia"/>
          <w:lang w:eastAsia="zh-CN"/>
        </w:rPr>
        <w:t>的</w:t>
      </w:r>
      <w:r w:rsidR="00685679" w:rsidRPr="00B75799">
        <w:rPr>
          <w:rFonts w:asciiTheme="minorHAnsi" w:hAnsiTheme="minorHAnsi" w:hint="eastAsia"/>
          <w:lang w:eastAsia="zh-CN"/>
        </w:rPr>
        <w:t>大小</w:t>
      </w:r>
      <w:r w:rsidR="00480273" w:rsidRPr="00B75799">
        <w:rPr>
          <w:rFonts w:asciiTheme="minorHAnsi" w:hAnsiTheme="minorHAnsi" w:hint="eastAsia"/>
          <w:lang w:eastAsia="zh-CN"/>
        </w:rPr>
        <w:t>（该数组实际分配了</w:t>
      </w:r>
      <w:r w:rsidR="00480273" w:rsidRPr="00B75799">
        <w:rPr>
          <w:rFonts w:asciiTheme="minorHAnsi" w:eastAsiaTheme="minorEastAsia" w:hAnsiTheme="minorHAnsi"/>
          <w:lang w:eastAsia="zh-CN"/>
        </w:rPr>
        <w:t>ndigits</w:t>
      </w:r>
      <w:r w:rsidR="00480273" w:rsidRPr="00B75799">
        <w:rPr>
          <w:rFonts w:asciiTheme="minorHAnsi" w:hAnsiTheme="minorHAnsi" w:hint="eastAsia"/>
          <w:lang w:eastAsia="zh-CN"/>
        </w:rPr>
        <w:t>+1</w:t>
      </w:r>
      <w:r w:rsidR="00480273" w:rsidRPr="00B75799">
        <w:rPr>
          <w:rFonts w:asciiTheme="minorHAnsi" w:hAnsiTheme="minorHAnsi" w:hint="eastAsia"/>
          <w:lang w:eastAsia="zh-CN"/>
        </w:rPr>
        <w:t>，其中第一个为</w:t>
      </w:r>
      <w:r w:rsidR="00480273" w:rsidRPr="00B75799">
        <w:rPr>
          <w:rFonts w:asciiTheme="minorHAnsi" w:hAnsiTheme="minorHAnsi" w:hint="eastAsia"/>
          <w:lang w:eastAsia="zh-CN"/>
        </w:rPr>
        <w:t>buf</w:t>
      </w:r>
      <w:r w:rsidR="00480273" w:rsidRPr="00B75799">
        <w:rPr>
          <w:rFonts w:asciiTheme="minorHAnsi" w:hAnsiTheme="minorHAnsi" w:hint="eastAsia"/>
          <w:lang w:eastAsia="zh-CN"/>
        </w:rPr>
        <w:t>）</w:t>
      </w:r>
    </w:p>
    <w:p w:rsidR="00CD021B" w:rsidRPr="00B75799" w:rsidRDefault="00CD021B" w:rsidP="00EE1C55">
      <w:pPr>
        <w:rPr>
          <w:rFonts w:asciiTheme="minorHAnsi" w:eastAsiaTheme="minorEastAsia" w:hAnsiTheme="minorHAnsi"/>
          <w:lang w:eastAsia="zh-CN"/>
        </w:rPr>
      </w:pPr>
      <w:r w:rsidRPr="00B75799">
        <w:rPr>
          <w:rFonts w:asciiTheme="minorHAnsi" w:eastAsiaTheme="minorEastAsia" w:hAnsiTheme="minorHAnsi"/>
          <w:lang w:eastAsia="zh-CN"/>
        </w:rPr>
        <w:t xml:space="preserve">  int weight;</w:t>
      </w:r>
      <w:r w:rsidR="00916A23" w:rsidRPr="00B75799">
        <w:rPr>
          <w:rFonts w:asciiTheme="minorHAnsi" w:eastAsiaTheme="minorEastAsia" w:hAnsiTheme="minorHAnsi" w:hint="eastAsia"/>
          <w:lang w:eastAsia="zh-CN"/>
        </w:rPr>
        <w:t xml:space="preserve">        </w:t>
      </w:r>
      <w:r w:rsidR="00446DC8" w:rsidRPr="00B75799">
        <w:rPr>
          <w:rFonts w:asciiTheme="minorHAnsi" w:hAnsiTheme="minorHAnsi" w:hint="eastAsia"/>
          <w:lang w:eastAsia="zh-CN"/>
        </w:rPr>
        <w:t xml:space="preserve">  </w:t>
      </w:r>
      <w:r w:rsidR="00C26481" w:rsidRPr="00B75799">
        <w:rPr>
          <w:rFonts w:asciiTheme="minorHAnsi" w:hAnsiTheme="minorHAnsi" w:hint="eastAsia"/>
          <w:lang w:eastAsia="zh-CN"/>
        </w:rPr>
        <w:t xml:space="preserve"> </w:t>
      </w:r>
      <w:r w:rsidR="00916A23" w:rsidRPr="00B75799">
        <w:rPr>
          <w:rFonts w:asciiTheme="minorHAnsi" w:eastAsiaTheme="minorEastAsia" w:hAnsiTheme="minorHAnsi" w:hint="eastAsia"/>
          <w:lang w:eastAsia="zh-CN"/>
        </w:rPr>
        <w:t>//</w:t>
      </w:r>
      <w:r w:rsidR="00916A23" w:rsidRPr="00B75799">
        <w:rPr>
          <w:rFonts w:asciiTheme="minorHAnsi" w:eastAsiaTheme="minorEastAsia" w:hAnsiTheme="minorHAnsi" w:hint="eastAsia"/>
          <w:lang w:eastAsia="zh-CN"/>
        </w:rPr>
        <w:t>整数位</w:t>
      </w:r>
      <w:r w:rsidR="00447470">
        <w:rPr>
          <w:rFonts w:hint="eastAsia"/>
          <w:lang w:eastAsia="zh-CN"/>
        </w:rPr>
        <w:t>占用的</w:t>
      </w:r>
      <w:r w:rsidR="006755BD">
        <w:rPr>
          <w:rFonts w:hint="eastAsia"/>
          <w:lang w:eastAsia="zh-CN"/>
        </w:rPr>
        <w:t>位</w:t>
      </w:r>
      <w:r w:rsidR="001C1F8F" w:rsidRPr="00B75799">
        <w:rPr>
          <w:rFonts w:asciiTheme="minorHAnsi" w:eastAsiaTheme="minorEastAsia" w:hAnsiTheme="minorHAnsi" w:hint="eastAsia"/>
          <w:lang w:eastAsia="zh-CN"/>
        </w:rPr>
        <w:t>数</w:t>
      </w:r>
      <w:r w:rsidR="00737368">
        <w:rPr>
          <w:rFonts w:asciiTheme="minorHAnsi" w:eastAsiaTheme="minorEastAsia" w:hAnsiTheme="minorHAnsi" w:hint="eastAsia"/>
          <w:lang w:eastAsia="zh-CN"/>
        </w:rPr>
        <w:t>(</w:t>
      </w:r>
      <w:r w:rsidR="00737368">
        <w:rPr>
          <w:rFonts w:asciiTheme="minorHAnsi" w:eastAsiaTheme="minorEastAsia" w:hAnsiTheme="minorHAnsi" w:hint="eastAsia"/>
          <w:lang w:eastAsia="zh-CN"/>
        </w:rPr>
        <w:t>类似个、十、百、千</w:t>
      </w:r>
      <w:r w:rsidR="003B6DDF">
        <w:rPr>
          <w:rFonts w:asciiTheme="minorHAnsi" w:eastAsiaTheme="minorEastAsia" w:hAnsiTheme="minorHAnsi"/>
          <w:lang w:eastAsia="zh-CN"/>
        </w:rPr>
        <w:t>…</w:t>
      </w:r>
      <w:r w:rsidR="00737368">
        <w:rPr>
          <w:rFonts w:asciiTheme="minorHAnsi" w:eastAsiaTheme="minorEastAsia" w:hAnsiTheme="minorHAnsi" w:hint="eastAsia"/>
          <w:lang w:eastAsia="zh-CN"/>
        </w:rPr>
        <w:t>)</w:t>
      </w:r>
    </w:p>
    <w:p w:rsidR="00CD021B" w:rsidRPr="00B75799" w:rsidRDefault="00CD021B" w:rsidP="00EE1C55">
      <w:pPr>
        <w:rPr>
          <w:rFonts w:asciiTheme="minorHAnsi" w:eastAsiaTheme="minorEastAsia" w:hAnsiTheme="minorHAnsi"/>
          <w:lang w:eastAsia="zh-CN"/>
        </w:rPr>
      </w:pPr>
      <w:r w:rsidRPr="00B75799">
        <w:rPr>
          <w:rFonts w:asciiTheme="minorHAnsi" w:eastAsiaTheme="minorEastAsia" w:hAnsiTheme="minorHAnsi"/>
          <w:lang w:eastAsia="zh-CN"/>
        </w:rPr>
        <w:t xml:space="preserve">  int sign;</w:t>
      </w:r>
      <w:r w:rsidR="008B05C4" w:rsidRPr="00B75799">
        <w:rPr>
          <w:rFonts w:asciiTheme="minorHAnsi" w:eastAsiaTheme="minorEastAsia" w:hAnsiTheme="minorHAnsi" w:hint="eastAsia"/>
          <w:lang w:eastAsia="zh-CN"/>
        </w:rPr>
        <w:t xml:space="preserve">          </w:t>
      </w:r>
      <w:r w:rsidR="00446DC8" w:rsidRPr="00B75799">
        <w:rPr>
          <w:rFonts w:asciiTheme="minorHAnsi" w:hAnsiTheme="minorHAnsi" w:hint="eastAsia"/>
          <w:lang w:eastAsia="zh-CN"/>
        </w:rPr>
        <w:t xml:space="preserve">  </w:t>
      </w:r>
      <w:r w:rsidR="00C26481" w:rsidRPr="00B75799">
        <w:rPr>
          <w:rFonts w:asciiTheme="minorHAnsi" w:hAnsiTheme="minorHAnsi" w:hint="eastAsia"/>
          <w:lang w:eastAsia="zh-CN"/>
        </w:rPr>
        <w:t xml:space="preserve"> </w:t>
      </w:r>
      <w:r w:rsidR="008B05C4" w:rsidRPr="00B75799">
        <w:rPr>
          <w:rFonts w:asciiTheme="minorHAnsi" w:eastAsiaTheme="minorEastAsia" w:hAnsiTheme="minorHAnsi" w:hint="eastAsia"/>
          <w:lang w:eastAsia="zh-CN"/>
        </w:rPr>
        <w:t>//</w:t>
      </w:r>
      <w:r w:rsidR="008B05C4" w:rsidRPr="00B75799">
        <w:rPr>
          <w:rFonts w:asciiTheme="minorHAnsi" w:eastAsiaTheme="minorEastAsia" w:hAnsiTheme="minorHAnsi" w:hint="eastAsia"/>
          <w:lang w:eastAsia="zh-CN"/>
        </w:rPr>
        <w:t>正号、负号、</w:t>
      </w:r>
      <w:r w:rsidR="008B05C4" w:rsidRPr="00B75799">
        <w:rPr>
          <w:rFonts w:asciiTheme="minorHAnsi" w:eastAsiaTheme="minorEastAsia" w:hAnsiTheme="minorHAnsi" w:hint="eastAsia"/>
          <w:lang w:eastAsia="zh-CN"/>
        </w:rPr>
        <w:t>NAN</w:t>
      </w:r>
    </w:p>
    <w:p w:rsidR="00CD021B" w:rsidRPr="00B75799" w:rsidRDefault="00CD021B" w:rsidP="00EE1C55">
      <w:pPr>
        <w:rPr>
          <w:rFonts w:asciiTheme="minorHAnsi" w:eastAsiaTheme="minorEastAsia" w:hAnsiTheme="minorHAnsi"/>
          <w:lang w:eastAsia="zh-CN"/>
        </w:rPr>
      </w:pPr>
      <w:r w:rsidRPr="00B75799">
        <w:rPr>
          <w:rFonts w:asciiTheme="minorHAnsi" w:eastAsiaTheme="minorEastAsia" w:hAnsiTheme="minorHAnsi"/>
          <w:lang w:eastAsia="zh-CN"/>
        </w:rPr>
        <w:t xml:space="preserve">  int dscale;</w:t>
      </w:r>
      <w:r w:rsidR="002E3896" w:rsidRPr="00B75799">
        <w:rPr>
          <w:rFonts w:asciiTheme="minorHAnsi" w:eastAsiaTheme="minorEastAsia" w:hAnsiTheme="minorHAnsi" w:hint="eastAsia"/>
          <w:lang w:eastAsia="zh-CN"/>
        </w:rPr>
        <w:t xml:space="preserve">        </w:t>
      </w:r>
      <w:r w:rsidR="00446DC8" w:rsidRPr="00B75799">
        <w:rPr>
          <w:rFonts w:asciiTheme="minorHAnsi" w:eastAsiaTheme="minorEastAsia" w:hAnsiTheme="minorHAnsi" w:hint="eastAsia"/>
          <w:lang w:eastAsia="zh-CN"/>
        </w:rPr>
        <w:t xml:space="preserve">  </w:t>
      </w:r>
      <w:r w:rsidR="00C26481" w:rsidRPr="00B75799">
        <w:rPr>
          <w:rFonts w:asciiTheme="minorHAnsi" w:hAnsiTheme="minorHAnsi" w:hint="eastAsia"/>
          <w:lang w:eastAsia="zh-CN"/>
        </w:rPr>
        <w:t xml:space="preserve"> </w:t>
      </w:r>
      <w:r w:rsidR="002E3896" w:rsidRPr="00B75799">
        <w:rPr>
          <w:rFonts w:asciiTheme="minorHAnsi" w:eastAsiaTheme="minorEastAsia" w:hAnsiTheme="minorHAnsi" w:hint="eastAsia"/>
          <w:lang w:eastAsia="zh-CN"/>
        </w:rPr>
        <w:t>//</w:t>
      </w:r>
      <w:r w:rsidR="002E3896" w:rsidRPr="00B75799">
        <w:rPr>
          <w:rFonts w:asciiTheme="minorHAnsi" w:eastAsiaTheme="minorEastAsia" w:hAnsiTheme="minorHAnsi" w:hint="eastAsia"/>
          <w:lang w:eastAsia="zh-CN"/>
        </w:rPr>
        <w:t>记录小数的位数</w:t>
      </w:r>
      <w:r w:rsidR="00385141" w:rsidRPr="00B75799">
        <w:rPr>
          <w:rFonts w:asciiTheme="minorHAnsi" w:eastAsiaTheme="minorEastAsia" w:hAnsiTheme="minorHAnsi" w:hint="eastAsia"/>
          <w:lang w:eastAsia="zh-CN"/>
        </w:rPr>
        <w:t>（</w:t>
      </w:r>
      <w:r w:rsidR="009873ED" w:rsidRPr="00B75799">
        <w:rPr>
          <w:rFonts w:asciiTheme="minorHAnsi" w:eastAsiaTheme="minorEastAsia" w:hAnsiTheme="minorHAnsi" w:hint="eastAsia"/>
          <w:lang w:eastAsia="zh-CN"/>
        </w:rPr>
        <w:t>几个小数</w:t>
      </w:r>
      <w:r w:rsidR="00385141" w:rsidRPr="00B75799">
        <w:rPr>
          <w:rFonts w:asciiTheme="minorHAnsi" w:eastAsiaTheme="minorEastAsia" w:hAnsiTheme="minorHAnsi" w:hint="eastAsia"/>
          <w:lang w:eastAsia="zh-CN"/>
        </w:rPr>
        <w:t>）</w:t>
      </w:r>
    </w:p>
    <w:p w:rsidR="00CD021B" w:rsidRPr="00B75799" w:rsidRDefault="00CD021B" w:rsidP="00EE1C55">
      <w:pPr>
        <w:rPr>
          <w:rFonts w:asciiTheme="minorHAnsi" w:eastAsiaTheme="minorEastAsia" w:hAnsiTheme="minorHAnsi"/>
          <w:lang w:eastAsia="zh-CN"/>
        </w:rPr>
      </w:pPr>
      <w:r w:rsidRPr="00B75799">
        <w:rPr>
          <w:rFonts w:asciiTheme="minorHAnsi" w:eastAsiaTheme="minorEastAsia" w:hAnsiTheme="minorHAnsi"/>
          <w:lang w:eastAsia="zh-CN"/>
        </w:rPr>
        <w:t xml:space="preserve">  NumericDigit *buf;</w:t>
      </w:r>
      <w:r w:rsidR="00446DC8" w:rsidRPr="00B75799">
        <w:rPr>
          <w:rFonts w:asciiTheme="minorHAnsi" w:eastAsiaTheme="minorEastAsia" w:hAnsiTheme="minorHAnsi" w:hint="eastAsia"/>
          <w:lang w:eastAsia="zh-CN"/>
        </w:rPr>
        <w:t xml:space="preserve">  </w:t>
      </w:r>
      <w:r w:rsidR="00446DC8" w:rsidRPr="00B75799">
        <w:rPr>
          <w:rFonts w:asciiTheme="minorHAnsi" w:hAnsiTheme="minorHAnsi" w:hint="eastAsia"/>
          <w:lang w:eastAsia="zh-CN"/>
        </w:rPr>
        <w:t xml:space="preserve"> </w:t>
      </w:r>
      <w:r w:rsidR="00C26481" w:rsidRPr="00B75799">
        <w:rPr>
          <w:rFonts w:asciiTheme="minorHAnsi" w:hAnsiTheme="minorHAnsi" w:hint="eastAsia"/>
          <w:lang w:eastAsia="zh-CN"/>
        </w:rPr>
        <w:t xml:space="preserve"> </w:t>
      </w:r>
      <w:r w:rsidR="00446DC8" w:rsidRPr="00B75799">
        <w:rPr>
          <w:rFonts w:asciiTheme="minorHAnsi" w:eastAsiaTheme="minorEastAsia" w:hAnsiTheme="minorHAnsi" w:hint="eastAsia"/>
          <w:lang w:eastAsia="zh-CN"/>
        </w:rPr>
        <w:t>//</w:t>
      </w:r>
      <w:r w:rsidR="00F7600E" w:rsidRPr="00B75799">
        <w:rPr>
          <w:rFonts w:asciiTheme="minorHAnsi" w:hAnsiTheme="minorHAnsi"/>
          <w:lang w:eastAsia="zh-CN"/>
        </w:rPr>
        <w:t xml:space="preserve"> </w:t>
      </w:r>
      <w:r w:rsidR="00F7600E" w:rsidRPr="00B75799">
        <w:rPr>
          <w:rFonts w:asciiTheme="minorHAnsi" w:eastAsiaTheme="minorEastAsia" w:hAnsiTheme="minorHAnsi"/>
          <w:lang w:eastAsia="zh-CN"/>
        </w:rPr>
        <w:t>NumericDigit</w:t>
      </w:r>
      <w:r w:rsidR="00446DC8" w:rsidRPr="00B75799">
        <w:rPr>
          <w:rFonts w:asciiTheme="minorHAnsi" w:hAnsiTheme="minorHAnsi" w:hint="eastAsia"/>
          <w:lang w:eastAsia="zh-CN"/>
        </w:rPr>
        <w:t>数组的首地址</w:t>
      </w:r>
    </w:p>
    <w:p w:rsidR="00CD021B" w:rsidRPr="00B75799" w:rsidRDefault="00CD021B" w:rsidP="00EE1C55">
      <w:pPr>
        <w:rPr>
          <w:rFonts w:asciiTheme="minorHAnsi" w:eastAsiaTheme="minorEastAsia" w:hAnsiTheme="minorHAnsi"/>
          <w:lang w:eastAsia="zh-CN"/>
        </w:rPr>
      </w:pPr>
      <w:r w:rsidRPr="00B75799">
        <w:rPr>
          <w:rFonts w:asciiTheme="minorHAnsi" w:eastAsiaTheme="minorEastAsia" w:hAnsiTheme="minorHAnsi"/>
          <w:lang w:eastAsia="zh-CN"/>
        </w:rPr>
        <w:t xml:space="preserve">  NumericDigit *digits;</w:t>
      </w:r>
      <w:r w:rsidR="00C26481" w:rsidRPr="00B75799">
        <w:rPr>
          <w:rFonts w:asciiTheme="minorHAnsi" w:hAnsiTheme="minorHAnsi" w:hint="eastAsia"/>
          <w:lang w:eastAsia="zh-CN"/>
        </w:rPr>
        <w:t xml:space="preserve"> </w:t>
      </w:r>
      <w:r w:rsidR="00442FB0">
        <w:rPr>
          <w:rFonts w:asciiTheme="minorHAnsi" w:hAnsiTheme="minorHAnsi" w:hint="eastAsia"/>
          <w:lang w:eastAsia="zh-CN"/>
        </w:rPr>
        <w:t xml:space="preserve"> </w:t>
      </w:r>
      <w:r w:rsidR="00F7600E" w:rsidRPr="00B75799">
        <w:rPr>
          <w:rFonts w:asciiTheme="minorHAnsi" w:hAnsiTheme="minorHAnsi" w:hint="eastAsia"/>
          <w:lang w:eastAsia="zh-CN"/>
        </w:rPr>
        <w:t xml:space="preserve">// </w:t>
      </w:r>
      <w:r w:rsidR="00F7600E" w:rsidRPr="00B75799">
        <w:rPr>
          <w:rFonts w:asciiTheme="minorHAnsi" w:eastAsiaTheme="minorEastAsia" w:hAnsiTheme="minorHAnsi"/>
          <w:lang w:eastAsia="zh-CN"/>
        </w:rPr>
        <w:t>NumericDigit</w:t>
      </w:r>
      <w:r w:rsidR="00F7600E" w:rsidRPr="00B75799">
        <w:rPr>
          <w:rFonts w:asciiTheme="minorHAnsi" w:hAnsiTheme="minorHAnsi" w:hint="eastAsia"/>
          <w:lang w:eastAsia="zh-CN"/>
        </w:rPr>
        <w:t>数组的首地址</w:t>
      </w:r>
      <w:r w:rsidR="00F7600E" w:rsidRPr="00B75799">
        <w:rPr>
          <w:rFonts w:asciiTheme="minorHAnsi" w:hAnsiTheme="minorHAnsi" w:hint="eastAsia"/>
          <w:lang w:eastAsia="zh-CN"/>
        </w:rPr>
        <w:t xml:space="preserve"> + 1</w:t>
      </w:r>
    </w:p>
    <w:p w:rsidR="00CD021B" w:rsidRPr="00B75799" w:rsidRDefault="00CD021B" w:rsidP="00EE1C55">
      <w:pPr>
        <w:rPr>
          <w:rFonts w:asciiTheme="minorHAnsi" w:eastAsiaTheme="minorEastAsia" w:hAnsiTheme="minorHAnsi"/>
          <w:lang w:eastAsia="zh-CN"/>
        </w:rPr>
      </w:pPr>
      <w:r w:rsidRPr="00B75799">
        <w:rPr>
          <w:rFonts w:asciiTheme="minorHAnsi" w:eastAsiaTheme="minorEastAsia" w:hAnsiTheme="minorHAnsi"/>
          <w:lang w:eastAsia="zh-CN"/>
        </w:rPr>
        <w:t>}</w:t>
      </w:r>
    </w:p>
    <w:p w:rsidR="00061BD2" w:rsidRDefault="00061BD2" w:rsidP="00EE1C55">
      <w:pPr>
        <w:rPr>
          <w:lang w:eastAsia="zh-CN"/>
        </w:rPr>
      </w:pPr>
      <w:r w:rsidRPr="00B75799">
        <w:rPr>
          <w:rFonts w:asciiTheme="minorHAnsi" w:eastAsiaTheme="minorEastAsia" w:hAnsiTheme="minorHAnsi"/>
          <w:lang w:eastAsia="zh-CN"/>
        </w:rPr>
        <w:t>typedef int16 NumericDigit;</w:t>
      </w:r>
    </w:p>
    <w:p w:rsidR="00F93C3D" w:rsidRPr="00B75799" w:rsidRDefault="00F93C3D" w:rsidP="00EE1C55">
      <w:pPr>
        <w:rPr>
          <w:rFonts w:asciiTheme="minorHAnsi" w:hAnsiTheme="minorHAnsi"/>
          <w:lang w:eastAsia="zh-CN"/>
        </w:rPr>
      </w:pPr>
      <w:r>
        <w:rPr>
          <w:rFonts w:hint="eastAsia"/>
          <w:lang w:eastAsia="zh-CN"/>
        </w:rPr>
        <w:t>加减乘除都是展开成</w:t>
      </w:r>
      <w:r w:rsidRPr="00B75799">
        <w:rPr>
          <w:rFonts w:asciiTheme="minorHAnsi" w:eastAsiaTheme="minorEastAsia" w:hAnsiTheme="minorHAnsi" w:hint="eastAsia"/>
          <w:lang w:eastAsia="zh-CN"/>
        </w:rPr>
        <w:t>NumericVar</w:t>
      </w:r>
      <w:r>
        <w:rPr>
          <w:rFonts w:hint="eastAsia"/>
          <w:lang w:eastAsia="zh-CN"/>
        </w:rPr>
        <w:t>来做运算的。</w:t>
      </w:r>
    </w:p>
    <w:p w:rsidR="00875A89" w:rsidRDefault="00875A89" w:rsidP="007E06B8">
      <w:pPr>
        <w:pStyle w:val="3"/>
      </w:pPr>
      <w:r>
        <w:rPr>
          <w:rFonts w:hint="eastAsia"/>
        </w:rPr>
        <w:t>字符串到</w:t>
      </w:r>
      <w:r>
        <w:rPr>
          <w:rFonts w:hint="eastAsia"/>
        </w:rPr>
        <w:t>NumericVar</w:t>
      </w:r>
      <w:r w:rsidR="00F1665B">
        <w:rPr>
          <w:rFonts w:hint="eastAsia"/>
        </w:rPr>
        <w:t>的转换</w:t>
      </w:r>
      <w:r w:rsidR="00FA509D">
        <w:rPr>
          <w:rFonts w:hint="eastAsia"/>
        </w:rPr>
        <w:t>步骤</w:t>
      </w:r>
    </w:p>
    <w:p w:rsidR="00875A89" w:rsidRPr="00E31D28" w:rsidRDefault="00E31D28" w:rsidP="00E31D28">
      <w:pPr>
        <w:pStyle w:val="ListParagraph"/>
        <w:numPr>
          <w:ilvl w:val="0"/>
          <w:numId w:val="14"/>
        </w:numPr>
        <w:rPr>
          <w:rFonts w:asciiTheme="minorEastAsia" w:hAnsiTheme="minorEastAsia"/>
          <w:lang w:eastAsia="zh-CN"/>
        </w:rPr>
      </w:pPr>
      <w:r w:rsidRPr="00E31D28">
        <w:rPr>
          <w:rFonts w:asciiTheme="minorEastAsia" w:hAnsiTheme="minorEastAsia" w:hint="eastAsia"/>
          <w:lang w:eastAsia="zh-CN"/>
        </w:rPr>
        <w:t>识别正数、负数</w:t>
      </w:r>
      <w:r w:rsidR="00945655">
        <w:rPr>
          <w:rFonts w:asciiTheme="minorEastAsia" w:hAnsiTheme="minorEastAsia" w:hint="eastAsia"/>
          <w:lang w:eastAsia="zh-CN"/>
        </w:rPr>
        <w:t xml:space="preserve"> (</w:t>
      </w:r>
      <w:r w:rsidR="00945655" w:rsidRPr="00446DC8">
        <w:rPr>
          <w:rFonts w:asciiTheme="minorEastAsia" w:eastAsiaTheme="minorEastAsia" w:hAnsiTheme="minorEastAsia" w:hint="eastAsia"/>
          <w:lang w:eastAsia="zh-CN"/>
        </w:rPr>
        <w:t>NumericVar</w:t>
      </w:r>
      <w:r w:rsidR="00945655">
        <w:rPr>
          <w:rFonts w:asciiTheme="minorEastAsia" w:hAnsiTheme="minorEastAsia" w:hint="eastAsia"/>
          <w:lang w:eastAsia="zh-CN"/>
        </w:rPr>
        <w:t>.sign = POS|NEG)</w:t>
      </w:r>
    </w:p>
    <w:p w:rsidR="00BA3424" w:rsidRDefault="008C7D02" w:rsidP="00E31D28">
      <w:pPr>
        <w:pStyle w:val="ListParagraph"/>
        <w:numPr>
          <w:ilvl w:val="0"/>
          <w:numId w:val="14"/>
        </w:num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遍历字符串，记录整数位数dweight</w:t>
      </w:r>
      <w:r w:rsidR="005B4E1D">
        <w:rPr>
          <w:rFonts w:asciiTheme="minorEastAsia" w:hAnsiTheme="minorEastAsia" w:hint="eastAsia"/>
          <w:lang w:eastAsia="zh-CN"/>
        </w:rPr>
        <w:t>（从-1开始计算）</w:t>
      </w:r>
      <w:r>
        <w:rPr>
          <w:rFonts w:asciiTheme="minorEastAsia" w:hAnsiTheme="minorEastAsia" w:hint="eastAsia"/>
          <w:lang w:eastAsia="zh-CN"/>
        </w:rPr>
        <w:t>和小数位数dscale</w:t>
      </w:r>
      <w:r w:rsidR="00722737">
        <w:rPr>
          <w:rFonts w:asciiTheme="minorEastAsia" w:hAnsiTheme="minorEastAsia" w:hint="eastAsia"/>
          <w:lang w:eastAsia="zh-CN"/>
        </w:rPr>
        <w:t>，以及总位数ddigits</w:t>
      </w:r>
    </w:p>
    <w:p w:rsidR="00B6155F" w:rsidRPr="00EC5D34" w:rsidRDefault="00B6155F" w:rsidP="00E31D28">
      <w:pPr>
        <w:pStyle w:val="ListParagraph"/>
        <w:numPr>
          <w:ilvl w:val="0"/>
          <w:numId w:val="14"/>
        </w:num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识</w:t>
      </w:r>
      <w:r w:rsidRPr="00567165">
        <w:rPr>
          <w:rFonts w:asciiTheme="minorEastAsia" w:eastAsiaTheme="minorEastAsia" w:hAnsiTheme="minorEastAsia" w:hint="eastAsia"/>
          <w:lang w:eastAsia="zh-CN"/>
        </w:rPr>
        <w:t>别</w:t>
      </w:r>
      <w:r w:rsidR="006259E3">
        <w:rPr>
          <w:rFonts w:asciiTheme="minorEastAsia" w:hAnsiTheme="minorEastAsia" w:hint="eastAsia"/>
          <w:lang w:eastAsia="zh-CN"/>
        </w:rPr>
        <w:t>科学计数法，根据</w:t>
      </w:r>
      <w:r w:rsidRPr="00567165">
        <w:rPr>
          <w:rFonts w:asciiTheme="minorEastAsia" w:eastAsiaTheme="minorEastAsia" w:hAnsiTheme="minorEastAsia" w:cs="Courier New"/>
          <w:lang w:eastAsia="zh-CN"/>
        </w:rPr>
        <w:t>’</w:t>
      </w:r>
      <w:r w:rsidRPr="00567165">
        <w:rPr>
          <w:rFonts w:asciiTheme="minorEastAsia" w:eastAsiaTheme="minorEastAsia" w:hAnsiTheme="minorEastAsia" w:cs="Courier New" w:hint="eastAsia"/>
          <w:lang w:eastAsia="zh-CN"/>
        </w:rPr>
        <w:t>e</w:t>
      </w:r>
      <w:r w:rsidRPr="00567165">
        <w:rPr>
          <w:rFonts w:asciiTheme="minorEastAsia" w:eastAsiaTheme="minorEastAsia" w:hAnsiTheme="minorEastAsia" w:cs="Courier New"/>
          <w:lang w:eastAsia="zh-CN"/>
        </w:rPr>
        <w:t>’</w:t>
      </w:r>
      <w:r w:rsidRPr="00567165">
        <w:rPr>
          <w:rFonts w:asciiTheme="minorEastAsia" w:eastAsiaTheme="minorEastAsia" w:hAnsiTheme="minorEastAsia" w:cs="Courier New" w:hint="eastAsia"/>
          <w:lang w:eastAsia="zh-CN"/>
        </w:rPr>
        <w:t>或</w:t>
      </w:r>
      <w:r w:rsidRPr="00567165">
        <w:rPr>
          <w:rFonts w:asciiTheme="minorEastAsia" w:eastAsiaTheme="minorEastAsia" w:hAnsiTheme="minorEastAsia" w:cs="Courier New"/>
          <w:lang w:eastAsia="zh-CN"/>
        </w:rPr>
        <w:t>’</w:t>
      </w:r>
      <w:r w:rsidRPr="00567165">
        <w:rPr>
          <w:rFonts w:asciiTheme="minorEastAsia" w:eastAsiaTheme="minorEastAsia" w:hAnsiTheme="minorEastAsia" w:cs="Courier New" w:hint="eastAsia"/>
          <w:lang w:eastAsia="zh-CN"/>
        </w:rPr>
        <w:t>E</w:t>
      </w:r>
      <w:r w:rsidRPr="00567165">
        <w:rPr>
          <w:rFonts w:asciiTheme="minorEastAsia" w:eastAsiaTheme="minorEastAsia" w:hAnsiTheme="minorEastAsia" w:cs="Courier New"/>
          <w:lang w:eastAsia="zh-CN"/>
        </w:rPr>
        <w:t>’</w:t>
      </w:r>
      <w:r w:rsidR="006259E3">
        <w:rPr>
          <w:rFonts w:asciiTheme="minorEastAsia" w:hAnsiTheme="minorEastAsia" w:cs="Courier New" w:hint="eastAsia"/>
          <w:lang w:eastAsia="zh-CN"/>
        </w:rPr>
        <w:t>后面的整数</w:t>
      </w:r>
      <w:r w:rsidRPr="00567165">
        <w:rPr>
          <w:rFonts w:asciiTheme="minorEastAsia" w:eastAsiaTheme="minorEastAsia" w:hAnsiTheme="minorEastAsia" w:cs="Courier New" w:hint="eastAsia"/>
          <w:lang w:eastAsia="zh-CN"/>
        </w:rPr>
        <w:t>，调整dweight和dscale</w:t>
      </w:r>
    </w:p>
    <w:p w:rsidR="006F12F0" w:rsidRDefault="00815663" w:rsidP="006F12F0">
      <w:pPr>
        <w:pStyle w:val="ListParagraph"/>
        <w:numPr>
          <w:ilvl w:val="0"/>
          <w:numId w:val="14"/>
        </w:num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将数字按照4位一组进行分组，重新计算</w:t>
      </w:r>
      <w:r w:rsidR="00EC5D34">
        <w:rPr>
          <w:rFonts w:asciiTheme="minorEastAsia" w:hAnsiTheme="minorEastAsia" w:hint="eastAsia"/>
          <w:lang w:eastAsia="zh-CN"/>
        </w:rPr>
        <w:t>NumericVar.weight</w:t>
      </w:r>
      <w:r>
        <w:rPr>
          <w:rFonts w:asciiTheme="minorEastAsia" w:hAnsiTheme="minorEastAsia" w:hint="eastAsia"/>
          <w:lang w:eastAsia="zh-CN"/>
        </w:rPr>
        <w:t>，NumericVar.dscale</w:t>
      </w:r>
      <w:r w:rsidR="006F12F0">
        <w:rPr>
          <w:rFonts w:asciiTheme="minorEastAsia" w:hAnsiTheme="minorEastAsia" w:hint="eastAsia"/>
          <w:lang w:eastAsia="zh-CN"/>
        </w:rPr>
        <w:t>，</w:t>
      </w:r>
    </w:p>
    <w:p w:rsidR="006F12F0" w:rsidRPr="006F12F0" w:rsidRDefault="006F12F0" w:rsidP="006F12F0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NumericVar.ndigits</w:t>
      </w:r>
    </w:p>
    <w:p w:rsidR="006F12F0" w:rsidRPr="00567165" w:rsidRDefault="0031553D" w:rsidP="00E31D28">
      <w:pPr>
        <w:pStyle w:val="ListParagraph"/>
        <w:numPr>
          <w:ilvl w:val="0"/>
          <w:numId w:val="14"/>
        </w:numPr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将数字按照4位一组，分别将整数部分、小数部分填到NumericVar.</w:t>
      </w:r>
      <w:r w:rsidRPr="00446DC8">
        <w:rPr>
          <w:rFonts w:asciiTheme="minorEastAsia" w:eastAsiaTheme="minorEastAsia" w:hAnsiTheme="minorEastAsia"/>
          <w:lang w:eastAsia="zh-CN"/>
        </w:rPr>
        <w:t>digits</w:t>
      </w:r>
      <w:r>
        <w:rPr>
          <w:rFonts w:asciiTheme="minorEastAsia" w:hAnsiTheme="minorEastAsia" w:hint="eastAsia"/>
          <w:lang w:eastAsia="zh-CN"/>
        </w:rPr>
        <w:t>数组中</w:t>
      </w:r>
    </w:p>
    <w:p w:rsidR="00875A89" w:rsidRDefault="00D005DB" w:rsidP="00EE1C55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实例1：</w:t>
      </w:r>
    </w:p>
    <w:p w:rsidR="00BA0B2C" w:rsidRDefault="00BA0B2C" w:rsidP="00EE1C55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weight=1</w:t>
      </w:r>
    </w:p>
    <w:p w:rsidR="00BA0B2C" w:rsidRDefault="00BA0B2C" w:rsidP="00EE1C55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1</w:t>
      </w:r>
    </w:p>
    <w:p w:rsidR="00BA0B2C" w:rsidRDefault="00BA0B2C" w:rsidP="00EE1C55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2300</w:t>
      </w:r>
    </w:p>
    <w:p w:rsidR="00BA0B2C" w:rsidRDefault="00BA0B2C" w:rsidP="00EE1C55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lastRenderedPageBreak/>
        <w:t>4567</w:t>
      </w:r>
    </w:p>
    <w:p w:rsidR="00BA0B2C" w:rsidRDefault="00BA0B2C" w:rsidP="00EE1C55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8000</w:t>
      </w:r>
    </w:p>
    <w:p w:rsidR="00D005DB" w:rsidRDefault="00D005DB" w:rsidP="00EE1C55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insert into local values(</w:t>
      </w:r>
      <w:r w:rsidR="00CF4985">
        <w:rPr>
          <w:rFonts w:asciiTheme="minorEastAsia" w:hAnsiTheme="minorEastAsia" w:hint="eastAsia"/>
          <w:lang w:eastAsia="zh-CN"/>
        </w:rPr>
        <w:t>123.</w:t>
      </w:r>
      <w:r>
        <w:rPr>
          <w:rFonts w:asciiTheme="minorEastAsia" w:hAnsiTheme="minorEastAsia" w:hint="eastAsia"/>
          <w:lang w:eastAsia="zh-CN"/>
        </w:rPr>
        <w:t>45678)</w:t>
      </w:r>
      <w:r w:rsidR="00E74CC3">
        <w:rPr>
          <w:rFonts w:asciiTheme="minorEastAsia" w:hAnsiTheme="minorEastAsia" w:hint="eastAsia"/>
          <w:lang w:eastAsia="zh-CN"/>
        </w:rPr>
        <w:t>;</w:t>
      </w:r>
      <w:r w:rsidR="00D972FB">
        <w:rPr>
          <w:rFonts w:asciiTheme="minorEastAsia" w:hAnsiTheme="minorEastAsia" w:hint="eastAsia"/>
          <w:lang w:eastAsia="zh-CN"/>
        </w:rPr>
        <w:t xml:space="preserve"> </w:t>
      </w:r>
    </w:p>
    <w:p w:rsidR="007D42BD" w:rsidRPr="007D42BD" w:rsidRDefault="007D42BD" w:rsidP="007D42BD">
      <w:pPr>
        <w:pStyle w:val="ListParagraph"/>
        <w:numPr>
          <w:ilvl w:val="0"/>
          <w:numId w:val="16"/>
        </w:numPr>
        <w:rPr>
          <w:rFonts w:asciiTheme="minorEastAsia" w:hAnsiTheme="minorEastAsia"/>
          <w:lang w:eastAsia="zh-CN"/>
        </w:rPr>
      </w:pPr>
      <w:r w:rsidRPr="007D42BD">
        <w:rPr>
          <w:rFonts w:asciiTheme="minorEastAsia" w:hAnsiTheme="minorEastAsia" w:hint="eastAsia"/>
          <w:lang w:eastAsia="zh-CN"/>
        </w:rPr>
        <w:t>没有正负号，默认为正数</w:t>
      </w:r>
      <w:r w:rsidR="00D972FB">
        <w:rPr>
          <w:rFonts w:asciiTheme="minorEastAsia" w:hAnsiTheme="minorEastAsia" w:hint="eastAsia"/>
          <w:lang w:eastAsia="zh-CN"/>
        </w:rPr>
        <w:t xml:space="preserve"> </w:t>
      </w:r>
    </w:p>
    <w:p w:rsidR="007D42BD" w:rsidRDefault="007D42BD" w:rsidP="007D42BD">
      <w:pPr>
        <w:pStyle w:val="ListParagraph"/>
        <w:numPr>
          <w:ilvl w:val="0"/>
          <w:numId w:val="16"/>
        </w:num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整数位数</w:t>
      </w:r>
      <w:r w:rsidR="00174BCA">
        <w:rPr>
          <w:rFonts w:asciiTheme="minorEastAsia" w:hAnsiTheme="minorEastAsia" w:hint="eastAsia"/>
          <w:lang w:eastAsia="zh-CN"/>
        </w:rPr>
        <w:t>dweight=2</w:t>
      </w:r>
      <w:r>
        <w:rPr>
          <w:rFonts w:asciiTheme="minorEastAsia" w:hAnsiTheme="minorEastAsia" w:hint="eastAsia"/>
          <w:lang w:eastAsia="zh-CN"/>
        </w:rPr>
        <w:t>，小数位数dscale=5，总位数ddigits=8</w:t>
      </w:r>
    </w:p>
    <w:p w:rsidR="00BC686B" w:rsidRDefault="00BC686B" w:rsidP="007D42BD">
      <w:pPr>
        <w:pStyle w:val="ListParagraph"/>
        <w:numPr>
          <w:ilvl w:val="0"/>
          <w:numId w:val="16"/>
        </w:num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没有科学计数法，略过</w:t>
      </w:r>
      <w:r w:rsidR="000B75CB">
        <w:rPr>
          <w:rFonts w:asciiTheme="minorEastAsia" w:hAnsiTheme="minorEastAsia" w:hint="eastAsia"/>
          <w:lang w:eastAsia="zh-CN"/>
        </w:rPr>
        <w:t xml:space="preserve"> </w:t>
      </w:r>
    </w:p>
    <w:p w:rsidR="00436A1A" w:rsidRDefault="00BC686B" w:rsidP="00DF08DF">
      <w:pPr>
        <w:pStyle w:val="ListParagraph"/>
        <w:numPr>
          <w:ilvl w:val="0"/>
          <w:numId w:val="16"/>
        </w:num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整数位数</w:t>
      </w:r>
      <w:r w:rsidR="00F407DE">
        <w:rPr>
          <w:rFonts w:asciiTheme="minorEastAsia" w:hAnsiTheme="minorEastAsia" w:hint="eastAsia"/>
          <w:lang w:eastAsia="zh-CN"/>
        </w:rPr>
        <w:t>dweight=2</w:t>
      </w:r>
      <w:r>
        <w:rPr>
          <w:rFonts w:asciiTheme="minorEastAsia" w:hAnsiTheme="minorEastAsia" w:hint="eastAsia"/>
          <w:lang w:eastAsia="zh-CN"/>
        </w:rPr>
        <w:t>，可以用1个int16表示</w:t>
      </w:r>
      <w:r w:rsidR="003078E5">
        <w:rPr>
          <w:rFonts w:asciiTheme="minorEastAsia" w:hAnsiTheme="minorEastAsia" w:hint="eastAsia"/>
          <w:lang w:eastAsia="zh-CN"/>
        </w:rPr>
        <w:t>，所以NumericVar.weight=0</w:t>
      </w:r>
      <w:r w:rsidR="00174BCA">
        <w:rPr>
          <w:rFonts w:asciiTheme="minorEastAsia" w:hAnsiTheme="minorEastAsia" w:hint="eastAsia"/>
          <w:lang w:eastAsia="zh-CN"/>
        </w:rPr>
        <w:t>；小数位数dscale=5，可以使用2个int16表示，所以NumericVar.dscale=2；</w:t>
      </w:r>
      <w:r w:rsidR="00436A1A">
        <w:rPr>
          <w:rFonts w:asciiTheme="minorEastAsia" w:hAnsiTheme="minorEastAsia" w:hint="eastAsia"/>
          <w:lang w:eastAsia="zh-CN"/>
        </w:rPr>
        <w:t>使用3个int16可以完整的表示该数，NumericVar.ndigits=3</w:t>
      </w:r>
      <w:r w:rsidR="00DF08DF">
        <w:rPr>
          <w:rFonts w:asciiTheme="minorEastAsia" w:hAnsiTheme="minorEastAsia" w:hint="eastAsia"/>
          <w:lang w:eastAsia="zh-CN"/>
        </w:rPr>
        <w:t>。</w:t>
      </w:r>
    </w:p>
    <w:p w:rsidR="00F77D88" w:rsidRDefault="00F77D88" w:rsidP="00DF08DF">
      <w:pPr>
        <w:pStyle w:val="ListParagraph"/>
        <w:numPr>
          <w:ilvl w:val="0"/>
          <w:numId w:val="16"/>
        </w:num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优化，去掉多余的0</w:t>
      </w:r>
    </w:p>
    <w:p w:rsidR="00791AEB" w:rsidRPr="00791AEB" w:rsidRDefault="00791AEB" w:rsidP="00791AEB">
      <w:pPr>
        <w:pStyle w:val="ListParagraph"/>
        <w:numPr>
          <w:ilvl w:val="0"/>
          <w:numId w:val="16"/>
        </w:num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NumericVar.</w:t>
      </w:r>
      <w:r w:rsidRPr="00446DC8">
        <w:rPr>
          <w:rFonts w:asciiTheme="minorEastAsia" w:eastAsiaTheme="minorEastAsia" w:hAnsiTheme="minorEastAsia"/>
          <w:lang w:eastAsia="zh-CN"/>
        </w:rPr>
        <w:t>digits</w:t>
      </w:r>
      <w:r>
        <w:rPr>
          <w:rFonts w:asciiTheme="minorEastAsia" w:hAnsiTheme="minorEastAsia" w:hint="eastAsia"/>
          <w:lang w:eastAsia="zh-CN"/>
        </w:rPr>
        <w:t>最终取值如下所示：</w:t>
      </w:r>
    </w:p>
    <w:p w:rsidR="00345AF2" w:rsidRDefault="006B7076" w:rsidP="00BA6ABD">
      <w:pPr>
        <w:rPr>
          <w:rFonts w:asciiTheme="minorEastAsia" w:hAnsiTheme="minorEastAsia"/>
          <w:lang w:eastAsia="zh-CN"/>
        </w:rPr>
      </w:pPr>
      <w:r w:rsidRPr="006B7076">
        <w:rPr>
          <w:lang w:eastAsia="zh-CN"/>
        </w:rPr>
      </w:r>
      <w:r w:rsidRPr="006B7076">
        <w:rPr>
          <w:lang w:eastAsia="zh-CN"/>
        </w:rPr>
        <w:pict>
          <v:group id="_x0000_s2080" editas="canvas" style="width:383.8pt;height:170.9pt;mso-position-horizontal-relative:char;mso-position-vertical-relative:line" coordorigin="3033,5628" coordsize="6653,296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79" type="#_x0000_t75" style="position:absolute;left:3033;top:5628;width:6653;height:2962" o:preferrelative="f">
              <v:fill o:detectmouseclick="t"/>
              <v:path o:extrusionok="t" o:connecttype="none"/>
              <o:lock v:ext="edit" text="t"/>
            </v:shape>
            <v:group id="_x0000_s2088" style="position:absolute;left:3837;top:5894;width:1976;height:2464" coordorigin="3837,5894" coordsize="1976,2464">
              <v:rect id="_x0000_s2081" style="position:absolute;left:3837;top:6307;width:1976;height:2051">
                <v:textbox style="mso-next-textbox:#_x0000_s2081">
                  <w:txbxContent>
                    <w:p w:rsidR="008E7E09" w:rsidRPr="004A5356" w:rsidRDefault="008E7E09" w:rsidP="000F77C7">
                      <w:pPr>
                        <w:spacing w:after="0" w:line="240" w:lineRule="auto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4A5356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ndigits=3</w:t>
                      </w:r>
                    </w:p>
                    <w:p w:rsidR="008E7E09" w:rsidRPr="004A5356" w:rsidRDefault="008E7E09" w:rsidP="000F77C7">
                      <w:pPr>
                        <w:spacing w:after="0" w:line="240" w:lineRule="auto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4A5356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weight=0</w:t>
                      </w:r>
                    </w:p>
                    <w:p w:rsidR="008E7E09" w:rsidRPr="004A5356" w:rsidRDefault="008E7E09" w:rsidP="000F77C7">
                      <w:pPr>
                        <w:spacing w:after="0" w:line="240" w:lineRule="auto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4A5356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sign=0</w:t>
                      </w:r>
                    </w:p>
                    <w:p w:rsidR="008E7E09" w:rsidRPr="004A5356" w:rsidRDefault="008E7E09" w:rsidP="000F77C7">
                      <w:pPr>
                        <w:spacing w:after="0" w:line="240" w:lineRule="auto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4A5356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dscale=5</w:t>
                      </w:r>
                    </w:p>
                    <w:p w:rsidR="008E7E09" w:rsidRPr="004A5356" w:rsidRDefault="008E7E09" w:rsidP="000F77C7">
                      <w:pPr>
                        <w:spacing w:after="0" w:line="240" w:lineRule="auto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4A5356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digits</w:t>
                      </w:r>
                      <w:r w:rsidRPr="004A5356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[0]=123</w:t>
                      </w:r>
                    </w:p>
                    <w:p w:rsidR="008E7E09" w:rsidRPr="004A5356" w:rsidRDefault="008E7E09" w:rsidP="000F77C7">
                      <w:pPr>
                        <w:spacing w:after="0" w:line="240" w:lineRule="auto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4A5356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digits[1]=4567</w:t>
                      </w:r>
                    </w:p>
                    <w:p w:rsidR="008E7E09" w:rsidRPr="004A5356" w:rsidRDefault="008E7E09" w:rsidP="000F77C7">
                      <w:pPr>
                        <w:spacing w:after="0" w:line="240" w:lineRule="auto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4A5356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digits[2]=8000</w:t>
                      </w:r>
                    </w:p>
                    <w:p w:rsidR="008E7E09" w:rsidRDefault="008E7E09" w:rsidP="000F77C7"/>
                  </w:txbxContent>
                </v:textbox>
              </v:rect>
              <v:rect id="_x0000_s2082" style="position:absolute;left:3837;top:5894;width:1976;height:413">
                <v:textbox style="mso-next-textbox:#_x0000_s2082">
                  <w:txbxContent>
                    <w:p w:rsidR="008E7E09" w:rsidRPr="00345AF2" w:rsidRDefault="008E7E09" w:rsidP="000F77C7">
                      <w:pPr>
                        <w:rPr>
                          <w:b/>
                          <w:color w:val="FF0000"/>
                          <w:lang w:eastAsia="zh-CN"/>
                        </w:rPr>
                      </w:pPr>
                      <w:r w:rsidRPr="00345AF2">
                        <w:rPr>
                          <w:rFonts w:hint="eastAsia"/>
                          <w:b/>
                          <w:color w:val="FF0000"/>
                          <w:lang w:eastAsia="zh-CN"/>
                        </w:rPr>
                        <w:t>NumericVar</w:t>
                      </w:r>
                    </w:p>
                  </w:txbxContent>
                </v:textbox>
              </v:rect>
            </v:group>
            <w10:wrap type="none"/>
            <w10:anchorlock/>
          </v:group>
        </w:pict>
      </w:r>
    </w:p>
    <w:p w:rsidR="00D972FB" w:rsidRPr="00D972FB" w:rsidRDefault="00D972FB" w:rsidP="00D972FB">
      <w:pPr>
        <w:rPr>
          <w:rFonts w:asciiTheme="minorEastAsia" w:hAnsiTheme="minorEastAsia"/>
          <w:lang w:eastAsia="zh-CN"/>
        </w:rPr>
      </w:pPr>
      <w:r w:rsidRPr="00D972FB">
        <w:rPr>
          <w:rFonts w:asciiTheme="minorEastAsia" w:hAnsiTheme="minorEastAsia"/>
          <w:lang w:eastAsia="zh-CN"/>
        </w:rPr>
        <w:t>#if 1</w:t>
      </w:r>
    </w:p>
    <w:p w:rsidR="00D972FB" w:rsidRPr="00D972FB" w:rsidRDefault="00D972FB" w:rsidP="00D972FB">
      <w:pPr>
        <w:rPr>
          <w:rFonts w:asciiTheme="minorEastAsia" w:hAnsiTheme="minorEastAsia"/>
          <w:lang w:eastAsia="zh-CN"/>
        </w:rPr>
      </w:pPr>
      <w:r w:rsidRPr="00D972FB">
        <w:rPr>
          <w:rFonts w:asciiTheme="minorEastAsia" w:hAnsiTheme="minorEastAsia"/>
          <w:lang w:eastAsia="zh-CN"/>
        </w:rPr>
        <w:t>#define NBASE</w:t>
      </w:r>
      <w:r w:rsidRPr="00D972FB">
        <w:rPr>
          <w:rFonts w:asciiTheme="minorEastAsia" w:hAnsiTheme="minorEastAsia"/>
          <w:lang w:eastAsia="zh-CN"/>
        </w:rPr>
        <w:tab/>
      </w:r>
      <w:r w:rsidRPr="00D972FB">
        <w:rPr>
          <w:rFonts w:asciiTheme="minorEastAsia" w:hAnsiTheme="minorEastAsia"/>
          <w:lang w:eastAsia="zh-CN"/>
        </w:rPr>
        <w:tab/>
        <w:t>10000</w:t>
      </w:r>
    </w:p>
    <w:p w:rsidR="00D972FB" w:rsidRPr="00D972FB" w:rsidRDefault="00D972FB" w:rsidP="00D972FB">
      <w:pPr>
        <w:rPr>
          <w:rFonts w:asciiTheme="minorEastAsia" w:hAnsiTheme="minorEastAsia"/>
          <w:lang w:eastAsia="zh-CN"/>
        </w:rPr>
      </w:pPr>
      <w:r w:rsidRPr="00D972FB">
        <w:rPr>
          <w:rFonts w:asciiTheme="minorEastAsia" w:hAnsiTheme="minorEastAsia"/>
          <w:lang w:eastAsia="zh-CN"/>
        </w:rPr>
        <w:t>#define HALF_NBASE</w:t>
      </w:r>
      <w:r w:rsidRPr="00D972FB">
        <w:rPr>
          <w:rFonts w:asciiTheme="minorEastAsia" w:hAnsiTheme="minorEastAsia"/>
          <w:lang w:eastAsia="zh-CN"/>
        </w:rPr>
        <w:tab/>
        <w:t>5000</w:t>
      </w:r>
    </w:p>
    <w:p w:rsidR="00D972FB" w:rsidRPr="00D972FB" w:rsidRDefault="00D972FB" w:rsidP="00D972FB">
      <w:pPr>
        <w:rPr>
          <w:rFonts w:asciiTheme="minorEastAsia" w:hAnsiTheme="minorEastAsia"/>
          <w:lang w:eastAsia="zh-CN"/>
        </w:rPr>
      </w:pPr>
      <w:r w:rsidRPr="00D972FB">
        <w:rPr>
          <w:rFonts w:asciiTheme="minorEastAsia" w:hAnsiTheme="minorEastAsia"/>
          <w:lang w:eastAsia="zh-CN"/>
        </w:rPr>
        <w:t>#define DEC_DIGITS</w:t>
      </w:r>
      <w:r w:rsidRPr="00D972FB">
        <w:rPr>
          <w:rFonts w:asciiTheme="minorEastAsia" w:hAnsiTheme="minorEastAsia"/>
          <w:lang w:eastAsia="zh-CN"/>
        </w:rPr>
        <w:tab/>
        <w:t>4</w:t>
      </w:r>
      <w:r w:rsidRPr="00D972FB">
        <w:rPr>
          <w:rFonts w:asciiTheme="minorEastAsia" w:hAnsiTheme="minorEastAsia"/>
          <w:lang w:eastAsia="zh-CN"/>
        </w:rPr>
        <w:tab/>
      </w:r>
      <w:r w:rsidRPr="00D972FB">
        <w:rPr>
          <w:rFonts w:asciiTheme="minorEastAsia" w:hAnsiTheme="minorEastAsia"/>
          <w:lang w:eastAsia="zh-CN"/>
        </w:rPr>
        <w:tab/>
      </w:r>
      <w:r w:rsidRPr="00D972FB">
        <w:rPr>
          <w:rFonts w:asciiTheme="minorEastAsia" w:hAnsiTheme="minorEastAsia"/>
          <w:lang w:eastAsia="zh-CN"/>
        </w:rPr>
        <w:tab/>
        <w:t>/* decimal digits per NBASE digit */</w:t>
      </w:r>
    </w:p>
    <w:p w:rsidR="00D972FB" w:rsidRPr="00D972FB" w:rsidRDefault="00D972FB" w:rsidP="00D972FB">
      <w:pPr>
        <w:rPr>
          <w:rFonts w:asciiTheme="minorEastAsia" w:hAnsiTheme="minorEastAsia"/>
          <w:lang w:eastAsia="zh-CN"/>
        </w:rPr>
      </w:pPr>
      <w:r w:rsidRPr="00D972FB">
        <w:rPr>
          <w:rFonts w:asciiTheme="minorEastAsia" w:hAnsiTheme="minorEastAsia"/>
          <w:lang w:eastAsia="zh-CN"/>
        </w:rPr>
        <w:t>#define MUL_GUARD_DIGITS</w:t>
      </w:r>
      <w:r w:rsidRPr="00D972FB">
        <w:rPr>
          <w:rFonts w:asciiTheme="minorEastAsia" w:hAnsiTheme="minorEastAsia"/>
          <w:lang w:eastAsia="zh-CN"/>
        </w:rPr>
        <w:tab/>
        <w:t>2</w:t>
      </w:r>
      <w:r w:rsidRPr="00D972FB">
        <w:rPr>
          <w:rFonts w:asciiTheme="minorEastAsia" w:hAnsiTheme="minorEastAsia"/>
          <w:lang w:eastAsia="zh-CN"/>
        </w:rPr>
        <w:tab/>
        <w:t>/* these are measured in NBASE digits */</w:t>
      </w:r>
    </w:p>
    <w:p w:rsidR="00D972FB" w:rsidRPr="00D972FB" w:rsidRDefault="00D972FB" w:rsidP="00D972FB">
      <w:pPr>
        <w:rPr>
          <w:rFonts w:asciiTheme="minorEastAsia" w:hAnsiTheme="minorEastAsia"/>
          <w:lang w:eastAsia="zh-CN"/>
        </w:rPr>
      </w:pPr>
      <w:r w:rsidRPr="00D972FB">
        <w:rPr>
          <w:rFonts w:asciiTheme="minorEastAsia" w:hAnsiTheme="minorEastAsia"/>
          <w:lang w:eastAsia="zh-CN"/>
        </w:rPr>
        <w:t>#define DIV_GUARD_DIGITS</w:t>
      </w:r>
      <w:r w:rsidRPr="00D972FB">
        <w:rPr>
          <w:rFonts w:asciiTheme="minorEastAsia" w:hAnsiTheme="minorEastAsia"/>
          <w:lang w:eastAsia="zh-CN"/>
        </w:rPr>
        <w:tab/>
        <w:t>4</w:t>
      </w:r>
    </w:p>
    <w:p w:rsidR="00D972FB" w:rsidRPr="00D972FB" w:rsidRDefault="00D972FB" w:rsidP="00D972FB">
      <w:pPr>
        <w:rPr>
          <w:rFonts w:asciiTheme="minorEastAsia" w:hAnsiTheme="minorEastAsia"/>
          <w:lang w:eastAsia="zh-CN"/>
        </w:rPr>
      </w:pPr>
    </w:p>
    <w:p w:rsidR="00D972FB" w:rsidRPr="00D972FB" w:rsidRDefault="00D972FB" w:rsidP="00D972FB">
      <w:pPr>
        <w:rPr>
          <w:rFonts w:asciiTheme="minorEastAsia" w:hAnsiTheme="minorEastAsia"/>
          <w:lang w:eastAsia="zh-CN"/>
        </w:rPr>
      </w:pPr>
      <w:r w:rsidRPr="00D972FB">
        <w:rPr>
          <w:rFonts w:asciiTheme="minorEastAsia" w:hAnsiTheme="minorEastAsia"/>
          <w:lang w:eastAsia="zh-CN"/>
        </w:rPr>
        <w:t>typedef int16 NumericDigit;</w:t>
      </w:r>
    </w:p>
    <w:p w:rsidR="00D972FB" w:rsidRDefault="00D972FB" w:rsidP="00BA6ABD">
      <w:pPr>
        <w:rPr>
          <w:rFonts w:asciiTheme="minorEastAsia" w:hAnsiTheme="minorEastAsia"/>
          <w:lang w:eastAsia="zh-CN"/>
        </w:rPr>
      </w:pPr>
      <w:r w:rsidRPr="00D972FB">
        <w:rPr>
          <w:rFonts w:asciiTheme="minorEastAsia" w:hAnsiTheme="minorEastAsia"/>
          <w:lang w:eastAsia="zh-CN"/>
        </w:rPr>
        <w:t>#endif</w:t>
      </w:r>
    </w:p>
    <w:p w:rsidR="00D972FB" w:rsidRDefault="00D972FB" w:rsidP="00BA6ABD">
      <w:pPr>
        <w:rPr>
          <w:rFonts w:asciiTheme="minorEastAsia" w:hAnsiTheme="minorEastAsia"/>
          <w:lang w:eastAsia="zh-CN"/>
        </w:rPr>
      </w:pPr>
    </w:p>
    <w:p w:rsidR="00D972FB" w:rsidRDefault="00D972FB" w:rsidP="00BA6ABD">
      <w:pPr>
        <w:rPr>
          <w:rFonts w:asciiTheme="minorEastAsia" w:hAnsiTheme="minorEastAsia"/>
          <w:lang w:eastAsia="zh-CN"/>
        </w:rPr>
      </w:pPr>
    </w:p>
    <w:p w:rsidR="00BA6ABD" w:rsidRDefault="00F62824" w:rsidP="00BA6ABD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实例2：</w:t>
      </w:r>
    </w:p>
    <w:p w:rsidR="00F62824" w:rsidRDefault="00F62824" w:rsidP="00BA6ABD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insert into local values(0.0000001);</w:t>
      </w:r>
    </w:p>
    <w:p w:rsidR="009321B8" w:rsidRDefault="006B7076" w:rsidP="00BA6ABD">
      <w:pPr>
        <w:rPr>
          <w:rFonts w:asciiTheme="minorEastAsia" w:hAnsiTheme="minorEastAsia"/>
          <w:lang w:eastAsia="zh-CN"/>
        </w:rPr>
      </w:pPr>
      <w:r w:rsidRPr="006B7076">
        <w:rPr>
          <w:lang w:eastAsia="zh-CN"/>
        </w:rPr>
      </w:r>
      <w:r w:rsidRPr="006B7076">
        <w:rPr>
          <w:lang w:eastAsia="zh-CN"/>
        </w:rPr>
        <w:pict>
          <v:group id="_x0000_s2083" editas="canvas" style="width:383.8pt;height:145.55pt;mso-position-horizontal-relative:char;mso-position-vertical-relative:line" coordorigin="3033,5628" coordsize="6653,2523">
            <o:lock v:ext="edit" aspectratio="t"/>
            <v:shape id="_x0000_s2084" type="#_x0000_t75" style="position:absolute;left:3033;top:5628;width:6653;height:2523" o:preferrelative="f">
              <v:fill o:detectmouseclick="t"/>
              <v:path o:extrusionok="t" o:connecttype="none"/>
              <o:lock v:ext="edit" text="t"/>
            </v:shape>
            <v:group id="_x0000_s2087" style="position:absolute;left:3837;top:5894;width:1976;height:1991" coordorigin="3837,5894" coordsize="1976,1991">
              <v:rect id="_x0000_s2085" style="position:absolute;left:3837;top:6307;width:1976;height:1578">
                <v:textbox style="mso-next-textbox:#_x0000_s2085">
                  <w:txbxContent>
                    <w:p w:rsidR="008E7E09" w:rsidRPr="004A5356" w:rsidRDefault="008E7E09" w:rsidP="009321B8">
                      <w:pPr>
                        <w:spacing w:after="0" w:line="240" w:lineRule="auto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>
                        <w:rPr>
                          <w:rFonts w:asciiTheme="minorEastAsia" w:hAnsiTheme="minorEastAsia" w:hint="eastAsia"/>
                          <w:lang w:eastAsia="zh-CN"/>
                        </w:rPr>
                        <w:t>ndigits=1</w:t>
                      </w:r>
                    </w:p>
                    <w:p w:rsidR="008E7E09" w:rsidRPr="004A5356" w:rsidRDefault="008E7E09" w:rsidP="009321B8">
                      <w:pPr>
                        <w:spacing w:after="0" w:line="240" w:lineRule="auto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>
                        <w:rPr>
                          <w:rFonts w:asciiTheme="minorEastAsia" w:hAnsiTheme="minorEastAsia" w:hint="eastAsia"/>
                          <w:lang w:eastAsia="zh-CN"/>
                        </w:rPr>
                        <w:t>weight=-2</w:t>
                      </w:r>
                    </w:p>
                    <w:p w:rsidR="008E7E09" w:rsidRPr="004A5356" w:rsidRDefault="008E7E09" w:rsidP="009321B8">
                      <w:pPr>
                        <w:spacing w:after="0" w:line="240" w:lineRule="auto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4A5356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sign=0</w:t>
                      </w:r>
                    </w:p>
                    <w:p w:rsidR="008E7E09" w:rsidRPr="004A5356" w:rsidRDefault="008E7E09" w:rsidP="009321B8">
                      <w:pPr>
                        <w:spacing w:after="0" w:line="240" w:lineRule="auto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>
                        <w:rPr>
                          <w:rFonts w:asciiTheme="minorEastAsia" w:hAnsiTheme="minorEastAsia" w:hint="eastAsia"/>
                          <w:lang w:eastAsia="zh-CN"/>
                        </w:rPr>
                        <w:t>dscale=7</w:t>
                      </w:r>
                    </w:p>
                    <w:p w:rsidR="008E7E09" w:rsidRPr="00833245" w:rsidRDefault="008E7E09" w:rsidP="00833245">
                      <w:pPr>
                        <w:spacing w:after="0" w:line="240" w:lineRule="auto"/>
                        <w:rPr>
                          <w:rFonts w:asciiTheme="minorEastAsia" w:hAnsiTheme="minorEastAsia"/>
                          <w:lang w:eastAsia="zh-CN"/>
                        </w:rPr>
                      </w:pPr>
                      <w:r w:rsidRPr="004A5356">
                        <w:rPr>
                          <w:rFonts w:asciiTheme="minorEastAsia" w:eastAsiaTheme="minorEastAsia" w:hAnsiTheme="minorEastAsia"/>
                          <w:lang w:eastAsia="zh-CN"/>
                        </w:rPr>
                        <w:t>digits</w:t>
                      </w:r>
                      <w:r w:rsidRPr="004A5356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[0]</w:t>
                      </w:r>
                      <w:r>
                        <w:rPr>
                          <w:rFonts w:asciiTheme="minorEastAsia" w:hAnsiTheme="minorEastAsia" w:hint="eastAsia"/>
                          <w:lang w:eastAsia="zh-CN"/>
                        </w:rPr>
                        <w:t>=10</w:t>
                      </w:r>
                    </w:p>
                  </w:txbxContent>
                </v:textbox>
              </v:rect>
              <v:rect id="_x0000_s2086" style="position:absolute;left:3837;top:5894;width:1976;height:413">
                <v:textbox style="mso-next-textbox:#_x0000_s2086">
                  <w:txbxContent>
                    <w:p w:rsidR="008E7E09" w:rsidRPr="00345AF2" w:rsidRDefault="008E7E09" w:rsidP="009321B8">
                      <w:pPr>
                        <w:rPr>
                          <w:b/>
                          <w:color w:val="FF0000"/>
                          <w:lang w:eastAsia="zh-CN"/>
                        </w:rPr>
                      </w:pPr>
                      <w:r w:rsidRPr="00345AF2">
                        <w:rPr>
                          <w:rFonts w:hint="eastAsia"/>
                          <w:b/>
                          <w:color w:val="FF0000"/>
                          <w:lang w:eastAsia="zh-CN"/>
                        </w:rPr>
                        <w:t>NumericVar</w:t>
                      </w:r>
                    </w:p>
                  </w:txbxContent>
                </v:textbox>
              </v:rect>
            </v:group>
            <w10:wrap type="none"/>
            <w10:anchorlock/>
          </v:group>
        </w:pict>
      </w:r>
    </w:p>
    <w:p w:rsidR="00147471" w:rsidRDefault="00500142" w:rsidP="00F77D88">
      <w:pPr>
        <w:pStyle w:val="3"/>
      </w:pPr>
      <w:r>
        <w:rPr>
          <w:rFonts w:hint="eastAsia"/>
        </w:rPr>
        <w:lastRenderedPageBreak/>
        <w:t>（待补）</w:t>
      </w:r>
      <w:r w:rsidR="00137288">
        <w:rPr>
          <w:rFonts w:hint="eastAsia"/>
        </w:rPr>
        <w:t>NumericVar</w:t>
      </w:r>
      <w:r w:rsidR="00137288">
        <w:rPr>
          <w:rFonts w:hint="eastAsia"/>
        </w:rPr>
        <w:t>到字符串的转换</w:t>
      </w:r>
    </w:p>
    <w:p w:rsidR="00F77D88" w:rsidRDefault="008A61DE" w:rsidP="00C4088C">
      <w:pPr>
        <w:pStyle w:val="3"/>
        <w:numPr>
          <w:ilvl w:val="2"/>
          <w:numId w:val="19"/>
        </w:numPr>
      </w:pPr>
      <w:r>
        <w:rPr>
          <w:rFonts w:hint="eastAsia"/>
        </w:rPr>
        <w:t>加</w:t>
      </w:r>
      <w:r w:rsidR="00881F35">
        <w:rPr>
          <w:rFonts w:hint="eastAsia"/>
        </w:rPr>
        <w:t>法运算</w:t>
      </w:r>
    </w:p>
    <w:p w:rsidR="00451FD7" w:rsidRDefault="00452E68" w:rsidP="00C4088C">
      <w:pPr>
        <w:pStyle w:val="4"/>
      </w:pPr>
      <w:r>
        <w:rPr>
          <w:rFonts w:hint="eastAsia"/>
        </w:rPr>
        <w:t>加法</w:t>
      </w:r>
      <w:r w:rsidR="00451FD7">
        <w:rPr>
          <w:rFonts w:hint="eastAsia"/>
        </w:rPr>
        <w:t>主体算法</w:t>
      </w:r>
    </w:p>
    <w:p w:rsidR="00C4088C" w:rsidRDefault="00FB2304" w:rsidP="00C4088C">
      <w:r>
        <w:object w:dxaOrig="10473" w:dyaOrig="9371">
          <v:shape id="_x0000_i1027" type="#_x0000_t75" style="width:415.3pt;height:370.95pt" o:ole="">
            <v:imagedata r:id="rId8" o:title=""/>
          </v:shape>
          <o:OLEObject Type="Embed" ProgID="Visio.Drawing.11" ShapeID="_x0000_i1027" DrawAspect="Content" ObjectID="_1522234798" r:id="rId9"/>
        </w:object>
      </w:r>
    </w:p>
    <w:p w:rsidR="00451FD7" w:rsidRDefault="00E63543" w:rsidP="00C4088C">
      <w:pPr>
        <w:pStyle w:val="4"/>
      </w:pPr>
      <w:r>
        <w:rPr>
          <w:rFonts w:hint="eastAsia"/>
        </w:rPr>
        <w:lastRenderedPageBreak/>
        <w:t>无符号</w:t>
      </w:r>
      <w:r w:rsidR="00451FD7">
        <w:rPr>
          <w:rFonts w:hint="eastAsia"/>
        </w:rPr>
        <w:t>加法运算</w:t>
      </w:r>
    </w:p>
    <w:p w:rsidR="00881F35" w:rsidRDefault="00FB2304" w:rsidP="00881F35">
      <w:r>
        <w:object w:dxaOrig="7395" w:dyaOrig="9840">
          <v:shape id="_x0000_i1028" type="#_x0000_t75" style="width:370.35pt;height:491.9pt" o:ole="">
            <v:imagedata r:id="rId10" o:title=""/>
          </v:shape>
          <o:OLEObject Type="Embed" ProgID="Visio.Drawing.11" ShapeID="_x0000_i1028" DrawAspect="Content" ObjectID="_1522234799" r:id="rId11"/>
        </w:object>
      </w:r>
    </w:p>
    <w:p w:rsidR="008A61DE" w:rsidRDefault="008A61DE" w:rsidP="008A61DE">
      <w:pPr>
        <w:pStyle w:val="3"/>
      </w:pPr>
      <w:r>
        <w:rPr>
          <w:rFonts w:hint="eastAsia"/>
        </w:rPr>
        <w:lastRenderedPageBreak/>
        <w:t>减</w:t>
      </w:r>
      <w:r w:rsidR="00E63543">
        <w:rPr>
          <w:rFonts w:hint="eastAsia"/>
        </w:rPr>
        <w:t>法流程</w:t>
      </w:r>
    </w:p>
    <w:p w:rsidR="00E63543" w:rsidRDefault="00E63543" w:rsidP="00E63543">
      <w:pPr>
        <w:pStyle w:val="4"/>
      </w:pPr>
      <w:r>
        <w:rPr>
          <w:rFonts w:hint="eastAsia"/>
        </w:rPr>
        <w:t>减法主体运算</w:t>
      </w:r>
    </w:p>
    <w:p w:rsidR="00507E96" w:rsidRDefault="00507E96" w:rsidP="00507E96">
      <w:r>
        <w:object w:dxaOrig="10473" w:dyaOrig="9358">
          <v:shape id="_x0000_i1029" type="#_x0000_t75" style="width:415.3pt;height:370.95pt" o:ole="">
            <v:imagedata r:id="rId12" o:title=""/>
          </v:shape>
          <o:OLEObject Type="Embed" ProgID="Visio.Drawing.11" ShapeID="_x0000_i1029" DrawAspect="Content" ObjectID="_1522234800" r:id="rId13"/>
        </w:object>
      </w:r>
    </w:p>
    <w:p w:rsidR="00E63543" w:rsidRDefault="00E63543" w:rsidP="00E63543">
      <w:pPr>
        <w:pStyle w:val="4"/>
      </w:pPr>
      <w:r>
        <w:rPr>
          <w:rFonts w:hint="eastAsia"/>
        </w:rPr>
        <w:lastRenderedPageBreak/>
        <w:t>无符号减法运算</w:t>
      </w:r>
    </w:p>
    <w:p w:rsidR="00E63543" w:rsidRDefault="00FB1793" w:rsidP="00E63543">
      <w:r>
        <w:object w:dxaOrig="7118" w:dyaOrig="9887">
          <v:shape id="_x0000_i1030" type="#_x0000_t75" style="width:356.55pt;height:494.2pt" o:ole="">
            <v:imagedata r:id="rId14" o:title=""/>
          </v:shape>
          <o:OLEObject Type="Embed" ProgID="Visio.Drawing.11" ShapeID="_x0000_i1030" DrawAspect="Content" ObjectID="_1522234801" r:id="rId15"/>
        </w:object>
      </w:r>
    </w:p>
    <w:p w:rsidR="008A61DE" w:rsidRDefault="008A61DE" w:rsidP="008A61DE">
      <w:pPr>
        <w:pStyle w:val="3"/>
      </w:pPr>
      <w:r>
        <w:rPr>
          <w:rFonts w:hint="eastAsia"/>
        </w:rPr>
        <w:lastRenderedPageBreak/>
        <w:t>乘</w:t>
      </w:r>
      <w:r w:rsidR="00D63F3E">
        <w:rPr>
          <w:rFonts w:hint="eastAsia"/>
        </w:rPr>
        <w:t>法运算</w:t>
      </w:r>
    </w:p>
    <w:p w:rsidR="009A51FF" w:rsidRDefault="00967BA5" w:rsidP="009A51FF">
      <w:r>
        <w:object w:dxaOrig="7241" w:dyaOrig="16340">
          <v:shape id="_x0000_i1031" type="#_x0000_t75" style="width:308.75pt;height:697.55pt" o:ole="">
            <v:imagedata r:id="rId16" o:title=""/>
          </v:shape>
          <o:OLEObject Type="Embed" ProgID="Visio.Drawing.11" ShapeID="_x0000_i1031" DrawAspect="Content" ObjectID="_1522234802" r:id="rId17"/>
        </w:object>
      </w:r>
    </w:p>
    <w:p w:rsidR="008A61DE" w:rsidRDefault="008A61DE" w:rsidP="008A61DE">
      <w:pPr>
        <w:pStyle w:val="3"/>
      </w:pPr>
      <w:r>
        <w:rPr>
          <w:rFonts w:hint="eastAsia"/>
        </w:rPr>
        <w:lastRenderedPageBreak/>
        <w:t>除</w:t>
      </w:r>
      <w:r w:rsidR="00952467">
        <w:rPr>
          <w:rFonts w:hint="eastAsia"/>
        </w:rPr>
        <w:t>法运算</w:t>
      </w:r>
    </w:p>
    <w:p w:rsidR="00C55270" w:rsidRDefault="00C55270" w:rsidP="00C55270">
      <w:pPr>
        <w:ind w:left="420"/>
        <w:rPr>
          <w:lang w:eastAsia="zh-CN"/>
        </w:rPr>
      </w:pPr>
      <w:r>
        <w:rPr>
          <w:rFonts w:hint="eastAsia"/>
          <w:lang w:eastAsia="zh-CN"/>
        </w:rPr>
        <w:t>该算法基于</w:t>
      </w:r>
      <w:r w:rsidRPr="00C55270">
        <w:rPr>
          <w:rFonts w:hint="eastAsia"/>
          <w:lang w:eastAsia="zh-CN"/>
        </w:rPr>
        <w:t>The Art Of Computer Programming - Volume 2 (Donald E. Knuth)</w:t>
      </w:r>
      <w:r>
        <w:rPr>
          <w:rFonts w:hint="eastAsia"/>
          <w:lang w:eastAsia="zh-CN"/>
        </w:rPr>
        <w:t>4.3.1D</w:t>
      </w:r>
    </w:p>
    <w:p w:rsidR="001665EE" w:rsidRDefault="006B7076" w:rsidP="00C55270">
      <w:pPr>
        <w:ind w:left="420"/>
        <w:rPr>
          <w:lang w:eastAsia="zh-CN"/>
        </w:rPr>
      </w:pPr>
      <w:hyperlink r:id="rId18" w:history="1">
        <w:r w:rsidR="001665EE">
          <w:rPr>
            <w:rStyle w:val="Hyperlink"/>
          </w:rPr>
          <w:t>http://download.csdn.net/detail/wangxhere/771239</w:t>
        </w:r>
      </w:hyperlink>
    </w:p>
    <w:p w:rsidR="004D0671" w:rsidRDefault="004D0671" w:rsidP="004D0671">
      <w:pPr>
        <w:ind w:left="420"/>
        <w:rPr>
          <w:lang w:eastAsia="zh-CN"/>
        </w:rPr>
      </w:pPr>
      <w:r>
        <w:rPr>
          <w:rFonts w:hint="eastAsia"/>
          <w:lang w:eastAsia="zh-CN"/>
        </w:rPr>
        <w:t xml:space="preserve">除数为0直接报错；被除数为0，返回0 </w:t>
      </w:r>
    </w:p>
    <w:p w:rsidR="00CB2D3F" w:rsidRPr="00E57A52" w:rsidRDefault="001841D1" w:rsidP="00CB2D3F">
      <w:pPr>
        <w:ind w:left="420"/>
        <w:rPr>
          <w:lang w:eastAsia="zh-CN"/>
        </w:rPr>
      </w:pPr>
      <w:r>
        <w:rPr>
          <w:rFonts w:hint="eastAsia"/>
          <w:lang w:eastAsia="zh-CN"/>
        </w:rPr>
        <w:t xml:space="preserve">res_weight = var1-&gt;weight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var2-&gt;weight</w:t>
      </w:r>
      <w:r w:rsidR="00B52E51">
        <w:rPr>
          <w:rFonts w:hint="eastAsia"/>
          <w:lang w:eastAsia="zh-CN"/>
        </w:rPr>
        <w:t xml:space="preserve">   </w:t>
      </w:r>
    </w:p>
    <w:p w:rsidR="00CB2D3F" w:rsidRDefault="00CB2D3F" w:rsidP="00CB2D3F">
      <w:pPr>
        <w:ind w:left="420"/>
        <w:rPr>
          <w:lang w:eastAsia="zh-CN"/>
        </w:rPr>
      </w:pPr>
      <w:r>
        <w:rPr>
          <w:rFonts w:hint="eastAsia"/>
          <w:lang w:eastAsia="zh-CN"/>
        </w:rPr>
        <w:t xml:space="preserve">rscale = </w:t>
      </w:r>
      <w:r w:rsidR="000F6F4C">
        <w:rPr>
          <w:rFonts w:hint="eastAsia"/>
          <w:lang w:eastAsia="zh-CN"/>
        </w:rPr>
        <w:t>MAX( (</w:t>
      </w:r>
      <w:r>
        <w:rPr>
          <w:rFonts w:hint="eastAsia"/>
          <w:lang w:eastAsia="zh-CN"/>
        </w:rPr>
        <w:t xml:space="preserve">16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(</w:t>
      </w:r>
      <w:commentRangeStart w:id="0"/>
      <w:r w:rsidRPr="00185DB3">
        <w:rPr>
          <w:rFonts w:hint="eastAsia"/>
          <w:color w:val="FF0000"/>
          <w:lang w:eastAsia="zh-CN"/>
        </w:rPr>
        <w:t>res_weight</w:t>
      </w:r>
      <w:commentRangeEnd w:id="0"/>
      <w:r w:rsidR="00185DB3">
        <w:rPr>
          <w:rStyle w:val="CommentReference"/>
        </w:rPr>
        <w:commentReference w:id="0"/>
      </w:r>
      <w:r>
        <w:rPr>
          <w:rFonts w:hint="eastAsia"/>
          <w:lang w:eastAsia="zh-CN"/>
        </w:rPr>
        <w:t>) * 4</w:t>
      </w:r>
      <w:r w:rsidR="000F6F4C">
        <w:rPr>
          <w:rFonts w:hint="eastAsia"/>
          <w:lang w:eastAsia="zh-CN"/>
        </w:rPr>
        <w:t>), var1-&gt;dscale, var2-&gt;dscale )</w:t>
      </w:r>
      <w:r w:rsidR="005E2A17">
        <w:rPr>
          <w:rFonts w:hint="eastAsia"/>
          <w:lang w:eastAsia="zh-CN"/>
        </w:rPr>
        <w:t xml:space="preserve"> </w:t>
      </w:r>
      <w:r w:rsidR="00676F6C">
        <w:rPr>
          <w:rFonts w:hint="eastAsia"/>
          <w:lang w:eastAsia="zh-CN"/>
        </w:rPr>
        <w:t>（</w:t>
      </w:r>
      <w:r w:rsidR="00435E2C" w:rsidRPr="002471FC">
        <w:rPr>
          <w:rFonts w:hint="eastAsia"/>
          <w:b/>
          <w:color w:val="0070C0"/>
          <w:lang w:eastAsia="zh-CN"/>
        </w:rPr>
        <w:t>小数</w:t>
      </w:r>
      <w:r w:rsidR="00677A80" w:rsidRPr="002471FC">
        <w:rPr>
          <w:rFonts w:hint="eastAsia"/>
          <w:b/>
          <w:color w:val="0070C0"/>
          <w:lang w:eastAsia="zh-CN"/>
        </w:rPr>
        <w:t>的</w:t>
      </w:r>
      <w:r w:rsidR="00435E2C" w:rsidRPr="002471FC">
        <w:rPr>
          <w:rFonts w:hint="eastAsia"/>
          <w:b/>
          <w:color w:val="0070C0"/>
          <w:lang w:eastAsia="zh-CN"/>
        </w:rPr>
        <w:t>实际位数</w:t>
      </w:r>
      <w:r w:rsidR="00676F6C">
        <w:rPr>
          <w:rFonts w:hint="eastAsia"/>
          <w:lang w:eastAsia="zh-CN"/>
        </w:rPr>
        <w:t>）</w:t>
      </w:r>
    </w:p>
    <w:p w:rsidR="009F1A39" w:rsidRDefault="009F1A39" w:rsidP="009F1A39">
      <w:pPr>
        <w:ind w:left="420"/>
        <w:rPr>
          <w:lang w:eastAsia="zh-CN"/>
        </w:rPr>
      </w:pPr>
      <w:r>
        <w:rPr>
          <w:rFonts w:hint="eastAsia"/>
          <w:lang w:eastAsia="zh-CN"/>
        </w:rPr>
        <w:t>res_ndigits = res_weight + 1 + (rscale + 4 - 1)/4</w:t>
      </w:r>
      <w:r w:rsidR="000C0C1F">
        <w:rPr>
          <w:rFonts w:hint="eastAsia"/>
          <w:lang w:eastAsia="zh-CN"/>
        </w:rPr>
        <w:t xml:space="preserve"> （商所占数组的单位数）</w:t>
      </w:r>
    </w:p>
    <w:p w:rsidR="00A81B40" w:rsidRDefault="001939C3" w:rsidP="008613F6">
      <w:pPr>
        <w:ind w:left="420"/>
        <w:rPr>
          <w:lang w:eastAsia="zh-CN"/>
        </w:rPr>
      </w:pPr>
      <w:r>
        <w:rPr>
          <w:rFonts w:hint="eastAsia"/>
          <w:lang w:eastAsia="zh-CN"/>
        </w:rPr>
        <w:t>div_ndigits = res_ndigits + var2ndigits;</w:t>
      </w:r>
      <w:r w:rsidR="008229F9">
        <w:rPr>
          <w:rFonts w:hint="eastAsia"/>
          <w:lang w:eastAsia="zh-CN"/>
        </w:rPr>
        <w:t xml:space="preserve">        （中间计算时需要的单位数）</w:t>
      </w:r>
    </w:p>
    <w:p w:rsidR="00CB2D3F" w:rsidRDefault="00966D70" w:rsidP="00966D70">
      <w:pPr>
        <w:pStyle w:val="ListParagraph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当除数var2ndigits只有一个</w:t>
      </w:r>
      <w:r w:rsidR="002471FC">
        <w:rPr>
          <w:rFonts w:hint="eastAsia"/>
          <w:lang w:eastAsia="zh-CN"/>
        </w:rPr>
        <w:t>，则直接</w:t>
      </w:r>
      <w:r w:rsidR="00D17010">
        <w:rPr>
          <w:rFonts w:hint="eastAsia"/>
          <w:lang w:eastAsia="zh-CN"/>
        </w:rPr>
        <w:t>遍历被除数</w:t>
      </w:r>
      <w:r w:rsidR="002471FC">
        <w:rPr>
          <w:rFonts w:hint="eastAsia"/>
          <w:lang w:eastAsia="zh-CN"/>
        </w:rPr>
        <w:t>做除法运算</w:t>
      </w:r>
    </w:p>
    <w:p w:rsidR="003A1803" w:rsidRDefault="004D0671" w:rsidP="00D17010">
      <w:pPr>
        <w:rPr>
          <w:lang w:eastAsia="zh-CN"/>
        </w:rPr>
      </w:pPr>
      <w:r>
        <w:rPr>
          <w:rFonts w:hint="eastAsia"/>
          <w:noProof/>
          <w:lang w:eastAsia="zh-CN" w:bidi="ar-SA"/>
        </w:rPr>
        <w:drawing>
          <wp:inline distT="0" distB="0" distL="0" distR="0">
            <wp:extent cx="3943985" cy="993775"/>
            <wp:effectExtent l="1905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803" w:rsidRDefault="00C16D3C" w:rsidP="00C16D3C">
      <w:pPr>
        <w:pStyle w:val="ListParagraph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当除数大于1时</w:t>
      </w:r>
    </w:p>
    <w:p w:rsidR="004D0671" w:rsidRDefault="00241BF0" w:rsidP="004D0671">
      <w:pPr>
        <w:rPr>
          <w:lang w:eastAsia="zh-CN"/>
        </w:rPr>
      </w:pPr>
      <w:r>
        <w:object w:dxaOrig="11325" w:dyaOrig="16822">
          <v:shape id="_x0000_i1032" type="#_x0000_t75" style="width:414.7pt;height:616.3pt" o:ole="">
            <v:imagedata r:id="rId21" o:title=""/>
          </v:shape>
          <o:OLEObject Type="Embed" ProgID="Visio.Drawing.11" ShapeID="_x0000_i1032" DrawAspect="Content" ObjectID="_1522234803" r:id="rId22"/>
        </w:object>
      </w:r>
    </w:p>
    <w:p w:rsidR="00F77D88" w:rsidRDefault="00F77D88" w:rsidP="00147471">
      <w:pPr>
        <w:rPr>
          <w:lang w:eastAsia="zh-CN"/>
        </w:rPr>
      </w:pPr>
    </w:p>
    <w:p w:rsidR="00147471" w:rsidRPr="003F6B7D" w:rsidRDefault="00147471" w:rsidP="00147471">
      <w:pPr>
        <w:pStyle w:val="1"/>
        <w:rPr>
          <w:rFonts w:eastAsiaTheme="minorEastAsia"/>
        </w:rPr>
      </w:pPr>
      <w:r>
        <w:rPr>
          <w:rFonts w:hint="eastAsia"/>
        </w:rPr>
        <w:lastRenderedPageBreak/>
        <w:t>SequoiaDB</w:t>
      </w:r>
      <w:r>
        <w:rPr>
          <w:rFonts w:hint="eastAsia"/>
        </w:rPr>
        <w:t>新增</w:t>
      </w:r>
      <w:r>
        <w:rPr>
          <w:rFonts w:hint="eastAsia"/>
        </w:rPr>
        <w:t>Decimal</w:t>
      </w:r>
      <w:r>
        <w:rPr>
          <w:rFonts w:hint="eastAsia"/>
        </w:rPr>
        <w:t>类型</w:t>
      </w:r>
    </w:p>
    <w:p w:rsidR="00EA0998" w:rsidRDefault="005106E7" w:rsidP="00B9620E">
      <w:pPr>
        <w:pStyle w:val="2"/>
      </w:pPr>
      <w:r>
        <w:rPr>
          <w:rFonts w:hint="eastAsia"/>
        </w:rPr>
        <w:t>内部结构</w:t>
      </w:r>
    </w:p>
    <w:tbl>
      <w:tblPr>
        <w:tblW w:w="0" w:type="auto"/>
        <w:tblInd w:w="240" w:type="dxa"/>
        <w:tblBorders>
          <w:top w:val="single" w:sz="8" w:space="0" w:color="A7C6DF"/>
          <w:left w:val="single" w:sz="8" w:space="0" w:color="A7C6DF"/>
          <w:bottom w:val="single" w:sz="8" w:space="0" w:color="A7C6DF"/>
          <w:right w:val="single" w:sz="8" w:space="0" w:color="A7C6DF"/>
        </w:tblBorders>
        <w:shd w:val="clear" w:color="auto" w:fill="E0ECE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0"/>
        <w:gridCol w:w="599"/>
        <w:gridCol w:w="1823"/>
        <w:gridCol w:w="4804"/>
      </w:tblGrid>
      <w:tr w:rsidR="00A835DC" w:rsidRPr="00A835DC" w:rsidTr="00A835DC">
        <w:tc>
          <w:tcPr>
            <w:tcW w:w="0" w:type="auto"/>
            <w:tcBorders>
              <w:top w:val="single" w:sz="4" w:space="0" w:color="A7C6DF"/>
              <w:left w:val="single" w:sz="4" w:space="0" w:color="A7C6DF"/>
              <w:bottom w:val="single" w:sz="4" w:space="0" w:color="A7C6DF"/>
              <w:right w:val="single" w:sz="4" w:space="0" w:color="A7C6DF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835DC" w:rsidRPr="00A835DC" w:rsidRDefault="00A835DC" w:rsidP="00A835DC">
            <w:pPr>
              <w:spacing w:before="240" w:after="240" w:line="240" w:lineRule="auto"/>
              <w:rPr>
                <w:rFonts w:ascii="Verdana" w:hAnsi="Verdana" w:cs="宋体"/>
                <w:color w:val="000000"/>
                <w:sz w:val="12"/>
                <w:szCs w:val="12"/>
                <w:lang w:eastAsia="zh-CN" w:bidi="ar-SA"/>
              </w:rPr>
            </w:pPr>
            <w:r w:rsidRPr="00A835DC">
              <w:rPr>
                <w:rFonts w:cs="宋体"/>
                <w:color w:val="000000"/>
                <w:sz w:val="24"/>
                <w:lang w:eastAsia="zh-CN" w:bidi="ar-SA"/>
              </w:rPr>
              <w:t>decimal</w:t>
            </w:r>
          </w:p>
        </w:tc>
        <w:tc>
          <w:tcPr>
            <w:tcW w:w="0" w:type="auto"/>
            <w:tcBorders>
              <w:top w:val="single" w:sz="4" w:space="0" w:color="A7C6DF"/>
              <w:left w:val="single" w:sz="4" w:space="0" w:color="A7C6DF"/>
              <w:bottom w:val="single" w:sz="4" w:space="0" w:color="A7C6DF"/>
              <w:right w:val="single" w:sz="4" w:space="0" w:color="A7C6DF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835DC" w:rsidRPr="00A835DC" w:rsidRDefault="00A835DC" w:rsidP="00A835DC">
            <w:pPr>
              <w:spacing w:before="240" w:after="240" w:line="240" w:lineRule="auto"/>
              <w:rPr>
                <w:rFonts w:ascii="Verdana" w:hAnsi="Verdana" w:cs="宋体"/>
                <w:color w:val="000000"/>
                <w:sz w:val="12"/>
                <w:szCs w:val="12"/>
                <w:lang w:eastAsia="zh-CN" w:bidi="ar-SA"/>
              </w:rPr>
            </w:pPr>
            <w:r w:rsidRPr="00A835DC">
              <w:rPr>
                <w:rFonts w:ascii="Verdana" w:hAnsi="Verdana" w:cs="宋体"/>
                <w:color w:val="000000"/>
                <w:sz w:val="12"/>
                <w:szCs w:val="12"/>
                <w:lang w:eastAsia="zh-CN" w:bidi="ar-SA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7C6DF"/>
              <w:left w:val="single" w:sz="4" w:space="0" w:color="A7C6DF"/>
              <w:bottom w:val="single" w:sz="4" w:space="0" w:color="A7C6DF"/>
              <w:right w:val="single" w:sz="4" w:space="0" w:color="A7C6DF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835DC" w:rsidRPr="00A835DC" w:rsidRDefault="00A835DC" w:rsidP="00A835DC">
            <w:pPr>
              <w:spacing w:before="240" w:after="240" w:line="240" w:lineRule="auto"/>
              <w:rPr>
                <w:rFonts w:ascii="Verdana" w:hAnsi="Verdana" w:cs="宋体"/>
                <w:color w:val="000000"/>
                <w:sz w:val="12"/>
                <w:szCs w:val="12"/>
                <w:lang w:eastAsia="zh-CN" w:bidi="ar-SA"/>
              </w:rPr>
            </w:pPr>
            <w:r w:rsidRPr="00A835DC">
              <w:rPr>
                <w:rFonts w:ascii="Verdana" w:hAnsi="Verdana" w:cs="宋体"/>
                <w:color w:val="000000"/>
                <w:sz w:val="12"/>
                <w:szCs w:val="12"/>
                <w:lang w:eastAsia="zh-CN" w:bidi="ar-SA"/>
              </w:rPr>
              <w:t>user-specified precision, exact</w:t>
            </w:r>
          </w:p>
        </w:tc>
        <w:tc>
          <w:tcPr>
            <w:tcW w:w="0" w:type="auto"/>
            <w:tcBorders>
              <w:top w:val="single" w:sz="4" w:space="0" w:color="A7C6DF"/>
              <w:left w:val="single" w:sz="4" w:space="0" w:color="A7C6DF"/>
              <w:bottom w:val="single" w:sz="4" w:space="0" w:color="A7C6DF"/>
              <w:right w:val="single" w:sz="4" w:space="0" w:color="A7C6DF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835DC" w:rsidRPr="00A835DC" w:rsidRDefault="00A835DC" w:rsidP="00A835DC">
            <w:pPr>
              <w:spacing w:before="240" w:after="240" w:line="240" w:lineRule="auto"/>
              <w:rPr>
                <w:rFonts w:ascii="Verdana" w:hAnsi="Verdana" w:cs="宋体"/>
                <w:color w:val="000000"/>
                <w:sz w:val="12"/>
                <w:szCs w:val="12"/>
                <w:lang w:eastAsia="zh-CN" w:bidi="ar-SA"/>
              </w:rPr>
            </w:pPr>
            <w:r w:rsidRPr="00A835DC">
              <w:rPr>
                <w:rFonts w:ascii="Verdana" w:hAnsi="Verdana" w:cs="宋体"/>
                <w:color w:val="000000"/>
                <w:sz w:val="12"/>
                <w:szCs w:val="12"/>
                <w:lang w:eastAsia="zh-CN" w:bidi="ar-SA"/>
              </w:rPr>
              <w:t>up to 131072 digits before the decimal point; up to 16383 digits after the decimal point</w:t>
            </w:r>
          </w:p>
        </w:tc>
      </w:tr>
    </w:tbl>
    <w:p w:rsidR="00E27203" w:rsidRDefault="00E27203" w:rsidP="007B5040">
      <w:pPr>
        <w:pStyle w:val="3"/>
      </w:pPr>
      <w:r>
        <w:rPr>
          <w:rFonts w:hint="eastAsia"/>
        </w:rPr>
        <w:t>存储结构</w:t>
      </w:r>
    </w:p>
    <w:p w:rsidR="00952467" w:rsidRPr="00024529" w:rsidRDefault="00BD5375" w:rsidP="00952467">
      <w:pPr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 w:hint="eastAsia"/>
          <w:lang w:eastAsia="zh-CN"/>
        </w:rPr>
        <w:t>__</w:t>
      </w:r>
      <w:r w:rsidR="008B557C">
        <w:rPr>
          <w:rFonts w:asciiTheme="minorEastAsia" w:eastAsiaTheme="minorEastAsia" w:hAnsiTheme="minorEastAsia" w:hint="eastAsia"/>
          <w:lang w:eastAsia="zh-CN"/>
        </w:rPr>
        <w:t>decimal</w:t>
      </w:r>
    </w:p>
    <w:p w:rsidR="00981298" w:rsidRPr="00024529" w:rsidRDefault="00981298" w:rsidP="00952467">
      <w:pPr>
        <w:rPr>
          <w:rFonts w:asciiTheme="minorEastAsia" w:eastAsiaTheme="minorEastAsia" w:hAnsiTheme="minorEastAsia"/>
          <w:lang w:eastAsia="zh-CN"/>
        </w:rPr>
      </w:pPr>
      <w:r w:rsidRPr="00024529">
        <w:rPr>
          <w:rFonts w:asciiTheme="minorEastAsia" w:eastAsiaTheme="minorEastAsia" w:hAnsiTheme="minorEastAsia" w:hint="eastAsia"/>
          <w:lang w:eastAsia="zh-CN"/>
        </w:rPr>
        <w:t>{</w:t>
      </w:r>
    </w:p>
    <w:p w:rsidR="00981298" w:rsidRDefault="00981298" w:rsidP="00952467">
      <w:pPr>
        <w:rPr>
          <w:rFonts w:asciiTheme="minorEastAsia" w:hAnsiTheme="minorEastAsia"/>
          <w:lang w:eastAsia="zh-CN"/>
        </w:rPr>
      </w:pPr>
      <w:r w:rsidRPr="00024529">
        <w:rPr>
          <w:rFonts w:asciiTheme="minorEastAsia" w:eastAsiaTheme="minorEastAsia" w:hAnsiTheme="minorEastAsia" w:hint="eastAsia"/>
          <w:lang w:eastAsia="zh-CN"/>
        </w:rPr>
        <w:t xml:space="preserve">  int32  size;</w:t>
      </w:r>
      <w:r w:rsidR="00C00C5B" w:rsidRPr="00024529">
        <w:rPr>
          <w:rFonts w:asciiTheme="minorEastAsia" w:eastAsiaTheme="minorEastAsia" w:hAnsiTheme="minorEastAsia" w:hint="eastAsia"/>
          <w:lang w:eastAsia="zh-CN"/>
        </w:rPr>
        <w:t xml:space="preserve">    //存储长度</w:t>
      </w:r>
    </w:p>
    <w:p w:rsidR="0051596B" w:rsidRPr="00024529" w:rsidRDefault="0051596B" w:rsidP="00952467">
      <w:pPr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 xml:space="preserve">  int32  typemod;</w:t>
      </w:r>
      <w:r w:rsidR="00770042">
        <w:rPr>
          <w:rFonts w:asciiTheme="minorEastAsia" w:hAnsiTheme="minorEastAsia" w:hint="eastAsia"/>
          <w:lang w:eastAsia="zh-CN"/>
        </w:rPr>
        <w:t xml:space="preserve"> //</w:t>
      </w:r>
      <w:r w:rsidR="005E4C8B">
        <w:rPr>
          <w:rFonts w:asciiTheme="minorEastAsia" w:hAnsiTheme="minorEastAsia" w:hint="eastAsia"/>
          <w:lang w:eastAsia="zh-CN"/>
        </w:rPr>
        <w:t>字段的</w:t>
      </w:r>
      <w:r w:rsidR="00D27EA0">
        <w:rPr>
          <w:rFonts w:asciiTheme="minorEastAsia" w:hAnsiTheme="minorEastAsia" w:hint="eastAsia"/>
          <w:lang w:eastAsia="zh-CN"/>
        </w:rPr>
        <w:t>精度</w:t>
      </w:r>
      <w:r w:rsidR="00F04A69">
        <w:rPr>
          <w:rFonts w:asciiTheme="minorEastAsia" w:hAnsiTheme="minorEastAsia" w:hint="eastAsia"/>
          <w:lang w:eastAsia="zh-CN"/>
        </w:rPr>
        <w:t>范围</w:t>
      </w:r>
      <w:r w:rsidR="006D7525">
        <w:rPr>
          <w:rFonts w:asciiTheme="minorEastAsia" w:hAnsiTheme="minorEastAsia" w:hint="eastAsia"/>
          <w:lang w:eastAsia="zh-CN"/>
        </w:rPr>
        <w:t>presicion + scale</w:t>
      </w:r>
    </w:p>
    <w:p w:rsidR="002166AF" w:rsidRDefault="00CE0766" w:rsidP="00952467">
      <w:pPr>
        <w:rPr>
          <w:rFonts w:asciiTheme="minorEastAsia" w:hAnsiTheme="minorEastAsia"/>
          <w:lang w:eastAsia="zh-CN"/>
        </w:rPr>
      </w:pPr>
      <w:r w:rsidRPr="00024529">
        <w:rPr>
          <w:rFonts w:asciiTheme="minorEastAsia" w:eastAsiaTheme="minorEastAsia" w:hAnsiTheme="minorEastAsia" w:hint="eastAsia"/>
          <w:lang w:eastAsia="zh-CN"/>
        </w:rPr>
        <w:t xml:space="preserve">  </w:t>
      </w:r>
      <w:r w:rsidR="006B4C76" w:rsidRPr="00024529">
        <w:rPr>
          <w:rFonts w:asciiTheme="minorEastAsia" w:eastAsiaTheme="minorEastAsia" w:hAnsiTheme="minorEastAsia" w:hint="eastAsia"/>
          <w:lang w:eastAsia="zh-CN"/>
        </w:rPr>
        <w:t>int16  dscale;</w:t>
      </w:r>
      <w:r w:rsidR="006B4C76">
        <w:rPr>
          <w:rFonts w:asciiTheme="minorEastAsia" w:hAnsiTheme="minorEastAsia" w:hint="eastAsia"/>
          <w:lang w:eastAsia="zh-CN"/>
        </w:rPr>
        <w:t xml:space="preserve">  //</w:t>
      </w:r>
      <w:r w:rsidR="002166AF">
        <w:rPr>
          <w:rFonts w:asciiTheme="minorEastAsia" w:hAnsiTheme="minorEastAsia" w:hint="eastAsia"/>
          <w:lang w:eastAsia="zh-CN"/>
        </w:rPr>
        <w:t>符号位+</w:t>
      </w:r>
      <w:r w:rsidR="006B4C76">
        <w:rPr>
          <w:rFonts w:asciiTheme="minorEastAsia" w:hAnsiTheme="minorEastAsia" w:hint="eastAsia"/>
          <w:lang w:eastAsia="zh-CN"/>
        </w:rPr>
        <w:t>显示的小数位位数</w:t>
      </w:r>
    </w:p>
    <w:p w:rsidR="0017482E" w:rsidRDefault="00981298" w:rsidP="00952467">
      <w:pPr>
        <w:rPr>
          <w:rFonts w:asciiTheme="minorEastAsia" w:hAnsiTheme="minorEastAsia"/>
          <w:lang w:eastAsia="zh-CN"/>
        </w:rPr>
      </w:pPr>
      <w:r w:rsidRPr="00024529">
        <w:rPr>
          <w:rFonts w:asciiTheme="minorEastAsia" w:eastAsiaTheme="minorEastAsia" w:hAnsiTheme="minorEastAsia" w:hint="eastAsia"/>
          <w:lang w:eastAsia="zh-CN"/>
        </w:rPr>
        <w:t xml:space="preserve">  int16  weight</w:t>
      </w:r>
      <w:r w:rsidR="00543E5C" w:rsidRPr="00024529">
        <w:rPr>
          <w:rFonts w:asciiTheme="minorEastAsia" w:eastAsiaTheme="minorEastAsia" w:hAnsiTheme="minorEastAsia" w:hint="eastAsia"/>
          <w:lang w:eastAsia="zh-CN"/>
        </w:rPr>
        <w:t>;</w:t>
      </w:r>
      <w:r w:rsidR="00A835DC" w:rsidRPr="00024529">
        <w:rPr>
          <w:rFonts w:asciiTheme="minorEastAsia" w:eastAsiaTheme="minorEastAsia" w:hAnsiTheme="minorEastAsia" w:hint="eastAsia"/>
          <w:lang w:eastAsia="zh-CN"/>
        </w:rPr>
        <w:t xml:space="preserve">  </w:t>
      </w:r>
      <w:r w:rsidR="00024529" w:rsidRPr="00024529">
        <w:rPr>
          <w:rFonts w:asciiTheme="minorEastAsia" w:eastAsiaTheme="minorEastAsia" w:hAnsiTheme="minorEastAsia" w:hint="eastAsia"/>
          <w:lang w:eastAsia="zh-CN"/>
        </w:rPr>
        <w:t>//</w:t>
      </w:r>
      <w:r w:rsidR="00024529">
        <w:rPr>
          <w:rFonts w:asciiTheme="minorEastAsia" w:hAnsiTheme="minorEastAsia" w:hint="eastAsia"/>
          <w:lang w:eastAsia="zh-CN"/>
        </w:rPr>
        <w:t>整数位位数(NBASE=10000)</w:t>
      </w:r>
    </w:p>
    <w:p w:rsidR="007B5040" w:rsidRPr="00024529" w:rsidRDefault="00155AAE" w:rsidP="00952467">
      <w:pPr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 xml:space="preserve">  int16  digitis[0</w:t>
      </w:r>
      <w:r w:rsidR="007B5040">
        <w:rPr>
          <w:rFonts w:asciiTheme="minorEastAsia" w:hAnsiTheme="minorEastAsia" w:hint="eastAsia"/>
          <w:lang w:eastAsia="zh-CN"/>
        </w:rPr>
        <w:t>]</w:t>
      </w:r>
    </w:p>
    <w:p w:rsidR="00981298" w:rsidRDefault="00981298" w:rsidP="00952467">
      <w:pPr>
        <w:rPr>
          <w:rFonts w:asciiTheme="minorEastAsia" w:eastAsiaTheme="minorEastAsia" w:hAnsiTheme="minorEastAsia"/>
          <w:lang w:eastAsia="zh-CN"/>
        </w:rPr>
      </w:pPr>
      <w:r w:rsidRPr="00024529">
        <w:rPr>
          <w:rFonts w:asciiTheme="minorEastAsia" w:eastAsiaTheme="minorEastAsia" w:hAnsiTheme="minorEastAsia" w:hint="eastAsia"/>
          <w:lang w:eastAsia="zh-CN"/>
        </w:rPr>
        <w:t>}</w:t>
      </w:r>
    </w:p>
    <w:p w:rsidR="006D7525" w:rsidRDefault="00BD5375" w:rsidP="00952467">
      <w:pPr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 w:hint="eastAsia"/>
          <w:lang w:eastAsia="zh-CN"/>
        </w:rPr>
        <w:t>内存结构</w:t>
      </w:r>
    </w:p>
    <w:p w:rsidR="006D7525" w:rsidRP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t>typedef struct {</w:t>
      </w:r>
    </w:p>
    <w:p w:rsidR="006D7525" w:rsidRP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t xml:space="preserve">   int   typemod;  /* precision &amp; scale define:  </w:t>
      </w:r>
    </w:p>
    <w:p w:rsidR="006D7525" w:rsidRP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t xml:space="preserve">                         precision = (typmod &gt;&gt; 16) &amp; 0xffff</w:t>
      </w:r>
    </w:p>
    <w:p w:rsidR="006D7525" w:rsidRP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t xml:space="preserve">                         scale     = typmod &amp; 0xffff */</w:t>
      </w:r>
    </w:p>
    <w:p w:rsidR="006D7525" w:rsidRP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t xml:space="preserve">   int   ndigits;  /* length of digits */</w:t>
      </w:r>
    </w:p>
    <w:p w:rsidR="006D7525" w:rsidRP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t xml:space="preserve">   short sign;     /* the decimal's sign */</w:t>
      </w:r>
    </w:p>
    <w:p w:rsidR="006D7525" w:rsidRP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t xml:space="preserve">   short dscale;   /* display scale */</w:t>
      </w:r>
    </w:p>
    <w:p w:rsidR="006D7525" w:rsidRP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t xml:space="preserve">   short weight;   /* weight of first digit */</w:t>
      </w:r>
    </w:p>
    <w:p w:rsidR="006D7525" w:rsidRP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t xml:space="preserve">   short isOwn;    /* is digits allocated self */</w:t>
      </w:r>
    </w:p>
    <w:p w:rsidR="006D7525" w:rsidRP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t xml:space="preserve">   short *buff ;   /* start of palloc'd space for digits[] */</w:t>
      </w:r>
    </w:p>
    <w:p w:rsidR="006D7525" w:rsidRP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lastRenderedPageBreak/>
        <w:t xml:space="preserve">   short *digits;  /* real decimal data */</w:t>
      </w:r>
    </w:p>
    <w:p w:rsidR="006D7525" w:rsidRDefault="006D7525" w:rsidP="006D7525">
      <w:pPr>
        <w:rPr>
          <w:rFonts w:asciiTheme="minorEastAsia" w:eastAsiaTheme="minorEastAsia" w:hAnsiTheme="minorEastAsia"/>
          <w:lang w:eastAsia="zh-CN"/>
        </w:rPr>
      </w:pPr>
      <w:r w:rsidRPr="006D7525">
        <w:rPr>
          <w:rFonts w:asciiTheme="minorEastAsia" w:eastAsiaTheme="minorEastAsia" w:hAnsiTheme="minorEastAsia"/>
          <w:lang w:eastAsia="zh-CN"/>
        </w:rPr>
        <w:t>} bson_decimal ;</w:t>
      </w:r>
    </w:p>
    <w:p w:rsidR="00190AAE" w:rsidRDefault="00190AAE" w:rsidP="00952467">
      <w:pPr>
        <w:rPr>
          <w:rFonts w:asciiTheme="minorEastAsia" w:eastAsiaTheme="minorEastAsia" w:hAnsiTheme="minorEastAsia"/>
          <w:lang w:eastAsia="zh-CN"/>
        </w:rPr>
      </w:pPr>
    </w:p>
    <w:p w:rsidR="00190AAE" w:rsidRDefault="00190AAE" w:rsidP="00952467">
      <w:pPr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 w:hint="eastAsia"/>
          <w:lang w:eastAsia="zh-CN"/>
        </w:rPr>
        <w:t>class bsonDecimal</w:t>
      </w:r>
    </w:p>
    <w:p w:rsidR="00930CFC" w:rsidRDefault="00754B21" w:rsidP="00930CFC">
      <w:pPr>
        <w:pStyle w:val="3"/>
      </w:pPr>
      <w:r>
        <w:rPr>
          <w:rFonts w:hint="eastAsia"/>
        </w:rPr>
        <w:t>新增</w:t>
      </w:r>
      <w:r w:rsidR="00E10695" w:rsidRPr="00E10695">
        <w:rPr>
          <w:rFonts w:hint="eastAsia"/>
        </w:rPr>
        <w:t>bson</w:t>
      </w:r>
      <w:r w:rsidR="00E10695" w:rsidRPr="00E10695">
        <w:rPr>
          <w:rFonts w:hint="eastAsia"/>
        </w:rPr>
        <w:t>类型</w:t>
      </w:r>
    </w:p>
    <w:p w:rsidR="00EA0998" w:rsidRDefault="00754B21" w:rsidP="00754B21">
      <w:pPr>
        <w:rPr>
          <w:lang w:eastAsia="zh-CN"/>
        </w:rPr>
      </w:pPr>
      <w:r>
        <w:rPr>
          <w:rFonts w:hint="eastAsia"/>
          <w:lang w:eastAsia="zh-CN"/>
        </w:rPr>
        <w:t xml:space="preserve"> BSON_DECIMAL</w:t>
      </w:r>
      <w:r w:rsidR="00802C91">
        <w:rPr>
          <w:rFonts w:hint="eastAsia"/>
          <w:lang w:eastAsia="zh-CN"/>
        </w:rPr>
        <w:t xml:space="preserve"> = 100</w:t>
      </w:r>
      <w:r w:rsidR="00930CFC">
        <w:rPr>
          <w:rFonts w:hint="eastAsia"/>
          <w:lang w:eastAsia="zh-CN"/>
        </w:rPr>
        <w:t>;    //避免与将来bson新增类型冲突</w:t>
      </w:r>
    </w:p>
    <w:p w:rsidR="00314828" w:rsidRDefault="00F91121" w:rsidP="00314828">
      <w:pPr>
        <w:pStyle w:val="3"/>
      </w:pPr>
      <w:r>
        <w:rPr>
          <w:rFonts w:hint="eastAsia"/>
        </w:rPr>
        <w:t>涉及的</w:t>
      </w:r>
      <w:r w:rsidR="00314828">
        <w:rPr>
          <w:rFonts w:hint="eastAsia"/>
        </w:rPr>
        <w:t>接口</w:t>
      </w:r>
      <w:r w:rsidR="005E25B6">
        <w:rPr>
          <w:rFonts w:hint="eastAsia"/>
        </w:rPr>
        <w:t>修改</w:t>
      </w:r>
    </w:p>
    <w:tbl>
      <w:tblPr>
        <w:tblStyle w:val="TableGrid"/>
        <w:tblW w:w="0" w:type="auto"/>
        <w:tblLayout w:type="fixed"/>
        <w:tblLook w:val="04A0"/>
      </w:tblPr>
      <w:tblGrid>
        <w:gridCol w:w="3085"/>
        <w:gridCol w:w="1199"/>
        <w:gridCol w:w="2628"/>
        <w:gridCol w:w="1610"/>
      </w:tblGrid>
      <w:tr w:rsidR="00CC6048" w:rsidTr="00CC6048">
        <w:tc>
          <w:tcPr>
            <w:tcW w:w="3085" w:type="dxa"/>
          </w:tcPr>
          <w:p w:rsidR="00314828" w:rsidRDefault="00314828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199" w:type="dxa"/>
          </w:tcPr>
          <w:p w:rsidR="00314828" w:rsidRDefault="00314828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  <w:tc>
          <w:tcPr>
            <w:tcW w:w="2628" w:type="dxa"/>
          </w:tcPr>
          <w:p w:rsidR="00314828" w:rsidRDefault="00966808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其他</w:t>
            </w:r>
          </w:p>
        </w:tc>
        <w:tc>
          <w:tcPr>
            <w:tcW w:w="1610" w:type="dxa"/>
          </w:tcPr>
          <w:p w:rsidR="00314828" w:rsidRDefault="00BE3D42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完成情况</w:t>
            </w:r>
          </w:p>
        </w:tc>
      </w:tr>
      <w:tr w:rsidR="00CC6048" w:rsidTr="00CC6048">
        <w:tc>
          <w:tcPr>
            <w:tcW w:w="3085" w:type="dxa"/>
          </w:tcPr>
          <w:p w:rsidR="00314828" w:rsidRDefault="00E47E6A" w:rsidP="00754B21">
            <w:pPr>
              <w:rPr>
                <w:lang w:eastAsia="zh-CN"/>
              </w:rPr>
            </w:pPr>
            <w:r>
              <w:rPr>
                <w:lang w:eastAsia="zh-CN"/>
              </w:rPr>
              <w:t>bson_</w:t>
            </w:r>
            <w:r>
              <w:rPr>
                <w:rFonts w:hint="eastAsia"/>
                <w:lang w:eastAsia="zh-CN"/>
              </w:rPr>
              <w:t>sprint_iterator</w:t>
            </w:r>
          </w:p>
        </w:tc>
        <w:tc>
          <w:tcPr>
            <w:tcW w:w="1199" w:type="dxa"/>
          </w:tcPr>
          <w:p w:rsidR="00314828" w:rsidRDefault="00513D12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组装打印字符串</w:t>
            </w:r>
          </w:p>
        </w:tc>
        <w:tc>
          <w:tcPr>
            <w:tcW w:w="2628" w:type="dxa"/>
          </w:tcPr>
          <w:p w:rsidR="00314828" w:rsidRDefault="00314828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314828" w:rsidRDefault="00910986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CC6048" w:rsidTr="00CC6048">
        <w:tc>
          <w:tcPr>
            <w:tcW w:w="3085" w:type="dxa"/>
          </w:tcPr>
          <w:p w:rsidR="00314828" w:rsidRDefault="00E5026F" w:rsidP="00754B21">
            <w:pPr>
              <w:rPr>
                <w:lang w:eastAsia="zh-CN"/>
              </w:rPr>
            </w:pPr>
            <w:r>
              <w:rPr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_sprint_length_iterator</w:t>
            </w:r>
          </w:p>
        </w:tc>
        <w:tc>
          <w:tcPr>
            <w:tcW w:w="1199" w:type="dxa"/>
          </w:tcPr>
          <w:p w:rsidR="00314828" w:rsidRDefault="00DB1812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分配打印长度</w:t>
            </w:r>
          </w:p>
        </w:tc>
        <w:tc>
          <w:tcPr>
            <w:tcW w:w="2628" w:type="dxa"/>
          </w:tcPr>
          <w:p w:rsidR="00314828" w:rsidRDefault="00314828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314828" w:rsidRDefault="00BF0BB5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CC6048" w:rsidTr="00CC6048">
        <w:tc>
          <w:tcPr>
            <w:tcW w:w="3085" w:type="dxa"/>
          </w:tcPr>
          <w:p w:rsidR="00314828" w:rsidRDefault="002A295E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bson_interator_next</w:t>
            </w:r>
          </w:p>
        </w:tc>
        <w:tc>
          <w:tcPr>
            <w:tcW w:w="1199" w:type="dxa"/>
          </w:tcPr>
          <w:p w:rsidR="00314828" w:rsidRDefault="00DB1812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遍历时</w:t>
            </w:r>
            <w:r w:rsidR="002A295E">
              <w:rPr>
                <w:rFonts w:hint="eastAsia"/>
                <w:lang w:eastAsia="zh-CN"/>
              </w:rPr>
              <w:t>跳转长度</w:t>
            </w:r>
          </w:p>
        </w:tc>
        <w:tc>
          <w:tcPr>
            <w:tcW w:w="2628" w:type="dxa"/>
          </w:tcPr>
          <w:p w:rsidR="00314828" w:rsidRDefault="00314828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314828" w:rsidRDefault="002D42FA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CC6048" w:rsidTr="00CC6048">
        <w:tc>
          <w:tcPr>
            <w:tcW w:w="3085" w:type="dxa"/>
          </w:tcPr>
          <w:p w:rsidR="00314828" w:rsidRPr="00C61AE6" w:rsidRDefault="0050162D" w:rsidP="00754B21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bson_interator_int</w:t>
            </w:r>
          </w:p>
        </w:tc>
        <w:tc>
          <w:tcPr>
            <w:tcW w:w="1199" w:type="dxa"/>
          </w:tcPr>
          <w:p w:rsidR="00314828" w:rsidRPr="00C61AE6" w:rsidRDefault="009F4126" w:rsidP="00754B21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转为int</w:t>
            </w:r>
          </w:p>
        </w:tc>
        <w:tc>
          <w:tcPr>
            <w:tcW w:w="2628" w:type="dxa"/>
          </w:tcPr>
          <w:p w:rsidR="00314828" w:rsidRPr="00C61AE6" w:rsidRDefault="009F4126" w:rsidP="00754B21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是否支持强转</w:t>
            </w:r>
          </w:p>
        </w:tc>
        <w:tc>
          <w:tcPr>
            <w:tcW w:w="1610" w:type="dxa"/>
          </w:tcPr>
          <w:p w:rsidR="00314828" w:rsidRDefault="002C6A88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83CC6" w:rsidTr="00CC6048">
        <w:tc>
          <w:tcPr>
            <w:tcW w:w="3085" w:type="dxa"/>
          </w:tcPr>
          <w:p w:rsidR="00C61AE6" w:rsidRPr="00C61AE6" w:rsidRDefault="00C61AE6" w:rsidP="00D90A04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bson_interator_</w:t>
            </w:r>
            <w:r>
              <w:rPr>
                <w:rFonts w:hint="eastAsia"/>
                <w:color w:val="FF0000"/>
                <w:lang w:eastAsia="zh-CN"/>
              </w:rPr>
              <w:t>double</w:t>
            </w:r>
          </w:p>
        </w:tc>
        <w:tc>
          <w:tcPr>
            <w:tcW w:w="1199" w:type="dxa"/>
          </w:tcPr>
          <w:p w:rsidR="00C61AE6" w:rsidRPr="00C61AE6" w:rsidRDefault="00C61AE6" w:rsidP="00D90A04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转为</w:t>
            </w:r>
            <w:r w:rsidR="003D31F3">
              <w:rPr>
                <w:rFonts w:hint="eastAsia"/>
                <w:color w:val="FF0000"/>
                <w:lang w:eastAsia="zh-CN"/>
              </w:rPr>
              <w:t>double</w:t>
            </w:r>
          </w:p>
        </w:tc>
        <w:tc>
          <w:tcPr>
            <w:tcW w:w="2628" w:type="dxa"/>
          </w:tcPr>
          <w:p w:rsidR="00C61AE6" w:rsidRPr="00C61AE6" w:rsidRDefault="00C61AE6" w:rsidP="00D90A04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是否支持强转</w:t>
            </w:r>
          </w:p>
        </w:tc>
        <w:tc>
          <w:tcPr>
            <w:tcW w:w="1610" w:type="dxa"/>
          </w:tcPr>
          <w:p w:rsidR="00C61AE6" w:rsidRDefault="002C6A88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83CC6" w:rsidTr="00CC6048">
        <w:tc>
          <w:tcPr>
            <w:tcW w:w="3085" w:type="dxa"/>
          </w:tcPr>
          <w:p w:rsidR="00C61AE6" w:rsidRPr="00C61AE6" w:rsidRDefault="00C61AE6" w:rsidP="00D90A04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bson_interator_</w:t>
            </w:r>
            <w:r>
              <w:rPr>
                <w:rFonts w:hint="eastAsia"/>
                <w:color w:val="FF0000"/>
                <w:lang w:eastAsia="zh-CN"/>
              </w:rPr>
              <w:t>long</w:t>
            </w:r>
          </w:p>
        </w:tc>
        <w:tc>
          <w:tcPr>
            <w:tcW w:w="1199" w:type="dxa"/>
          </w:tcPr>
          <w:p w:rsidR="00C61AE6" w:rsidRPr="00C61AE6" w:rsidRDefault="00C61AE6" w:rsidP="00D90A04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转为</w:t>
            </w:r>
            <w:r w:rsidR="003D31F3">
              <w:rPr>
                <w:rFonts w:hint="eastAsia"/>
                <w:color w:val="FF0000"/>
                <w:lang w:eastAsia="zh-CN"/>
              </w:rPr>
              <w:t>long</w:t>
            </w:r>
          </w:p>
        </w:tc>
        <w:tc>
          <w:tcPr>
            <w:tcW w:w="2628" w:type="dxa"/>
          </w:tcPr>
          <w:p w:rsidR="00C61AE6" w:rsidRPr="00C61AE6" w:rsidRDefault="00C61AE6" w:rsidP="00D90A04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是否支持强转</w:t>
            </w:r>
          </w:p>
        </w:tc>
        <w:tc>
          <w:tcPr>
            <w:tcW w:w="1610" w:type="dxa"/>
          </w:tcPr>
          <w:p w:rsidR="00C61AE6" w:rsidRDefault="002C6A88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83CC6" w:rsidTr="00CC6048">
        <w:tc>
          <w:tcPr>
            <w:tcW w:w="3085" w:type="dxa"/>
          </w:tcPr>
          <w:p w:rsidR="00C61AE6" w:rsidRPr="00C61AE6" w:rsidRDefault="00C61AE6" w:rsidP="00D90A04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bson_interator_</w:t>
            </w:r>
            <w:r>
              <w:rPr>
                <w:rFonts w:hint="eastAsia"/>
                <w:color w:val="FF0000"/>
                <w:lang w:eastAsia="zh-CN"/>
              </w:rPr>
              <w:t>bool</w:t>
            </w:r>
          </w:p>
        </w:tc>
        <w:tc>
          <w:tcPr>
            <w:tcW w:w="1199" w:type="dxa"/>
          </w:tcPr>
          <w:p w:rsidR="00C61AE6" w:rsidRPr="00C61AE6" w:rsidRDefault="00C61AE6" w:rsidP="00D90A04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转为</w:t>
            </w:r>
            <w:r w:rsidR="003D31F3">
              <w:rPr>
                <w:rFonts w:hint="eastAsia"/>
                <w:color w:val="FF0000"/>
                <w:lang w:eastAsia="zh-CN"/>
              </w:rPr>
              <w:t>bool</w:t>
            </w:r>
          </w:p>
        </w:tc>
        <w:tc>
          <w:tcPr>
            <w:tcW w:w="2628" w:type="dxa"/>
          </w:tcPr>
          <w:p w:rsidR="00C61AE6" w:rsidRPr="00C61AE6" w:rsidRDefault="00C61AE6" w:rsidP="00D90A04">
            <w:pPr>
              <w:rPr>
                <w:color w:val="FF0000"/>
                <w:lang w:eastAsia="zh-CN"/>
              </w:rPr>
            </w:pPr>
            <w:r w:rsidRPr="00C61AE6">
              <w:rPr>
                <w:rFonts w:hint="eastAsia"/>
                <w:color w:val="FF0000"/>
                <w:lang w:eastAsia="zh-CN"/>
              </w:rPr>
              <w:t>是否支持强转</w:t>
            </w:r>
          </w:p>
        </w:tc>
        <w:tc>
          <w:tcPr>
            <w:tcW w:w="1610" w:type="dxa"/>
          </w:tcPr>
          <w:p w:rsidR="00C61AE6" w:rsidRDefault="002C6A88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83CC6" w:rsidTr="00CC6048">
        <w:tc>
          <w:tcPr>
            <w:tcW w:w="3085" w:type="dxa"/>
          </w:tcPr>
          <w:p w:rsidR="00C61AE6" w:rsidRDefault="005E1F32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bson_endian_convert</w:t>
            </w:r>
          </w:p>
        </w:tc>
        <w:tc>
          <w:tcPr>
            <w:tcW w:w="1199" w:type="dxa"/>
          </w:tcPr>
          <w:p w:rsidR="00C61AE6" w:rsidRDefault="005E1F32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大小端转换</w:t>
            </w:r>
          </w:p>
        </w:tc>
        <w:tc>
          <w:tcPr>
            <w:tcW w:w="2628" w:type="dxa"/>
          </w:tcPr>
          <w:p w:rsidR="00C61AE6" w:rsidRDefault="00C61AE6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C61AE6" w:rsidRDefault="00D8179E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83CC6" w:rsidTr="00CC6048">
        <w:tc>
          <w:tcPr>
            <w:tcW w:w="3085" w:type="dxa"/>
          </w:tcPr>
          <w:p w:rsidR="00C61AE6" w:rsidRPr="00BA4F96" w:rsidRDefault="000A37B8" w:rsidP="00754B21">
            <w:pPr>
              <w:rPr>
                <w:color w:val="FF0000"/>
                <w:lang w:eastAsia="zh-CN"/>
              </w:rPr>
            </w:pPr>
            <w:r w:rsidRPr="00BA4F96">
              <w:rPr>
                <w:rFonts w:hint="eastAsia"/>
                <w:color w:val="FF0000"/>
                <w:lang w:eastAsia="zh-CN"/>
              </w:rPr>
              <w:t>sdb_eval</w:t>
            </w:r>
          </w:p>
        </w:tc>
        <w:tc>
          <w:tcPr>
            <w:tcW w:w="1199" w:type="dxa"/>
          </w:tcPr>
          <w:p w:rsidR="00C61AE6" w:rsidRPr="00BA4F96" w:rsidRDefault="00E47959" w:rsidP="00754B21">
            <w:pPr>
              <w:rPr>
                <w:color w:val="FF0000"/>
                <w:lang w:eastAsia="zh-CN"/>
              </w:rPr>
            </w:pPr>
            <w:r w:rsidRPr="00BA4F96">
              <w:rPr>
                <w:rFonts w:hint="eastAsia"/>
                <w:color w:val="FF0000"/>
                <w:lang w:eastAsia="zh-CN"/>
              </w:rPr>
              <w:t>？</w:t>
            </w:r>
          </w:p>
        </w:tc>
        <w:tc>
          <w:tcPr>
            <w:tcW w:w="2628" w:type="dxa"/>
          </w:tcPr>
          <w:p w:rsidR="00C61AE6" w:rsidRPr="00BA4F96" w:rsidRDefault="00C61AE6" w:rsidP="00754B21">
            <w:pPr>
              <w:rPr>
                <w:color w:val="FF0000"/>
                <w:lang w:eastAsia="zh-CN"/>
              </w:rPr>
            </w:pPr>
          </w:p>
        </w:tc>
        <w:tc>
          <w:tcPr>
            <w:tcW w:w="1610" w:type="dxa"/>
          </w:tcPr>
          <w:p w:rsidR="00C61AE6" w:rsidRDefault="00C61AE6" w:rsidP="00754B21">
            <w:pPr>
              <w:rPr>
                <w:lang w:eastAsia="zh-CN"/>
              </w:rPr>
            </w:pPr>
          </w:p>
        </w:tc>
      </w:tr>
      <w:tr w:rsidR="00583CC6" w:rsidTr="00CC6048">
        <w:tc>
          <w:tcPr>
            <w:tcW w:w="3085" w:type="dxa"/>
          </w:tcPr>
          <w:p w:rsidR="00C61AE6" w:rsidRDefault="000A37B8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bsonConvertJson</w:t>
            </w:r>
          </w:p>
        </w:tc>
        <w:tc>
          <w:tcPr>
            <w:tcW w:w="1199" w:type="dxa"/>
          </w:tcPr>
          <w:p w:rsidR="00C61AE6" w:rsidRDefault="00DF7CA7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bson转json</w:t>
            </w:r>
          </w:p>
        </w:tc>
        <w:tc>
          <w:tcPr>
            <w:tcW w:w="2628" w:type="dxa"/>
          </w:tcPr>
          <w:p w:rsidR="00C61AE6" w:rsidRDefault="00C61AE6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8F3673" w:rsidRDefault="008F3673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CF10CF" w:rsidTr="00CC6048">
        <w:tc>
          <w:tcPr>
            <w:tcW w:w="3085" w:type="dxa"/>
          </w:tcPr>
          <w:p w:rsidR="00CF10CF" w:rsidRDefault="00CF10CF" w:rsidP="00754B21">
            <w:pPr>
              <w:rPr>
                <w:lang w:eastAsia="zh-CN"/>
              </w:rPr>
            </w:pPr>
            <w:r w:rsidRPr="00CF10CF">
              <w:rPr>
                <w:lang w:eastAsia="zh-CN"/>
              </w:rPr>
              <w:t>jsonConvertBson</w:t>
            </w:r>
          </w:p>
        </w:tc>
        <w:tc>
          <w:tcPr>
            <w:tcW w:w="1199" w:type="dxa"/>
          </w:tcPr>
          <w:p w:rsidR="00CF10CF" w:rsidRDefault="00FE585D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json转bson</w:t>
            </w:r>
          </w:p>
        </w:tc>
        <w:tc>
          <w:tcPr>
            <w:tcW w:w="2628" w:type="dxa"/>
          </w:tcPr>
          <w:p w:rsidR="00CF10CF" w:rsidRDefault="007373FA" w:rsidP="00754B21">
            <w:pPr>
              <w:rPr>
                <w:lang w:eastAsia="zh-CN"/>
              </w:rPr>
            </w:pPr>
            <w:r w:rsidRPr="007373FA">
              <w:rPr>
                <w:lang w:eastAsia="zh-CN"/>
              </w:rPr>
              <w:t>parse_value</w:t>
            </w:r>
          </w:p>
          <w:p w:rsidR="007373FA" w:rsidRDefault="007373FA" w:rsidP="00754B21">
            <w:pPr>
              <w:rPr>
                <w:lang w:eastAsia="zh-CN"/>
              </w:rPr>
            </w:pPr>
            <w:r w:rsidRPr="007373FA">
              <w:rPr>
                <w:lang w:eastAsia="zh-CN"/>
              </w:rPr>
              <w:t>parse_first_command</w:t>
            </w:r>
          </w:p>
          <w:p w:rsidR="007373FA" w:rsidRDefault="007373FA" w:rsidP="00754B21">
            <w:pPr>
              <w:rPr>
                <w:lang w:eastAsia="zh-CN"/>
              </w:rPr>
            </w:pPr>
            <w:r w:rsidRPr="007373FA">
              <w:rPr>
                <w:lang w:eastAsia="zh-CN"/>
              </w:rPr>
              <w:t>parse_second_command</w:t>
            </w:r>
          </w:p>
        </w:tc>
        <w:tc>
          <w:tcPr>
            <w:tcW w:w="1610" w:type="dxa"/>
          </w:tcPr>
          <w:p w:rsidR="00CF10CF" w:rsidRDefault="00A41C91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F91121" w:rsidTr="00CC6048">
        <w:tc>
          <w:tcPr>
            <w:tcW w:w="3085" w:type="dxa"/>
          </w:tcPr>
          <w:p w:rsidR="00BA4F96" w:rsidRDefault="00BA4F96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bsonElementToChar</w:t>
            </w:r>
          </w:p>
        </w:tc>
        <w:tc>
          <w:tcPr>
            <w:tcW w:w="1199" w:type="dxa"/>
          </w:tcPr>
          <w:p w:rsidR="00DF7CA7" w:rsidRDefault="00BA4F96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bson转字符串</w:t>
            </w:r>
          </w:p>
        </w:tc>
        <w:tc>
          <w:tcPr>
            <w:tcW w:w="2628" w:type="dxa"/>
          </w:tcPr>
          <w:p w:rsidR="00DF7CA7" w:rsidRDefault="00DF7CA7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DF7CA7" w:rsidRDefault="004E6B44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7D7A3A" w:rsidTr="00CC6048">
        <w:tc>
          <w:tcPr>
            <w:tcW w:w="3085" w:type="dxa"/>
          </w:tcPr>
          <w:p w:rsidR="007D7A3A" w:rsidRDefault="007D7A3A" w:rsidP="00754B21">
            <w:pPr>
              <w:rPr>
                <w:rFonts w:hint="eastAsia"/>
                <w:lang w:eastAsia="zh-CN"/>
              </w:rPr>
            </w:pPr>
            <w:r w:rsidRPr="007D7A3A">
              <w:rPr>
                <w:lang w:eastAsia="zh-CN"/>
              </w:rPr>
              <w:t>BSONElement::trueValue</w:t>
            </w:r>
          </w:p>
        </w:tc>
        <w:tc>
          <w:tcPr>
            <w:tcW w:w="1199" w:type="dxa"/>
          </w:tcPr>
          <w:p w:rsidR="007D7A3A" w:rsidRDefault="00763097" w:rsidP="00754B2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强转为</w:t>
            </w:r>
            <w:r w:rsidR="00D32AFB">
              <w:rPr>
                <w:rFonts w:hint="eastAsia"/>
                <w:lang w:eastAsia="zh-CN"/>
              </w:rPr>
              <w:t xml:space="preserve">bool型 </w:t>
            </w:r>
          </w:p>
        </w:tc>
        <w:tc>
          <w:tcPr>
            <w:tcW w:w="2628" w:type="dxa"/>
          </w:tcPr>
          <w:p w:rsidR="007D7A3A" w:rsidRDefault="007D7A3A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7D7A3A" w:rsidRDefault="001D539C" w:rsidP="00754B2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F91121" w:rsidTr="00CC6048">
        <w:tc>
          <w:tcPr>
            <w:tcW w:w="3085" w:type="dxa"/>
          </w:tcPr>
          <w:p w:rsidR="00DF7CA7" w:rsidRDefault="002C3124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_appendValue</w:t>
            </w:r>
          </w:p>
        </w:tc>
        <w:tc>
          <w:tcPr>
            <w:tcW w:w="1199" w:type="dxa"/>
          </w:tcPr>
          <w:p w:rsidR="00DF7CA7" w:rsidRDefault="002C3124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bson转csv</w:t>
            </w:r>
          </w:p>
        </w:tc>
        <w:tc>
          <w:tcPr>
            <w:tcW w:w="2628" w:type="dxa"/>
          </w:tcPr>
          <w:p w:rsidR="00DF7CA7" w:rsidRDefault="00DF7CA7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DF7CA7" w:rsidRDefault="008C0D1C" w:rsidP="00754B21">
            <w:pPr>
              <w:rPr>
                <w:lang w:eastAsia="zh-CN"/>
              </w:rPr>
            </w:pPr>
            <w:ins w:id="1" w:author="linyoubin" w:date="2016-04-12T15:14:00Z">
              <w:r>
                <w:rPr>
                  <w:rFonts w:hint="eastAsia"/>
                  <w:lang w:eastAsia="zh-CN"/>
                </w:rPr>
                <w:t>add</w:t>
              </w:r>
              <w:r w:rsidR="00686CEF">
                <w:rPr>
                  <w:rFonts w:hint="eastAsia"/>
                  <w:lang w:eastAsia="zh-CN"/>
                </w:rPr>
                <w:t>/未测试</w:t>
              </w:r>
            </w:ins>
          </w:p>
        </w:tc>
      </w:tr>
      <w:tr w:rsidR="00F91121" w:rsidTr="00CC6048">
        <w:tc>
          <w:tcPr>
            <w:tcW w:w="3085" w:type="dxa"/>
          </w:tcPr>
          <w:p w:rsidR="00DF7CA7" w:rsidRPr="008815B9" w:rsidRDefault="009E493C" w:rsidP="00754B21">
            <w:pPr>
              <w:rPr>
                <w:color w:val="FF0000"/>
                <w:lang w:eastAsia="zh-CN"/>
              </w:rPr>
            </w:pPr>
            <w:r w:rsidRPr="008815B9">
              <w:rPr>
                <w:rFonts w:hint="eastAsia"/>
                <w:color w:val="FF0000"/>
                <w:lang w:eastAsia="zh-CN"/>
              </w:rPr>
              <w:t>sdbColumnTypesCompatible</w:t>
            </w:r>
          </w:p>
        </w:tc>
        <w:tc>
          <w:tcPr>
            <w:tcW w:w="1199" w:type="dxa"/>
          </w:tcPr>
          <w:p w:rsidR="00DF7CA7" w:rsidRPr="008815B9" w:rsidRDefault="009E493C" w:rsidP="00754B21">
            <w:pPr>
              <w:rPr>
                <w:color w:val="FF0000"/>
                <w:lang w:eastAsia="zh-CN"/>
              </w:rPr>
            </w:pPr>
            <w:r w:rsidRPr="008815B9">
              <w:rPr>
                <w:rFonts w:hint="eastAsia"/>
                <w:color w:val="FF0000"/>
                <w:lang w:eastAsia="zh-CN"/>
              </w:rPr>
              <w:t>pg判断类型能否转换</w:t>
            </w:r>
          </w:p>
        </w:tc>
        <w:tc>
          <w:tcPr>
            <w:tcW w:w="2628" w:type="dxa"/>
          </w:tcPr>
          <w:p w:rsidR="00DF7CA7" w:rsidRPr="008815B9" w:rsidRDefault="00546C02" w:rsidP="00754B21">
            <w:pPr>
              <w:rPr>
                <w:color w:val="FF0000"/>
                <w:lang w:eastAsia="zh-CN"/>
              </w:rPr>
            </w:pPr>
            <w:r w:rsidRPr="008815B9">
              <w:rPr>
                <w:rFonts w:hint="eastAsia"/>
                <w:color w:val="FF0000"/>
              </w:rPr>
              <w:t>fdw兼容性问题</w:t>
            </w:r>
          </w:p>
        </w:tc>
        <w:tc>
          <w:tcPr>
            <w:tcW w:w="1610" w:type="dxa"/>
          </w:tcPr>
          <w:p w:rsidR="00DF7CA7" w:rsidRPr="008815B9" w:rsidRDefault="00546C02" w:rsidP="00754B21">
            <w:pPr>
              <w:rPr>
                <w:color w:val="FF0000"/>
                <w:lang w:eastAsia="zh-CN"/>
              </w:rPr>
            </w:pPr>
            <w:r w:rsidRPr="008815B9">
              <w:rPr>
                <w:rFonts w:hint="eastAsia"/>
                <w:color w:val="FF0000"/>
                <w:lang w:eastAsia="zh-CN"/>
              </w:rPr>
              <w:t>遗留</w:t>
            </w:r>
          </w:p>
        </w:tc>
      </w:tr>
      <w:tr w:rsidR="00CC6048" w:rsidTr="00CC6048">
        <w:tc>
          <w:tcPr>
            <w:tcW w:w="3085" w:type="dxa"/>
          </w:tcPr>
          <w:p w:rsidR="00A1354F" w:rsidRDefault="00A1354F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sptConvertor::_traverse()</w:t>
            </w:r>
          </w:p>
        </w:tc>
        <w:tc>
          <w:tcPr>
            <w:tcW w:w="1199" w:type="dxa"/>
          </w:tcPr>
          <w:p w:rsidR="00A1354F" w:rsidRDefault="00A1354F" w:rsidP="00754B21">
            <w:pPr>
              <w:rPr>
                <w:lang w:eastAsia="zh-CN"/>
              </w:rPr>
            </w:pPr>
          </w:p>
        </w:tc>
        <w:tc>
          <w:tcPr>
            <w:tcW w:w="2628" w:type="dxa"/>
          </w:tcPr>
          <w:p w:rsidR="00A1354F" w:rsidRDefault="00CC6048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sptConvertor::_addSpecialObj()</w:t>
            </w:r>
          </w:p>
        </w:tc>
        <w:tc>
          <w:tcPr>
            <w:tcW w:w="1610" w:type="dxa"/>
          </w:tcPr>
          <w:p w:rsidR="00A1354F" w:rsidRDefault="007C5387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F91121" w:rsidTr="00CC6048">
        <w:tc>
          <w:tcPr>
            <w:tcW w:w="3085" w:type="dxa"/>
          </w:tcPr>
          <w:p w:rsidR="00DF7CA7" w:rsidRPr="00080372" w:rsidRDefault="00ED35D6" w:rsidP="00754B21">
            <w:pPr>
              <w:rPr>
                <w:b/>
                <w:color w:val="4F81BD" w:themeColor="accent1"/>
                <w:lang w:eastAsia="zh-CN"/>
              </w:rPr>
            </w:pPr>
            <w:r w:rsidRPr="00080372">
              <w:rPr>
                <w:rFonts w:hint="eastAsia"/>
                <w:b/>
                <w:color w:val="4F81BD" w:themeColor="accent1"/>
                <w:lang w:eastAsia="zh-CN"/>
              </w:rPr>
              <w:lastRenderedPageBreak/>
              <w:t>bson_append_decimal</w:t>
            </w:r>
            <w:r w:rsidR="00074F80">
              <w:rPr>
                <w:rFonts w:hint="eastAsia"/>
                <w:b/>
                <w:color w:val="4F81BD" w:themeColor="accent1"/>
                <w:lang w:eastAsia="zh-CN"/>
              </w:rPr>
              <w:t>(bson *b, const char *name, bson_decimal *decimal)</w:t>
            </w:r>
          </w:p>
        </w:tc>
        <w:tc>
          <w:tcPr>
            <w:tcW w:w="1199" w:type="dxa"/>
          </w:tcPr>
          <w:p w:rsidR="00DF7CA7" w:rsidRPr="00080372" w:rsidRDefault="00DF7CA7" w:rsidP="00754B21">
            <w:pPr>
              <w:rPr>
                <w:b/>
                <w:color w:val="4F81BD" w:themeColor="accent1"/>
                <w:lang w:eastAsia="zh-CN"/>
              </w:rPr>
            </w:pPr>
          </w:p>
        </w:tc>
        <w:tc>
          <w:tcPr>
            <w:tcW w:w="2628" w:type="dxa"/>
          </w:tcPr>
          <w:p w:rsidR="00DF7CA7" w:rsidRPr="00080372" w:rsidRDefault="00CA0E18" w:rsidP="00754B21">
            <w:pPr>
              <w:rPr>
                <w:b/>
                <w:color w:val="4F81BD" w:themeColor="accent1"/>
                <w:lang w:eastAsia="zh-CN"/>
              </w:rPr>
            </w:pPr>
            <w:r w:rsidRPr="00080372">
              <w:rPr>
                <w:rFonts w:hint="eastAsia"/>
                <w:b/>
                <w:color w:val="4F81BD" w:themeColor="accent1"/>
                <w:lang w:eastAsia="zh-CN"/>
              </w:rPr>
              <w:t>新增接口</w:t>
            </w:r>
          </w:p>
        </w:tc>
        <w:tc>
          <w:tcPr>
            <w:tcW w:w="1610" w:type="dxa"/>
          </w:tcPr>
          <w:p w:rsidR="00DF7CA7" w:rsidRPr="00080372" w:rsidRDefault="00C43AE7" w:rsidP="00754B21">
            <w:pPr>
              <w:rPr>
                <w:b/>
                <w:color w:val="4F81BD" w:themeColor="accent1"/>
                <w:lang w:eastAsia="zh-CN"/>
              </w:rPr>
            </w:pPr>
            <w:r>
              <w:rPr>
                <w:rFonts w:hint="eastAsia"/>
                <w:b/>
                <w:color w:val="4F81BD" w:themeColor="accent1"/>
                <w:lang w:eastAsia="zh-CN"/>
              </w:rPr>
              <w:t>add</w:t>
            </w:r>
          </w:p>
        </w:tc>
      </w:tr>
      <w:tr w:rsidR="00F91121" w:rsidTr="00CC6048">
        <w:tc>
          <w:tcPr>
            <w:tcW w:w="3085" w:type="dxa"/>
          </w:tcPr>
          <w:p w:rsidR="00AE14D3" w:rsidRPr="00F14C07" w:rsidRDefault="00AE14D3" w:rsidP="00BD5375">
            <w:pPr>
              <w:tabs>
                <w:tab w:val="left" w:pos="1795"/>
              </w:tabs>
              <w:rPr>
                <w:b/>
                <w:color w:val="4F81BD" w:themeColor="accent1"/>
                <w:lang w:eastAsia="zh-CN"/>
              </w:rPr>
            </w:pPr>
            <w:r>
              <w:rPr>
                <w:rFonts w:hint="eastAsia"/>
                <w:b/>
                <w:color w:val="4F81BD" w:themeColor="accent1"/>
                <w:lang w:eastAsia="zh-CN"/>
              </w:rPr>
              <w:t>bson_iterator_</w:t>
            </w:r>
            <w:r w:rsidR="007B10A3">
              <w:rPr>
                <w:rFonts w:hint="eastAsia"/>
                <w:b/>
                <w:color w:val="4F81BD" w:themeColor="accent1"/>
                <w:lang w:eastAsia="zh-CN"/>
              </w:rPr>
              <w:t>decimal</w:t>
            </w:r>
            <w:r w:rsidR="00BD5375">
              <w:rPr>
                <w:rFonts w:hint="eastAsia"/>
                <w:b/>
                <w:color w:val="4F81BD" w:themeColor="accent1"/>
                <w:lang w:eastAsia="zh-CN"/>
              </w:rPr>
              <w:t>(</w:t>
            </w:r>
            <w:r w:rsidR="005E5D84">
              <w:rPr>
                <w:rFonts w:hint="eastAsia"/>
                <w:b/>
                <w:color w:val="4F81BD" w:themeColor="accent1"/>
                <w:lang w:eastAsia="zh-CN"/>
              </w:rPr>
              <w:t>const bson_iterator *i, bson_decimal *decimal</w:t>
            </w:r>
            <w:r>
              <w:rPr>
                <w:rFonts w:hint="eastAsia"/>
                <w:b/>
                <w:color w:val="4F81BD" w:themeColor="accent1"/>
                <w:lang w:eastAsia="zh-CN"/>
              </w:rPr>
              <w:t>)</w:t>
            </w:r>
          </w:p>
        </w:tc>
        <w:tc>
          <w:tcPr>
            <w:tcW w:w="1199" w:type="dxa"/>
          </w:tcPr>
          <w:p w:rsidR="00AE14D3" w:rsidRPr="00F14C07" w:rsidRDefault="00AE14D3" w:rsidP="00754B21">
            <w:pPr>
              <w:rPr>
                <w:b/>
                <w:color w:val="4F81BD" w:themeColor="accent1"/>
                <w:lang w:eastAsia="zh-CN"/>
              </w:rPr>
            </w:pPr>
          </w:p>
        </w:tc>
        <w:tc>
          <w:tcPr>
            <w:tcW w:w="2628" w:type="dxa"/>
          </w:tcPr>
          <w:p w:rsidR="00AE14D3" w:rsidRDefault="009F4A8D" w:rsidP="00754B21">
            <w:pPr>
              <w:rPr>
                <w:lang w:eastAsia="zh-CN"/>
              </w:rPr>
            </w:pPr>
            <w:r w:rsidRPr="00080372">
              <w:rPr>
                <w:rFonts w:hint="eastAsia"/>
                <w:b/>
                <w:color w:val="4F81BD" w:themeColor="accent1"/>
                <w:lang w:eastAsia="zh-CN"/>
              </w:rPr>
              <w:t>新增接口</w:t>
            </w:r>
          </w:p>
        </w:tc>
        <w:tc>
          <w:tcPr>
            <w:tcW w:w="1610" w:type="dxa"/>
          </w:tcPr>
          <w:p w:rsidR="00AE14D3" w:rsidRDefault="004B7FBD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F91121" w:rsidTr="00CC6048">
        <w:tc>
          <w:tcPr>
            <w:tcW w:w="3085" w:type="dxa"/>
          </w:tcPr>
          <w:p w:rsidR="00AE14D3" w:rsidRPr="002C0B7F" w:rsidRDefault="00B669D9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2C0B7F">
              <w:rPr>
                <w:rFonts w:hint="eastAsia"/>
                <w:b/>
                <w:lang w:eastAsia="zh-CN"/>
              </w:rPr>
              <w:t>aggrGroupParser::parseInputFunc</w:t>
            </w:r>
          </w:p>
        </w:tc>
        <w:tc>
          <w:tcPr>
            <w:tcW w:w="1199" w:type="dxa"/>
          </w:tcPr>
          <w:p w:rsidR="00AE14D3" w:rsidRPr="002C0B7F" w:rsidRDefault="00577627" w:rsidP="00754B21">
            <w:pPr>
              <w:rPr>
                <w:b/>
                <w:lang w:eastAsia="zh-CN"/>
              </w:rPr>
            </w:pPr>
            <w:r w:rsidRPr="002C0B7F">
              <w:rPr>
                <w:rFonts w:hint="eastAsia"/>
                <w:b/>
                <w:lang w:eastAsia="zh-CN"/>
              </w:rPr>
              <w:t>处理sum</w:t>
            </w:r>
          </w:p>
        </w:tc>
        <w:tc>
          <w:tcPr>
            <w:tcW w:w="2628" w:type="dxa"/>
          </w:tcPr>
          <w:p w:rsidR="00AE14D3" w:rsidRPr="002C0B7F" w:rsidRDefault="00AE14D3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AE14D3" w:rsidRPr="002C0B7F" w:rsidRDefault="0023175B" w:rsidP="00754B21">
            <w:pPr>
              <w:rPr>
                <w:lang w:eastAsia="zh-CN"/>
              </w:rPr>
            </w:pPr>
            <w:ins w:id="2" w:author="linyoubin" w:date="2016-04-12T15:17:00Z">
              <w:r>
                <w:rPr>
                  <w:rFonts w:hint="eastAsia"/>
                  <w:lang w:eastAsia="zh-CN"/>
                </w:rPr>
                <w:t>//TODO</w:t>
              </w:r>
            </w:ins>
          </w:p>
        </w:tc>
      </w:tr>
      <w:tr w:rsidR="00F91121" w:rsidTr="00CC6048">
        <w:tc>
          <w:tcPr>
            <w:tcW w:w="3085" w:type="dxa"/>
          </w:tcPr>
          <w:p w:rsidR="00AE14D3" w:rsidRPr="002C0B7F" w:rsidRDefault="00F67ECC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2C0B7F">
              <w:rPr>
                <w:rFonts w:hint="eastAsia"/>
                <w:b/>
                <w:lang w:eastAsia="zh-CN"/>
              </w:rPr>
              <w:t>BSONElement::size</w:t>
            </w:r>
          </w:p>
        </w:tc>
        <w:tc>
          <w:tcPr>
            <w:tcW w:w="1199" w:type="dxa"/>
          </w:tcPr>
          <w:p w:rsidR="00AE14D3" w:rsidRPr="002C0B7F" w:rsidRDefault="002C0B7F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element大小</w:t>
            </w:r>
          </w:p>
        </w:tc>
        <w:tc>
          <w:tcPr>
            <w:tcW w:w="2628" w:type="dxa"/>
          </w:tcPr>
          <w:p w:rsidR="00AE14D3" w:rsidRPr="002C0B7F" w:rsidRDefault="00A47251" w:rsidP="00DE236F">
            <w:pPr>
              <w:tabs>
                <w:tab w:val="left" w:pos="6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有两个重载函数</w:t>
            </w:r>
          </w:p>
        </w:tc>
        <w:tc>
          <w:tcPr>
            <w:tcW w:w="1610" w:type="dxa"/>
          </w:tcPr>
          <w:p w:rsidR="00AE14D3" w:rsidRPr="002C0B7F" w:rsidRDefault="00D4416F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F91121" w:rsidTr="00CC6048">
        <w:tc>
          <w:tcPr>
            <w:tcW w:w="3085" w:type="dxa"/>
          </w:tcPr>
          <w:p w:rsidR="00AE14D3" w:rsidRPr="002C0B7F" w:rsidRDefault="00B9222C" w:rsidP="00B9222C">
            <w:pPr>
              <w:tabs>
                <w:tab w:val="left" w:pos="2005"/>
              </w:tabs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BSONElement::toString()</w:t>
            </w:r>
          </w:p>
        </w:tc>
        <w:tc>
          <w:tcPr>
            <w:tcW w:w="1199" w:type="dxa"/>
          </w:tcPr>
          <w:p w:rsidR="00AE14D3" w:rsidRPr="002C0B7F" w:rsidRDefault="00AE14D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AE14D3" w:rsidRPr="002C0B7F" w:rsidRDefault="00AE14D3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AE14D3" w:rsidRPr="002C0B7F" w:rsidRDefault="00542956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2C0B7F" w:rsidTr="00CC6048">
        <w:tc>
          <w:tcPr>
            <w:tcW w:w="3085" w:type="dxa"/>
          </w:tcPr>
          <w:p w:rsidR="002C0B7F" w:rsidRPr="002C0B7F" w:rsidRDefault="006A144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BSONElement::isNumber()</w:t>
            </w:r>
          </w:p>
        </w:tc>
        <w:tc>
          <w:tcPr>
            <w:tcW w:w="1199" w:type="dxa"/>
          </w:tcPr>
          <w:p w:rsidR="002C0B7F" w:rsidRPr="002C0B7F" w:rsidRDefault="002C0B7F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2C0B7F" w:rsidRPr="002C0B7F" w:rsidRDefault="002C0B7F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2C0B7F" w:rsidRPr="002C0B7F" w:rsidRDefault="00627B03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6A1443" w:rsidTr="00CC6048">
        <w:tc>
          <w:tcPr>
            <w:tcW w:w="3085" w:type="dxa"/>
          </w:tcPr>
          <w:p w:rsidR="006A1443" w:rsidRDefault="006A144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BSONElement::number()</w:t>
            </w:r>
          </w:p>
        </w:tc>
        <w:tc>
          <w:tcPr>
            <w:tcW w:w="1199" w:type="dxa"/>
          </w:tcPr>
          <w:p w:rsidR="006A1443" w:rsidRPr="002C0B7F" w:rsidRDefault="006A144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6A1443" w:rsidRPr="002C0B7F" w:rsidRDefault="006A1443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6A1443" w:rsidRPr="002C0B7F" w:rsidRDefault="00AF7A92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4C1D26" w:rsidTr="00CC6048">
        <w:tc>
          <w:tcPr>
            <w:tcW w:w="3085" w:type="dxa"/>
          </w:tcPr>
          <w:p w:rsidR="004C1D26" w:rsidRPr="003E6906" w:rsidRDefault="00A64503" w:rsidP="00A64503">
            <w:pPr>
              <w:tabs>
                <w:tab w:val="left" w:pos="1795"/>
              </w:tabs>
              <w:ind w:left="110" w:hangingChars="50" w:hanging="110"/>
              <w:rPr>
                <w:b/>
                <w:color w:val="4F81BD" w:themeColor="accent1"/>
                <w:lang w:eastAsia="zh-CN"/>
              </w:rPr>
            </w:pPr>
            <w:r>
              <w:rPr>
                <w:rFonts w:hint="eastAsia"/>
                <w:b/>
                <w:color w:val="4F81BD" w:themeColor="accent1"/>
                <w:lang w:eastAsia="zh-CN"/>
              </w:rPr>
              <w:t>bsonDecimal</w:t>
            </w:r>
            <w:r w:rsidRPr="003E6906">
              <w:rPr>
                <w:rFonts w:hint="eastAsia"/>
                <w:b/>
                <w:color w:val="4F81BD" w:themeColor="accent1"/>
                <w:lang w:eastAsia="zh-CN"/>
              </w:rPr>
              <w:t xml:space="preserve"> </w:t>
            </w:r>
            <w:r w:rsidR="004C1D26" w:rsidRPr="003E6906">
              <w:rPr>
                <w:rFonts w:hint="eastAsia"/>
                <w:b/>
                <w:color w:val="4F81BD" w:themeColor="accent1"/>
                <w:lang w:eastAsia="zh-CN"/>
              </w:rPr>
              <w:t>BSONElement::</w:t>
            </w:r>
            <w:r w:rsidR="008D7A0A" w:rsidRPr="003E6906">
              <w:rPr>
                <w:rFonts w:hint="eastAsia"/>
                <w:b/>
                <w:color w:val="4F81BD" w:themeColor="accent1"/>
                <w:lang w:eastAsia="zh-CN"/>
              </w:rPr>
              <w:t>decimal</w:t>
            </w:r>
            <w:r w:rsidR="00740ADB" w:rsidRPr="003E6906">
              <w:rPr>
                <w:rFonts w:hint="eastAsia"/>
                <w:b/>
                <w:color w:val="4F81BD" w:themeColor="accent1"/>
                <w:lang w:eastAsia="zh-CN"/>
              </w:rPr>
              <w:t>()</w:t>
            </w:r>
          </w:p>
        </w:tc>
        <w:tc>
          <w:tcPr>
            <w:tcW w:w="1199" w:type="dxa"/>
          </w:tcPr>
          <w:p w:rsidR="004C1D26" w:rsidRPr="003E6906" w:rsidRDefault="003E6906" w:rsidP="00754B21">
            <w:pPr>
              <w:rPr>
                <w:b/>
                <w:color w:val="4F81BD" w:themeColor="accent1"/>
                <w:lang w:eastAsia="zh-CN"/>
              </w:rPr>
            </w:pPr>
            <w:r>
              <w:rPr>
                <w:rFonts w:hint="eastAsia"/>
                <w:b/>
                <w:color w:val="4F81BD" w:themeColor="accent1"/>
                <w:lang w:eastAsia="zh-CN"/>
              </w:rPr>
              <w:t>获取decimal</w:t>
            </w:r>
          </w:p>
        </w:tc>
        <w:tc>
          <w:tcPr>
            <w:tcW w:w="2628" w:type="dxa"/>
          </w:tcPr>
          <w:p w:rsidR="004C1D26" w:rsidRPr="003E6906" w:rsidRDefault="004C1D26" w:rsidP="00754B21">
            <w:pPr>
              <w:rPr>
                <w:color w:val="4F81BD" w:themeColor="accent1"/>
                <w:lang w:eastAsia="zh-CN"/>
              </w:rPr>
            </w:pPr>
          </w:p>
        </w:tc>
        <w:tc>
          <w:tcPr>
            <w:tcW w:w="1610" w:type="dxa"/>
          </w:tcPr>
          <w:p w:rsidR="004C1D26" w:rsidRPr="003E6906" w:rsidRDefault="009E5639" w:rsidP="00754B21">
            <w:pPr>
              <w:rPr>
                <w:color w:val="4F81BD" w:themeColor="accent1"/>
                <w:lang w:eastAsia="zh-CN"/>
              </w:rPr>
            </w:pPr>
            <w:r>
              <w:rPr>
                <w:rFonts w:hint="eastAsia"/>
                <w:color w:val="4F81BD" w:themeColor="accent1"/>
                <w:lang w:eastAsia="zh-CN"/>
              </w:rPr>
              <w:t>add</w:t>
            </w:r>
          </w:p>
        </w:tc>
      </w:tr>
      <w:tr w:rsidR="00E22321" w:rsidTr="00CC6048">
        <w:tc>
          <w:tcPr>
            <w:tcW w:w="3085" w:type="dxa"/>
          </w:tcPr>
          <w:p w:rsidR="00E22321" w:rsidRDefault="00E22321" w:rsidP="00A64503">
            <w:pPr>
              <w:tabs>
                <w:tab w:val="left" w:pos="1795"/>
              </w:tabs>
              <w:ind w:left="110" w:hangingChars="50" w:hanging="110"/>
              <w:rPr>
                <w:b/>
                <w:color w:val="4F81BD" w:themeColor="accent1"/>
                <w:lang w:eastAsia="zh-CN"/>
              </w:rPr>
            </w:pPr>
            <w:r>
              <w:rPr>
                <w:rFonts w:hint="eastAsia"/>
                <w:b/>
                <w:color w:val="4F81BD" w:themeColor="accent1"/>
                <w:lang w:eastAsia="zh-CN"/>
              </w:rPr>
              <w:t>void BSONElement::Val(</w:t>
            </w:r>
            <w:r w:rsidR="0082290A">
              <w:rPr>
                <w:rFonts w:hint="eastAsia"/>
                <w:b/>
                <w:color w:val="4F81BD" w:themeColor="accent1"/>
                <w:lang w:eastAsia="zh-CN"/>
              </w:rPr>
              <w:t>bsonDecimal &amp;v</w:t>
            </w:r>
            <w:r>
              <w:rPr>
                <w:rFonts w:hint="eastAsia"/>
                <w:b/>
                <w:color w:val="4F81BD" w:themeColor="accent1"/>
                <w:lang w:eastAsia="zh-CN"/>
              </w:rPr>
              <w:t>)</w:t>
            </w:r>
          </w:p>
        </w:tc>
        <w:tc>
          <w:tcPr>
            <w:tcW w:w="1199" w:type="dxa"/>
          </w:tcPr>
          <w:p w:rsidR="00E22321" w:rsidRPr="00F94E7A" w:rsidRDefault="00A729BE" w:rsidP="00754B21">
            <w:pPr>
              <w:rPr>
                <w:b/>
                <w:color w:val="4F81BD" w:themeColor="accent1"/>
                <w:lang w:eastAsia="zh-CN"/>
              </w:rPr>
            </w:pPr>
            <w:r>
              <w:rPr>
                <w:rFonts w:hint="eastAsia"/>
                <w:b/>
                <w:color w:val="4F81BD" w:themeColor="accent1"/>
                <w:lang w:eastAsia="zh-CN"/>
              </w:rPr>
              <w:t>获取decimal</w:t>
            </w:r>
          </w:p>
        </w:tc>
        <w:tc>
          <w:tcPr>
            <w:tcW w:w="2628" w:type="dxa"/>
          </w:tcPr>
          <w:p w:rsidR="00E22321" w:rsidRPr="003E6906" w:rsidRDefault="00E22321" w:rsidP="00754B21">
            <w:pPr>
              <w:rPr>
                <w:color w:val="4F81BD" w:themeColor="accent1"/>
                <w:lang w:eastAsia="zh-CN"/>
              </w:rPr>
            </w:pPr>
          </w:p>
        </w:tc>
        <w:tc>
          <w:tcPr>
            <w:tcW w:w="1610" w:type="dxa"/>
          </w:tcPr>
          <w:p w:rsidR="00E22321" w:rsidRPr="003E6906" w:rsidRDefault="00C53F09" w:rsidP="00754B21">
            <w:pPr>
              <w:rPr>
                <w:color w:val="4F81BD" w:themeColor="accent1"/>
                <w:lang w:eastAsia="zh-CN"/>
              </w:rPr>
            </w:pPr>
            <w:r>
              <w:rPr>
                <w:rFonts w:hint="eastAsia"/>
                <w:color w:val="4F81BD" w:themeColor="accent1"/>
                <w:lang w:eastAsia="zh-CN"/>
              </w:rPr>
              <w:t>add</w:t>
            </w:r>
          </w:p>
        </w:tc>
      </w:tr>
      <w:tr w:rsidR="0080293C" w:rsidTr="00CC6048">
        <w:tc>
          <w:tcPr>
            <w:tcW w:w="3085" w:type="dxa"/>
          </w:tcPr>
          <w:p w:rsidR="0080293C" w:rsidRDefault="0080293C" w:rsidP="0080293C">
            <w:pPr>
              <w:tabs>
                <w:tab w:val="left" w:pos="1795"/>
              </w:tabs>
              <w:ind w:left="110" w:hangingChars="50" w:hanging="110"/>
              <w:rPr>
                <w:b/>
                <w:color w:val="4F81BD" w:themeColor="accent1"/>
                <w:lang w:eastAsia="zh-CN"/>
              </w:rPr>
            </w:pPr>
            <w:r>
              <w:rPr>
                <w:rFonts w:hint="eastAsia"/>
                <w:b/>
                <w:color w:val="4F81BD" w:themeColor="accent1"/>
                <w:lang w:eastAsia="zh-CN"/>
              </w:rPr>
              <w:t>BSONElement::</w:t>
            </w:r>
            <w:r w:rsidR="00FB3684" w:rsidRPr="00FB3684">
              <w:rPr>
                <w:b/>
                <w:color w:val="4F81BD" w:themeColor="accent1"/>
                <w:lang w:eastAsia="zh-CN"/>
              </w:rPr>
              <w:t xml:space="preserve">numberDecimal </w:t>
            </w:r>
            <w:r w:rsidRPr="0080293C">
              <w:rPr>
                <w:b/>
                <w:color w:val="4F81BD" w:themeColor="accent1"/>
                <w:lang w:eastAsia="zh-CN"/>
              </w:rPr>
              <w:t>()</w:t>
            </w:r>
          </w:p>
        </w:tc>
        <w:tc>
          <w:tcPr>
            <w:tcW w:w="1199" w:type="dxa"/>
          </w:tcPr>
          <w:p w:rsidR="0080293C" w:rsidRDefault="0080293C" w:rsidP="00754B21">
            <w:pPr>
              <w:rPr>
                <w:b/>
                <w:color w:val="4F81BD" w:themeColor="accent1"/>
                <w:lang w:eastAsia="zh-CN"/>
              </w:rPr>
            </w:pPr>
          </w:p>
        </w:tc>
        <w:tc>
          <w:tcPr>
            <w:tcW w:w="2628" w:type="dxa"/>
          </w:tcPr>
          <w:p w:rsidR="0080293C" w:rsidRPr="003E6906" w:rsidRDefault="0080293C" w:rsidP="00754B21">
            <w:pPr>
              <w:rPr>
                <w:color w:val="4F81BD" w:themeColor="accent1"/>
                <w:lang w:eastAsia="zh-CN"/>
              </w:rPr>
            </w:pPr>
          </w:p>
        </w:tc>
        <w:tc>
          <w:tcPr>
            <w:tcW w:w="1610" w:type="dxa"/>
          </w:tcPr>
          <w:p w:rsidR="0080293C" w:rsidRPr="003E6906" w:rsidRDefault="00C53F09" w:rsidP="00754B21">
            <w:pPr>
              <w:rPr>
                <w:color w:val="4F81BD" w:themeColor="accent1"/>
                <w:lang w:eastAsia="zh-CN"/>
              </w:rPr>
            </w:pPr>
            <w:r>
              <w:rPr>
                <w:rFonts w:hint="eastAsia"/>
                <w:color w:val="4F81BD" w:themeColor="accent1"/>
                <w:lang w:eastAsia="zh-CN"/>
              </w:rPr>
              <w:t>add</w:t>
            </w:r>
          </w:p>
        </w:tc>
      </w:tr>
      <w:tr w:rsidR="004C1D26" w:rsidTr="00CC6048">
        <w:tc>
          <w:tcPr>
            <w:tcW w:w="3085" w:type="dxa"/>
          </w:tcPr>
          <w:p w:rsidR="004C1D26" w:rsidRDefault="00813EB9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BSONElement::canonicalType()</w:t>
            </w:r>
          </w:p>
        </w:tc>
        <w:tc>
          <w:tcPr>
            <w:tcW w:w="1199" w:type="dxa"/>
          </w:tcPr>
          <w:p w:rsidR="004C1D26" w:rsidRPr="002C0B7F" w:rsidRDefault="007866B7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比较类型大小</w:t>
            </w:r>
          </w:p>
        </w:tc>
        <w:tc>
          <w:tcPr>
            <w:tcW w:w="2628" w:type="dxa"/>
          </w:tcPr>
          <w:p w:rsidR="004C1D26" w:rsidRPr="002C0B7F" w:rsidRDefault="004C1D26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4C1D26" w:rsidRPr="002C0B7F" w:rsidRDefault="00E90D3D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4C1D26" w:rsidTr="00CC6048">
        <w:tc>
          <w:tcPr>
            <w:tcW w:w="3085" w:type="dxa"/>
          </w:tcPr>
          <w:p w:rsidR="004C1D26" w:rsidRPr="00015985" w:rsidRDefault="001B6EF7" w:rsidP="002F7443">
            <w:pPr>
              <w:tabs>
                <w:tab w:val="left" w:pos="1795"/>
              </w:tabs>
              <w:rPr>
                <w:b/>
                <w:color w:val="FF0000"/>
                <w:lang w:eastAsia="zh-CN"/>
              </w:rPr>
            </w:pPr>
            <w:r w:rsidRPr="00015985">
              <w:rPr>
                <w:rFonts w:hint="eastAsia"/>
                <w:b/>
                <w:color w:val="FF0000"/>
                <w:lang w:eastAsia="zh-CN"/>
              </w:rPr>
              <w:t>BSONELement::isSimpleType()</w:t>
            </w:r>
          </w:p>
        </w:tc>
        <w:tc>
          <w:tcPr>
            <w:tcW w:w="1199" w:type="dxa"/>
          </w:tcPr>
          <w:p w:rsidR="004C1D26" w:rsidRPr="00015985" w:rsidRDefault="00015985" w:rsidP="00754B21">
            <w:pPr>
              <w:rPr>
                <w:b/>
                <w:color w:val="FF0000"/>
                <w:lang w:eastAsia="zh-CN"/>
              </w:rPr>
            </w:pPr>
            <w:r w:rsidRPr="00015985">
              <w:rPr>
                <w:rFonts w:hint="eastAsia"/>
                <w:b/>
                <w:color w:val="FF0000"/>
                <w:lang w:eastAsia="zh-CN"/>
              </w:rPr>
              <w:t>??</w:t>
            </w:r>
          </w:p>
        </w:tc>
        <w:tc>
          <w:tcPr>
            <w:tcW w:w="2628" w:type="dxa"/>
          </w:tcPr>
          <w:p w:rsidR="004C1D26" w:rsidRPr="002C0B7F" w:rsidRDefault="004C1D26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4C1D26" w:rsidRPr="002C0B7F" w:rsidRDefault="00242180" w:rsidP="00754B21">
            <w:pPr>
              <w:rPr>
                <w:lang w:eastAsia="zh-CN"/>
              </w:rPr>
            </w:pPr>
            <w:ins w:id="3" w:author="linyoubin" w:date="2016-04-12T15:18:00Z">
              <w:r>
                <w:rPr>
                  <w:rFonts w:hint="eastAsia"/>
                  <w:lang w:eastAsia="zh-CN"/>
                </w:rPr>
                <w:t>非简单类型</w:t>
              </w:r>
            </w:ins>
          </w:p>
        </w:tc>
      </w:tr>
      <w:tr w:rsidR="001B6EF7" w:rsidTr="00CC6048">
        <w:tc>
          <w:tcPr>
            <w:tcW w:w="3085" w:type="dxa"/>
          </w:tcPr>
          <w:p w:rsidR="001B6EF7" w:rsidRDefault="00015985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BSONElement::numberDouble()</w:t>
            </w:r>
          </w:p>
        </w:tc>
        <w:tc>
          <w:tcPr>
            <w:tcW w:w="1199" w:type="dxa"/>
          </w:tcPr>
          <w:p w:rsidR="001B6EF7" w:rsidRPr="002C0B7F" w:rsidRDefault="001B6EF7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1B6EF7" w:rsidRPr="002C0B7F" w:rsidRDefault="001B6EF7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1B6EF7" w:rsidRPr="002C0B7F" w:rsidRDefault="006E6515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11763A" w:rsidTr="00CC6048">
        <w:tc>
          <w:tcPr>
            <w:tcW w:w="3085" w:type="dxa"/>
          </w:tcPr>
          <w:p w:rsidR="0011763A" w:rsidRDefault="0011763A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BSONElement::numberInt()</w:t>
            </w:r>
          </w:p>
        </w:tc>
        <w:tc>
          <w:tcPr>
            <w:tcW w:w="1199" w:type="dxa"/>
          </w:tcPr>
          <w:p w:rsidR="0011763A" w:rsidRPr="002C0B7F" w:rsidRDefault="0011763A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11763A" w:rsidRPr="002C0B7F" w:rsidRDefault="0011763A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11763A" w:rsidRPr="002C0B7F" w:rsidRDefault="00CB69CF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11763A" w:rsidTr="00CC6048">
        <w:tc>
          <w:tcPr>
            <w:tcW w:w="3085" w:type="dxa"/>
          </w:tcPr>
          <w:p w:rsidR="0011763A" w:rsidRDefault="0011763A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BSONElement::numberLong()</w:t>
            </w:r>
          </w:p>
        </w:tc>
        <w:tc>
          <w:tcPr>
            <w:tcW w:w="1199" w:type="dxa"/>
          </w:tcPr>
          <w:p w:rsidR="0011763A" w:rsidRPr="002C0B7F" w:rsidRDefault="0011763A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11763A" w:rsidRPr="002C0B7F" w:rsidRDefault="0011763A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11763A" w:rsidRPr="002C0B7F" w:rsidRDefault="00CB69CF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1B6EF7" w:rsidTr="00CC6048">
        <w:tc>
          <w:tcPr>
            <w:tcW w:w="3085" w:type="dxa"/>
          </w:tcPr>
          <w:p w:rsidR="001B6EF7" w:rsidRDefault="002E1F8E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BSONElement::jsonString()</w:t>
            </w:r>
          </w:p>
        </w:tc>
        <w:tc>
          <w:tcPr>
            <w:tcW w:w="1199" w:type="dxa"/>
          </w:tcPr>
          <w:p w:rsidR="001B6EF7" w:rsidRPr="002C0B7F" w:rsidRDefault="00095EE8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转成string</w:t>
            </w:r>
          </w:p>
        </w:tc>
        <w:tc>
          <w:tcPr>
            <w:tcW w:w="2628" w:type="dxa"/>
          </w:tcPr>
          <w:p w:rsidR="001B6EF7" w:rsidRPr="002C0B7F" w:rsidRDefault="001B6EF7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1B6EF7" w:rsidRPr="002C0B7F" w:rsidRDefault="004F1507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11763A" w:rsidTr="00CC6048">
        <w:tc>
          <w:tcPr>
            <w:tcW w:w="3085" w:type="dxa"/>
          </w:tcPr>
          <w:p w:rsidR="0011763A" w:rsidRDefault="00DF1F18" w:rsidP="00DF1F18">
            <w:pPr>
              <w:tabs>
                <w:tab w:val="left" w:pos="2150"/>
              </w:tabs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compareElementValues()</w:t>
            </w:r>
          </w:p>
        </w:tc>
        <w:tc>
          <w:tcPr>
            <w:tcW w:w="1199" w:type="dxa"/>
          </w:tcPr>
          <w:p w:rsidR="0011763A" w:rsidRPr="002C0B7F" w:rsidRDefault="00DF1F18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比较大小</w:t>
            </w:r>
          </w:p>
        </w:tc>
        <w:tc>
          <w:tcPr>
            <w:tcW w:w="2628" w:type="dxa"/>
          </w:tcPr>
          <w:p w:rsidR="0011763A" w:rsidRPr="002C0B7F" w:rsidRDefault="0011763A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11763A" w:rsidRPr="002C0B7F" w:rsidRDefault="00B87183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1B6EF7" w:rsidTr="00CC6048">
        <w:tc>
          <w:tcPr>
            <w:tcW w:w="3085" w:type="dxa"/>
          </w:tcPr>
          <w:p w:rsidR="001B6EF7" w:rsidRPr="008B21B3" w:rsidRDefault="00797662" w:rsidP="002F7443">
            <w:pPr>
              <w:tabs>
                <w:tab w:val="left" w:pos="1795"/>
              </w:tabs>
              <w:rPr>
                <w:b/>
                <w:color w:val="FF0000"/>
                <w:lang w:eastAsia="zh-CN"/>
              </w:rPr>
            </w:pPr>
            <w:r w:rsidRPr="008B21B3">
              <w:rPr>
                <w:rFonts w:hint="eastAsia"/>
                <w:b/>
                <w:color w:val="FF0000"/>
                <w:lang w:eastAsia="zh-CN"/>
              </w:rPr>
              <w:t>BSONObjBuilder::appendMaxForType()</w:t>
            </w:r>
          </w:p>
        </w:tc>
        <w:tc>
          <w:tcPr>
            <w:tcW w:w="1199" w:type="dxa"/>
          </w:tcPr>
          <w:p w:rsidR="001B6EF7" w:rsidRPr="008B21B3" w:rsidRDefault="00EF2A86" w:rsidP="00754B21">
            <w:pPr>
              <w:rPr>
                <w:b/>
                <w:color w:val="FF0000"/>
                <w:lang w:eastAsia="zh-CN"/>
              </w:rPr>
            </w:pPr>
            <w:r>
              <w:rPr>
                <w:rFonts w:hint="eastAsia"/>
                <w:b/>
                <w:color w:val="FF0000"/>
                <w:lang w:eastAsia="zh-CN"/>
              </w:rPr>
              <w:t>$type时需要</w:t>
            </w:r>
          </w:p>
        </w:tc>
        <w:tc>
          <w:tcPr>
            <w:tcW w:w="2628" w:type="dxa"/>
          </w:tcPr>
          <w:p w:rsidR="001B6EF7" w:rsidRPr="002C0B7F" w:rsidRDefault="001B6EF7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1B6EF7" w:rsidRPr="002C0B7F" w:rsidRDefault="00104181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797662" w:rsidTr="00CC6048">
        <w:tc>
          <w:tcPr>
            <w:tcW w:w="3085" w:type="dxa"/>
          </w:tcPr>
          <w:p w:rsidR="00797662" w:rsidRPr="008B21B3" w:rsidRDefault="00797662" w:rsidP="002F7443">
            <w:pPr>
              <w:tabs>
                <w:tab w:val="left" w:pos="1795"/>
              </w:tabs>
              <w:rPr>
                <w:b/>
                <w:color w:val="FF0000"/>
                <w:lang w:eastAsia="zh-CN"/>
              </w:rPr>
            </w:pPr>
            <w:r w:rsidRPr="008B21B3">
              <w:rPr>
                <w:rFonts w:hint="eastAsia"/>
                <w:b/>
                <w:color w:val="FF0000"/>
                <w:lang w:eastAsia="zh-CN"/>
              </w:rPr>
              <w:t>BSONObjBuilder::appendMinForType()</w:t>
            </w:r>
          </w:p>
        </w:tc>
        <w:tc>
          <w:tcPr>
            <w:tcW w:w="1199" w:type="dxa"/>
          </w:tcPr>
          <w:p w:rsidR="00797662" w:rsidRPr="008B21B3" w:rsidRDefault="00F85631" w:rsidP="00754B21">
            <w:pPr>
              <w:rPr>
                <w:b/>
                <w:color w:val="FF0000"/>
                <w:lang w:eastAsia="zh-CN"/>
              </w:rPr>
            </w:pPr>
            <w:r>
              <w:rPr>
                <w:rFonts w:hint="eastAsia"/>
                <w:b/>
                <w:color w:val="FF0000"/>
                <w:lang w:eastAsia="zh-CN"/>
              </w:rPr>
              <w:t>$type时需要</w:t>
            </w:r>
          </w:p>
        </w:tc>
        <w:tc>
          <w:tcPr>
            <w:tcW w:w="2628" w:type="dxa"/>
          </w:tcPr>
          <w:p w:rsidR="00797662" w:rsidRPr="002C0B7F" w:rsidRDefault="00797662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797662" w:rsidRPr="002C0B7F" w:rsidRDefault="00104181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797662" w:rsidTr="00CC6048">
        <w:tc>
          <w:tcPr>
            <w:tcW w:w="3085" w:type="dxa"/>
          </w:tcPr>
          <w:p w:rsidR="00797662" w:rsidRPr="00FB08DD" w:rsidRDefault="00C7160E" w:rsidP="002F7443">
            <w:pPr>
              <w:tabs>
                <w:tab w:val="left" w:pos="1795"/>
              </w:tabs>
              <w:rPr>
                <w:b/>
                <w:color w:val="4F81BD" w:themeColor="accent1"/>
                <w:lang w:eastAsia="zh-CN"/>
              </w:rPr>
            </w:pPr>
            <w:r w:rsidRPr="00FB08DD">
              <w:rPr>
                <w:rFonts w:hint="eastAsia"/>
                <w:b/>
                <w:color w:val="4F81BD" w:themeColor="accent1"/>
                <w:lang w:eastAsia="zh-CN"/>
              </w:rPr>
              <w:t>BSONObjBuilder::append(</w:t>
            </w:r>
            <w:r w:rsidR="00FB08DD">
              <w:rPr>
                <w:rFonts w:hint="eastAsia"/>
                <w:b/>
                <w:color w:val="4F81BD" w:themeColor="accent1"/>
                <w:lang w:eastAsia="zh-CN"/>
              </w:rPr>
              <w:t>const StringData &amp;</w:t>
            </w:r>
            <w:r w:rsidR="00FB08DD">
              <w:rPr>
                <w:b/>
                <w:color w:val="4F81BD" w:themeColor="accent1"/>
                <w:lang w:eastAsia="zh-CN"/>
              </w:rPr>
              <w:t>fieldname</w:t>
            </w:r>
            <w:r w:rsidR="00FB08DD">
              <w:rPr>
                <w:rFonts w:hint="eastAsia"/>
                <w:b/>
                <w:color w:val="4F81BD" w:themeColor="accent1"/>
                <w:lang w:eastAsia="zh-CN"/>
              </w:rPr>
              <w:t>, bsonDecimal *decimal</w:t>
            </w:r>
            <w:r w:rsidRPr="00FB08DD">
              <w:rPr>
                <w:rFonts w:hint="eastAsia"/>
                <w:b/>
                <w:color w:val="4F81BD" w:themeColor="accent1"/>
                <w:lang w:eastAsia="zh-CN"/>
              </w:rPr>
              <w:t>)</w:t>
            </w:r>
          </w:p>
        </w:tc>
        <w:tc>
          <w:tcPr>
            <w:tcW w:w="1199" w:type="dxa"/>
          </w:tcPr>
          <w:p w:rsidR="00797662" w:rsidRPr="00DE6D3F" w:rsidRDefault="00DE6D3F" w:rsidP="00754B21">
            <w:pPr>
              <w:rPr>
                <w:b/>
                <w:color w:val="4F81BD" w:themeColor="accent1"/>
                <w:lang w:eastAsia="zh-CN"/>
              </w:rPr>
            </w:pPr>
            <w:r>
              <w:rPr>
                <w:rFonts w:hint="eastAsia"/>
                <w:b/>
                <w:color w:val="4F81BD" w:themeColor="accent1"/>
                <w:lang w:eastAsia="zh-CN"/>
              </w:rPr>
              <w:t>插入decimal数据</w:t>
            </w:r>
          </w:p>
        </w:tc>
        <w:tc>
          <w:tcPr>
            <w:tcW w:w="2628" w:type="dxa"/>
          </w:tcPr>
          <w:p w:rsidR="00670353" w:rsidRDefault="00E20B68" w:rsidP="00670353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bool </w:t>
            </w:r>
            <w:r w:rsidR="007F3C81" w:rsidRPr="00FB08DD">
              <w:rPr>
                <w:rFonts w:hint="eastAsia"/>
                <w:b/>
                <w:color w:val="4F81BD" w:themeColor="accent1"/>
                <w:lang w:eastAsia="zh-CN"/>
              </w:rPr>
              <w:t>BSONObjBuilder::</w:t>
            </w:r>
            <w:r>
              <w:rPr>
                <w:lang w:eastAsia="zh-CN"/>
              </w:rPr>
              <w:t>appendDecimal(</w:t>
            </w:r>
          </w:p>
          <w:p w:rsidR="00E20B68" w:rsidRDefault="00E20B68" w:rsidP="00E20B68">
            <w:pPr>
              <w:rPr>
                <w:lang w:eastAsia="zh-CN"/>
              </w:rPr>
            </w:pPr>
            <w:r>
              <w:rPr>
                <w:lang w:eastAsia="zh-CN"/>
              </w:rPr>
              <w:t>) ;</w:t>
            </w:r>
          </w:p>
          <w:p w:rsidR="00670353" w:rsidRDefault="00E20B68" w:rsidP="00670353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bool </w:t>
            </w:r>
            <w:r w:rsidR="007F3C81" w:rsidRPr="00FB08DD">
              <w:rPr>
                <w:rFonts w:hint="eastAsia"/>
                <w:b/>
                <w:color w:val="4F81BD" w:themeColor="accent1"/>
                <w:lang w:eastAsia="zh-CN"/>
              </w:rPr>
              <w:t>BSONObjBuilder::</w:t>
            </w:r>
            <w:r>
              <w:rPr>
                <w:lang w:eastAsia="zh-CN"/>
              </w:rPr>
              <w:t>appendDecimal(</w:t>
            </w:r>
          </w:p>
          <w:p w:rsidR="00797662" w:rsidRPr="002C0B7F" w:rsidRDefault="00E20B68" w:rsidP="00E20B68">
            <w:pPr>
              <w:rPr>
                <w:lang w:eastAsia="zh-CN"/>
              </w:rPr>
            </w:pPr>
            <w:r>
              <w:rPr>
                <w:lang w:eastAsia="zh-CN"/>
              </w:rPr>
              <w:t>) ;</w:t>
            </w:r>
          </w:p>
        </w:tc>
        <w:tc>
          <w:tcPr>
            <w:tcW w:w="1610" w:type="dxa"/>
          </w:tcPr>
          <w:p w:rsidR="00797662" w:rsidRPr="002C0B7F" w:rsidRDefault="00695B93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797662" w:rsidTr="00CC6048">
        <w:tc>
          <w:tcPr>
            <w:tcW w:w="3085" w:type="dxa"/>
          </w:tcPr>
          <w:p w:rsidR="00797662" w:rsidRDefault="000D4AE8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0D4AE8">
              <w:rPr>
                <w:b/>
                <w:lang w:eastAsia="zh-CN"/>
              </w:rPr>
              <w:t>_mthModifier::_applyIncMo</w:t>
            </w:r>
            <w:r w:rsidRPr="000D4AE8">
              <w:rPr>
                <w:b/>
                <w:lang w:eastAsia="zh-CN"/>
              </w:rPr>
              <w:lastRenderedPageBreak/>
              <w:t>difier</w:t>
            </w:r>
          </w:p>
        </w:tc>
        <w:tc>
          <w:tcPr>
            <w:tcW w:w="1199" w:type="dxa"/>
          </w:tcPr>
          <w:p w:rsidR="00797662" w:rsidRPr="002C0B7F" w:rsidRDefault="000D6EEE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lastRenderedPageBreak/>
              <w:t>$inc操作</w:t>
            </w:r>
          </w:p>
        </w:tc>
        <w:tc>
          <w:tcPr>
            <w:tcW w:w="2628" w:type="dxa"/>
          </w:tcPr>
          <w:p w:rsidR="00797662" w:rsidRPr="002C0B7F" w:rsidRDefault="00797662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797662" w:rsidRPr="002C0B7F" w:rsidRDefault="000A7890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797662" w:rsidTr="00CC6048">
        <w:tc>
          <w:tcPr>
            <w:tcW w:w="3085" w:type="dxa"/>
          </w:tcPr>
          <w:p w:rsidR="00797662" w:rsidRDefault="00537401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37401">
              <w:rPr>
                <w:b/>
                <w:lang w:eastAsia="zh-CN"/>
              </w:rPr>
              <w:lastRenderedPageBreak/>
              <w:t>mthAbsBuild</w:t>
            </w:r>
          </w:p>
        </w:tc>
        <w:tc>
          <w:tcPr>
            <w:tcW w:w="1199" w:type="dxa"/>
          </w:tcPr>
          <w:p w:rsidR="00797662" w:rsidRPr="002C0B7F" w:rsidRDefault="00537401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取绝对值</w:t>
            </w:r>
          </w:p>
        </w:tc>
        <w:tc>
          <w:tcPr>
            <w:tcW w:w="2628" w:type="dxa"/>
          </w:tcPr>
          <w:p w:rsidR="00797662" w:rsidRPr="002C0B7F" w:rsidRDefault="00797662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797662" w:rsidRPr="002C0B7F" w:rsidRDefault="006061AB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797662" w:rsidTr="00CC6048">
        <w:tc>
          <w:tcPr>
            <w:tcW w:w="3085" w:type="dxa"/>
          </w:tcPr>
          <w:p w:rsidR="00797662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mthAbsGet</w:t>
            </w:r>
          </w:p>
        </w:tc>
        <w:tc>
          <w:tcPr>
            <w:tcW w:w="1199" w:type="dxa"/>
          </w:tcPr>
          <w:p w:rsidR="00797662" w:rsidRPr="002C0B7F" w:rsidRDefault="00797662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797662" w:rsidRPr="002C0B7F" w:rsidRDefault="00797662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797662" w:rsidRPr="002C0B7F" w:rsidRDefault="006061AB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797662" w:rsidTr="00CC6048">
        <w:tc>
          <w:tcPr>
            <w:tcW w:w="3085" w:type="dxa"/>
          </w:tcPr>
          <w:p w:rsidR="00797662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mthCeilingBuild</w:t>
            </w:r>
          </w:p>
        </w:tc>
        <w:tc>
          <w:tcPr>
            <w:tcW w:w="1199" w:type="dxa"/>
          </w:tcPr>
          <w:p w:rsidR="00797662" w:rsidRPr="002C0B7F" w:rsidRDefault="00C87966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向上取整</w:t>
            </w:r>
          </w:p>
        </w:tc>
        <w:tc>
          <w:tcPr>
            <w:tcW w:w="2628" w:type="dxa"/>
          </w:tcPr>
          <w:p w:rsidR="00797662" w:rsidRPr="002C0B7F" w:rsidRDefault="00797662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797662" w:rsidRPr="002C0B7F" w:rsidRDefault="001C7756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mthCeilingGet</w:t>
            </w:r>
          </w:p>
        </w:tc>
        <w:tc>
          <w:tcPr>
            <w:tcW w:w="1199" w:type="dxa"/>
          </w:tcPr>
          <w:p w:rsidR="005E21F3" w:rsidRPr="002C0B7F" w:rsidRDefault="005E21F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5E21F3" w:rsidRPr="002C0B7F" w:rsidRDefault="005E21F3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5E21F3" w:rsidRPr="002C0B7F" w:rsidRDefault="00CC03FA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mthFloorBuild</w:t>
            </w:r>
          </w:p>
        </w:tc>
        <w:tc>
          <w:tcPr>
            <w:tcW w:w="1199" w:type="dxa"/>
          </w:tcPr>
          <w:p w:rsidR="005E21F3" w:rsidRPr="002C0B7F" w:rsidRDefault="00C87966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向下取整</w:t>
            </w:r>
          </w:p>
        </w:tc>
        <w:tc>
          <w:tcPr>
            <w:tcW w:w="2628" w:type="dxa"/>
          </w:tcPr>
          <w:p w:rsidR="005E21F3" w:rsidRPr="002C0B7F" w:rsidRDefault="005E21F3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5E21F3" w:rsidRPr="002C0B7F" w:rsidRDefault="004B3C0F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mthFloorGet</w:t>
            </w:r>
          </w:p>
        </w:tc>
        <w:tc>
          <w:tcPr>
            <w:tcW w:w="1199" w:type="dxa"/>
          </w:tcPr>
          <w:p w:rsidR="005E21F3" w:rsidRPr="002C0B7F" w:rsidRDefault="005E21F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5E21F3" w:rsidRPr="002C0B7F" w:rsidRDefault="005E21F3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5E21F3" w:rsidRPr="002C0B7F" w:rsidRDefault="00D7382E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mthModBuild</w:t>
            </w:r>
          </w:p>
        </w:tc>
        <w:tc>
          <w:tcPr>
            <w:tcW w:w="1199" w:type="dxa"/>
          </w:tcPr>
          <w:p w:rsidR="005E21F3" w:rsidRPr="002C0B7F" w:rsidRDefault="00C87966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取</w:t>
            </w:r>
            <w:r w:rsidR="005143AD">
              <w:rPr>
                <w:rFonts w:hint="eastAsia"/>
                <w:b/>
                <w:lang w:eastAsia="zh-CN"/>
              </w:rPr>
              <w:t>模</w:t>
            </w:r>
          </w:p>
        </w:tc>
        <w:tc>
          <w:tcPr>
            <w:tcW w:w="2628" w:type="dxa"/>
          </w:tcPr>
          <w:p w:rsidR="005E21F3" w:rsidRPr="002C0B7F" w:rsidRDefault="005E21F3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5E21F3" w:rsidRPr="002C0B7F" w:rsidRDefault="00AA4661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mthModGet</w:t>
            </w:r>
          </w:p>
        </w:tc>
        <w:tc>
          <w:tcPr>
            <w:tcW w:w="1199" w:type="dxa"/>
          </w:tcPr>
          <w:p w:rsidR="005E21F3" w:rsidRPr="002C0B7F" w:rsidRDefault="005E21F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5E21F3" w:rsidRPr="002C0B7F" w:rsidRDefault="005E21F3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5E21F3" w:rsidRPr="002C0B7F" w:rsidRDefault="00AA4661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_mthCast</w:t>
            </w:r>
            <w:r w:rsidR="00DB7310">
              <w:rPr>
                <w:rFonts w:hint="eastAsia"/>
                <w:b/>
                <w:lang w:eastAsia="zh-CN"/>
              </w:rPr>
              <w:t>/</w:t>
            </w:r>
            <w:r w:rsidR="00406CB7" w:rsidRPr="00406CB7">
              <w:rPr>
                <w:b/>
                <w:lang w:eastAsia="zh-CN"/>
              </w:rPr>
              <w:t>_mthCastParser::parse</w:t>
            </w:r>
          </w:p>
        </w:tc>
        <w:tc>
          <w:tcPr>
            <w:tcW w:w="1199" w:type="dxa"/>
          </w:tcPr>
          <w:p w:rsidR="005E21F3" w:rsidRPr="002C0B7F" w:rsidRDefault="002D5332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类型转换</w:t>
            </w:r>
          </w:p>
        </w:tc>
        <w:tc>
          <w:tcPr>
            <w:tcW w:w="2628" w:type="dxa"/>
          </w:tcPr>
          <w:p w:rsidR="005E21F3" w:rsidRPr="002C0B7F" w:rsidRDefault="005E21F3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5E21F3" w:rsidRPr="002C0B7F" w:rsidRDefault="00B1366B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mthAddBuild</w:t>
            </w:r>
          </w:p>
        </w:tc>
        <w:tc>
          <w:tcPr>
            <w:tcW w:w="1199" w:type="dxa"/>
          </w:tcPr>
          <w:p w:rsidR="005E21F3" w:rsidRPr="002C0B7F" w:rsidRDefault="005E21F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5E21F3" w:rsidRPr="002C0B7F" w:rsidRDefault="0067656C" w:rsidP="002977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和的小数位</w:t>
            </w:r>
            <w:r w:rsidR="0029772C">
              <w:rPr>
                <w:rFonts w:hint="eastAsia"/>
                <w:lang w:eastAsia="zh-CN"/>
              </w:rPr>
              <w:t>取两个数中</w:t>
            </w:r>
            <w:r w:rsidR="00B4752D">
              <w:rPr>
                <w:rFonts w:hint="eastAsia"/>
                <w:lang w:eastAsia="zh-CN"/>
              </w:rPr>
              <w:t>最大</w:t>
            </w:r>
            <w:r w:rsidR="00067776">
              <w:rPr>
                <w:rFonts w:hint="eastAsia"/>
                <w:lang w:eastAsia="zh-CN"/>
              </w:rPr>
              <w:t>值</w:t>
            </w:r>
          </w:p>
        </w:tc>
        <w:tc>
          <w:tcPr>
            <w:tcW w:w="1610" w:type="dxa"/>
          </w:tcPr>
          <w:p w:rsidR="005E21F3" w:rsidRPr="002C0B7F" w:rsidRDefault="006A72FB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mthAddGet</w:t>
            </w:r>
          </w:p>
        </w:tc>
        <w:tc>
          <w:tcPr>
            <w:tcW w:w="1199" w:type="dxa"/>
          </w:tcPr>
          <w:p w:rsidR="005E21F3" w:rsidRPr="002C0B7F" w:rsidRDefault="005E21F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5E21F3" w:rsidRPr="002C0B7F" w:rsidRDefault="0067656C" w:rsidP="0067656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同上</w:t>
            </w:r>
          </w:p>
        </w:tc>
        <w:tc>
          <w:tcPr>
            <w:tcW w:w="1610" w:type="dxa"/>
          </w:tcPr>
          <w:p w:rsidR="005E21F3" w:rsidRPr="002C0B7F" w:rsidRDefault="006A72FB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mthSubtractBuild</w:t>
            </w:r>
          </w:p>
        </w:tc>
        <w:tc>
          <w:tcPr>
            <w:tcW w:w="1199" w:type="dxa"/>
          </w:tcPr>
          <w:p w:rsidR="005E21F3" w:rsidRPr="002C0B7F" w:rsidRDefault="005E21F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5E21F3" w:rsidRPr="002C0B7F" w:rsidRDefault="00067776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差的小数位取两个数中最大值</w:t>
            </w:r>
          </w:p>
        </w:tc>
        <w:tc>
          <w:tcPr>
            <w:tcW w:w="1610" w:type="dxa"/>
          </w:tcPr>
          <w:p w:rsidR="005E21F3" w:rsidRPr="002C0B7F" w:rsidRDefault="001105CB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mthSubtractGet</w:t>
            </w:r>
          </w:p>
        </w:tc>
        <w:tc>
          <w:tcPr>
            <w:tcW w:w="1199" w:type="dxa"/>
          </w:tcPr>
          <w:p w:rsidR="005E21F3" w:rsidRPr="002C0B7F" w:rsidRDefault="005E21F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5E21F3" w:rsidRPr="002C0B7F" w:rsidRDefault="002F5DF1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同上</w:t>
            </w:r>
          </w:p>
        </w:tc>
        <w:tc>
          <w:tcPr>
            <w:tcW w:w="1610" w:type="dxa"/>
          </w:tcPr>
          <w:p w:rsidR="005E21F3" w:rsidRPr="002C0B7F" w:rsidRDefault="001105CB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mthMultiplyBuild</w:t>
            </w:r>
          </w:p>
        </w:tc>
        <w:tc>
          <w:tcPr>
            <w:tcW w:w="1199" w:type="dxa"/>
          </w:tcPr>
          <w:p w:rsidR="005E21F3" w:rsidRPr="002C0B7F" w:rsidRDefault="005E21F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5E21F3" w:rsidRPr="002C0B7F" w:rsidRDefault="001F0429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被乘数和乘数小数位之和</w:t>
            </w:r>
          </w:p>
        </w:tc>
        <w:tc>
          <w:tcPr>
            <w:tcW w:w="1610" w:type="dxa"/>
          </w:tcPr>
          <w:p w:rsidR="005E21F3" w:rsidRPr="002C0B7F" w:rsidRDefault="003B21E5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mthMultiplyGet</w:t>
            </w:r>
          </w:p>
        </w:tc>
        <w:tc>
          <w:tcPr>
            <w:tcW w:w="1199" w:type="dxa"/>
          </w:tcPr>
          <w:p w:rsidR="005E21F3" w:rsidRPr="002C0B7F" w:rsidRDefault="005E21F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5E21F3" w:rsidRPr="002C0B7F" w:rsidRDefault="00F95B61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同上</w:t>
            </w:r>
          </w:p>
        </w:tc>
        <w:tc>
          <w:tcPr>
            <w:tcW w:w="1610" w:type="dxa"/>
          </w:tcPr>
          <w:p w:rsidR="005E21F3" w:rsidRPr="002C0B7F" w:rsidRDefault="003B21E5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5E21F3" w:rsidTr="00CC6048">
        <w:tc>
          <w:tcPr>
            <w:tcW w:w="3085" w:type="dxa"/>
          </w:tcPr>
          <w:p w:rsidR="005E21F3" w:rsidRPr="005E21F3" w:rsidRDefault="005E21F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E21F3">
              <w:rPr>
                <w:b/>
                <w:lang w:eastAsia="zh-CN"/>
              </w:rPr>
              <w:t>mthDivideBuild</w:t>
            </w:r>
          </w:p>
        </w:tc>
        <w:tc>
          <w:tcPr>
            <w:tcW w:w="1199" w:type="dxa"/>
          </w:tcPr>
          <w:p w:rsidR="005E21F3" w:rsidRPr="002C0B7F" w:rsidRDefault="005E21F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5E21F3" w:rsidRPr="002C0B7F" w:rsidRDefault="00644BC8" w:rsidP="00E373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（被除数小数位、除数小数位） </w:t>
            </w:r>
            <w:r w:rsidR="00E373E8">
              <w:rPr>
                <w:rFonts w:hint="eastAsia"/>
                <w:lang w:eastAsia="zh-CN"/>
              </w:rPr>
              <w:t>两</w:t>
            </w:r>
            <w:r>
              <w:rPr>
                <w:rFonts w:hint="eastAsia"/>
                <w:lang w:eastAsia="zh-CN"/>
              </w:rPr>
              <w:t>者</w:t>
            </w:r>
            <w:r w:rsidR="00087D57">
              <w:rPr>
                <w:rFonts w:hint="eastAsia"/>
                <w:lang w:eastAsia="zh-CN"/>
              </w:rPr>
              <w:t>中</w:t>
            </w:r>
            <w:r>
              <w:rPr>
                <w:rFonts w:hint="eastAsia"/>
                <w:lang w:eastAsia="zh-CN"/>
              </w:rPr>
              <w:t>取最大值</w:t>
            </w:r>
            <w:r w:rsidR="00812B2F">
              <w:rPr>
                <w:rFonts w:hint="eastAsia"/>
                <w:lang w:eastAsia="zh-CN"/>
              </w:rPr>
              <w:t>为</w:t>
            </w:r>
            <w:r w:rsidR="00087D57">
              <w:rPr>
                <w:rFonts w:hint="eastAsia"/>
                <w:lang w:eastAsia="zh-CN"/>
              </w:rPr>
              <w:t>商的</w:t>
            </w:r>
            <w:r w:rsidR="00812B2F">
              <w:rPr>
                <w:rFonts w:hint="eastAsia"/>
                <w:lang w:eastAsia="zh-CN"/>
              </w:rPr>
              <w:t>小数位位数</w:t>
            </w:r>
            <w:r w:rsidR="001A2520">
              <w:rPr>
                <w:rFonts w:hint="eastAsia"/>
                <w:lang w:eastAsia="zh-CN"/>
              </w:rPr>
              <w:t>;且商最少20位</w:t>
            </w:r>
          </w:p>
        </w:tc>
        <w:tc>
          <w:tcPr>
            <w:tcW w:w="1610" w:type="dxa"/>
          </w:tcPr>
          <w:p w:rsidR="005E21F3" w:rsidRPr="002C0B7F" w:rsidRDefault="00966CF2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4A2819" w:rsidTr="00CC6048">
        <w:tc>
          <w:tcPr>
            <w:tcW w:w="3085" w:type="dxa"/>
          </w:tcPr>
          <w:p w:rsidR="004A2819" w:rsidRPr="005E21F3" w:rsidRDefault="004A2819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4A2819">
              <w:rPr>
                <w:b/>
                <w:lang w:eastAsia="zh-CN"/>
              </w:rPr>
              <w:t>mthDivideGet</w:t>
            </w:r>
          </w:p>
        </w:tc>
        <w:tc>
          <w:tcPr>
            <w:tcW w:w="1199" w:type="dxa"/>
          </w:tcPr>
          <w:p w:rsidR="004A2819" w:rsidRPr="002C0B7F" w:rsidRDefault="004A2819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4A2819" w:rsidRPr="002C0B7F" w:rsidRDefault="0067656C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同上</w:t>
            </w:r>
          </w:p>
        </w:tc>
        <w:tc>
          <w:tcPr>
            <w:tcW w:w="1610" w:type="dxa"/>
          </w:tcPr>
          <w:p w:rsidR="004A2819" w:rsidRPr="002C0B7F" w:rsidRDefault="00966CF2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4A2819" w:rsidTr="00CC6048">
        <w:tc>
          <w:tcPr>
            <w:tcW w:w="3085" w:type="dxa"/>
          </w:tcPr>
          <w:p w:rsidR="004A2819" w:rsidRPr="005E21F3" w:rsidRDefault="003F7D19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3F7D19">
              <w:rPr>
                <w:b/>
                <w:lang w:eastAsia="zh-CN"/>
              </w:rPr>
              <w:t>_qgmSelectorExprNode::_calcValue</w:t>
            </w:r>
          </w:p>
        </w:tc>
        <w:tc>
          <w:tcPr>
            <w:tcW w:w="1199" w:type="dxa"/>
          </w:tcPr>
          <w:p w:rsidR="004A2819" w:rsidRPr="002C0B7F" w:rsidRDefault="004A2819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4A2819" w:rsidRPr="002C0B7F" w:rsidRDefault="004A2819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4A2819" w:rsidRPr="002C0B7F" w:rsidRDefault="004A2819" w:rsidP="00754B21">
            <w:pPr>
              <w:rPr>
                <w:lang w:eastAsia="zh-CN"/>
              </w:rPr>
            </w:pPr>
          </w:p>
        </w:tc>
      </w:tr>
      <w:tr w:rsidR="00875889" w:rsidTr="00CC6048">
        <w:tc>
          <w:tcPr>
            <w:tcW w:w="3085" w:type="dxa"/>
          </w:tcPr>
          <w:p w:rsidR="00875889" w:rsidRPr="003F7D19" w:rsidRDefault="00875889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875889">
              <w:rPr>
                <w:b/>
                <w:lang w:eastAsia="zh-CN"/>
              </w:rPr>
              <w:t>_qgmSelector::_createValueWithExpr</w:t>
            </w:r>
          </w:p>
        </w:tc>
        <w:tc>
          <w:tcPr>
            <w:tcW w:w="1199" w:type="dxa"/>
          </w:tcPr>
          <w:p w:rsidR="00875889" w:rsidRPr="002C0B7F" w:rsidRDefault="007E02E9" w:rsidP="007E02E9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需要调整</w:t>
            </w:r>
            <w:r w:rsidR="006F4B55" w:rsidRPr="006F4B55">
              <w:rPr>
                <w:b/>
                <w:lang w:eastAsia="zh-CN"/>
              </w:rPr>
              <w:t>_qgmSelectorExprNode</w:t>
            </w:r>
          </w:p>
        </w:tc>
        <w:tc>
          <w:tcPr>
            <w:tcW w:w="2628" w:type="dxa"/>
          </w:tcPr>
          <w:p w:rsidR="00875889" w:rsidRPr="002C0B7F" w:rsidRDefault="00875889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875889" w:rsidRPr="002C0B7F" w:rsidRDefault="00875889" w:rsidP="00754B21">
            <w:pPr>
              <w:rPr>
                <w:lang w:eastAsia="zh-CN"/>
              </w:rPr>
            </w:pPr>
          </w:p>
        </w:tc>
      </w:tr>
      <w:tr w:rsidR="004A2819" w:rsidTr="00CC6048">
        <w:tc>
          <w:tcPr>
            <w:tcW w:w="3085" w:type="dxa"/>
          </w:tcPr>
          <w:p w:rsidR="004A2819" w:rsidRPr="005E21F3" w:rsidRDefault="00FE6D0A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FE6D0A">
              <w:rPr>
                <w:b/>
                <w:lang w:eastAsia="zh-CN"/>
              </w:rPr>
              <w:t>_qgmSelectorExprNode::getValue</w:t>
            </w:r>
          </w:p>
        </w:tc>
        <w:tc>
          <w:tcPr>
            <w:tcW w:w="1199" w:type="dxa"/>
          </w:tcPr>
          <w:p w:rsidR="004A2819" w:rsidRPr="002C0B7F" w:rsidRDefault="004A2819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4A2819" w:rsidRPr="002C0B7F" w:rsidRDefault="004A2819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4A2819" w:rsidRPr="002C0B7F" w:rsidRDefault="004A2819" w:rsidP="00754B21">
            <w:pPr>
              <w:rPr>
                <w:lang w:eastAsia="zh-CN"/>
              </w:rPr>
            </w:pPr>
          </w:p>
        </w:tc>
      </w:tr>
      <w:tr w:rsidR="004A2819" w:rsidTr="00CC6048">
        <w:tc>
          <w:tcPr>
            <w:tcW w:w="3085" w:type="dxa"/>
          </w:tcPr>
          <w:p w:rsidR="004A2819" w:rsidRPr="005E21F3" w:rsidRDefault="00AA086D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AA086D">
              <w:rPr>
                <w:b/>
                <w:lang w:eastAsia="zh-CN"/>
              </w:rPr>
              <w:t>_mthMatcher::_valuesMatch</w:t>
            </w:r>
          </w:p>
        </w:tc>
        <w:tc>
          <w:tcPr>
            <w:tcW w:w="1199" w:type="dxa"/>
          </w:tcPr>
          <w:p w:rsidR="004A2819" w:rsidRPr="002C0B7F" w:rsidRDefault="001315B0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匹配条件</w:t>
            </w:r>
            <w:r w:rsidR="002D2C6A">
              <w:rPr>
                <w:rFonts w:hint="eastAsia"/>
                <w:b/>
                <w:lang w:eastAsia="zh-CN"/>
              </w:rPr>
              <w:t>中求mod运算</w:t>
            </w:r>
          </w:p>
        </w:tc>
        <w:tc>
          <w:tcPr>
            <w:tcW w:w="2628" w:type="dxa"/>
          </w:tcPr>
          <w:p w:rsidR="004A2819" w:rsidRPr="002C0B7F" w:rsidRDefault="004A2819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4A2819" w:rsidRPr="002C0B7F" w:rsidRDefault="00A0083E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mod</w:t>
            </w:r>
            <w:r w:rsidR="00EE714E">
              <w:rPr>
                <w:rFonts w:hint="eastAsia"/>
                <w:lang w:eastAsia="zh-CN"/>
              </w:rPr>
              <w:t>操作</w:t>
            </w:r>
            <w:r>
              <w:rPr>
                <w:rFonts w:hint="eastAsia"/>
                <w:lang w:eastAsia="zh-CN"/>
              </w:rPr>
              <w:t>会被截断处理</w:t>
            </w:r>
            <w:r w:rsidR="005D6476">
              <w:rPr>
                <w:rFonts w:hint="eastAsia"/>
                <w:lang w:eastAsia="zh-CN"/>
              </w:rPr>
              <w:t>，无需修改</w:t>
            </w:r>
          </w:p>
        </w:tc>
      </w:tr>
      <w:tr w:rsidR="004A2819" w:rsidTr="00CC6048">
        <w:tc>
          <w:tcPr>
            <w:tcW w:w="3085" w:type="dxa"/>
          </w:tcPr>
          <w:p w:rsidR="004A2819" w:rsidRPr="00D17A5E" w:rsidRDefault="006E27FD" w:rsidP="00743216">
            <w:pPr>
              <w:tabs>
                <w:tab w:val="left" w:pos="1795"/>
              </w:tabs>
              <w:rPr>
                <w:b/>
                <w:color w:val="FF0000"/>
                <w:lang w:eastAsia="zh-CN"/>
              </w:rPr>
            </w:pPr>
            <w:r w:rsidRPr="00D17A5E">
              <w:rPr>
                <w:b/>
                <w:color w:val="FF0000"/>
                <w:lang w:eastAsia="zh-CN"/>
              </w:rPr>
              <w:t>csvParser::_appendBson</w:t>
            </w:r>
          </w:p>
        </w:tc>
        <w:tc>
          <w:tcPr>
            <w:tcW w:w="1199" w:type="dxa"/>
          </w:tcPr>
          <w:p w:rsidR="004A2819" w:rsidRPr="00D17A5E" w:rsidRDefault="00D17A5E" w:rsidP="00754B21">
            <w:pPr>
              <w:rPr>
                <w:b/>
                <w:color w:val="FF0000"/>
                <w:lang w:eastAsia="zh-CN"/>
              </w:rPr>
            </w:pPr>
            <w:r>
              <w:rPr>
                <w:rFonts w:hint="eastAsia"/>
                <w:b/>
                <w:color w:val="FF0000"/>
                <w:lang w:eastAsia="zh-CN"/>
              </w:rPr>
              <w:t>csv转bson</w:t>
            </w:r>
          </w:p>
        </w:tc>
        <w:tc>
          <w:tcPr>
            <w:tcW w:w="2628" w:type="dxa"/>
          </w:tcPr>
          <w:p w:rsidR="004A2819" w:rsidRPr="00D17A5E" w:rsidRDefault="004A2819" w:rsidP="00754B21">
            <w:pPr>
              <w:rPr>
                <w:color w:val="FF0000"/>
                <w:lang w:eastAsia="zh-CN"/>
              </w:rPr>
            </w:pPr>
          </w:p>
        </w:tc>
        <w:tc>
          <w:tcPr>
            <w:tcW w:w="1610" w:type="dxa"/>
          </w:tcPr>
          <w:p w:rsidR="004A2819" w:rsidRPr="00D17A5E" w:rsidRDefault="00BE33D3" w:rsidP="00754B21">
            <w:pPr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未修改</w:t>
            </w:r>
            <w:r w:rsidR="00A8679E">
              <w:rPr>
                <w:rFonts w:hint="eastAsia"/>
                <w:color w:val="FF0000"/>
                <w:lang w:eastAsia="zh-CN"/>
              </w:rPr>
              <w:t>TODO</w:t>
            </w:r>
          </w:p>
        </w:tc>
      </w:tr>
      <w:tr w:rsidR="004A2819" w:rsidTr="00CC6048">
        <w:tc>
          <w:tcPr>
            <w:tcW w:w="3085" w:type="dxa"/>
          </w:tcPr>
          <w:p w:rsidR="004A2819" w:rsidRPr="005E21F3" w:rsidRDefault="00366296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366296">
              <w:rPr>
                <w:b/>
                <w:lang w:eastAsia="zh-CN"/>
              </w:rPr>
              <w:t>_utilBSONHasherObsolete::hash</w:t>
            </w:r>
          </w:p>
        </w:tc>
        <w:tc>
          <w:tcPr>
            <w:tcW w:w="1199" w:type="dxa"/>
          </w:tcPr>
          <w:p w:rsidR="004A2819" w:rsidRPr="002C0B7F" w:rsidRDefault="006B2FA9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求hash</w:t>
            </w:r>
          </w:p>
        </w:tc>
        <w:tc>
          <w:tcPr>
            <w:tcW w:w="2628" w:type="dxa"/>
          </w:tcPr>
          <w:p w:rsidR="004A2819" w:rsidRPr="002C0B7F" w:rsidRDefault="004A2819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4A2819" w:rsidRPr="002C0B7F" w:rsidRDefault="005F2B2C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不需要</w:t>
            </w:r>
            <w:r w:rsidR="00BE2EDE">
              <w:rPr>
                <w:rFonts w:hint="eastAsia"/>
                <w:lang w:eastAsia="zh-CN"/>
              </w:rPr>
              <w:t>修改</w:t>
            </w:r>
          </w:p>
        </w:tc>
      </w:tr>
      <w:tr w:rsidR="004A2819" w:rsidTr="00CC6048">
        <w:tc>
          <w:tcPr>
            <w:tcW w:w="3085" w:type="dxa"/>
          </w:tcPr>
          <w:p w:rsidR="004A2819" w:rsidRPr="005E21F3" w:rsidRDefault="005017B0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5017B0">
              <w:rPr>
                <w:b/>
                <w:lang w:eastAsia="zh-CN"/>
              </w:rPr>
              <w:t>_utilBSONHasher::hashElement( const bson::BSONElement &amp;e )</w:t>
            </w:r>
          </w:p>
        </w:tc>
        <w:tc>
          <w:tcPr>
            <w:tcW w:w="1199" w:type="dxa"/>
          </w:tcPr>
          <w:p w:rsidR="004A2819" w:rsidRPr="002C0B7F" w:rsidRDefault="004A2819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4A2819" w:rsidRPr="002C0B7F" w:rsidRDefault="004A2819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4A2819" w:rsidRPr="002C0B7F" w:rsidRDefault="00E952A9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CA245A" w:rsidTr="00CC6048">
        <w:tc>
          <w:tcPr>
            <w:tcW w:w="3085" w:type="dxa"/>
          </w:tcPr>
          <w:p w:rsidR="00CA245A" w:rsidRPr="005017B0" w:rsidRDefault="00CA245A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lastRenderedPageBreak/>
              <w:t>ixm</w:t>
            </w:r>
          </w:p>
        </w:tc>
        <w:tc>
          <w:tcPr>
            <w:tcW w:w="1199" w:type="dxa"/>
          </w:tcPr>
          <w:p w:rsidR="00CA245A" w:rsidRPr="002C0B7F" w:rsidRDefault="00A3233E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索引验证通过</w:t>
            </w:r>
          </w:p>
        </w:tc>
        <w:tc>
          <w:tcPr>
            <w:tcW w:w="2628" w:type="dxa"/>
          </w:tcPr>
          <w:p w:rsidR="00A3233E" w:rsidRPr="002C0B7F" w:rsidRDefault="00A3233E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发现bson中认为nan为最小值， 而pg中认为nan为最大值。索引查询时会出现死循环。将pg的规则改为bson的规则</w:t>
            </w:r>
          </w:p>
        </w:tc>
        <w:tc>
          <w:tcPr>
            <w:tcW w:w="1610" w:type="dxa"/>
          </w:tcPr>
          <w:p w:rsidR="00CA245A" w:rsidRPr="002C0B7F" w:rsidRDefault="00E56D44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A368B7" w:rsidTr="00CC6048">
        <w:tc>
          <w:tcPr>
            <w:tcW w:w="3085" w:type="dxa"/>
          </w:tcPr>
          <w:p w:rsidR="00A368B7" w:rsidRDefault="00A368B7" w:rsidP="002F7443">
            <w:pPr>
              <w:tabs>
                <w:tab w:val="left" w:pos="1795"/>
              </w:tabs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split</w:t>
            </w:r>
          </w:p>
        </w:tc>
        <w:tc>
          <w:tcPr>
            <w:tcW w:w="1199" w:type="dxa"/>
          </w:tcPr>
          <w:p w:rsidR="00A368B7" w:rsidRPr="002C0B7F" w:rsidRDefault="000853C9" w:rsidP="00754B2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主要是hash算法调</w:t>
            </w:r>
          </w:p>
        </w:tc>
        <w:tc>
          <w:tcPr>
            <w:tcW w:w="2628" w:type="dxa"/>
          </w:tcPr>
          <w:p w:rsidR="00A368B7" w:rsidRPr="002C0B7F" w:rsidRDefault="000853C9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小于double时，与double一致。其余按照decimal自己的规则来</w:t>
            </w:r>
          </w:p>
        </w:tc>
        <w:tc>
          <w:tcPr>
            <w:tcW w:w="1610" w:type="dxa"/>
          </w:tcPr>
          <w:p w:rsidR="00A368B7" w:rsidRPr="002C0B7F" w:rsidRDefault="00E56D44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A368B7" w:rsidTr="00CC6048">
        <w:tc>
          <w:tcPr>
            <w:tcW w:w="3085" w:type="dxa"/>
          </w:tcPr>
          <w:p w:rsidR="00A368B7" w:rsidRDefault="00A368B7" w:rsidP="002F7443">
            <w:pPr>
              <w:tabs>
                <w:tab w:val="left" w:pos="1795"/>
              </w:tabs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大小端</w:t>
            </w:r>
          </w:p>
        </w:tc>
        <w:tc>
          <w:tcPr>
            <w:tcW w:w="1199" w:type="dxa"/>
          </w:tcPr>
          <w:p w:rsidR="00A368B7" w:rsidRPr="002C0B7F" w:rsidRDefault="00A368B7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A368B7" w:rsidRPr="002C0B7F" w:rsidRDefault="00A368B7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A368B7" w:rsidRPr="002C0B7F" w:rsidRDefault="00E56D44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7D1593" w:rsidTr="00CC6048">
        <w:tc>
          <w:tcPr>
            <w:tcW w:w="3085" w:type="dxa"/>
          </w:tcPr>
          <w:p w:rsidR="007D1593" w:rsidRPr="005761CF" w:rsidRDefault="007D159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7D1593">
              <w:rPr>
                <w:b/>
                <w:lang w:eastAsia="zh-CN"/>
              </w:rPr>
              <w:t>_rtnSQLAvg</w:t>
            </w:r>
          </w:p>
        </w:tc>
        <w:tc>
          <w:tcPr>
            <w:tcW w:w="1199" w:type="dxa"/>
          </w:tcPr>
          <w:p w:rsidR="007D1593" w:rsidRPr="002C0B7F" w:rsidRDefault="007D159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7D1593" w:rsidRPr="002C0B7F" w:rsidRDefault="007D1593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7D1593" w:rsidRPr="002C0B7F" w:rsidRDefault="00E56D44" w:rsidP="00754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  <w:tr w:rsidR="007D1593" w:rsidTr="00CC6048">
        <w:tc>
          <w:tcPr>
            <w:tcW w:w="3085" w:type="dxa"/>
          </w:tcPr>
          <w:p w:rsidR="007D1593" w:rsidRPr="007D1593" w:rsidRDefault="007D1593" w:rsidP="002F7443">
            <w:pPr>
              <w:tabs>
                <w:tab w:val="left" w:pos="1795"/>
              </w:tabs>
              <w:rPr>
                <w:b/>
                <w:lang w:eastAsia="zh-CN"/>
              </w:rPr>
            </w:pPr>
            <w:r w:rsidRPr="007D1593">
              <w:rPr>
                <w:b/>
                <w:lang w:eastAsia="zh-CN"/>
              </w:rPr>
              <w:t>_rtnSQLSum</w:t>
            </w:r>
          </w:p>
        </w:tc>
        <w:tc>
          <w:tcPr>
            <w:tcW w:w="1199" w:type="dxa"/>
          </w:tcPr>
          <w:p w:rsidR="007D1593" w:rsidRPr="002C0B7F" w:rsidRDefault="007D1593" w:rsidP="00754B21">
            <w:pPr>
              <w:rPr>
                <w:b/>
                <w:lang w:eastAsia="zh-CN"/>
              </w:rPr>
            </w:pPr>
          </w:p>
        </w:tc>
        <w:tc>
          <w:tcPr>
            <w:tcW w:w="2628" w:type="dxa"/>
          </w:tcPr>
          <w:p w:rsidR="007D1593" w:rsidRPr="002C0B7F" w:rsidRDefault="007D1593" w:rsidP="00754B21">
            <w:pPr>
              <w:rPr>
                <w:lang w:eastAsia="zh-CN"/>
              </w:rPr>
            </w:pPr>
          </w:p>
        </w:tc>
        <w:tc>
          <w:tcPr>
            <w:tcW w:w="1610" w:type="dxa"/>
          </w:tcPr>
          <w:p w:rsidR="007D1593" w:rsidRDefault="00E56D44" w:rsidP="00754B2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add</w:t>
            </w:r>
          </w:p>
        </w:tc>
      </w:tr>
    </w:tbl>
    <w:p w:rsidR="00DA5161" w:rsidRDefault="00DA5161" w:rsidP="00D767A4">
      <w:pPr>
        <w:pStyle w:val="3"/>
      </w:pPr>
      <w:r>
        <w:rPr>
          <w:rFonts w:hint="eastAsia"/>
        </w:rPr>
        <w:t>decimal</w:t>
      </w:r>
      <w:r>
        <w:rPr>
          <w:rFonts w:hint="eastAsia"/>
        </w:rPr>
        <w:t>内部</w:t>
      </w:r>
      <w:r w:rsidR="004C1D26">
        <w:rPr>
          <w:rFonts w:hint="eastAsia"/>
        </w:rPr>
        <w:t>c</w:t>
      </w:r>
      <w:r>
        <w:rPr>
          <w:rFonts w:hint="eastAsia"/>
        </w:rPr>
        <w:t>接口</w:t>
      </w:r>
    </w:p>
    <w:tbl>
      <w:tblPr>
        <w:tblStyle w:val="TableGrid"/>
        <w:tblW w:w="0" w:type="auto"/>
        <w:tblLook w:val="04A0"/>
      </w:tblPr>
      <w:tblGrid>
        <w:gridCol w:w="5057"/>
        <w:gridCol w:w="1155"/>
        <w:gridCol w:w="1155"/>
      </w:tblGrid>
      <w:tr w:rsidR="00D767A4" w:rsidTr="00D767A4">
        <w:tc>
          <w:tcPr>
            <w:tcW w:w="5057" w:type="dxa"/>
          </w:tcPr>
          <w:p w:rsidR="00D767A4" w:rsidRPr="00D655D8" w:rsidRDefault="005B38A2" w:rsidP="00D90A04">
            <w:pPr>
              <w:rPr>
                <w:rFonts w:asciiTheme="minorEastAsia" w:hAnsiTheme="minorEastAsia"/>
                <w:lang w:eastAsia="zh-CN"/>
              </w:rPr>
            </w:pPr>
            <w:r>
              <w:rPr>
                <w:rFonts w:asciiTheme="minorEastAsia" w:hAnsiTheme="minorEastAsia" w:hint="eastAsia"/>
                <w:lang w:eastAsia="zh-CN"/>
              </w:rPr>
              <w:t>接口</w:t>
            </w:r>
          </w:p>
        </w:tc>
        <w:tc>
          <w:tcPr>
            <w:tcW w:w="1155" w:type="dxa"/>
          </w:tcPr>
          <w:p w:rsidR="00D767A4" w:rsidRDefault="005B38A2" w:rsidP="003F6B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  <w:tc>
          <w:tcPr>
            <w:tcW w:w="1155" w:type="dxa"/>
          </w:tcPr>
          <w:p w:rsidR="00D767A4" w:rsidRP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eastAsiaTheme="minorEastAsia" w:hAnsiTheme="minorEastAsia"/>
                <w:lang w:eastAsia="zh-CN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decimal_init(bson_decimal *decimal</w:t>
            </w:r>
            <w:r w:rsidR="00197129">
              <w:rPr>
                <w:rFonts w:asciiTheme="minorEastAsia" w:eastAsiaTheme="minorEastAsia" w:hAnsiTheme="minorEastAsia" w:hint="eastAsia"/>
                <w:lang w:eastAsia="zh-CN"/>
              </w:rPr>
              <w:t>, int32 precision</w:t>
            </w:r>
            <w:r w:rsidR="00197129" w:rsidRPr="00D655D8">
              <w:rPr>
                <w:rFonts w:asciiTheme="minorEastAsia" w:eastAsiaTheme="minorEastAsia" w:hAnsiTheme="minorEastAsia" w:hint="eastAsia"/>
                <w:lang w:eastAsia="zh-CN"/>
              </w:rPr>
              <w:t>, int32 scale</w:t>
            </w: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);</w:t>
            </w:r>
          </w:p>
        </w:tc>
        <w:tc>
          <w:tcPr>
            <w:tcW w:w="1155" w:type="dxa"/>
          </w:tcPr>
          <w:p w:rsidR="00D767A4" w:rsidRDefault="00F23450" w:rsidP="003F6B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初始化</w:t>
            </w:r>
          </w:p>
        </w:tc>
        <w:tc>
          <w:tcPr>
            <w:tcW w:w="1155" w:type="dxa"/>
          </w:tcPr>
          <w:p w:rsidR="00D767A4" w:rsidRP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INT32 decimal_alloc(bson_decimal *decimal, int ndigits);</w:t>
            </w:r>
          </w:p>
        </w:tc>
        <w:tc>
          <w:tcPr>
            <w:tcW w:w="1155" w:type="dxa"/>
          </w:tcPr>
          <w:p w:rsidR="00D767A4" w:rsidRDefault="00F23450" w:rsidP="003F6B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分配内存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decimal_free(bson_decimal *decimal);</w:t>
            </w:r>
          </w:p>
        </w:tc>
        <w:tc>
          <w:tcPr>
            <w:tcW w:w="1155" w:type="dxa"/>
          </w:tcPr>
          <w:p w:rsidR="00D767A4" w:rsidRDefault="00505D0A" w:rsidP="003F6B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释放内存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decimal_set_zero(bson_decimal *decimal);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decimal_apply_typmod(bson_de</w:t>
            </w:r>
            <w:r w:rsidR="00CA0E18">
              <w:rPr>
                <w:rFonts w:asciiTheme="minorEastAsia" w:eastAsiaTheme="minorEastAsia" w:hAnsiTheme="minorEastAsia" w:hint="eastAsia"/>
                <w:lang w:eastAsia="zh-CN"/>
              </w:rPr>
              <w:t>cimal *decimal, int32 precision</w:t>
            </w: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, int32 scale);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decimal_add(bson_decimal *v1, bson_decimal *v2, bson_decimal *result) 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decimal_sub(bson_decimal *v1, bson_decimal *v2, bson_decimal *result);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decimal_mul(bson_decimal *v1, bson_decimal *v2, bson_decimal *result);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decimal_div(bson_decimal *v1, bson_decimal *v2, bson_decimal *result);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decimal_cmp(bson_decimal *left, bson_decimal *right);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int decimal_to_int(bson_decimal *decimal);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double decimal_to_double(bson_decimal *decimal);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long decimal_to_long(bson_decimal *decimal);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decimal_from_int(int value, bson_decimal *decimal);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decimal_from_long(long value, bson_decimal *decimal);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decimal_from_double(double value, bson_decimal *decimal);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 xml:space="preserve">decimal_from_str(const char *value, </w:t>
            </w: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lastRenderedPageBreak/>
              <w:t>bson_decimal *decimal);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lastRenderedPageBreak/>
              <w:t>INT32 decimal_to_str(bson_decimal *decimal, char *&amp;value);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  <w:r w:rsidRPr="00D655D8">
              <w:rPr>
                <w:rFonts w:asciiTheme="minorEastAsia" w:eastAsiaTheme="minorEastAsia" w:hAnsiTheme="minorEastAsia" w:hint="eastAsia"/>
                <w:lang w:eastAsia="zh-CN"/>
              </w:rPr>
              <w:t>decimal_hash();</w:t>
            </w: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D767A4" w:rsidTr="00D767A4">
        <w:tc>
          <w:tcPr>
            <w:tcW w:w="5057" w:type="dxa"/>
          </w:tcPr>
          <w:p w:rsidR="00D767A4" w:rsidRPr="00D655D8" w:rsidRDefault="00D767A4" w:rsidP="00D90A04">
            <w:pPr>
              <w:rPr>
                <w:rFonts w:asciiTheme="minorEastAsia" w:hAnsiTheme="minorEastAsia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D767A4" w:rsidRDefault="00D767A4" w:rsidP="003F6B7D">
            <w:pPr>
              <w:rPr>
                <w:lang w:eastAsia="zh-CN"/>
              </w:rPr>
            </w:pPr>
          </w:p>
        </w:tc>
      </w:tr>
      <w:tr w:rsidR="00E76A13" w:rsidTr="00D767A4">
        <w:tc>
          <w:tcPr>
            <w:tcW w:w="5057" w:type="dxa"/>
          </w:tcPr>
          <w:p w:rsidR="00E76A13" w:rsidRPr="00C93140" w:rsidRDefault="00E76A13" w:rsidP="00D90A04">
            <w:pPr>
              <w:rPr>
                <w:rFonts w:asciiTheme="minorEastAsia" w:hAnsiTheme="minorEastAsia"/>
              </w:rPr>
            </w:pPr>
          </w:p>
        </w:tc>
        <w:tc>
          <w:tcPr>
            <w:tcW w:w="1155" w:type="dxa"/>
          </w:tcPr>
          <w:p w:rsidR="00E76A13" w:rsidRDefault="00E76A13" w:rsidP="003F6B7D">
            <w:pPr>
              <w:rPr>
                <w:lang w:eastAsia="zh-CN"/>
              </w:rPr>
            </w:pPr>
          </w:p>
        </w:tc>
        <w:tc>
          <w:tcPr>
            <w:tcW w:w="1155" w:type="dxa"/>
          </w:tcPr>
          <w:p w:rsidR="00E76A13" w:rsidRDefault="00E76A13" w:rsidP="003F6B7D">
            <w:pPr>
              <w:rPr>
                <w:lang w:eastAsia="zh-CN"/>
              </w:rPr>
            </w:pPr>
          </w:p>
        </w:tc>
      </w:tr>
    </w:tbl>
    <w:p w:rsidR="00DA5161" w:rsidRDefault="00DA5161" w:rsidP="003F6B7D">
      <w:pPr>
        <w:rPr>
          <w:lang w:eastAsia="zh-CN"/>
        </w:rPr>
      </w:pPr>
    </w:p>
    <w:p w:rsidR="00D90A04" w:rsidRPr="00446DC8" w:rsidRDefault="00D90A04" w:rsidP="003F6B7D">
      <w:pPr>
        <w:rPr>
          <w:lang w:eastAsia="zh-CN"/>
        </w:rPr>
      </w:pPr>
    </w:p>
    <w:sectPr w:rsidR="00D90A04" w:rsidRPr="00446DC8" w:rsidSect="00B30A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linyoubin" w:date="2016-03-25T15:18:00Z" w:initials="l">
    <w:p w:rsidR="008E7E09" w:rsidRDefault="008E7E09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r>
        <w:rPr>
          <w:rFonts w:hint="eastAsia"/>
          <w:lang w:eastAsia="zh-CN"/>
        </w:rPr>
        <w:t>当var1第一个4位数小于或等于var2第一个4位数时，还要再减一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3AC4" w:rsidRDefault="001B3AC4" w:rsidP="008B3F96">
      <w:pPr>
        <w:spacing w:after="0" w:line="240" w:lineRule="auto"/>
      </w:pPr>
      <w:r>
        <w:separator/>
      </w:r>
    </w:p>
  </w:endnote>
  <w:endnote w:type="continuationSeparator" w:id="1">
    <w:p w:rsidR="001B3AC4" w:rsidRDefault="001B3AC4" w:rsidP="008B3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3AC4" w:rsidRDefault="001B3AC4" w:rsidP="008B3F96">
      <w:pPr>
        <w:spacing w:after="0" w:line="240" w:lineRule="auto"/>
      </w:pPr>
      <w:r>
        <w:separator/>
      </w:r>
    </w:p>
  </w:footnote>
  <w:footnote w:type="continuationSeparator" w:id="1">
    <w:p w:rsidR="001B3AC4" w:rsidRDefault="001B3AC4" w:rsidP="008B3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0461F"/>
    <w:multiLevelType w:val="hybridMultilevel"/>
    <w:tmpl w:val="7ACEC330"/>
    <w:lvl w:ilvl="0" w:tplc="11A41A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E9B3179"/>
    <w:multiLevelType w:val="hybridMultilevel"/>
    <w:tmpl w:val="059455DC"/>
    <w:lvl w:ilvl="0" w:tplc="CF520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816048"/>
    <w:multiLevelType w:val="hybridMultilevel"/>
    <w:tmpl w:val="CFE04D12"/>
    <w:lvl w:ilvl="0" w:tplc="E5989B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23B0559"/>
    <w:multiLevelType w:val="hybridMultilevel"/>
    <w:tmpl w:val="15C8D6C8"/>
    <w:lvl w:ilvl="0" w:tplc="2F145D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992AC5"/>
    <w:multiLevelType w:val="hybridMultilevel"/>
    <w:tmpl w:val="A6769F4E"/>
    <w:lvl w:ilvl="0" w:tplc="B1242D64">
      <w:start w:val="1"/>
      <w:numFmt w:val="lowerLetter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6F3058A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74F52FBC"/>
    <w:multiLevelType w:val="multilevel"/>
    <w:tmpl w:val="0FB4B2E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5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3"/>
  </w:num>
  <w:num w:numId="15">
    <w:abstractNumId w:val="2"/>
  </w:num>
  <w:num w:numId="16">
    <w:abstractNumId w:val="0"/>
  </w:num>
  <w:num w:numId="17">
    <w:abstractNumId w:val="1"/>
  </w:num>
  <w:num w:numId="18">
    <w:abstractNumId w:val="4"/>
  </w:num>
  <w:num w:numId="1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B3F96"/>
    <w:rsid w:val="00001DD5"/>
    <w:rsid w:val="0000782D"/>
    <w:rsid w:val="00015985"/>
    <w:rsid w:val="00024529"/>
    <w:rsid w:val="0004310A"/>
    <w:rsid w:val="00046164"/>
    <w:rsid w:val="000572F3"/>
    <w:rsid w:val="00061BD2"/>
    <w:rsid w:val="00067776"/>
    <w:rsid w:val="00074F80"/>
    <w:rsid w:val="00076926"/>
    <w:rsid w:val="00080372"/>
    <w:rsid w:val="000853C9"/>
    <w:rsid w:val="000878E7"/>
    <w:rsid w:val="00087D57"/>
    <w:rsid w:val="00093A72"/>
    <w:rsid w:val="00095C2B"/>
    <w:rsid w:val="00095EE8"/>
    <w:rsid w:val="000963A0"/>
    <w:rsid w:val="0009684D"/>
    <w:rsid w:val="000A37B8"/>
    <w:rsid w:val="000A7890"/>
    <w:rsid w:val="000B01DC"/>
    <w:rsid w:val="000B0AE2"/>
    <w:rsid w:val="000B4539"/>
    <w:rsid w:val="000B75CB"/>
    <w:rsid w:val="000C0C1F"/>
    <w:rsid w:val="000C52CD"/>
    <w:rsid w:val="000C5EF8"/>
    <w:rsid w:val="000C651C"/>
    <w:rsid w:val="000D4AE8"/>
    <w:rsid w:val="000D6EEE"/>
    <w:rsid w:val="000E74F5"/>
    <w:rsid w:val="000F33A4"/>
    <w:rsid w:val="000F49B4"/>
    <w:rsid w:val="000F6F4C"/>
    <w:rsid w:val="000F77C7"/>
    <w:rsid w:val="00104181"/>
    <w:rsid w:val="001105CB"/>
    <w:rsid w:val="0011763A"/>
    <w:rsid w:val="001315B0"/>
    <w:rsid w:val="00137288"/>
    <w:rsid w:val="00147471"/>
    <w:rsid w:val="0014750B"/>
    <w:rsid w:val="00154D93"/>
    <w:rsid w:val="00155AAE"/>
    <w:rsid w:val="0016060D"/>
    <w:rsid w:val="001627B6"/>
    <w:rsid w:val="001629E2"/>
    <w:rsid w:val="00163B5E"/>
    <w:rsid w:val="001643B4"/>
    <w:rsid w:val="001665EE"/>
    <w:rsid w:val="0017482E"/>
    <w:rsid w:val="00174BCA"/>
    <w:rsid w:val="001841D1"/>
    <w:rsid w:val="00185DB3"/>
    <w:rsid w:val="00190AAE"/>
    <w:rsid w:val="001912F0"/>
    <w:rsid w:val="001939C3"/>
    <w:rsid w:val="00197129"/>
    <w:rsid w:val="001A2520"/>
    <w:rsid w:val="001A4D9B"/>
    <w:rsid w:val="001B03D2"/>
    <w:rsid w:val="001B04F3"/>
    <w:rsid w:val="001B3AC4"/>
    <w:rsid w:val="001B4917"/>
    <w:rsid w:val="001B6EF7"/>
    <w:rsid w:val="001C1F8F"/>
    <w:rsid w:val="001C7756"/>
    <w:rsid w:val="001D539C"/>
    <w:rsid w:val="001E2230"/>
    <w:rsid w:val="001F0429"/>
    <w:rsid w:val="001F7B59"/>
    <w:rsid w:val="002147FC"/>
    <w:rsid w:val="002166AF"/>
    <w:rsid w:val="0023175B"/>
    <w:rsid w:val="00241BF0"/>
    <w:rsid w:val="00242180"/>
    <w:rsid w:val="002471FC"/>
    <w:rsid w:val="00255CF7"/>
    <w:rsid w:val="00267AFB"/>
    <w:rsid w:val="002941C2"/>
    <w:rsid w:val="0029772C"/>
    <w:rsid w:val="0029776D"/>
    <w:rsid w:val="002A295E"/>
    <w:rsid w:val="002C0B7F"/>
    <w:rsid w:val="002C3124"/>
    <w:rsid w:val="002C66D6"/>
    <w:rsid w:val="002C6A88"/>
    <w:rsid w:val="002C70EF"/>
    <w:rsid w:val="002D2C6A"/>
    <w:rsid w:val="002D42FA"/>
    <w:rsid w:val="002D5332"/>
    <w:rsid w:val="002E1F8E"/>
    <w:rsid w:val="002E3896"/>
    <w:rsid w:val="002F5DF1"/>
    <w:rsid w:val="002F7443"/>
    <w:rsid w:val="00301B74"/>
    <w:rsid w:val="00302307"/>
    <w:rsid w:val="003078E5"/>
    <w:rsid w:val="00307E35"/>
    <w:rsid w:val="003128B4"/>
    <w:rsid w:val="00314828"/>
    <w:rsid w:val="00314ED3"/>
    <w:rsid w:val="0031553D"/>
    <w:rsid w:val="0031622E"/>
    <w:rsid w:val="0034134E"/>
    <w:rsid w:val="00343352"/>
    <w:rsid w:val="00345AF2"/>
    <w:rsid w:val="0035691F"/>
    <w:rsid w:val="00366296"/>
    <w:rsid w:val="003760B0"/>
    <w:rsid w:val="00385141"/>
    <w:rsid w:val="00390D1D"/>
    <w:rsid w:val="003933FB"/>
    <w:rsid w:val="003934F2"/>
    <w:rsid w:val="003A1803"/>
    <w:rsid w:val="003B21E5"/>
    <w:rsid w:val="003B6DDF"/>
    <w:rsid w:val="003C68BF"/>
    <w:rsid w:val="003C7919"/>
    <w:rsid w:val="003D31F3"/>
    <w:rsid w:val="003E56B3"/>
    <w:rsid w:val="003E6906"/>
    <w:rsid w:val="003F61AD"/>
    <w:rsid w:val="003F6B7D"/>
    <w:rsid w:val="003F7D19"/>
    <w:rsid w:val="003F7E79"/>
    <w:rsid w:val="00402038"/>
    <w:rsid w:val="00402F71"/>
    <w:rsid w:val="00406CB7"/>
    <w:rsid w:val="00435E2C"/>
    <w:rsid w:val="00436A1A"/>
    <w:rsid w:val="00442FB0"/>
    <w:rsid w:val="00446DC8"/>
    <w:rsid w:val="00447470"/>
    <w:rsid w:val="00450BF5"/>
    <w:rsid w:val="00451FD7"/>
    <w:rsid w:val="00452E68"/>
    <w:rsid w:val="00454B63"/>
    <w:rsid w:val="00480273"/>
    <w:rsid w:val="004A063F"/>
    <w:rsid w:val="004A1223"/>
    <w:rsid w:val="004A19C1"/>
    <w:rsid w:val="004A1EC0"/>
    <w:rsid w:val="004A2819"/>
    <w:rsid w:val="004A5356"/>
    <w:rsid w:val="004A7357"/>
    <w:rsid w:val="004B1F90"/>
    <w:rsid w:val="004B3C0F"/>
    <w:rsid w:val="004B40A6"/>
    <w:rsid w:val="004B7FBD"/>
    <w:rsid w:val="004C1D26"/>
    <w:rsid w:val="004D0671"/>
    <w:rsid w:val="004E6B44"/>
    <w:rsid w:val="004F1507"/>
    <w:rsid w:val="004F2B30"/>
    <w:rsid w:val="004F735C"/>
    <w:rsid w:val="00500142"/>
    <w:rsid w:val="0050162D"/>
    <w:rsid w:val="005017B0"/>
    <w:rsid w:val="00504B40"/>
    <w:rsid w:val="00505D0A"/>
    <w:rsid w:val="00507E96"/>
    <w:rsid w:val="005106E7"/>
    <w:rsid w:val="00511100"/>
    <w:rsid w:val="00512B7C"/>
    <w:rsid w:val="00513D12"/>
    <w:rsid w:val="005143AD"/>
    <w:rsid w:val="0051596B"/>
    <w:rsid w:val="00522AE3"/>
    <w:rsid w:val="00537401"/>
    <w:rsid w:val="00542956"/>
    <w:rsid w:val="00543E5C"/>
    <w:rsid w:val="00546C02"/>
    <w:rsid w:val="00567165"/>
    <w:rsid w:val="005727B9"/>
    <w:rsid w:val="005761CF"/>
    <w:rsid w:val="00577627"/>
    <w:rsid w:val="00581C8A"/>
    <w:rsid w:val="00581DE8"/>
    <w:rsid w:val="00583CC6"/>
    <w:rsid w:val="0059196A"/>
    <w:rsid w:val="00592D7B"/>
    <w:rsid w:val="005B38A2"/>
    <w:rsid w:val="005B4E1D"/>
    <w:rsid w:val="005D6476"/>
    <w:rsid w:val="005D6AE2"/>
    <w:rsid w:val="005D7C64"/>
    <w:rsid w:val="005E1F32"/>
    <w:rsid w:val="005E21F3"/>
    <w:rsid w:val="005E25B6"/>
    <w:rsid w:val="005E2A17"/>
    <w:rsid w:val="005E3C98"/>
    <w:rsid w:val="005E4C8B"/>
    <w:rsid w:val="005E5D84"/>
    <w:rsid w:val="005F2B2C"/>
    <w:rsid w:val="005F5133"/>
    <w:rsid w:val="006061AB"/>
    <w:rsid w:val="0061129C"/>
    <w:rsid w:val="006259E3"/>
    <w:rsid w:val="006265B8"/>
    <w:rsid w:val="00627B03"/>
    <w:rsid w:val="0063326F"/>
    <w:rsid w:val="00640C72"/>
    <w:rsid w:val="00644BC8"/>
    <w:rsid w:val="006458C6"/>
    <w:rsid w:val="006556EE"/>
    <w:rsid w:val="00670353"/>
    <w:rsid w:val="006715D5"/>
    <w:rsid w:val="006755BD"/>
    <w:rsid w:val="0067656C"/>
    <w:rsid w:val="00676F6C"/>
    <w:rsid w:val="00677A80"/>
    <w:rsid w:val="00680B9C"/>
    <w:rsid w:val="00685679"/>
    <w:rsid w:val="00686CEF"/>
    <w:rsid w:val="00695B93"/>
    <w:rsid w:val="006A1443"/>
    <w:rsid w:val="006A72FB"/>
    <w:rsid w:val="006B2FA9"/>
    <w:rsid w:val="006B4C76"/>
    <w:rsid w:val="006B7076"/>
    <w:rsid w:val="006B7CFA"/>
    <w:rsid w:val="006C108A"/>
    <w:rsid w:val="006C5BF9"/>
    <w:rsid w:val="006D2977"/>
    <w:rsid w:val="006D7525"/>
    <w:rsid w:val="006E27FD"/>
    <w:rsid w:val="006E5502"/>
    <w:rsid w:val="006E6515"/>
    <w:rsid w:val="006E65C5"/>
    <w:rsid w:val="006F11A4"/>
    <w:rsid w:val="006F12F0"/>
    <w:rsid w:val="006F4B55"/>
    <w:rsid w:val="00722737"/>
    <w:rsid w:val="00725A8F"/>
    <w:rsid w:val="00737368"/>
    <w:rsid w:val="007373FA"/>
    <w:rsid w:val="00740ADB"/>
    <w:rsid w:val="00743216"/>
    <w:rsid w:val="00754B21"/>
    <w:rsid w:val="00762067"/>
    <w:rsid w:val="00763097"/>
    <w:rsid w:val="00770042"/>
    <w:rsid w:val="00775C91"/>
    <w:rsid w:val="00783F57"/>
    <w:rsid w:val="007866B7"/>
    <w:rsid w:val="00791AEB"/>
    <w:rsid w:val="00797662"/>
    <w:rsid w:val="007B10A3"/>
    <w:rsid w:val="007B5040"/>
    <w:rsid w:val="007B789A"/>
    <w:rsid w:val="007C03C6"/>
    <w:rsid w:val="007C181A"/>
    <w:rsid w:val="007C48AA"/>
    <w:rsid w:val="007C5387"/>
    <w:rsid w:val="007D1593"/>
    <w:rsid w:val="007D18B7"/>
    <w:rsid w:val="007D42BD"/>
    <w:rsid w:val="007D7A3A"/>
    <w:rsid w:val="007E02E9"/>
    <w:rsid w:val="007E06B8"/>
    <w:rsid w:val="007E6062"/>
    <w:rsid w:val="007F0869"/>
    <w:rsid w:val="007F3C81"/>
    <w:rsid w:val="007F6B41"/>
    <w:rsid w:val="0080293C"/>
    <w:rsid w:val="00802C91"/>
    <w:rsid w:val="0080558B"/>
    <w:rsid w:val="00806096"/>
    <w:rsid w:val="00812B2F"/>
    <w:rsid w:val="00813EB9"/>
    <w:rsid w:val="00815663"/>
    <w:rsid w:val="008172F9"/>
    <w:rsid w:val="00820E51"/>
    <w:rsid w:val="0082290A"/>
    <w:rsid w:val="008229F9"/>
    <w:rsid w:val="00833245"/>
    <w:rsid w:val="008332CD"/>
    <w:rsid w:val="008370EC"/>
    <w:rsid w:val="00841CF5"/>
    <w:rsid w:val="00844C83"/>
    <w:rsid w:val="00847EDF"/>
    <w:rsid w:val="008505FD"/>
    <w:rsid w:val="00855E99"/>
    <w:rsid w:val="008613F6"/>
    <w:rsid w:val="00862DC9"/>
    <w:rsid w:val="00865D58"/>
    <w:rsid w:val="0087057F"/>
    <w:rsid w:val="008708E6"/>
    <w:rsid w:val="00875889"/>
    <w:rsid w:val="00875A89"/>
    <w:rsid w:val="008815B9"/>
    <w:rsid w:val="00881F35"/>
    <w:rsid w:val="0088247E"/>
    <w:rsid w:val="0088332F"/>
    <w:rsid w:val="00886100"/>
    <w:rsid w:val="00897050"/>
    <w:rsid w:val="008A489B"/>
    <w:rsid w:val="008A4F65"/>
    <w:rsid w:val="008A61DE"/>
    <w:rsid w:val="008B059B"/>
    <w:rsid w:val="008B05C4"/>
    <w:rsid w:val="008B21B3"/>
    <w:rsid w:val="008B3F96"/>
    <w:rsid w:val="008B557C"/>
    <w:rsid w:val="008B5592"/>
    <w:rsid w:val="008C08DF"/>
    <w:rsid w:val="008C0D1C"/>
    <w:rsid w:val="008C54AE"/>
    <w:rsid w:val="008C7D02"/>
    <w:rsid w:val="008D5892"/>
    <w:rsid w:val="008D7A0A"/>
    <w:rsid w:val="008E7E09"/>
    <w:rsid w:val="008F3673"/>
    <w:rsid w:val="008F7EA1"/>
    <w:rsid w:val="00910986"/>
    <w:rsid w:val="00916A23"/>
    <w:rsid w:val="00930CFC"/>
    <w:rsid w:val="009321B8"/>
    <w:rsid w:val="00943C85"/>
    <w:rsid w:val="00945655"/>
    <w:rsid w:val="00952467"/>
    <w:rsid w:val="00954A51"/>
    <w:rsid w:val="00966075"/>
    <w:rsid w:val="00966808"/>
    <w:rsid w:val="00966CF2"/>
    <w:rsid w:val="00966D70"/>
    <w:rsid w:val="00967BA5"/>
    <w:rsid w:val="00981298"/>
    <w:rsid w:val="009853C5"/>
    <w:rsid w:val="009862CA"/>
    <w:rsid w:val="00986FD6"/>
    <w:rsid w:val="009873ED"/>
    <w:rsid w:val="00993B39"/>
    <w:rsid w:val="009967D0"/>
    <w:rsid w:val="009A51FF"/>
    <w:rsid w:val="009A7749"/>
    <w:rsid w:val="009E493C"/>
    <w:rsid w:val="009E5639"/>
    <w:rsid w:val="009E5C5D"/>
    <w:rsid w:val="009F1A39"/>
    <w:rsid w:val="009F4126"/>
    <w:rsid w:val="009F4A8D"/>
    <w:rsid w:val="009F5006"/>
    <w:rsid w:val="009F6C1D"/>
    <w:rsid w:val="00A0083E"/>
    <w:rsid w:val="00A1354F"/>
    <w:rsid w:val="00A24325"/>
    <w:rsid w:val="00A25E3E"/>
    <w:rsid w:val="00A26319"/>
    <w:rsid w:val="00A3233E"/>
    <w:rsid w:val="00A368B7"/>
    <w:rsid w:val="00A41C91"/>
    <w:rsid w:val="00A427A0"/>
    <w:rsid w:val="00A47251"/>
    <w:rsid w:val="00A51930"/>
    <w:rsid w:val="00A64503"/>
    <w:rsid w:val="00A729BE"/>
    <w:rsid w:val="00A81B40"/>
    <w:rsid w:val="00A8264C"/>
    <w:rsid w:val="00A835DC"/>
    <w:rsid w:val="00A8679E"/>
    <w:rsid w:val="00AA086D"/>
    <w:rsid w:val="00AA4661"/>
    <w:rsid w:val="00AB39B4"/>
    <w:rsid w:val="00AC14B5"/>
    <w:rsid w:val="00AC72A2"/>
    <w:rsid w:val="00AD1C10"/>
    <w:rsid w:val="00AD306C"/>
    <w:rsid w:val="00AE0268"/>
    <w:rsid w:val="00AE10D0"/>
    <w:rsid w:val="00AE14D3"/>
    <w:rsid w:val="00AF2459"/>
    <w:rsid w:val="00AF59B9"/>
    <w:rsid w:val="00AF7A52"/>
    <w:rsid w:val="00AF7A92"/>
    <w:rsid w:val="00B02D0F"/>
    <w:rsid w:val="00B05581"/>
    <w:rsid w:val="00B07AFD"/>
    <w:rsid w:val="00B1366B"/>
    <w:rsid w:val="00B2223C"/>
    <w:rsid w:val="00B30A2C"/>
    <w:rsid w:val="00B35CCA"/>
    <w:rsid w:val="00B42767"/>
    <w:rsid w:val="00B4752D"/>
    <w:rsid w:val="00B52A1C"/>
    <w:rsid w:val="00B52E51"/>
    <w:rsid w:val="00B54F6D"/>
    <w:rsid w:val="00B60566"/>
    <w:rsid w:val="00B6155F"/>
    <w:rsid w:val="00B64329"/>
    <w:rsid w:val="00B669D9"/>
    <w:rsid w:val="00B75799"/>
    <w:rsid w:val="00B87183"/>
    <w:rsid w:val="00B9222C"/>
    <w:rsid w:val="00B9620E"/>
    <w:rsid w:val="00BA0B2C"/>
    <w:rsid w:val="00BA3424"/>
    <w:rsid w:val="00BA4F96"/>
    <w:rsid w:val="00BA6ABD"/>
    <w:rsid w:val="00BB2EC9"/>
    <w:rsid w:val="00BC04AF"/>
    <w:rsid w:val="00BC686B"/>
    <w:rsid w:val="00BD5375"/>
    <w:rsid w:val="00BE2969"/>
    <w:rsid w:val="00BE2EDE"/>
    <w:rsid w:val="00BE33D3"/>
    <w:rsid w:val="00BE3D42"/>
    <w:rsid w:val="00BF0BB5"/>
    <w:rsid w:val="00C00C5B"/>
    <w:rsid w:val="00C16D3C"/>
    <w:rsid w:val="00C26481"/>
    <w:rsid w:val="00C26944"/>
    <w:rsid w:val="00C26A99"/>
    <w:rsid w:val="00C314B0"/>
    <w:rsid w:val="00C40874"/>
    <w:rsid w:val="00C4088C"/>
    <w:rsid w:val="00C43AE7"/>
    <w:rsid w:val="00C51ACC"/>
    <w:rsid w:val="00C53F09"/>
    <w:rsid w:val="00C55270"/>
    <w:rsid w:val="00C61AE6"/>
    <w:rsid w:val="00C7160E"/>
    <w:rsid w:val="00C87966"/>
    <w:rsid w:val="00C9130C"/>
    <w:rsid w:val="00C93140"/>
    <w:rsid w:val="00CA0E18"/>
    <w:rsid w:val="00CA245A"/>
    <w:rsid w:val="00CA7258"/>
    <w:rsid w:val="00CB1951"/>
    <w:rsid w:val="00CB2D3F"/>
    <w:rsid w:val="00CB69CF"/>
    <w:rsid w:val="00CB7CBE"/>
    <w:rsid w:val="00CC03FA"/>
    <w:rsid w:val="00CC6048"/>
    <w:rsid w:val="00CD021B"/>
    <w:rsid w:val="00CE0766"/>
    <w:rsid w:val="00CF10CF"/>
    <w:rsid w:val="00CF3DE7"/>
    <w:rsid w:val="00CF4985"/>
    <w:rsid w:val="00D005DB"/>
    <w:rsid w:val="00D04B60"/>
    <w:rsid w:val="00D0711E"/>
    <w:rsid w:val="00D11439"/>
    <w:rsid w:val="00D17010"/>
    <w:rsid w:val="00D17A5E"/>
    <w:rsid w:val="00D27EA0"/>
    <w:rsid w:val="00D32AFB"/>
    <w:rsid w:val="00D3410E"/>
    <w:rsid w:val="00D4416F"/>
    <w:rsid w:val="00D56099"/>
    <w:rsid w:val="00D5736B"/>
    <w:rsid w:val="00D61C96"/>
    <w:rsid w:val="00D63F3E"/>
    <w:rsid w:val="00D7382E"/>
    <w:rsid w:val="00D767A4"/>
    <w:rsid w:val="00D8179E"/>
    <w:rsid w:val="00D82B3B"/>
    <w:rsid w:val="00D90A04"/>
    <w:rsid w:val="00D972FB"/>
    <w:rsid w:val="00DA5161"/>
    <w:rsid w:val="00DB1812"/>
    <w:rsid w:val="00DB7310"/>
    <w:rsid w:val="00DC71E0"/>
    <w:rsid w:val="00DE236F"/>
    <w:rsid w:val="00DE5ADA"/>
    <w:rsid w:val="00DE6D3F"/>
    <w:rsid w:val="00DF08DF"/>
    <w:rsid w:val="00DF1F18"/>
    <w:rsid w:val="00DF3E39"/>
    <w:rsid w:val="00DF7CA7"/>
    <w:rsid w:val="00E10695"/>
    <w:rsid w:val="00E17D5D"/>
    <w:rsid w:val="00E20B68"/>
    <w:rsid w:val="00E22321"/>
    <w:rsid w:val="00E27203"/>
    <w:rsid w:val="00E31D28"/>
    <w:rsid w:val="00E32AF4"/>
    <w:rsid w:val="00E36A00"/>
    <w:rsid w:val="00E36C4D"/>
    <w:rsid w:val="00E373E8"/>
    <w:rsid w:val="00E47959"/>
    <w:rsid w:val="00E47E6A"/>
    <w:rsid w:val="00E5026F"/>
    <w:rsid w:val="00E537B0"/>
    <w:rsid w:val="00E56D44"/>
    <w:rsid w:val="00E57A52"/>
    <w:rsid w:val="00E63543"/>
    <w:rsid w:val="00E74CC3"/>
    <w:rsid w:val="00E76A13"/>
    <w:rsid w:val="00E82C19"/>
    <w:rsid w:val="00E85085"/>
    <w:rsid w:val="00E850BB"/>
    <w:rsid w:val="00E90D3D"/>
    <w:rsid w:val="00E914DE"/>
    <w:rsid w:val="00E952A9"/>
    <w:rsid w:val="00EA0998"/>
    <w:rsid w:val="00EA6F7E"/>
    <w:rsid w:val="00EB4D14"/>
    <w:rsid w:val="00EC5D34"/>
    <w:rsid w:val="00ED35D6"/>
    <w:rsid w:val="00EE1C55"/>
    <w:rsid w:val="00EE714E"/>
    <w:rsid w:val="00EF2A86"/>
    <w:rsid w:val="00EF6657"/>
    <w:rsid w:val="00F04A69"/>
    <w:rsid w:val="00F14C07"/>
    <w:rsid w:val="00F1665B"/>
    <w:rsid w:val="00F23450"/>
    <w:rsid w:val="00F3414D"/>
    <w:rsid w:val="00F37DEE"/>
    <w:rsid w:val="00F407DE"/>
    <w:rsid w:val="00F53A1F"/>
    <w:rsid w:val="00F62824"/>
    <w:rsid w:val="00F67ECC"/>
    <w:rsid w:val="00F704D7"/>
    <w:rsid w:val="00F746FC"/>
    <w:rsid w:val="00F7600E"/>
    <w:rsid w:val="00F77D88"/>
    <w:rsid w:val="00F83B9D"/>
    <w:rsid w:val="00F85631"/>
    <w:rsid w:val="00F91121"/>
    <w:rsid w:val="00F93C3D"/>
    <w:rsid w:val="00F94E7A"/>
    <w:rsid w:val="00F95B61"/>
    <w:rsid w:val="00FA31D8"/>
    <w:rsid w:val="00FA450A"/>
    <w:rsid w:val="00FA509D"/>
    <w:rsid w:val="00FB08DD"/>
    <w:rsid w:val="00FB1793"/>
    <w:rsid w:val="00FB2304"/>
    <w:rsid w:val="00FB3684"/>
    <w:rsid w:val="00FE585D"/>
    <w:rsid w:val="00FE6D0A"/>
    <w:rsid w:val="00FF64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  <o:regrouptable v:ext="edit">
        <o:entry new="1" old="0"/>
        <o:entry new="2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B21"/>
    <w:rPr>
      <w:rFonts w:ascii="宋体" w:eastAsia="宋体" w:hAnsi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C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C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C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C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C5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C5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C5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C5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C5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B3F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B3F96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8B3F9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B3F96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E1C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E1C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E1C5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C55"/>
    <w:rPr>
      <w:rFonts w:asciiTheme="majorHAnsi" w:eastAsiaTheme="majorEastAsia" w:hAnsiTheme="majorHAnsi" w:cstheme="majorBidi"/>
      <w:b/>
      <w:bCs/>
      <w:iCs/>
      <w:color w:val="000000" w:themeColor="text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E1C5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E1C5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E1C5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E1C5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E1C5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1C5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1C5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C5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5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C5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E1C55"/>
    <w:rPr>
      <w:b/>
      <w:bCs/>
    </w:rPr>
  </w:style>
  <w:style w:type="character" w:styleId="Emphasis">
    <w:name w:val="Emphasis"/>
    <w:basedOn w:val="DefaultParagraphFont"/>
    <w:uiPriority w:val="20"/>
    <w:qFormat/>
    <w:rsid w:val="00EE1C55"/>
    <w:rPr>
      <w:i/>
      <w:iCs/>
    </w:rPr>
  </w:style>
  <w:style w:type="paragraph" w:styleId="NoSpacing">
    <w:name w:val="No Spacing"/>
    <w:uiPriority w:val="1"/>
    <w:qFormat/>
    <w:rsid w:val="00EE1C5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1C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1C5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1C5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5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55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E1C5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E1C55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E1C55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E1C55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E1C5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1C55"/>
    <w:pPr>
      <w:outlineLvl w:val="9"/>
    </w:pPr>
  </w:style>
  <w:style w:type="paragraph" w:customStyle="1" w:styleId="3">
    <w:name w:val="样式3"/>
    <w:basedOn w:val="Heading4"/>
    <w:link w:val="3Char"/>
    <w:qFormat/>
    <w:rsid w:val="004A1EC0"/>
    <w:pPr>
      <w:numPr>
        <w:ilvl w:val="2"/>
        <w:numId w:val="13"/>
      </w:numPr>
    </w:pPr>
    <w:rPr>
      <w:lang w:eastAsia="zh-CN"/>
    </w:rPr>
  </w:style>
  <w:style w:type="character" w:customStyle="1" w:styleId="3Char">
    <w:name w:val="样式3 Char"/>
    <w:basedOn w:val="Heading4Char"/>
    <w:link w:val="3"/>
    <w:rsid w:val="004A1EC0"/>
    <w:rPr>
      <w:lang w:eastAsia="zh-CN"/>
    </w:rPr>
  </w:style>
  <w:style w:type="paragraph" w:customStyle="1" w:styleId="2">
    <w:name w:val="样式2"/>
    <w:basedOn w:val="Heading3"/>
    <w:link w:val="2Char"/>
    <w:qFormat/>
    <w:rsid w:val="00D82B3B"/>
    <w:pPr>
      <w:numPr>
        <w:ilvl w:val="1"/>
        <w:numId w:val="13"/>
      </w:numPr>
    </w:pPr>
    <w:rPr>
      <w:rFonts w:asciiTheme="majorEastAsia" w:hAnsiTheme="majorEastAsia"/>
      <w:color w:val="auto"/>
      <w:sz w:val="30"/>
      <w:lang w:eastAsia="zh-CN"/>
    </w:rPr>
  </w:style>
  <w:style w:type="character" w:customStyle="1" w:styleId="2Char">
    <w:name w:val="样式2 Char"/>
    <w:basedOn w:val="Heading4Char"/>
    <w:link w:val="2"/>
    <w:rsid w:val="00D82B3B"/>
    <w:rPr>
      <w:rFonts w:asciiTheme="majorEastAsia" w:hAnsiTheme="majorEastAsia"/>
      <w:sz w:val="30"/>
      <w:lang w:eastAsia="zh-CN"/>
    </w:rPr>
  </w:style>
  <w:style w:type="paragraph" w:customStyle="1" w:styleId="1">
    <w:name w:val="样式1"/>
    <w:basedOn w:val="Heading2"/>
    <w:link w:val="1Char"/>
    <w:qFormat/>
    <w:rsid w:val="00EE1C55"/>
    <w:pPr>
      <w:numPr>
        <w:numId w:val="13"/>
      </w:numPr>
    </w:pPr>
    <w:rPr>
      <w:color w:val="000000" w:themeColor="text1"/>
      <w:sz w:val="32"/>
      <w:szCs w:val="32"/>
    </w:rPr>
  </w:style>
  <w:style w:type="character" w:customStyle="1" w:styleId="1Char">
    <w:name w:val="样式1 Char"/>
    <w:basedOn w:val="Heading2Char"/>
    <w:link w:val="1"/>
    <w:rsid w:val="00EE1C55"/>
    <w:rPr>
      <w:b/>
      <w:bCs/>
      <w:color w:val="000000" w:themeColor="text1"/>
      <w:sz w:val="32"/>
      <w:szCs w:val="32"/>
    </w:rPr>
  </w:style>
  <w:style w:type="paragraph" w:customStyle="1" w:styleId="a">
    <w:name w:val="样式标题"/>
    <w:basedOn w:val="Heading1"/>
    <w:link w:val="Char"/>
    <w:qFormat/>
    <w:rsid w:val="00EE1C55"/>
    <w:pPr>
      <w:jc w:val="center"/>
    </w:pPr>
    <w:rPr>
      <w:color w:val="000000" w:themeColor="text1"/>
      <w:sz w:val="36"/>
      <w:szCs w:val="32"/>
    </w:rPr>
  </w:style>
  <w:style w:type="character" w:customStyle="1" w:styleId="Char">
    <w:name w:val="样式标题 Char"/>
    <w:basedOn w:val="Heading1Char"/>
    <w:link w:val="a"/>
    <w:rsid w:val="00EE1C55"/>
    <w:rPr>
      <w:color w:val="000000" w:themeColor="text1"/>
      <w:sz w:val="36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B3F96"/>
    <w:rPr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B3F96"/>
    <w:rPr>
      <w:rFonts w:ascii="宋体" w:eastAsia="宋体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853C5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53C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53C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53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53C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3C5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3C5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1665EE"/>
    <w:rPr>
      <w:color w:val="0000FF"/>
      <w:u w:val="single"/>
    </w:rPr>
  </w:style>
  <w:style w:type="paragraph" w:customStyle="1" w:styleId="4">
    <w:name w:val="样式4"/>
    <w:basedOn w:val="Heading5"/>
    <w:link w:val="4Char"/>
    <w:qFormat/>
    <w:rsid w:val="00C4088C"/>
    <w:pPr>
      <w:numPr>
        <w:ilvl w:val="3"/>
        <w:numId w:val="13"/>
      </w:numPr>
    </w:pPr>
    <w:rPr>
      <w:color w:val="auto"/>
      <w:lang w:eastAsia="zh-CN"/>
    </w:rPr>
  </w:style>
  <w:style w:type="character" w:styleId="HTMLTypewriter">
    <w:name w:val="HTML Typewriter"/>
    <w:basedOn w:val="DefaultParagraphFont"/>
    <w:uiPriority w:val="99"/>
    <w:semiHidden/>
    <w:unhideWhenUsed/>
    <w:rsid w:val="00A835DC"/>
    <w:rPr>
      <w:rFonts w:ascii="宋体" w:eastAsia="宋体" w:hAnsi="宋体" w:cs="宋体"/>
      <w:sz w:val="24"/>
      <w:szCs w:val="24"/>
    </w:rPr>
  </w:style>
  <w:style w:type="character" w:customStyle="1" w:styleId="4Char">
    <w:name w:val="样式4 Char"/>
    <w:basedOn w:val="Heading2Char"/>
    <w:link w:val="4"/>
    <w:rsid w:val="00C4088C"/>
    <w:rPr>
      <w:lang w:eastAsia="zh-CN"/>
    </w:rPr>
  </w:style>
  <w:style w:type="table" w:styleId="TableGrid">
    <w:name w:val="Table Grid"/>
    <w:basedOn w:val="TableNormal"/>
    <w:uiPriority w:val="59"/>
    <w:rsid w:val="003148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35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hyperlink" Target="http://download.csdn.net/detail/wangxhere/771239" TargetMode="External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24F28E-87A5-46D9-AC1C-F951B75D7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26383</TotalTime>
  <Pages>19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linyoubin</dc:creator>
  <cp:keywords/>
  <dc:description/>
  <cp:lastModifiedBy>linyoubin</cp:lastModifiedBy>
  <cp:revision>516</cp:revision>
  <dcterms:created xsi:type="dcterms:W3CDTF">2016-03-15T05:57:00Z</dcterms:created>
  <dcterms:modified xsi:type="dcterms:W3CDTF">2016-04-15T06:04:00Z</dcterms:modified>
</cp:coreProperties>
</file>