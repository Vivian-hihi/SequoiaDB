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187" w:rsidRDefault="00BC210E" w:rsidP="00BC210E">
      <w:pPr>
        <w:pStyle w:val="a6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全文检索</w:t>
      </w:r>
    </w:p>
    <w:p w:rsidR="00735187" w:rsidRDefault="00735187" w:rsidP="00735187"/>
    <w:p w:rsidR="00523281" w:rsidRDefault="00523281" w:rsidP="007E0E62">
      <w:pPr>
        <w:pStyle w:val="1"/>
        <w:numPr>
          <w:ilvl w:val="0"/>
          <w:numId w:val="2"/>
        </w:numPr>
      </w:pPr>
      <w:r>
        <w:rPr>
          <w:rFonts w:hint="eastAsia"/>
        </w:rPr>
        <w:t>需求</w:t>
      </w:r>
    </w:p>
    <w:p w:rsidR="00523281" w:rsidRPr="00523281" w:rsidRDefault="00523281" w:rsidP="00523281">
      <w:r>
        <w:rPr>
          <w:rFonts w:hint="eastAsia"/>
        </w:rPr>
        <w:t>(</w:t>
      </w:r>
      <w:r>
        <w:rPr>
          <w:rFonts w:hint="eastAsia"/>
        </w:rPr>
        <w:t>略</w:t>
      </w:r>
      <w:r>
        <w:rPr>
          <w:rFonts w:hint="eastAsia"/>
        </w:rPr>
        <w:t>)</w:t>
      </w:r>
    </w:p>
    <w:p w:rsidR="00735187" w:rsidRDefault="00BF7335" w:rsidP="007E0E62">
      <w:pPr>
        <w:pStyle w:val="1"/>
        <w:numPr>
          <w:ilvl w:val="0"/>
          <w:numId w:val="2"/>
        </w:numPr>
      </w:pPr>
      <w:r>
        <w:rPr>
          <w:rFonts w:hint="eastAsia"/>
        </w:rPr>
        <w:t>第三方软件选型</w:t>
      </w:r>
    </w:p>
    <w:p w:rsidR="00123F97" w:rsidRDefault="00123F97" w:rsidP="00123F97">
      <w:r>
        <w:rPr>
          <w:rFonts w:hint="eastAsia"/>
        </w:rPr>
        <w:t>常见的用于全文检索的开源软件包含</w:t>
      </w:r>
      <w:r>
        <w:rPr>
          <w:rFonts w:hint="eastAsia"/>
        </w:rPr>
        <w:t>Lucene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Solr</w:t>
      </w:r>
      <w:proofErr w:type="spellEnd"/>
      <w:r>
        <w:rPr>
          <w:rFonts w:hint="eastAsia"/>
        </w:rPr>
        <w:t>及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等，其中</w:t>
      </w:r>
      <w:r>
        <w:rPr>
          <w:rFonts w:hint="eastAsia"/>
        </w:rPr>
        <w:t>L</w:t>
      </w:r>
      <w:r>
        <w:t>ucene</w:t>
      </w:r>
      <w:r>
        <w:rPr>
          <w:rFonts w:hint="eastAsia"/>
        </w:rPr>
        <w:t>是</w:t>
      </w:r>
      <w:r>
        <w:rPr>
          <w:rFonts w:hint="eastAsia"/>
        </w:rPr>
        <w:t>Java</w:t>
      </w:r>
      <w:r>
        <w:rPr>
          <w:rFonts w:hint="eastAsia"/>
        </w:rPr>
        <w:t>库</w:t>
      </w:r>
      <w:r>
        <w:t>，后</w:t>
      </w:r>
      <w:r>
        <w:rPr>
          <w:rFonts w:hint="eastAsia"/>
        </w:rPr>
        <w:t>两者</w:t>
      </w:r>
      <w:r>
        <w:t>则是基于</w:t>
      </w:r>
      <w:r>
        <w:rPr>
          <w:rFonts w:hint="eastAsia"/>
        </w:rPr>
        <w:t>Lucene</w:t>
      </w:r>
      <w:r>
        <w:rPr>
          <w:rFonts w:hint="eastAsia"/>
        </w:rPr>
        <w:t>开发</w:t>
      </w:r>
      <w:r>
        <w:t>的具备较完备能力</w:t>
      </w:r>
      <w:r>
        <w:rPr>
          <w:rFonts w:hint="eastAsia"/>
        </w:rPr>
        <w:t>的</w:t>
      </w:r>
      <w:r>
        <w:t>分布式全文检索系统</w:t>
      </w:r>
      <w:r>
        <w:rPr>
          <w:rFonts w:hint="eastAsia"/>
        </w:rPr>
        <w:t>。</w:t>
      </w:r>
    </w:p>
    <w:p w:rsidR="00F9203C" w:rsidRDefault="00F9203C" w:rsidP="00123F97">
      <w:r>
        <w:rPr>
          <w:rFonts w:hint="eastAsia"/>
        </w:rPr>
        <w:t>由于</w:t>
      </w:r>
      <w:r w:rsidR="00F943DB">
        <w:rPr>
          <w:rFonts w:hint="eastAsia"/>
        </w:rPr>
        <w:t>Lucene</w:t>
      </w:r>
      <w:r w:rsidR="00F943DB">
        <w:rPr>
          <w:rFonts w:hint="eastAsia"/>
        </w:rPr>
        <w:t>只</w:t>
      </w:r>
      <w:r w:rsidR="00F943DB">
        <w:t>是一个基本的库，</w:t>
      </w:r>
      <w:r w:rsidR="00F943DB">
        <w:rPr>
          <w:rFonts w:hint="eastAsia"/>
        </w:rPr>
        <w:t>因此</w:t>
      </w:r>
      <w:r w:rsidR="00F943DB">
        <w:t>需要</w:t>
      </w:r>
      <w:r w:rsidR="00F943DB">
        <w:rPr>
          <w:rFonts w:hint="eastAsia"/>
        </w:rPr>
        <w:t>大量</w:t>
      </w:r>
      <w:r w:rsidR="00F943DB">
        <w:t>的</w:t>
      </w:r>
      <w:r w:rsidR="00F943DB">
        <w:rPr>
          <w:rFonts w:hint="eastAsia"/>
        </w:rPr>
        <w:t>设计</w:t>
      </w:r>
      <w:r w:rsidR="00F943DB">
        <w:t>与开发，才能将其打造</w:t>
      </w:r>
      <w:r w:rsidR="00F943DB">
        <w:rPr>
          <w:rFonts w:hint="eastAsia"/>
        </w:rPr>
        <w:t>成</w:t>
      </w:r>
      <w:r w:rsidR="00F943DB">
        <w:t>一个</w:t>
      </w:r>
      <w:r w:rsidR="00F943DB">
        <w:rPr>
          <w:rFonts w:hint="eastAsia"/>
        </w:rPr>
        <w:t>可靠</w:t>
      </w:r>
      <w:r w:rsidR="00F943DB">
        <w:t>的搜索引擎，</w:t>
      </w:r>
      <w:r w:rsidR="00F943DB">
        <w:rPr>
          <w:rFonts w:hint="eastAsia"/>
        </w:rPr>
        <w:t>而</w:t>
      </w:r>
      <w:r w:rsidR="00F943DB">
        <w:t>这些是在</w:t>
      </w:r>
      <w:proofErr w:type="spellStart"/>
      <w:r w:rsidR="00F943DB">
        <w:rPr>
          <w:rFonts w:hint="eastAsia"/>
        </w:rPr>
        <w:t>Solr</w:t>
      </w:r>
      <w:proofErr w:type="spellEnd"/>
      <w:r w:rsidR="00F943DB">
        <w:rPr>
          <w:rFonts w:hint="eastAsia"/>
        </w:rPr>
        <w:t>及</w:t>
      </w:r>
      <w:proofErr w:type="spellStart"/>
      <w:r w:rsidR="00F943DB">
        <w:rPr>
          <w:rFonts w:hint="eastAsia"/>
        </w:rPr>
        <w:t>Elasticsearch</w:t>
      </w:r>
      <w:proofErr w:type="spellEnd"/>
      <w:r w:rsidR="00F943DB">
        <w:rPr>
          <w:rFonts w:hint="eastAsia"/>
        </w:rPr>
        <w:t>中</w:t>
      </w:r>
      <w:r w:rsidR="00F943DB">
        <w:t>已经实现</w:t>
      </w:r>
      <w:r w:rsidR="00F943DB">
        <w:rPr>
          <w:rFonts w:hint="eastAsia"/>
        </w:rPr>
        <w:t>的</w:t>
      </w:r>
      <w:r w:rsidR="00F943DB">
        <w:t>，因此在</w:t>
      </w:r>
      <w:proofErr w:type="spellStart"/>
      <w:r w:rsidR="00F943DB">
        <w:rPr>
          <w:rFonts w:hint="eastAsia"/>
        </w:rPr>
        <w:t>Solr</w:t>
      </w:r>
      <w:proofErr w:type="spellEnd"/>
      <w:r w:rsidR="00F943DB">
        <w:rPr>
          <w:rFonts w:hint="eastAsia"/>
        </w:rPr>
        <w:t>及</w:t>
      </w:r>
      <w:proofErr w:type="spellStart"/>
      <w:r w:rsidR="00F943DB">
        <w:rPr>
          <w:rFonts w:hint="eastAsia"/>
        </w:rPr>
        <w:t>Elasticsearch</w:t>
      </w:r>
      <w:proofErr w:type="spellEnd"/>
      <w:r w:rsidR="00F943DB">
        <w:rPr>
          <w:rFonts w:hint="eastAsia"/>
        </w:rPr>
        <w:t>中</w:t>
      </w:r>
      <w:r w:rsidR="00F943DB">
        <w:t>进行选择。</w:t>
      </w:r>
    </w:p>
    <w:p w:rsidR="00F943DB" w:rsidRDefault="00F943DB" w:rsidP="00123F97">
      <w:r>
        <w:rPr>
          <w:rFonts w:hint="eastAsia"/>
        </w:rPr>
        <w:t>根据</w:t>
      </w:r>
      <w:r w:rsidR="005A6251">
        <w:rPr>
          <w:rFonts w:hint="eastAsia"/>
        </w:rPr>
        <w:t>搜集</w:t>
      </w:r>
      <w:r w:rsidR="005A6251">
        <w:t>到的数据，</w:t>
      </w:r>
      <w:r w:rsidR="005A6251">
        <w:rPr>
          <w:rFonts w:hint="eastAsia"/>
        </w:rPr>
        <w:t>在</w:t>
      </w:r>
      <w:r w:rsidR="005A6251">
        <w:t>有并发索引与查询的</w:t>
      </w:r>
      <w:r w:rsidR="00825109">
        <w:rPr>
          <w:rFonts w:hint="eastAsia"/>
        </w:rPr>
        <w:t>，</w:t>
      </w:r>
      <w:r w:rsidR="00825109">
        <w:t>或数据量很大的</w:t>
      </w:r>
      <w:r w:rsidR="005A6251">
        <w:t>时候，</w:t>
      </w:r>
      <w:proofErr w:type="spellStart"/>
      <w:r w:rsidR="005A6251">
        <w:rPr>
          <w:rFonts w:hint="eastAsia"/>
        </w:rPr>
        <w:t>Elasticsearch</w:t>
      </w:r>
      <w:proofErr w:type="spellEnd"/>
      <w:r w:rsidR="00825109">
        <w:rPr>
          <w:rFonts w:hint="eastAsia"/>
        </w:rPr>
        <w:t>的</w:t>
      </w:r>
      <w:r w:rsidR="00825109">
        <w:t>性能</w:t>
      </w:r>
      <w:r w:rsidR="0071057D">
        <w:rPr>
          <w:rFonts w:hint="eastAsia"/>
        </w:rPr>
        <w:t>比</w:t>
      </w:r>
      <w:proofErr w:type="spellStart"/>
      <w:r w:rsidR="0071057D">
        <w:rPr>
          <w:rFonts w:hint="eastAsia"/>
        </w:rPr>
        <w:t>Solr</w:t>
      </w:r>
      <w:proofErr w:type="spellEnd"/>
      <w:r w:rsidR="0071057D">
        <w:rPr>
          <w:rFonts w:hint="eastAsia"/>
        </w:rPr>
        <w:t>有</w:t>
      </w:r>
      <w:r w:rsidR="0071057D">
        <w:t>比较明显的优势</w:t>
      </w:r>
      <w:r w:rsidR="005A6251">
        <w:t>，而在纯查询的时候，</w:t>
      </w:r>
      <w:proofErr w:type="spellStart"/>
      <w:r w:rsidR="005A6251">
        <w:rPr>
          <w:rFonts w:hint="eastAsia"/>
        </w:rPr>
        <w:t>Solr</w:t>
      </w:r>
      <w:proofErr w:type="spellEnd"/>
      <w:r w:rsidR="005A6251">
        <w:rPr>
          <w:rFonts w:hint="eastAsia"/>
        </w:rPr>
        <w:t>性能</w:t>
      </w:r>
      <w:r w:rsidR="005A6251">
        <w:t>略</w:t>
      </w:r>
      <w:r w:rsidR="005A6251">
        <w:rPr>
          <w:rFonts w:hint="eastAsia"/>
        </w:rPr>
        <w:t>好</w:t>
      </w:r>
      <w:r w:rsidR="005A6251">
        <w:t>。</w:t>
      </w:r>
      <w:r w:rsidR="00DD14A6">
        <w:rPr>
          <w:rFonts w:hint="eastAsia"/>
        </w:rPr>
        <w:t>（详细</w:t>
      </w:r>
      <w:r w:rsidR="00DD14A6">
        <w:t>待补充）</w:t>
      </w:r>
    </w:p>
    <w:p w:rsidR="00DD14A6" w:rsidRDefault="00DD14A6" w:rsidP="00123F97">
      <w:r>
        <w:rPr>
          <w:rFonts w:hint="eastAsia"/>
        </w:rPr>
        <w:t>综合考虑，选用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作为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的配置</w:t>
      </w:r>
      <w:r w:rsidR="00D27A8A">
        <w:rPr>
          <w:rFonts w:hint="eastAsia"/>
        </w:rPr>
        <w:t>全文检索引擎。</w:t>
      </w:r>
    </w:p>
    <w:p w:rsidR="00735187" w:rsidRDefault="00BC2F59" w:rsidP="00735187">
      <w:pPr>
        <w:pStyle w:val="1"/>
        <w:numPr>
          <w:ilvl w:val="0"/>
          <w:numId w:val="2"/>
        </w:numPr>
      </w:pP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基本信息</w:t>
      </w:r>
    </w:p>
    <w:p w:rsidR="009C7529" w:rsidRDefault="009C7529" w:rsidP="00BF5528">
      <w:pPr>
        <w:pStyle w:val="2"/>
      </w:pPr>
      <w:r>
        <w:rPr>
          <w:rFonts w:hint="eastAsia"/>
        </w:rPr>
        <w:t>术语</w:t>
      </w:r>
    </w:p>
    <w:p w:rsidR="00BF5528" w:rsidRPr="00BF5528" w:rsidRDefault="00973A87" w:rsidP="00BF5528">
      <w:r>
        <w:rPr>
          <w:rFonts w:hint="eastAsia"/>
        </w:rPr>
        <w:t>关键的术语有</w:t>
      </w:r>
      <w:r w:rsidR="00BF5528">
        <w:rPr>
          <w:rFonts w:hint="eastAsia"/>
        </w:rPr>
        <w:t>：索引，类型，文档</w:t>
      </w:r>
      <w:r w:rsidR="00800FB6">
        <w:rPr>
          <w:rFonts w:hint="eastAsia"/>
        </w:rPr>
        <w:t>，</w:t>
      </w:r>
      <w:r w:rsidR="00BF5528">
        <w:rPr>
          <w:rFonts w:hint="eastAsia"/>
        </w:rPr>
        <w:t>字段。</w:t>
      </w:r>
    </w:p>
    <w:p w:rsidR="00735187" w:rsidRDefault="00735187" w:rsidP="00735187">
      <w:proofErr w:type="spellStart"/>
      <w:r>
        <w:t>Elasticsearch</w:t>
      </w:r>
      <w:proofErr w:type="spellEnd"/>
      <w:r>
        <w:t>及</w:t>
      </w:r>
      <w:proofErr w:type="spellStart"/>
      <w:r>
        <w:t>Solr</w:t>
      </w:r>
      <w:proofErr w:type="spellEnd"/>
      <w:r>
        <w:t>均是基于</w:t>
      </w:r>
      <w:r>
        <w:t>Lucene</w:t>
      </w:r>
      <w:r>
        <w:t>的分布式全文检索系统。在</w:t>
      </w:r>
      <w:r>
        <w:t>ES</w:t>
      </w:r>
      <w:r>
        <w:t>中，文档属于一种类型（</w:t>
      </w:r>
      <w:r>
        <w:t>type</w:t>
      </w:r>
      <w:r>
        <w:t>），各种各样的类型存在于一个索引中，它们与</w:t>
      </w:r>
      <w:r>
        <w:t>RDBMS</w:t>
      </w:r>
      <w:r>
        <w:t>中的类比如下：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关系数据库     ⇒ 数据库 ⇒ 表    ⇒ 行    ⇒ 列(Columns)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Fonts w:ascii="Consolas" w:eastAsia="Consolas" w:hAnsi="Consolas" w:cs="Consolas" w:hint="default"/>
          <w:color w:val="333333"/>
          <w:sz w:val="20"/>
          <w:szCs w:val="20"/>
        </w:rPr>
      </w:pPr>
      <w:proofErr w:type="spellStart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Elasticsearch</w:t>
      </w:r>
      <w:proofErr w:type="spellEnd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⇒ 索引   ⇒ 类型  ⇒ 文档  ⇒ 字段(Fields)</w:t>
      </w:r>
    </w:p>
    <w:p w:rsidR="00735187" w:rsidRDefault="00735187" w:rsidP="00735187">
      <w:r>
        <w:t>一个</w:t>
      </w:r>
      <w:r>
        <w:t>ES</w:t>
      </w:r>
      <w:r>
        <w:t>集群可以包含多个索引（数据库）。</w:t>
      </w:r>
    </w:p>
    <w:p w:rsidR="00735187" w:rsidRDefault="00735187" w:rsidP="00735187">
      <w:r>
        <w:t>如对于</w:t>
      </w:r>
      <w:r>
        <w:t>ES</w:t>
      </w:r>
      <w:r>
        <w:t>中使用的如下请求：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PUT /</w:t>
      </w:r>
      <w:proofErr w:type="spellStart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megacorp</w:t>
      </w:r>
      <w:proofErr w:type="spellEnd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/employee/</w:t>
      </w:r>
      <w:r>
        <w:rPr>
          <w:rFonts w:ascii="Consolas" w:eastAsia="Consolas" w:hAnsi="Consolas" w:cs="Consolas" w:hint="default"/>
          <w:color w:val="F5871F"/>
          <w:sz w:val="20"/>
          <w:szCs w:val="20"/>
          <w:shd w:val="clear" w:color="auto" w:fill="F7F7F7"/>
        </w:rPr>
        <w:t>1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{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 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</w:t>
      </w:r>
      <w:proofErr w:type="spellStart"/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first_name</w:t>
      </w:r>
      <w:proofErr w:type="spellEnd"/>
      <w:proofErr w:type="gramStart"/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:</w:t>
      </w:r>
      <w:proofErr w:type="gramEnd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"John"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,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 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</w:t>
      </w:r>
      <w:proofErr w:type="spellStart"/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last_name</w:t>
      </w:r>
      <w:proofErr w:type="spellEnd"/>
      <w:proofErr w:type="gramStart"/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:</w:t>
      </w:r>
      <w:proofErr w:type="gramEnd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"Smith"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,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lastRenderedPageBreak/>
        <w:t xml:space="preserve">   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"age</w:t>
      </w:r>
      <w:proofErr w:type="gramStart"/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:</w:t>
      </w:r>
      <w:proofErr w:type="gramEnd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      </w:t>
      </w:r>
      <w:r>
        <w:rPr>
          <w:rFonts w:ascii="Consolas" w:eastAsia="Consolas" w:hAnsi="Consolas" w:cs="Consolas" w:hint="default"/>
          <w:color w:val="F5871F"/>
          <w:sz w:val="20"/>
          <w:szCs w:val="20"/>
          <w:shd w:val="clear" w:color="auto" w:fill="F7F7F7"/>
        </w:rPr>
        <w:t>25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,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 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"about</w:t>
      </w:r>
      <w:proofErr w:type="gramStart"/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:</w:t>
      </w:r>
      <w:proofErr w:type="gramEnd"/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   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"I love to go rock climbing"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,</w:t>
      </w:r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  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"interests"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: [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"sports"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, </w:t>
      </w:r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"music</w:t>
      </w:r>
      <w:proofErr w:type="gramStart"/>
      <w:r>
        <w:rPr>
          <w:rFonts w:ascii="Consolas" w:eastAsia="Consolas" w:hAnsi="Consolas" w:cs="Consolas" w:hint="default"/>
          <w:color w:val="718C00"/>
          <w:sz w:val="20"/>
          <w:szCs w:val="20"/>
          <w:shd w:val="clear" w:color="auto" w:fill="F7F7F7"/>
        </w:rPr>
        <w:t>"</w:t>
      </w: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 xml:space="preserve"> ]</w:t>
      </w:r>
      <w:proofErr w:type="gramEnd"/>
    </w:p>
    <w:p w:rsidR="00735187" w:rsidRDefault="00735187" w:rsidP="00735187">
      <w:pPr>
        <w:pStyle w:val="HTML"/>
        <w:widowControl/>
        <w:shd w:val="clear" w:color="auto" w:fill="F7F7F7"/>
        <w:spacing w:after="240" w:line="22" w:lineRule="atLeast"/>
        <w:rPr>
          <w:rFonts w:ascii="Consolas" w:eastAsia="Consolas" w:hAnsi="Consolas" w:cs="Consolas" w:hint="default"/>
          <w:color w:val="333333"/>
          <w:sz w:val="20"/>
          <w:szCs w:val="20"/>
        </w:rPr>
      </w:pPr>
      <w:r>
        <w:rPr>
          <w:rStyle w:val="HTML1"/>
          <w:rFonts w:ascii="Consolas" w:eastAsia="Consolas" w:hAnsi="Consolas" w:cs="Consolas" w:hint="default"/>
          <w:color w:val="333333"/>
          <w:szCs w:val="20"/>
          <w:shd w:val="clear" w:color="auto" w:fill="F7F7F7"/>
        </w:rPr>
        <w:t>}</w:t>
      </w:r>
    </w:p>
    <w:p w:rsidR="00735187" w:rsidRDefault="00735187" w:rsidP="00735187"/>
    <w:tbl>
      <w:tblPr>
        <w:tblStyle w:val="a3"/>
        <w:tblW w:w="5360" w:type="dxa"/>
        <w:tblLayout w:type="fixed"/>
        <w:tblLook w:val="04A0" w:firstRow="1" w:lastRow="0" w:firstColumn="1" w:lastColumn="0" w:noHBand="0" w:noVBand="1"/>
      </w:tblPr>
      <w:tblGrid>
        <w:gridCol w:w="2680"/>
        <w:gridCol w:w="2680"/>
      </w:tblGrid>
      <w:tr w:rsidR="00735187" w:rsidTr="004D6165">
        <w:trPr>
          <w:trHeight w:val="625"/>
        </w:trPr>
        <w:tc>
          <w:tcPr>
            <w:tcW w:w="2680" w:type="dxa"/>
          </w:tcPr>
          <w:p w:rsidR="00735187" w:rsidRDefault="00735187" w:rsidP="004D61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名字</w:t>
            </w:r>
          </w:p>
        </w:tc>
        <w:tc>
          <w:tcPr>
            <w:tcW w:w="2680" w:type="dxa"/>
          </w:tcPr>
          <w:p w:rsidR="00735187" w:rsidRDefault="00735187" w:rsidP="004D61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735187" w:rsidTr="004D6165">
        <w:trPr>
          <w:trHeight w:val="625"/>
        </w:trPr>
        <w:tc>
          <w:tcPr>
            <w:tcW w:w="2680" w:type="dxa"/>
          </w:tcPr>
          <w:p w:rsidR="00735187" w:rsidRDefault="00735187" w:rsidP="004D6165">
            <w:proofErr w:type="spellStart"/>
            <w:r>
              <w:t>megacorp</w:t>
            </w:r>
            <w:proofErr w:type="spellEnd"/>
          </w:p>
        </w:tc>
        <w:tc>
          <w:tcPr>
            <w:tcW w:w="2680" w:type="dxa"/>
          </w:tcPr>
          <w:p w:rsidR="00735187" w:rsidRDefault="00735187" w:rsidP="004D6165">
            <w:r>
              <w:t>索引的名字</w:t>
            </w:r>
          </w:p>
        </w:tc>
      </w:tr>
      <w:tr w:rsidR="00735187" w:rsidTr="004D6165">
        <w:trPr>
          <w:trHeight w:val="625"/>
        </w:trPr>
        <w:tc>
          <w:tcPr>
            <w:tcW w:w="2680" w:type="dxa"/>
          </w:tcPr>
          <w:p w:rsidR="00735187" w:rsidRDefault="00735187" w:rsidP="004D6165">
            <w:r>
              <w:t>employee</w:t>
            </w:r>
          </w:p>
        </w:tc>
        <w:tc>
          <w:tcPr>
            <w:tcW w:w="2680" w:type="dxa"/>
          </w:tcPr>
          <w:p w:rsidR="00735187" w:rsidRDefault="00735187" w:rsidP="004D6165">
            <w:r>
              <w:t>类型的名字</w:t>
            </w:r>
          </w:p>
        </w:tc>
      </w:tr>
      <w:tr w:rsidR="00735187" w:rsidTr="004D6165">
        <w:trPr>
          <w:trHeight w:val="634"/>
        </w:trPr>
        <w:tc>
          <w:tcPr>
            <w:tcW w:w="2680" w:type="dxa"/>
          </w:tcPr>
          <w:p w:rsidR="00735187" w:rsidRDefault="00735187" w:rsidP="004D6165">
            <w:r>
              <w:t>1</w:t>
            </w:r>
          </w:p>
        </w:tc>
        <w:tc>
          <w:tcPr>
            <w:tcW w:w="2680" w:type="dxa"/>
          </w:tcPr>
          <w:p w:rsidR="00735187" w:rsidRDefault="00735187" w:rsidP="004D6165">
            <w:r>
              <w:t>当前员工的</w:t>
            </w:r>
            <w:r>
              <w:t>ID</w:t>
            </w:r>
          </w:p>
        </w:tc>
      </w:tr>
    </w:tbl>
    <w:p w:rsidR="0092198C" w:rsidRDefault="00735187" w:rsidP="0092198C">
      <w:r>
        <w:t>JSON</w:t>
      </w:r>
      <w:r>
        <w:t>结构中的内容则是真正被索引的信息。</w:t>
      </w:r>
    </w:p>
    <w:p w:rsidR="00E379C0" w:rsidRPr="00364FAE" w:rsidRDefault="00E379C0" w:rsidP="0092198C">
      <w:pPr>
        <w:pStyle w:val="2"/>
      </w:pPr>
      <w:r>
        <w:rPr>
          <w:rFonts w:hint="eastAsia"/>
        </w:rPr>
        <w:t>ES</w:t>
      </w:r>
      <w:r>
        <w:rPr>
          <w:rFonts w:hint="eastAsia"/>
        </w:rPr>
        <w:t>中</w:t>
      </w:r>
      <w:r>
        <w:t>的文档结构</w:t>
      </w:r>
    </w:p>
    <w:p w:rsidR="00E379C0" w:rsidRDefault="00E379C0" w:rsidP="00E379C0">
      <w:r>
        <w:rPr>
          <w:rFonts w:hint="eastAsia"/>
        </w:rPr>
        <w:t>在</w:t>
      </w:r>
      <w:r>
        <w:rPr>
          <w:rFonts w:hint="eastAsia"/>
        </w:rPr>
        <w:t>ES</w:t>
      </w:r>
      <w:r>
        <w:rPr>
          <w:rFonts w:hint="eastAsia"/>
        </w:rPr>
        <w:t>中</w:t>
      </w:r>
      <w:r>
        <w:t>，</w:t>
      </w:r>
      <w:r>
        <w:rPr>
          <w:rFonts w:hint="eastAsia"/>
        </w:rPr>
        <w:t>文档</w:t>
      </w:r>
      <w:r>
        <w:t>指</w:t>
      </w:r>
      <w:r>
        <w:rPr>
          <w:rFonts w:hint="eastAsia"/>
        </w:rPr>
        <w:t>的</w:t>
      </w:r>
      <w:r>
        <w:t>是</w:t>
      </w:r>
      <w:r>
        <w:rPr>
          <w:rFonts w:hint="eastAsia"/>
        </w:rPr>
        <w:t>被</w:t>
      </w:r>
      <w:r>
        <w:t>存储到</w:t>
      </w:r>
      <w:r w:rsidRPr="002024A9">
        <w:rPr>
          <w:b/>
        </w:rPr>
        <w:t>唯一</w:t>
      </w:r>
      <w:r w:rsidRPr="002024A9">
        <w:rPr>
          <w:rFonts w:hint="eastAsia"/>
          <w:b/>
        </w:rPr>
        <w:t>ID</w:t>
      </w:r>
      <w:r>
        <w:rPr>
          <w:rFonts w:hint="eastAsia"/>
        </w:rPr>
        <w:t>下</w:t>
      </w:r>
      <w:r>
        <w:t>的</w:t>
      </w:r>
      <w:r>
        <w:rPr>
          <w:rFonts w:hint="eastAsia"/>
        </w:rPr>
        <w:t>JSON</w:t>
      </w:r>
      <w:r>
        <w:rPr>
          <w:rFonts w:hint="eastAsia"/>
        </w:rPr>
        <w:t>。一</w:t>
      </w:r>
      <w:r>
        <w:t>个文档不只包含数据，还包含元数据（</w:t>
      </w:r>
      <w:r>
        <w:rPr>
          <w:rFonts w:hint="eastAsia"/>
        </w:rPr>
        <w:t>metadata</w:t>
      </w:r>
      <w:r>
        <w:t>）</w:t>
      </w:r>
      <w:r>
        <w:rPr>
          <w:rFonts w:hint="eastAsia"/>
        </w:rPr>
        <w:t>--</w:t>
      </w:r>
      <w:r>
        <w:rPr>
          <w:rFonts w:hint="eastAsia"/>
        </w:rPr>
        <w:t>关于</w:t>
      </w:r>
      <w:r>
        <w:t>文档的信息。</w:t>
      </w:r>
      <w:r>
        <w:rPr>
          <w:rFonts w:hint="eastAsia"/>
        </w:rPr>
        <w:t>有三</w:t>
      </w:r>
      <w:r>
        <w:t>个元数据元素是必须存在的：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E379C0" w:rsidTr="004D6165">
        <w:tc>
          <w:tcPr>
            <w:tcW w:w="2840" w:type="dxa"/>
          </w:tcPr>
          <w:p w:rsidR="00E379C0" w:rsidRPr="006A4A8A" w:rsidRDefault="00E379C0" w:rsidP="004D6165">
            <w:pPr>
              <w:jc w:val="center"/>
              <w:rPr>
                <w:b/>
              </w:rPr>
            </w:pPr>
            <w:r w:rsidRPr="006A4A8A">
              <w:rPr>
                <w:rFonts w:hint="eastAsia"/>
                <w:b/>
              </w:rPr>
              <w:t>名字</w:t>
            </w:r>
          </w:p>
        </w:tc>
        <w:tc>
          <w:tcPr>
            <w:tcW w:w="2841" w:type="dxa"/>
          </w:tcPr>
          <w:p w:rsidR="00E379C0" w:rsidRPr="006A4A8A" w:rsidRDefault="00E379C0" w:rsidP="004D6165">
            <w:pPr>
              <w:jc w:val="center"/>
              <w:rPr>
                <w:b/>
              </w:rPr>
            </w:pPr>
            <w:r w:rsidRPr="006A4A8A">
              <w:rPr>
                <w:rFonts w:hint="eastAsia"/>
                <w:b/>
              </w:rPr>
              <w:t>说明</w:t>
            </w:r>
          </w:p>
        </w:tc>
      </w:tr>
      <w:tr w:rsidR="00E379C0" w:rsidTr="004D6165">
        <w:tc>
          <w:tcPr>
            <w:tcW w:w="2840" w:type="dxa"/>
          </w:tcPr>
          <w:p w:rsidR="00E379C0" w:rsidRDefault="00E379C0" w:rsidP="004D6165">
            <w:r>
              <w:rPr>
                <w:rFonts w:hint="eastAsia"/>
              </w:rPr>
              <w:t>_index</w:t>
            </w:r>
          </w:p>
        </w:tc>
        <w:tc>
          <w:tcPr>
            <w:tcW w:w="2841" w:type="dxa"/>
          </w:tcPr>
          <w:p w:rsidR="00E379C0" w:rsidRDefault="00E379C0" w:rsidP="004D6165">
            <w:r>
              <w:rPr>
                <w:rFonts w:hint="eastAsia"/>
              </w:rPr>
              <w:t>文档存储</w:t>
            </w:r>
            <w:r>
              <w:t>的地方</w:t>
            </w:r>
          </w:p>
        </w:tc>
      </w:tr>
      <w:tr w:rsidR="00E379C0" w:rsidTr="004D6165">
        <w:tc>
          <w:tcPr>
            <w:tcW w:w="2840" w:type="dxa"/>
          </w:tcPr>
          <w:p w:rsidR="00E379C0" w:rsidRDefault="00E379C0" w:rsidP="004D6165">
            <w:r>
              <w:rPr>
                <w:rFonts w:hint="eastAsia"/>
              </w:rPr>
              <w:t>_type</w:t>
            </w:r>
          </w:p>
        </w:tc>
        <w:tc>
          <w:tcPr>
            <w:tcW w:w="2841" w:type="dxa"/>
          </w:tcPr>
          <w:p w:rsidR="00E379C0" w:rsidRDefault="00E379C0" w:rsidP="004D6165">
            <w:r>
              <w:rPr>
                <w:rFonts w:hint="eastAsia"/>
              </w:rPr>
              <w:t>文档</w:t>
            </w:r>
            <w:r>
              <w:t>代表的对象</w:t>
            </w:r>
            <w:r>
              <w:rPr>
                <w:rFonts w:hint="eastAsia"/>
              </w:rPr>
              <w:t>种</w:t>
            </w:r>
            <w:r>
              <w:t>类</w:t>
            </w:r>
          </w:p>
        </w:tc>
      </w:tr>
      <w:tr w:rsidR="00E379C0" w:rsidTr="004D6165">
        <w:tc>
          <w:tcPr>
            <w:tcW w:w="2840" w:type="dxa"/>
          </w:tcPr>
          <w:p w:rsidR="00E379C0" w:rsidRDefault="00E379C0" w:rsidP="004D6165">
            <w:r>
              <w:rPr>
                <w:rFonts w:hint="eastAsia"/>
              </w:rPr>
              <w:t>_id</w:t>
            </w:r>
          </w:p>
        </w:tc>
        <w:tc>
          <w:tcPr>
            <w:tcW w:w="2841" w:type="dxa"/>
          </w:tcPr>
          <w:p w:rsidR="00E379C0" w:rsidRDefault="00E379C0" w:rsidP="004D6165">
            <w:r>
              <w:rPr>
                <w:rFonts w:hint="eastAsia"/>
              </w:rPr>
              <w:t>文档</w:t>
            </w:r>
            <w:r>
              <w:t>的唯一编号</w:t>
            </w:r>
          </w:p>
        </w:tc>
      </w:tr>
    </w:tbl>
    <w:p w:rsidR="00E379C0" w:rsidRDefault="00E379C0" w:rsidP="00347CF7">
      <w:pPr>
        <w:pStyle w:val="3"/>
      </w:pPr>
      <w:r>
        <w:rPr>
          <w:rFonts w:hint="eastAsia"/>
        </w:rPr>
        <w:t>_index</w:t>
      </w:r>
    </w:p>
    <w:p w:rsidR="00E379C0" w:rsidRDefault="00E379C0" w:rsidP="00E379C0">
      <w:r>
        <w:rPr>
          <w:rFonts w:hint="eastAsia"/>
        </w:rPr>
        <w:t>在</w:t>
      </w:r>
      <w:r>
        <w:rPr>
          <w:rFonts w:hint="eastAsia"/>
        </w:rPr>
        <w:t>ES</w:t>
      </w:r>
      <w:r>
        <w:rPr>
          <w:rFonts w:hint="eastAsia"/>
        </w:rPr>
        <w:t>中</w:t>
      </w:r>
      <w:r>
        <w:t>，数据都在分片中被</w:t>
      </w:r>
      <w:r>
        <w:rPr>
          <w:rFonts w:hint="eastAsia"/>
        </w:rPr>
        <w:t>索引</w:t>
      </w:r>
      <w:r>
        <w:t>及存储，索引</w:t>
      </w:r>
      <w:r>
        <w:rPr>
          <w:rFonts w:hint="eastAsia"/>
        </w:rPr>
        <w:t>只</w:t>
      </w:r>
      <w:r>
        <w:t>是一个逻辑命名空间</w:t>
      </w:r>
      <w:r>
        <w:rPr>
          <w:rFonts w:hint="eastAsia"/>
        </w:rPr>
        <w:t>，</w:t>
      </w:r>
      <w:r>
        <w:t>它可以将一个或多个分片组合在</w:t>
      </w:r>
      <w:r>
        <w:rPr>
          <w:rFonts w:hint="eastAsia"/>
        </w:rPr>
        <w:t>一起</w:t>
      </w:r>
      <w:r>
        <w:t>。</w:t>
      </w:r>
    </w:p>
    <w:p w:rsidR="00E379C0" w:rsidRDefault="00E379C0" w:rsidP="00E379C0">
      <w:pPr>
        <w:pStyle w:val="3"/>
      </w:pPr>
      <w:r>
        <w:rPr>
          <w:rFonts w:hint="eastAsia"/>
        </w:rPr>
        <w:t>_type</w:t>
      </w:r>
    </w:p>
    <w:p w:rsidR="00E379C0" w:rsidRDefault="00E379C0" w:rsidP="00E379C0">
      <w:r>
        <w:rPr>
          <w:rFonts w:hint="eastAsia"/>
        </w:rPr>
        <w:t>与</w:t>
      </w:r>
      <w:r>
        <w:t>传统数据</w:t>
      </w:r>
      <w:r>
        <w:rPr>
          <w:rFonts w:hint="eastAsia"/>
        </w:rPr>
        <w:t>库</w:t>
      </w:r>
      <w:r>
        <w:t>中将同类的数据存储在同一</w:t>
      </w:r>
      <w:r>
        <w:rPr>
          <w:rFonts w:hint="eastAsia"/>
        </w:rPr>
        <w:t>个</w:t>
      </w:r>
      <w:r>
        <w:t>表中类似，</w:t>
      </w:r>
      <w:r>
        <w:rPr>
          <w:rFonts w:hint="eastAsia"/>
        </w:rPr>
        <w:t>在</w:t>
      </w:r>
      <w:r>
        <w:rPr>
          <w:rFonts w:hint="eastAsia"/>
        </w:rPr>
        <w:t>ES</w:t>
      </w:r>
      <w:r>
        <w:rPr>
          <w:rFonts w:hint="eastAsia"/>
        </w:rPr>
        <w:t>中</w:t>
      </w:r>
      <w:r>
        <w:t>，使用同样</w:t>
      </w:r>
      <w:r w:rsidRPr="001C2E38">
        <w:rPr>
          <w:b/>
        </w:rPr>
        <w:t>类型</w:t>
      </w:r>
      <w:r>
        <w:t>的文档来代表同类</w:t>
      </w:r>
      <w:proofErr w:type="gramStart"/>
      <w:r>
        <w:t>“</w:t>
      </w:r>
      <w:proofErr w:type="gramEnd"/>
      <w:r>
        <w:t>事物</w:t>
      </w:r>
      <w:r>
        <w:t>“</w:t>
      </w:r>
      <w:r>
        <w:tab/>
      </w:r>
      <w:r>
        <w:rPr>
          <w:rFonts w:hint="eastAsia"/>
        </w:rPr>
        <w:t>，</w:t>
      </w:r>
      <w:r>
        <w:t>它们的数据结构是相同的。</w:t>
      </w:r>
    </w:p>
    <w:p w:rsidR="00E379C0" w:rsidRDefault="00E379C0" w:rsidP="00E379C0">
      <w:pPr>
        <w:pStyle w:val="3"/>
      </w:pPr>
      <w:r>
        <w:t>_id</w:t>
      </w:r>
    </w:p>
    <w:p w:rsidR="00E379C0" w:rsidRDefault="00E379C0" w:rsidP="00E379C0">
      <w:r>
        <w:rPr>
          <w:rFonts w:hint="eastAsia"/>
        </w:rPr>
        <w:t>_id</w:t>
      </w:r>
      <w:r>
        <w:rPr>
          <w:rFonts w:hint="eastAsia"/>
        </w:rPr>
        <w:t>是</w:t>
      </w:r>
      <w:r>
        <w:t>一个字符串</w:t>
      </w:r>
      <w:r>
        <w:rPr>
          <w:rFonts w:hint="eastAsia"/>
        </w:rPr>
        <w:t>，当</w:t>
      </w:r>
      <w:r>
        <w:t>它与</w:t>
      </w:r>
      <w:r>
        <w:rPr>
          <w:rFonts w:hint="eastAsia"/>
        </w:rPr>
        <w:t>_index</w:t>
      </w:r>
      <w:r>
        <w:rPr>
          <w:rFonts w:hint="eastAsia"/>
        </w:rPr>
        <w:t>及</w:t>
      </w:r>
      <w:r>
        <w:rPr>
          <w:rFonts w:hint="eastAsia"/>
        </w:rPr>
        <w:t>_type</w:t>
      </w:r>
      <w:r>
        <w:rPr>
          <w:rFonts w:hint="eastAsia"/>
        </w:rPr>
        <w:t>组合</w:t>
      </w:r>
      <w:r>
        <w:t>时，可以代表</w:t>
      </w:r>
      <w:r>
        <w:rPr>
          <w:rFonts w:hint="eastAsia"/>
        </w:rPr>
        <w:t>ES</w:t>
      </w:r>
      <w:r>
        <w:rPr>
          <w:rFonts w:hint="eastAsia"/>
        </w:rPr>
        <w:t>中</w:t>
      </w:r>
      <w:r>
        <w:t>一个特定的文档。</w:t>
      </w:r>
      <w:r>
        <w:rPr>
          <w:rFonts w:hint="eastAsia"/>
        </w:rPr>
        <w:t>创建</w:t>
      </w:r>
      <w:r>
        <w:t>一个新文档</w:t>
      </w:r>
      <w:r>
        <w:rPr>
          <w:rFonts w:hint="eastAsia"/>
        </w:rPr>
        <w:t>时</w:t>
      </w:r>
      <w:r>
        <w:t>，可以自己提供一个</w:t>
      </w:r>
      <w:r>
        <w:rPr>
          <w:rFonts w:hint="eastAsia"/>
        </w:rPr>
        <w:t>_id</w:t>
      </w:r>
      <w:r>
        <w:rPr>
          <w:rFonts w:hint="eastAsia"/>
        </w:rPr>
        <w:t>，</w:t>
      </w:r>
      <w:r>
        <w:t>也可以让</w:t>
      </w:r>
      <w:r>
        <w:rPr>
          <w:rFonts w:hint="eastAsia"/>
        </w:rPr>
        <w:t>ES</w:t>
      </w:r>
      <w:r>
        <w:rPr>
          <w:rFonts w:hint="eastAsia"/>
        </w:rPr>
        <w:t>生成</w:t>
      </w:r>
      <w:r>
        <w:t>一个</w:t>
      </w:r>
      <w:r>
        <w:rPr>
          <w:rFonts w:hint="eastAsia"/>
        </w:rPr>
        <w:t>（使用</w:t>
      </w:r>
      <w:r>
        <w:t>自增</w:t>
      </w:r>
      <w:r>
        <w:t>ID</w:t>
      </w:r>
      <w:r>
        <w:t>）。</w:t>
      </w:r>
      <w:r>
        <w:rPr>
          <w:rFonts w:hint="eastAsia"/>
        </w:rPr>
        <w:t>如果</w:t>
      </w:r>
      <w:r>
        <w:t>被索引的</w:t>
      </w:r>
      <w:r>
        <w:lastRenderedPageBreak/>
        <w:t>文档拥有天然的标示符，就可以</w:t>
      </w:r>
      <w:r>
        <w:rPr>
          <w:rFonts w:hint="eastAsia"/>
        </w:rPr>
        <w:t>提供</w:t>
      </w:r>
      <w:r>
        <w:t>自己的</w:t>
      </w:r>
      <w:r>
        <w:rPr>
          <w:rFonts w:hint="eastAsia"/>
        </w:rPr>
        <w:t>_id</w:t>
      </w:r>
      <w:r>
        <w:rPr>
          <w:rFonts w:hint="eastAsia"/>
        </w:rPr>
        <w:t>，</w:t>
      </w:r>
      <w:r>
        <w:t>按以下方式使用</w:t>
      </w:r>
      <w:r>
        <w:rPr>
          <w:rFonts w:hint="eastAsia"/>
        </w:rPr>
        <w:t>index API: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379C0" w:rsidTr="004D6165">
        <w:tc>
          <w:tcPr>
            <w:tcW w:w="8522" w:type="dxa"/>
          </w:tcPr>
          <w:p w:rsidR="00E379C0" w:rsidRDefault="00E379C0" w:rsidP="004D6165">
            <w:r>
              <w:rPr>
                <w:rFonts w:hint="eastAsia"/>
              </w:rPr>
              <w:t xml:space="preserve">PUT </w:t>
            </w:r>
            <w:r>
              <w:t>/{index}/{type}/{id}</w:t>
            </w:r>
          </w:p>
          <w:p w:rsidR="00E379C0" w:rsidRDefault="00E379C0" w:rsidP="004D6165">
            <w:r>
              <w:t>{</w:t>
            </w:r>
          </w:p>
          <w:p w:rsidR="00E379C0" w:rsidRDefault="00E379C0" w:rsidP="004D6165">
            <w:r>
              <w:t xml:space="preserve">   “field”: “value”,</w:t>
            </w:r>
          </w:p>
          <w:p w:rsidR="00E379C0" w:rsidRDefault="00E379C0" w:rsidP="004D6165">
            <w:r>
              <w:t xml:space="preserve">   …</w:t>
            </w:r>
          </w:p>
          <w:p w:rsidR="00E379C0" w:rsidRDefault="00E379C0" w:rsidP="004D6165">
            <w:r>
              <w:t>}</w:t>
            </w:r>
          </w:p>
        </w:tc>
      </w:tr>
    </w:tbl>
    <w:p w:rsidR="00E379C0" w:rsidRDefault="00E379C0" w:rsidP="00E379C0">
      <w:r>
        <w:rPr>
          <w:rFonts w:hint="eastAsia"/>
        </w:rPr>
        <w:t>对于</w:t>
      </w:r>
      <w:r>
        <w:rPr>
          <w:rFonts w:hint="eastAsia"/>
        </w:rPr>
        <w:t>SDB</w:t>
      </w:r>
      <w:r>
        <w:rPr>
          <w:rFonts w:hint="eastAsia"/>
        </w:rPr>
        <w:t>，使用</w:t>
      </w:r>
      <w:r>
        <w:t>文档</w:t>
      </w:r>
      <w:r>
        <w:rPr>
          <w:rFonts w:hint="eastAsia"/>
        </w:rPr>
        <w:t>的</w:t>
      </w:r>
      <w:r>
        <w:rPr>
          <w:rFonts w:hint="eastAsia"/>
        </w:rPr>
        <w:t>_id</w:t>
      </w:r>
      <w:r>
        <w:rPr>
          <w:rFonts w:hint="eastAsia"/>
        </w:rPr>
        <w:t>字段</w:t>
      </w:r>
      <w:r>
        <w:t>。</w:t>
      </w:r>
    </w:p>
    <w:p w:rsidR="00E379C0" w:rsidRDefault="00E379C0" w:rsidP="00D95117">
      <w:pPr>
        <w:pStyle w:val="3"/>
      </w:pPr>
      <w:r>
        <w:rPr>
          <w:rFonts w:hint="eastAsia"/>
        </w:rPr>
        <w:t>其它元</w:t>
      </w:r>
      <w:r>
        <w:t>数据</w:t>
      </w:r>
    </w:p>
    <w:p w:rsidR="0007507A" w:rsidRDefault="00E379C0">
      <w:r>
        <w:rPr>
          <w:rFonts w:hint="eastAsia"/>
        </w:rPr>
        <w:t>_version</w:t>
      </w:r>
      <w:r>
        <w:rPr>
          <w:rFonts w:hint="eastAsia"/>
        </w:rPr>
        <w:t>等</w:t>
      </w:r>
    </w:p>
    <w:p w:rsidR="00E379C0" w:rsidRDefault="00E379C0" w:rsidP="00B3778D">
      <w:pPr>
        <w:pStyle w:val="1"/>
        <w:numPr>
          <w:ilvl w:val="0"/>
          <w:numId w:val="2"/>
        </w:numPr>
      </w:pP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客户</w:t>
      </w:r>
      <w:r>
        <w:t>端</w:t>
      </w:r>
      <w:r>
        <w:rPr>
          <w:rFonts w:hint="eastAsia"/>
        </w:rPr>
        <w:t>选择</w:t>
      </w:r>
    </w:p>
    <w:p w:rsidR="00E379C0" w:rsidRDefault="00E379C0" w:rsidP="00E379C0">
      <w:pPr>
        <w:jc w:val="left"/>
      </w:pPr>
      <w:r>
        <w:rPr>
          <w:rFonts w:hint="eastAsia"/>
        </w:rPr>
        <w:t>（</w:t>
      </w:r>
      <w:r>
        <w:t>参考</w:t>
      </w:r>
      <w:proofErr w:type="spellStart"/>
      <w:r>
        <w:rPr>
          <w:rFonts w:hint="eastAsia"/>
        </w:rPr>
        <w:t>Elasticsearch</w:t>
      </w:r>
      <w:proofErr w:type="spellEnd"/>
      <w:proofErr w:type="gramStart"/>
      <w:r>
        <w:rPr>
          <w:rFonts w:hint="eastAsia"/>
        </w:rPr>
        <w:t>官方</w:t>
      </w:r>
      <w:r>
        <w:t>博客</w:t>
      </w:r>
      <w:proofErr w:type="gramEnd"/>
      <w:r w:rsidR="004D6165">
        <w:fldChar w:fldCharType="begin"/>
      </w:r>
      <w:r w:rsidR="004D6165">
        <w:instrText xml:space="preserve"> HYPERLINK "https://www.elastic.co/blog/found-interfacing-elasticsearch-picking-client" </w:instrText>
      </w:r>
      <w:r w:rsidR="004D6165">
        <w:fldChar w:fldCharType="separate"/>
      </w:r>
      <w:r w:rsidRPr="00596311">
        <w:rPr>
          <w:rStyle w:val="a4"/>
        </w:rPr>
        <w:t>https://www.elastic.co/blog/found-interfacing-elasticsearch-picking-client</w:t>
      </w:r>
      <w:r w:rsidR="004D6165">
        <w:rPr>
          <w:rStyle w:val="a4"/>
        </w:rPr>
        <w:fldChar w:fldCharType="end"/>
      </w:r>
      <w:r>
        <w:rPr>
          <w:rFonts w:hint="eastAsia"/>
        </w:rPr>
        <w:t>）</w:t>
      </w:r>
    </w:p>
    <w:p w:rsidR="00E379C0" w:rsidRDefault="00E379C0" w:rsidP="00E379C0">
      <w:pPr>
        <w:pStyle w:val="2"/>
      </w:pPr>
      <w:r>
        <w:rPr>
          <w:rFonts w:hint="eastAsia"/>
        </w:rPr>
        <w:t>不</w:t>
      </w:r>
      <w:r>
        <w:t>同的客户端类型</w:t>
      </w:r>
    </w:p>
    <w:p w:rsidR="00E379C0" w:rsidRDefault="00E379C0" w:rsidP="00E379C0">
      <w:r>
        <w:rPr>
          <w:rFonts w:hint="eastAsia"/>
        </w:rPr>
        <w:t>默认</w:t>
      </w:r>
      <w:r>
        <w:t>情况下，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支持</w:t>
      </w:r>
      <w:r>
        <w:t>两</w:t>
      </w:r>
      <w:r>
        <w:rPr>
          <w:rFonts w:hint="eastAsia"/>
        </w:rPr>
        <w:t>种协议</w:t>
      </w:r>
      <w:r>
        <w:t>：</w:t>
      </w:r>
    </w:p>
    <w:p w:rsidR="00E379C0" w:rsidRDefault="00E379C0" w:rsidP="00E379C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HTTP</w:t>
      </w:r>
      <w:r>
        <w:rPr>
          <w:rFonts w:hint="eastAsia"/>
        </w:rPr>
        <w:t>：</w:t>
      </w:r>
      <w:r>
        <w:rPr>
          <w:rFonts w:hint="eastAsia"/>
        </w:rPr>
        <w:t>A RESTful API</w:t>
      </w:r>
    </w:p>
    <w:p w:rsidR="00E379C0" w:rsidRDefault="00E379C0" w:rsidP="00E379C0">
      <w:pPr>
        <w:pStyle w:val="a5"/>
        <w:numPr>
          <w:ilvl w:val="0"/>
          <w:numId w:val="1"/>
        </w:numPr>
        <w:ind w:firstLineChars="0"/>
      </w:pPr>
      <w:r>
        <w:t xml:space="preserve">Native </w:t>
      </w:r>
      <w:proofErr w:type="spellStart"/>
      <w:r>
        <w:t>Elaqsticsearch</w:t>
      </w:r>
      <w:proofErr w:type="spellEnd"/>
      <w:r>
        <w:t xml:space="preserve"> binary protocol</w:t>
      </w:r>
      <w:r>
        <w:rPr>
          <w:rFonts w:hint="eastAsia"/>
        </w:rPr>
        <w:t>：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开发</w:t>
      </w:r>
      <w:r>
        <w:t>的基于节点间通信的协议</w:t>
      </w:r>
    </w:p>
    <w:p w:rsidR="00E379C0" w:rsidRDefault="00E379C0" w:rsidP="00E379C0">
      <w:r>
        <w:rPr>
          <w:rFonts w:hint="eastAsia"/>
        </w:rPr>
        <w:t>除此</w:t>
      </w:r>
      <w:r>
        <w:t>之外</w:t>
      </w:r>
      <w:r>
        <w:rPr>
          <w:rFonts w:hint="eastAsia"/>
        </w:rPr>
        <w:t>，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还</w:t>
      </w:r>
      <w:r>
        <w:t>支持</w:t>
      </w:r>
      <w:r>
        <w:rPr>
          <w:rFonts w:hint="eastAsia"/>
        </w:rPr>
        <w:t>开发</w:t>
      </w:r>
      <w:r>
        <w:t>插件来提供对其它协议的支持。</w:t>
      </w:r>
    </w:p>
    <w:p w:rsidR="00E379C0" w:rsidRDefault="00E379C0" w:rsidP="00E379C0"/>
    <w:p w:rsidR="00E379C0" w:rsidRDefault="00E379C0" w:rsidP="00E379C0">
      <w:r>
        <w:rPr>
          <w:rFonts w:hint="eastAsia"/>
        </w:rPr>
        <w:t>如果应用</w:t>
      </w:r>
      <w:r>
        <w:t>使用</w:t>
      </w:r>
      <w:r>
        <w:rPr>
          <w:rFonts w:hint="eastAsia"/>
        </w:rPr>
        <w:t>Ja</w:t>
      </w:r>
      <w:r>
        <w:t>va</w:t>
      </w:r>
      <w:r>
        <w:rPr>
          <w:rFonts w:hint="eastAsia"/>
        </w:rPr>
        <w:t>开发</w:t>
      </w:r>
      <w:r>
        <w:t>，可使用</w:t>
      </w:r>
      <w:r>
        <w:rPr>
          <w:rFonts w:hint="eastAsia"/>
        </w:rPr>
        <w:t>Java API</w:t>
      </w:r>
      <w:r>
        <w:rPr>
          <w:rFonts w:hint="eastAsia"/>
        </w:rPr>
        <w:t>。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内置</w:t>
      </w:r>
      <w:r>
        <w:t>了</w:t>
      </w:r>
      <w:r>
        <w:rPr>
          <w:rFonts w:hint="eastAsia"/>
        </w:rPr>
        <w:t>两个</w:t>
      </w:r>
      <w:r>
        <w:t>客户</w:t>
      </w:r>
      <w:r>
        <w:rPr>
          <w:rFonts w:hint="eastAsia"/>
        </w:rPr>
        <w:t>端</w:t>
      </w:r>
      <w:r>
        <w:t>可在代码中使用：</w:t>
      </w:r>
      <w:r>
        <w:rPr>
          <w:rFonts w:hint="eastAsia"/>
        </w:rPr>
        <w:t>Node Client</w:t>
      </w:r>
      <w:r>
        <w:rPr>
          <w:rFonts w:hint="eastAsia"/>
        </w:rPr>
        <w:t>和</w:t>
      </w:r>
      <w:r>
        <w:rPr>
          <w:rFonts w:hint="eastAsia"/>
        </w:rPr>
        <w:t>Transport Client</w:t>
      </w:r>
      <w:r>
        <w:rPr>
          <w:rFonts w:hint="eastAsia"/>
        </w:rPr>
        <w:t>。</w:t>
      </w:r>
    </w:p>
    <w:p w:rsidR="00E379C0" w:rsidRDefault="00E379C0" w:rsidP="00E379C0">
      <w:pPr>
        <w:pStyle w:val="3"/>
      </w:pPr>
      <w:r>
        <w:rPr>
          <w:rFonts w:hint="eastAsia"/>
        </w:rPr>
        <w:t>Node Client</w:t>
      </w:r>
      <w:r>
        <w:rPr>
          <w:rFonts w:hint="eastAsia"/>
        </w:rPr>
        <w:t>节点客户</w:t>
      </w:r>
      <w:r>
        <w:t>端</w:t>
      </w:r>
    </w:p>
    <w:p w:rsidR="00E379C0" w:rsidRDefault="00E379C0" w:rsidP="00E379C0">
      <w:r>
        <w:rPr>
          <w:rFonts w:hint="eastAsia"/>
        </w:rPr>
        <w:t>原理：</w:t>
      </w:r>
      <w:r>
        <w:t>通过</w:t>
      </w:r>
      <w:r>
        <w:rPr>
          <w:rFonts w:hint="eastAsia"/>
        </w:rPr>
        <w:t>在应用</w:t>
      </w:r>
      <w:r>
        <w:t>程序</w:t>
      </w:r>
      <w:r>
        <w:rPr>
          <w:rFonts w:hint="eastAsia"/>
        </w:rPr>
        <w:t>（客户端</w:t>
      </w:r>
      <w:r>
        <w:t>程序）中创建一个</w:t>
      </w:r>
      <w:r>
        <w:rPr>
          <w:rFonts w:hint="eastAsia"/>
        </w:rPr>
        <w:t>嵌入</w:t>
      </w:r>
      <w:r>
        <w:rPr>
          <w:rFonts w:hint="eastAsia"/>
        </w:rPr>
        <w:t>ES</w:t>
      </w:r>
      <w:r>
        <w:rPr>
          <w:rFonts w:hint="eastAsia"/>
        </w:rPr>
        <w:t>节点</w:t>
      </w:r>
      <w:r>
        <w:t>（</w:t>
      </w:r>
      <w:r>
        <w:rPr>
          <w:rFonts w:hint="eastAsia"/>
        </w:rPr>
        <w:t>Node</w:t>
      </w:r>
      <w:r>
        <w:t>）</w:t>
      </w:r>
      <w:r>
        <w:rPr>
          <w:rFonts w:hint="eastAsia"/>
        </w:rPr>
        <w:t>，使</w:t>
      </w:r>
      <w:r>
        <w:t>之</w:t>
      </w:r>
      <w:r w:rsidRPr="00D6152F">
        <w:rPr>
          <w:b/>
        </w:rPr>
        <w:t>以一个节点的身份加入一个集群</w:t>
      </w:r>
      <w:r>
        <w:rPr>
          <w:rFonts w:hint="eastAsia"/>
        </w:rPr>
        <w:t>，</w:t>
      </w:r>
      <w:r>
        <w:t>然后通过这个节点来与</w:t>
      </w:r>
      <w:r>
        <w:rPr>
          <w:rFonts w:hint="eastAsia"/>
        </w:rPr>
        <w:t>ES</w:t>
      </w:r>
      <w:r>
        <w:rPr>
          <w:rFonts w:hint="eastAsia"/>
        </w:rPr>
        <w:t>集群</w:t>
      </w:r>
      <w:r>
        <w:t>进行通信。</w:t>
      </w:r>
    </w:p>
    <w:p w:rsidR="00E379C0" w:rsidRDefault="00E379C0" w:rsidP="00E379C0">
      <w:r>
        <w:rPr>
          <w:rFonts w:hint="eastAsia"/>
        </w:rPr>
        <w:t>默认</w:t>
      </w:r>
      <w:r>
        <w:t>启动时，</w:t>
      </w:r>
      <w:r>
        <w:rPr>
          <w:rFonts w:hint="eastAsia"/>
        </w:rPr>
        <w:t>ES</w:t>
      </w:r>
      <w:r>
        <w:rPr>
          <w:rFonts w:hint="eastAsia"/>
        </w:rPr>
        <w:t>集群</w:t>
      </w:r>
      <w:r>
        <w:t>会自动给它分配一些索引的分片，也可以通过</w:t>
      </w:r>
      <w:r>
        <w:rPr>
          <w:rFonts w:hint="eastAsia"/>
        </w:rPr>
        <w:t>在</w:t>
      </w:r>
      <w:r>
        <w:t>代码中设置来使它不保存数据。</w:t>
      </w:r>
    </w:p>
    <w:p w:rsidR="00E379C0" w:rsidRDefault="00E379C0" w:rsidP="00E379C0">
      <w:r>
        <w:rPr>
          <w:rFonts w:hint="eastAsia"/>
        </w:rPr>
        <w:t>在</w:t>
      </w:r>
      <w:r>
        <w:t>这种使用形式下，</w:t>
      </w:r>
      <w:r>
        <w:rPr>
          <w:rFonts w:hint="eastAsia"/>
        </w:rPr>
        <w:t>新</w:t>
      </w:r>
      <w:r>
        <w:t>创建</w:t>
      </w:r>
      <w:r>
        <w:rPr>
          <w:rFonts w:hint="eastAsia"/>
        </w:rPr>
        <w:t>的</w:t>
      </w:r>
      <w:r>
        <w:t>这个节点知晓集群中数据的分片信息，因此它会将请求</w:t>
      </w:r>
      <w:r>
        <w:rPr>
          <w:rFonts w:hint="eastAsia"/>
        </w:rPr>
        <w:t>下发</w:t>
      </w:r>
      <w:r>
        <w:t>到正确的节点进行执行。</w:t>
      </w:r>
    </w:p>
    <w:p w:rsidR="00E379C0" w:rsidRDefault="00E379C0" w:rsidP="00E379C0">
      <w:r>
        <w:rPr>
          <w:rFonts w:hint="eastAsia"/>
        </w:rPr>
        <w:t>另一种</w:t>
      </w:r>
      <w:r>
        <w:t>方式通常用于利用</w:t>
      </w:r>
      <w:r>
        <w:rPr>
          <w:rFonts w:hint="eastAsia"/>
        </w:rPr>
        <w:t>Client</w:t>
      </w:r>
      <w:r>
        <w:rPr>
          <w:rFonts w:hint="eastAsia"/>
        </w:rPr>
        <w:t>进行</w:t>
      </w:r>
      <w:r>
        <w:t>单元</w:t>
      </w:r>
      <w:r>
        <w:rPr>
          <w:rFonts w:hint="eastAsia"/>
        </w:rPr>
        <w:t>/</w:t>
      </w:r>
      <w:r>
        <w:rPr>
          <w:rFonts w:hint="eastAsia"/>
        </w:rPr>
        <w:t>集成</w:t>
      </w:r>
      <w:r>
        <w:t>测试，</w:t>
      </w:r>
      <w:r>
        <w:rPr>
          <w:rFonts w:hint="eastAsia"/>
        </w:rPr>
        <w:t>这</w:t>
      </w:r>
      <w:r>
        <w:t>种情况下启用一个</w:t>
      </w:r>
      <w:r>
        <w:t>“</w:t>
      </w:r>
      <w:r>
        <w:t>本地</w:t>
      </w:r>
      <w:r>
        <w:t>”node</w:t>
      </w:r>
      <w:r>
        <w:rPr>
          <w:rFonts w:hint="eastAsia"/>
        </w:rPr>
        <w:t>，</w:t>
      </w:r>
      <w:r>
        <w:t>它不会加入</w:t>
      </w:r>
      <w:r>
        <w:rPr>
          <w:rFonts w:hint="eastAsia"/>
        </w:rPr>
        <w:t>ES</w:t>
      </w:r>
      <w:r>
        <w:rPr>
          <w:rFonts w:hint="eastAsia"/>
        </w:rPr>
        <w:t>集群</w:t>
      </w:r>
      <w:r>
        <w:t>。</w:t>
      </w:r>
    </w:p>
    <w:p w:rsidR="00E379C0" w:rsidRPr="00331EDD" w:rsidRDefault="00E379C0" w:rsidP="00E379C0"/>
    <w:p w:rsidR="00E379C0" w:rsidRPr="00E73CB8" w:rsidRDefault="00E379C0" w:rsidP="00E379C0">
      <w:r>
        <w:rPr>
          <w:rFonts w:hint="eastAsia"/>
        </w:rPr>
        <w:t>需要</w:t>
      </w:r>
      <w:r>
        <w:t>注意的是，</w:t>
      </w:r>
      <w:r>
        <w:t>Node Client</w:t>
      </w:r>
      <w:r>
        <w:t>基于多播模式，因此它与</w:t>
      </w:r>
      <w:r>
        <w:rPr>
          <w:rFonts w:hint="eastAsia"/>
        </w:rPr>
        <w:t>ES</w:t>
      </w:r>
      <w:r>
        <w:rPr>
          <w:rFonts w:hint="eastAsia"/>
        </w:rPr>
        <w:t>集群</w:t>
      </w:r>
      <w:r>
        <w:t>要处</w:t>
      </w:r>
      <w:r>
        <w:rPr>
          <w:rFonts w:hint="eastAsia"/>
        </w:rPr>
        <w:t>在同</w:t>
      </w:r>
      <w:r>
        <w:t>一个</w:t>
      </w:r>
      <w:r>
        <w:rPr>
          <w:rFonts w:hint="eastAsia"/>
        </w:rPr>
        <w:t>网络</w:t>
      </w:r>
      <w:r>
        <w:t>内，它会根据</w:t>
      </w:r>
      <w:r>
        <w:rPr>
          <w:rFonts w:hint="eastAsia"/>
        </w:rPr>
        <w:t>ES</w:t>
      </w:r>
      <w:r>
        <w:rPr>
          <w:rFonts w:hint="eastAsia"/>
        </w:rPr>
        <w:t>集群</w:t>
      </w:r>
      <w:r>
        <w:t>的名字</w:t>
      </w:r>
      <w:r>
        <w:rPr>
          <w:rFonts w:hint="eastAsia"/>
        </w:rPr>
        <w:t>自动发现</w:t>
      </w:r>
      <w:r>
        <w:t>集群并加入。</w:t>
      </w:r>
      <w:r>
        <w:tab/>
      </w:r>
    </w:p>
    <w:p w:rsidR="00E379C0" w:rsidRPr="00AE31F2" w:rsidRDefault="00E379C0" w:rsidP="00E379C0">
      <w:r>
        <w:rPr>
          <w:rFonts w:hint="eastAsia"/>
        </w:rPr>
        <w:t>如果</w:t>
      </w:r>
      <w:r>
        <w:t>要访问</w:t>
      </w:r>
      <w:r>
        <w:rPr>
          <w:rFonts w:hint="eastAsia"/>
        </w:rPr>
        <w:t>远</w:t>
      </w:r>
      <w:r>
        <w:t>端的</w:t>
      </w:r>
      <w:r>
        <w:rPr>
          <w:rFonts w:hint="eastAsia"/>
        </w:rPr>
        <w:t>ES</w:t>
      </w:r>
      <w:r>
        <w:rPr>
          <w:rFonts w:hint="eastAsia"/>
        </w:rPr>
        <w:t>集群</w:t>
      </w:r>
      <w:r>
        <w:t>，则使用</w:t>
      </w:r>
      <w:r>
        <w:rPr>
          <w:rFonts w:hint="eastAsia"/>
        </w:rPr>
        <w:t>Transport Client</w:t>
      </w:r>
      <w:r>
        <w:rPr>
          <w:rFonts w:hint="eastAsia"/>
        </w:rPr>
        <w:t>。</w:t>
      </w:r>
    </w:p>
    <w:p w:rsidR="00E379C0" w:rsidRDefault="00E379C0" w:rsidP="00E379C0">
      <w:pPr>
        <w:pStyle w:val="3"/>
      </w:pPr>
      <w:r>
        <w:rPr>
          <w:rFonts w:hint="eastAsia"/>
        </w:rPr>
        <w:lastRenderedPageBreak/>
        <w:t>Transport Client</w:t>
      </w:r>
    </w:p>
    <w:p w:rsidR="00E379C0" w:rsidRDefault="00E379C0" w:rsidP="00E379C0">
      <w:r>
        <w:rPr>
          <w:rFonts w:hint="eastAsia"/>
        </w:rPr>
        <w:t>利用</w:t>
      </w:r>
      <w:r>
        <w:rPr>
          <w:rFonts w:hint="eastAsia"/>
        </w:rPr>
        <w:t>transport</w:t>
      </w:r>
      <w:r>
        <w:rPr>
          <w:rFonts w:hint="eastAsia"/>
        </w:rPr>
        <w:t>模块</w:t>
      </w:r>
      <w:r>
        <w:t>远程连接</w:t>
      </w:r>
      <w:r>
        <w:rPr>
          <w:rFonts w:hint="eastAsia"/>
        </w:rPr>
        <w:t>一</w:t>
      </w:r>
      <w:r>
        <w:t>个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集群</w:t>
      </w:r>
      <w:r>
        <w:t>，</w:t>
      </w:r>
      <w:r>
        <w:rPr>
          <w:rFonts w:hint="eastAsia"/>
        </w:rPr>
        <w:t>它不</w:t>
      </w:r>
      <w:r>
        <w:t>加入</w:t>
      </w:r>
      <w:r>
        <w:rPr>
          <w:rFonts w:hint="eastAsia"/>
        </w:rPr>
        <w:t>集群</w:t>
      </w:r>
      <w:r>
        <w:t>，</w:t>
      </w:r>
      <w:r>
        <w:rPr>
          <w:rFonts w:hint="eastAsia"/>
        </w:rPr>
        <w:t>只</w:t>
      </w:r>
      <w:r>
        <w:t>通过获得的一个或者多个</w:t>
      </w:r>
      <w:r>
        <w:rPr>
          <w:rFonts w:hint="eastAsia"/>
        </w:rPr>
        <w:t>transport</w:t>
      </w:r>
      <w:r>
        <w:rPr>
          <w:rFonts w:hint="eastAsia"/>
        </w:rPr>
        <w:t>地址（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所在</w:t>
      </w:r>
      <w:r>
        <w:t>主机的</w:t>
      </w:r>
      <w:r>
        <w:rPr>
          <w:rFonts w:hint="eastAsia"/>
        </w:rPr>
        <w:t>IP</w:t>
      </w:r>
      <w:r>
        <w:rPr>
          <w:rFonts w:hint="eastAsia"/>
        </w:rPr>
        <w:t>，端口</w:t>
      </w:r>
      <w:r>
        <w:t>号）</w:t>
      </w:r>
      <w:r>
        <w:rPr>
          <w:rFonts w:hint="eastAsia"/>
        </w:rPr>
        <w:t>，</w:t>
      </w:r>
      <w:r>
        <w:t>以</w:t>
      </w:r>
      <w:r>
        <w:rPr>
          <w:rFonts w:hint="eastAsia"/>
        </w:rPr>
        <w:t>轮</w:t>
      </w:r>
      <w:r>
        <w:t>询的方式与这些地址进行</w:t>
      </w:r>
      <w:r>
        <w:rPr>
          <w:rFonts w:hint="eastAsia"/>
        </w:rPr>
        <w:t>通信</w:t>
      </w:r>
      <w:r>
        <w:t>。</w:t>
      </w:r>
    </w:p>
    <w:p w:rsidR="00E379C0" w:rsidRPr="001A3BDC" w:rsidRDefault="00E379C0" w:rsidP="00E379C0"/>
    <w:p w:rsidR="00E379C0" w:rsidRDefault="00E379C0" w:rsidP="00E379C0">
      <w:pPr>
        <w:pStyle w:val="3"/>
      </w:pPr>
      <w:r>
        <w:rPr>
          <w:rFonts w:hint="eastAsia"/>
        </w:rPr>
        <w:t>HTTP Client</w:t>
      </w:r>
      <w:r>
        <w:t>s</w:t>
      </w:r>
    </w:p>
    <w:p w:rsidR="00E379C0" w:rsidRDefault="00E379C0" w:rsidP="00E379C0">
      <w:r>
        <w:rPr>
          <w:rFonts w:hint="eastAsia"/>
        </w:rPr>
        <w:t>最常见的</w:t>
      </w:r>
      <w:r>
        <w:t>连接到</w:t>
      </w:r>
      <w:proofErr w:type="spellStart"/>
      <w:r>
        <w:rPr>
          <w:rFonts w:hint="eastAsia"/>
        </w:rPr>
        <w:t>E</w:t>
      </w:r>
      <w:r>
        <w:t>lasticsearch</w:t>
      </w:r>
      <w:proofErr w:type="spellEnd"/>
      <w:r>
        <w:rPr>
          <w:rFonts w:hint="eastAsia"/>
        </w:rPr>
        <w:t>的</w:t>
      </w:r>
      <w:r>
        <w:t>方式。</w:t>
      </w:r>
      <w:r>
        <w:rPr>
          <w:rFonts w:hint="eastAsia"/>
        </w:rPr>
        <w:t>所有</w:t>
      </w:r>
      <w:proofErr w:type="spellStart"/>
      <w:r>
        <w:t>Elasticsearch</w:t>
      </w:r>
      <w:proofErr w:type="spellEnd"/>
      <w:r>
        <w:rPr>
          <w:rFonts w:hint="eastAsia"/>
        </w:rPr>
        <w:t>官方</w:t>
      </w:r>
      <w:r>
        <w:t>开发</w:t>
      </w:r>
      <w:r>
        <w:rPr>
          <w:rFonts w:hint="eastAsia"/>
        </w:rPr>
        <w:t>和</w:t>
      </w:r>
      <w:r>
        <w:t>支持的客户端（</w:t>
      </w:r>
      <w:r>
        <w:rPr>
          <w:rFonts w:hint="eastAsia"/>
        </w:rPr>
        <w:t>Java</w:t>
      </w:r>
      <w:r>
        <w:rPr>
          <w:rFonts w:hint="eastAsia"/>
        </w:rPr>
        <w:t>的</w:t>
      </w:r>
      <w:r>
        <w:t>除外）</w:t>
      </w:r>
      <w:r>
        <w:rPr>
          <w:rFonts w:hint="eastAsia"/>
        </w:rPr>
        <w:t>底层</w:t>
      </w:r>
      <w:r>
        <w:t>均使用</w:t>
      </w:r>
      <w:r>
        <w:rPr>
          <w:rFonts w:hint="eastAsia"/>
        </w:rPr>
        <w:t>HTTP</w:t>
      </w:r>
      <w:r>
        <w:rPr>
          <w:rFonts w:hint="eastAsia"/>
        </w:rPr>
        <w:t>与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集群</w:t>
      </w:r>
      <w:r>
        <w:t>进行通信。</w:t>
      </w:r>
    </w:p>
    <w:p w:rsidR="00E379C0" w:rsidRDefault="00E379C0" w:rsidP="00E379C0">
      <w:r>
        <w:rPr>
          <w:rFonts w:hint="eastAsia"/>
        </w:rPr>
        <w:t>通常在</w:t>
      </w:r>
      <w:r>
        <w:t>基于</w:t>
      </w:r>
      <w:r>
        <w:rPr>
          <w:rFonts w:hint="eastAsia"/>
        </w:rPr>
        <w:t>HTTP</w:t>
      </w:r>
      <w:r>
        <w:rPr>
          <w:rFonts w:hint="eastAsia"/>
        </w:rPr>
        <w:t>的</w:t>
      </w:r>
      <w:r>
        <w:t>客户</w:t>
      </w:r>
      <w:r>
        <w:rPr>
          <w:rFonts w:hint="eastAsia"/>
        </w:rPr>
        <w:t>端</w:t>
      </w:r>
      <w:r>
        <w:t>实现</w:t>
      </w:r>
      <w:r>
        <w:rPr>
          <w:rFonts w:hint="eastAsia"/>
        </w:rPr>
        <w:t>中</w:t>
      </w:r>
      <w:r>
        <w:t>要用到连接池，以减少频繁的</w:t>
      </w:r>
      <w:r>
        <w:rPr>
          <w:rFonts w:hint="eastAsia"/>
        </w:rPr>
        <w:t>连接所</w:t>
      </w:r>
      <w:r>
        <w:t>带来的开销。</w:t>
      </w:r>
    </w:p>
    <w:p w:rsidR="007D31D9" w:rsidRDefault="00E379C0">
      <w:r>
        <w:rPr>
          <w:rFonts w:hint="eastAsia"/>
        </w:rPr>
        <w:t>根据</w:t>
      </w:r>
      <w:proofErr w:type="gramStart"/>
      <w:r>
        <w:t>官方</w:t>
      </w:r>
      <w:r>
        <w:rPr>
          <w:rFonts w:hint="eastAsia"/>
        </w:rPr>
        <w:t>博客</w:t>
      </w:r>
      <w:r>
        <w:t>的</w:t>
      </w:r>
      <w:proofErr w:type="gramEnd"/>
      <w:r>
        <w:t>说法，基于</w:t>
      </w:r>
      <w:r>
        <w:rPr>
          <w:rFonts w:hint="eastAsia"/>
        </w:rPr>
        <w:t>HTTP</w:t>
      </w:r>
      <w:r>
        <w:rPr>
          <w:rFonts w:hint="eastAsia"/>
        </w:rPr>
        <w:t>实现</w:t>
      </w:r>
      <w:r>
        <w:t>的客户端</w:t>
      </w:r>
      <w:r>
        <w:rPr>
          <w:rFonts w:hint="eastAsia"/>
        </w:rPr>
        <w:t>可以</w:t>
      </w:r>
      <w:r>
        <w:t>非常快，甚至有些可以与本地协议速度</w:t>
      </w:r>
      <w:r>
        <w:rPr>
          <w:rFonts w:hint="eastAsia"/>
        </w:rPr>
        <w:t>相提并论</w:t>
      </w:r>
      <w:r>
        <w:t>。</w:t>
      </w:r>
    </w:p>
    <w:p w:rsidR="00C34C78" w:rsidRDefault="00C34C78" w:rsidP="0043497D">
      <w:pPr>
        <w:pStyle w:val="1"/>
        <w:numPr>
          <w:ilvl w:val="0"/>
          <w:numId w:val="2"/>
        </w:numPr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全文检索架构</w:t>
      </w:r>
      <w:r w:rsidR="008478DF">
        <w:rPr>
          <w:rFonts w:hint="eastAsia"/>
        </w:rPr>
        <w:t>备</w:t>
      </w:r>
      <w:r w:rsidR="008478DF">
        <w:t>选</w:t>
      </w:r>
    </w:p>
    <w:p w:rsidR="0043497D" w:rsidRDefault="0043497D" w:rsidP="0043497D"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通过外部搜索引擎的方式支撑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的全文检索的能力，因此一个基本的问题就是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的连接方式问题。由于决定主要有三种可能的结构。</w:t>
      </w:r>
    </w:p>
    <w:p w:rsidR="00466A07" w:rsidRDefault="00466A07" w:rsidP="0043497D">
      <w:r>
        <w:rPr>
          <w:rFonts w:hint="eastAsia"/>
        </w:rPr>
        <w:t>需要解决的几个关键问题：</w:t>
      </w:r>
    </w:p>
    <w:p w:rsidR="00466A07" w:rsidRDefault="00466A07" w:rsidP="00466A07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创建索引时，存量文档地索引；</w:t>
      </w:r>
    </w:p>
    <w:p w:rsidR="00466A07" w:rsidRDefault="00466A07" w:rsidP="00466A07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复制组内发生主节点切换时，全文索引能否继续工作；</w:t>
      </w:r>
    </w:p>
    <w:p w:rsidR="00466A07" w:rsidRDefault="00466A07" w:rsidP="00466A07">
      <w:pPr>
        <w:pStyle w:val="a5"/>
        <w:numPr>
          <w:ilvl w:val="0"/>
          <w:numId w:val="5"/>
        </w:numPr>
        <w:ind w:firstLineChars="0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部分节点正常</w:t>
      </w:r>
      <w:r>
        <w:rPr>
          <w:rFonts w:hint="eastAsia"/>
        </w:rPr>
        <w:t>/</w:t>
      </w:r>
      <w:r>
        <w:rPr>
          <w:rFonts w:hint="eastAsia"/>
        </w:rPr>
        <w:t>异常退出时，全文检索能否继续工作；</w:t>
      </w:r>
    </w:p>
    <w:p w:rsidR="00466A07" w:rsidRDefault="00466A07" w:rsidP="00466A07">
      <w:pPr>
        <w:pStyle w:val="a5"/>
        <w:numPr>
          <w:ilvl w:val="0"/>
          <w:numId w:val="5"/>
        </w:numPr>
        <w:ind w:firstLineChars="0"/>
      </w:pPr>
      <w:proofErr w:type="spellStart"/>
      <w:r>
        <w:t>SequoiaDB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之间的连接（或连接器）能否做到高可靠；</w:t>
      </w:r>
    </w:p>
    <w:p w:rsidR="00466A07" w:rsidRDefault="00466A07" w:rsidP="00466A07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性能。</w:t>
      </w:r>
    </w:p>
    <w:p w:rsidR="00C34C78" w:rsidRDefault="000E302C" w:rsidP="00104A5B">
      <w:pPr>
        <w:pStyle w:val="2"/>
      </w:pPr>
      <w:r>
        <w:rPr>
          <w:rFonts w:hint="eastAsia"/>
        </w:rPr>
        <w:t>方案</w:t>
      </w:r>
      <w:proofErr w:type="gramStart"/>
      <w:r>
        <w:t>一</w:t>
      </w:r>
      <w:proofErr w:type="gramEnd"/>
      <w:r>
        <w:t>：</w:t>
      </w:r>
      <w:r w:rsidR="008C6EAF">
        <w:rPr>
          <w:rFonts w:hint="eastAsia"/>
        </w:rPr>
        <w:t>数据节点直接连接</w:t>
      </w:r>
      <w:proofErr w:type="spellStart"/>
      <w:r w:rsidR="008C6EAF">
        <w:rPr>
          <w:rFonts w:hint="eastAsia"/>
        </w:rPr>
        <w:t>Elasticsearch</w:t>
      </w:r>
      <w:proofErr w:type="spellEnd"/>
      <w:r w:rsidR="008C6EAF">
        <w:rPr>
          <w:rFonts w:hint="eastAsia"/>
        </w:rPr>
        <w:t>集群</w:t>
      </w:r>
    </w:p>
    <w:p w:rsidR="00D027A9" w:rsidRDefault="000422D7" w:rsidP="00D027A9">
      <w:pPr>
        <w:pStyle w:val="3"/>
        <w:rPr>
          <w:rFonts w:hint="eastAsia"/>
        </w:rPr>
      </w:pPr>
      <w:r>
        <w:rPr>
          <w:rFonts w:hint="eastAsia"/>
        </w:rPr>
        <w:t>部属架构</w:t>
      </w:r>
    </w:p>
    <w:p w:rsidR="00104A5B" w:rsidRPr="00104A5B" w:rsidRDefault="00104A5B" w:rsidP="00104A5B">
      <w:r>
        <w:rPr>
          <w:rFonts w:hint="eastAsia"/>
        </w:rPr>
        <w:t>结构如下图。</w:t>
      </w:r>
      <w:r w:rsidR="0018665A">
        <w:rPr>
          <w:rFonts w:hint="eastAsia"/>
        </w:rPr>
        <w:t>封装</w:t>
      </w:r>
      <w:r w:rsidR="0018665A">
        <w:rPr>
          <w:rFonts w:hint="eastAsia"/>
        </w:rPr>
        <w:t>C++</w:t>
      </w:r>
      <w:r w:rsidR="0018665A">
        <w:rPr>
          <w:rFonts w:hint="eastAsia"/>
        </w:rPr>
        <w:t>版本的</w:t>
      </w:r>
      <w:r w:rsidR="0018665A">
        <w:rPr>
          <w:rFonts w:hint="eastAsia"/>
        </w:rPr>
        <w:t xml:space="preserve">ES </w:t>
      </w:r>
      <w:proofErr w:type="spellStart"/>
      <w:r w:rsidR="0018665A">
        <w:rPr>
          <w:rFonts w:hint="eastAsia"/>
        </w:rPr>
        <w:t>api</w:t>
      </w:r>
      <w:proofErr w:type="spellEnd"/>
      <w:r w:rsidR="0018665A">
        <w:rPr>
          <w:rFonts w:hint="eastAsia"/>
        </w:rPr>
        <w:t>，并集成在</w:t>
      </w:r>
      <w:proofErr w:type="spellStart"/>
      <w:r w:rsidR="0018665A">
        <w:rPr>
          <w:rFonts w:hint="eastAsia"/>
        </w:rPr>
        <w:t>SequoiaDB</w:t>
      </w:r>
      <w:proofErr w:type="spellEnd"/>
      <w:r w:rsidR="0018665A">
        <w:rPr>
          <w:rFonts w:hint="eastAsia"/>
        </w:rPr>
        <w:t>引擎中使用。需要实现的功能包括连接、</w:t>
      </w:r>
      <w:r w:rsidR="0018665A">
        <w:rPr>
          <w:rFonts w:hint="eastAsia"/>
        </w:rPr>
        <w:t>CRUD</w:t>
      </w:r>
      <w:r w:rsidR="0018665A">
        <w:rPr>
          <w:rFonts w:hint="eastAsia"/>
        </w:rPr>
        <w:t>接口等。</w:t>
      </w:r>
    </w:p>
    <w:p w:rsidR="00BC210E" w:rsidRDefault="008C6EAF">
      <w:r w:rsidRPr="008C6EAF">
        <w:rPr>
          <w:rFonts w:hint="eastAsia"/>
          <w:noProof/>
        </w:rPr>
        <w:lastRenderedPageBreak/>
        <w:drawing>
          <wp:inline distT="0" distB="0" distL="0" distR="0">
            <wp:extent cx="5052695" cy="51587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95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7A9" w:rsidRDefault="00CB5E66" w:rsidP="00396264">
      <w:pPr>
        <w:pStyle w:val="3"/>
      </w:pPr>
      <w:r>
        <w:rPr>
          <w:rFonts w:hint="eastAsia"/>
        </w:rPr>
        <w:t>关键流程</w:t>
      </w:r>
    </w:p>
    <w:p w:rsidR="005B071C" w:rsidRDefault="009B5A2B" w:rsidP="005B071C">
      <w:r>
        <w:rPr>
          <w:rFonts w:hint="eastAsia"/>
        </w:rPr>
        <w:t>在数据节点上，开启单独的线程，处理全文</w:t>
      </w:r>
      <w:r w:rsidR="00464FB3">
        <w:rPr>
          <w:rFonts w:hint="eastAsia"/>
        </w:rPr>
        <w:t>检索，利用块扫描加日志挖掘两种方式完成整个索引任务，其中：</w:t>
      </w:r>
    </w:p>
    <w:p w:rsidR="00464FB3" w:rsidRDefault="00464FB3" w:rsidP="00464FB3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块扫描用于在创建全文索引时，完成对已有数据的索引，它将按块扫描已有的数据，对数据进行准备，并连接到</w:t>
      </w:r>
      <w:r>
        <w:rPr>
          <w:rFonts w:hint="eastAsia"/>
        </w:rPr>
        <w:t>ES</w:t>
      </w:r>
      <w:r>
        <w:rPr>
          <w:rFonts w:hint="eastAsia"/>
        </w:rPr>
        <w:t>集群完成文档的索引；</w:t>
      </w:r>
    </w:p>
    <w:p w:rsidR="00464FB3" w:rsidRDefault="00464FB3" w:rsidP="00464FB3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利用专用的系统表，记录已创建全文索引的集合及每个集合上全文索引的状态。在正式进行（</w:t>
      </w:r>
      <w:r>
        <w:rPr>
          <w:rFonts w:hint="eastAsia"/>
        </w:rPr>
        <w:t>1</w:t>
      </w:r>
      <w:r>
        <w:rPr>
          <w:rFonts w:hint="eastAsia"/>
        </w:rPr>
        <w:t>）中的步骤之前，在表中记录当前状态为存量数据处理阶段，并记录此时的</w:t>
      </w:r>
      <w:r>
        <w:rPr>
          <w:rFonts w:hint="eastAsia"/>
        </w:rPr>
        <w:t>LSN</w:t>
      </w:r>
      <w:r>
        <w:rPr>
          <w:rFonts w:hint="eastAsia"/>
        </w:rPr>
        <w:t>号</w:t>
      </w:r>
      <w:r w:rsidR="00E426C7">
        <w:rPr>
          <w:rFonts w:hint="eastAsia"/>
        </w:rPr>
        <w:t>，利用现有的同步机制，在每个复制组内同步全文索引的状态</w:t>
      </w:r>
      <w:r>
        <w:rPr>
          <w:rFonts w:hint="eastAsia"/>
        </w:rPr>
        <w:t>；</w:t>
      </w:r>
    </w:p>
    <w:p w:rsidR="004F36D3" w:rsidRDefault="00464FB3" w:rsidP="004F36D3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当存量数据处理完毕之后，根据记录的</w:t>
      </w:r>
      <w:r>
        <w:rPr>
          <w:rFonts w:hint="eastAsia"/>
        </w:rPr>
        <w:t>L</w:t>
      </w:r>
      <w:r>
        <w:t>SN</w:t>
      </w:r>
      <w:r>
        <w:rPr>
          <w:rFonts w:hint="eastAsia"/>
        </w:rPr>
        <w:t>号，进行日志挖掘，对每一个建了全文索引的集合，分析日志中对应的操作，提取出数据，并对应地在</w:t>
      </w:r>
      <w:r>
        <w:rPr>
          <w:rFonts w:hint="eastAsia"/>
        </w:rPr>
        <w:t>ES</w:t>
      </w:r>
      <w:r>
        <w:rPr>
          <w:rFonts w:hint="eastAsia"/>
        </w:rPr>
        <w:t>集群中完成对应的操作。为最大化性能，使用</w:t>
      </w:r>
      <w:r>
        <w:rPr>
          <w:rFonts w:hint="eastAsia"/>
        </w:rPr>
        <w:t>ES</w:t>
      </w:r>
      <w:r>
        <w:rPr>
          <w:rFonts w:hint="eastAsia"/>
        </w:rPr>
        <w:t>的指操作接口，在成功处理完一批数据之后，更新（</w:t>
      </w:r>
      <w:r>
        <w:rPr>
          <w:rFonts w:hint="eastAsia"/>
        </w:rPr>
        <w:t>2</w:t>
      </w:r>
      <w:r>
        <w:rPr>
          <w:rFonts w:hint="eastAsia"/>
        </w:rPr>
        <w:t>）中所述系统表中记录的</w:t>
      </w:r>
      <w:r>
        <w:rPr>
          <w:rFonts w:hint="eastAsia"/>
        </w:rPr>
        <w:t>LSN</w:t>
      </w:r>
      <w:r>
        <w:rPr>
          <w:rFonts w:hint="eastAsia"/>
        </w:rPr>
        <w:t>号为刚成功处理的最后一条日志的</w:t>
      </w:r>
      <w:r>
        <w:rPr>
          <w:rFonts w:hint="eastAsia"/>
        </w:rPr>
        <w:t>LSN</w:t>
      </w:r>
      <w:r w:rsidR="009D6BE9">
        <w:rPr>
          <w:rFonts w:hint="eastAsia"/>
        </w:rPr>
        <w:t>。</w:t>
      </w:r>
    </w:p>
    <w:p w:rsidR="00E41454" w:rsidRDefault="00E41454" w:rsidP="00E41454"/>
    <w:p w:rsidR="00E41454" w:rsidRDefault="00E41454" w:rsidP="00E41454">
      <w:r>
        <w:rPr>
          <w:rFonts w:hint="eastAsia"/>
        </w:rPr>
        <w:t>写操作（对文档的索引、更新、删除）的逻辑只在复制组内的主节点上执行</w:t>
      </w:r>
      <w:r w:rsidR="00BB3805">
        <w:rPr>
          <w:rFonts w:hint="eastAsia"/>
        </w:rPr>
        <w:t>，而搜索的操作则在每个节点上均可执行。</w:t>
      </w:r>
    </w:p>
    <w:p w:rsidR="00CD3C2D" w:rsidRDefault="00CD3C2D" w:rsidP="00E41454"/>
    <w:p w:rsidR="00CD3C2D" w:rsidRDefault="00CD3C2D" w:rsidP="00E41454">
      <w:r>
        <w:rPr>
          <w:rFonts w:hint="eastAsia"/>
        </w:rPr>
        <w:t>当主节点退出时（正常或异常），复制组内进行重新选举，</w:t>
      </w:r>
      <w:r w:rsidR="00514596">
        <w:rPr>
          <w:rFonts w:hint="eastAsia"/>
        </w:rPr>
        <w:t>新的主节点上将会运行写操作处理逻辑，它将从表中查到上一次成功处理的日志的</w:t>
      </w:r>
      <w:r w:rsidR="00514596">
        <w:rPr>
          <w:rFonts w:hint="eastAsia"/>
        </w:rPr>
        <w:t>LSN</w:t>
      </w:r>
      <w:r w:rsidR="00514596">
        <w:rPr>
          <w:rFonts w:hint="eastAsia"/>
        </w:rPr>
        <w:t>号，并从下一条日志开始继续处理。</w:t>
      </w:r>
    </w:p>
    <w:p w:rsidR="00B70285" w:rsidRDefault="00B70285" w:rsidP="00B70285">
      <w:pPr>
        <w:pStyle w:val="3"/>
      </w:pPr>
      <w:r>
        <w:rPr>
          <w:rFonts w:hint="eastAsia"/>
        </w:rPr>
        <w:t>方案分析</w:t>
      </w:r>
    </w:p>
    <w:p w:rsidR="00666F70" w:rsidRDefault="00B70285" w:rsidP="00B70285">
      <w:r>
        <w:rPr>
          <w:rFonts w:hint="eastAsia"/>
        </w:rPr>
        <w:t>由于连接</w:t>
      </w:r>
      <w:r>
        <w:rPr>
          <w:rFonts w:hint="eastAsia"/>
        </w:rPr>
        <w:t>ES</w:t>
      </w:r>
      <w:r>
        <w:rPr>
          <w:rFonts w:hint="eastAsia"/>
        </w:rPr>
        <w:t>的流程及索引相关流程均封装在引擎内部，在故障、</w:t>
      </w:r>
      <w:proofErr w:type="gramStart"/>
      <w:r>
        <w:rPr>
          <w:rFonts w:hint="eastAsia"/>
        </w:rPr>
        <w:t>切主等</w:t>
      </w:r>
      <w:proofErr w:type="gramEnd"/>
      <w:r>
        <w:rPr>
          <w:rFonts w:hint="eastAsia"/>
        </w:rPr>
        <w:t>条件下，可根据新的节点情况进行工作模式的调整，通过日志的方式保证在</w:t>
      </w:r>
      <w:proofErr w:type="gramStart"/>
      <w:r>
        <w:rPr>
          <w:rFonts w:hint="eastAsia"/>
        </w:rPr>
        <w:t>切主情况</w:t>
      </w:r>
      <w:proofErr w:type="gramEnd"/>
      <w:r>
        <w:rPr>
          <w:rFonts w:hint="eastAsia"/>
        </w:rPr>
        <w:t>下的工作连续性。</w:t>
      </w:r>
    </w:p>
    <w:p w:rsidR="004356E9" w:rsidRDefault="00666F70">
      <w:pPr>
        <w:rPr>
          <w:rFonts w:hint="eastAsia"/>
        </w:rPr>
      </w:pPr>
      <w:r>
        <w:rPr>
          <w:rFonts w:hint="eastAsia"/>
        </w:rPr>
        <w:t>但在一个问题是如果系统产生日志的速度过快，而索引的速度跟不上，会发生日志绕接，此时就无法正常进行增量索引了，需要重新索引整个集合中的数据。</w:t>
      </w:r>
    </w:p>
    <w:p w:rsidR="00B7650F" w:rsidRDefault="009D5F77" w:rsidP="00490F5E">
      <w:pPr>
        <w:pStyle w:val="2"/>
      </w:pPr>
      <w:r>
        <w:rPr>
          <w:rFonts w:hint="eastAsia"/>
        </w:rPr>
        <w:t>方案</w:t>
      </w:r>
      <w:r>
        <w:t>二：</w:t>
      </w:r>
      <w:r w:rsidR="00490F5E">
        <w:rPr>
          <w:rFonts w:hint="eastAsia"/>
        </w:rPr>
        <w:t>使用独立连接器，</w:t>
      </w:r>
      <w:r w:rsidR="00B7650F">
        <w:rPr>
          <w:rFonts w:hint="eastAsia"/>
        </w:rPr>
        <w:t>socket</w:t>
      </w:r>
      <w:r w:rsidR="00B7650F">
        <w:rPr>
          <w:rFonts w:hint="eastAsia"/>
        </w:rPr>
        <w:t>通信</w:t>
      </w:r>
    </w:p>
    <w:p w:rsidR="00F75E31" w:rsidRDefault="00F75E31" w:rsidP="00F75E31">
      <w:r>
        <w:rPr>
          <w:rFonts w:hint="eastAsia"/>
        </w:rPr>
        <w:t>在这种结构下，由单独的连接器进程作为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集群连接的桥梁。连接器通过</w:t>
      </w:r>
      <w:r>
        <w:rPr>
          <w:rFonts w:hint="eastAsia"/>
        </w:rPr>
        <w:t>Java API</w:t>
      </w:r>
      <w:r>
        <w:rPr>
          <w:rFonts w:hint="eastAsia"/>
        </w:rPr>
        <w:t>与</w:t>
      </w:r>
      <w:r>
        <w:rPr>
          <w:rFonts w:hint="eastAsia"/>
        </w:rPr>
        <w:t>ES</w:t>
      </w:r>
      <w:r>
        <w:rPr>
          <w:rFonts w:hint="eastAsia"/>
        </w:rPr>
        <w:t>集群进行通信。</w:t>
      </w:r>
      <w:r w:rsidR="008E3303">
        <w:rPr>
          <w:rFonts w:hint="eastAsia"/>
        </w:rPr>
        <w:t>连接器与</w:t>
      </w:r>
      <w:proofErr w:type="spellStart"/>
      <w:r w:rsidR="008E3303">
        <w:rPr>
          <w:rFonts w:hint="eastAsia"/>
        </w:rPr>
        <w:t>SequoiaDB</w:t>
      </w:r>
      <w:proofErr w:type="spellEnd"/>
      <w:r w:rsidR="008E3303">
        <w:rPr>
          <w:rFonts w:hint="eastAsia"/>
        </w:rPr>
        <w:t>之间的通信使用</w:t>
      </w:r>
      <w:r w:rsidR="008E3303">
        <w:t>socket</w:t>
      </w:r>
      <w:r w:rsidR="006D2F75">
        <w:rPr>
          <w:rFonts w:hint="eastAsia"/>
        </w:rPr>
        <w:t>完成</w:t>
      </w:r>
      <w:r w:rsidR="008E3303">
        <w:t>。</w:t>
      </w:r>
    </w:p>
    <w:p w:rsidR="00544484" w:rsidRPr="00F75E31" w:rsidRDefault="00544484" w:rsidP="00092DC7">
      <w:pPr>
        <w:pStyle w:val="3"/>
        <w:rPr>
          <w:rFonts w:hint="eastAsia"/>
        </w:rPr>
      </w:pPr>
      <w:r>
        <w:rPr>
          <w:rFonts w:hint="eastAsia"/>
        </w:rPr>
        <w:t>部属架构</w:t>
      </w:r>
    </w:p>
    <w:p w:rsidR="00104A5B" w:rsidRDefault="00BC210E">
      <w:r w:rsidRPr="00BC210E">
        <w:rPr>
          <w:rFonts w:hint="eastAsia"/>
          <w:noProof/>
        </w:rPr>
        <w:drawing>
          <wp:inline distT="0" distB="0" distL="0" distR="0">
            <wp:extent cx="5274310" cy="3651445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4A8" w:rsidRDefault="00AE54A8" w:rsidP="00AE54A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多个</w:t>
      </w:r>
      <w:r>
        <w:t>ES Connector</w:t>
      </w:r>
      <w:r>
        <w:rPr>
          <w:rFonts w:hint="eastAsia"/>
        </w:rPr>
        <w:t>可独立运行，组成一个连接器组（它们不保存数据，且相互之间无通信）它们均与</w:t>
      </w:r>
      <w:r>
        <w:rPr>
          <w:rFonts w:hint="eastAsia"/>
        </w:rPr>
        <w:t>ES</w:t>
      </w:r>
      <w:r>
        <w:rPr>
          <w:rFonts w:hint="eastAsia"/>
        </w:rPr>
        <w:t>集群通过</w:t>
      </w:r>
      <w:r>
        <w:rPr>
          <w:rFonts w:hint="eastAsia"/>
        </w:rPr>
        <w:t>Java API</w:t>
      </w:r>
      <w:r>
        <w:rPr>
          <w:rFonts w:hint="eastAsia"/>
        </w:rPr>
        <w:t>连接；</w:t>
      </w:r>
    </w:p>
    <w:p w:rsidR="00AE54A8" w:rsidRPr="006C0522" w:rsidRDefault="00AE54A8" w:rsidP="00AE54A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所有的数据节点与任意连接器通过</w:t>
      </w:r>
      <w:r>
        <w:rPr>
          <w:rFonts w:hint="eastAsia"/>
        </w:rPr>
        <w:t>socket</w:t>
      </w:r>
      <w:r>
        <w:rPr>
          <w:rFonts w:hint="eastAsia"/>
        </w:rPr>
        <w:t>连接，完成文档的索引及搜索等操作，部分</w:t>
      </w:r>
      <w:r>
        <w:rPr>
          <w:rFonts w:hint="eastAsia"/>
        </w:rPr>
        <w:t>ES</w:t>
      </w:r>
      <w:r>
        <w:rPr>
          <w:rFonts w:hint="eastAsia"/>
        </w:rPr>
        <w:t>连接器节点退出的情况下仍可正常工作。</w:t>
      </w:r>
    </w:p>
    <w:p w:rsidR="00AE54A8" w:rsidRPr="00AE54A8" w:rsidRDefault="0058662C" w:rsidP="00690698">
      <w:pPr>
        <w:pStyle w:val="3"/>
        <w:rPr>
          <w:rFonts w:hint="eastAsia"/>
        </w:rPr>
      </w:pPr>
      <w:r>
        <w:rPr>
          <w:rFonts w:hint="eastAsia"/>
        </w:rPr>
        <w:lastRenderedPageBreak/>
        <w:t>关键</w:t>
      </w:r>
      <w:r>
        <w:t>流程</w:t>
      </w:r>
    </w:p>
    <w:p w:rsidR="00027CC4" w:rsidRDefault="00027CC4">
      <w:r>
        <w:rPr>
          <w:rFonts w:hint="eastAsia"/>
        </w:rPr>
        <w:t>在此架构下，在数据节点上创建专用的</w:t>
      </w:r>
      <w:r w:rsidR="00196A9C">
        <w:rPr>
          <w:rFonts w:hint="eastAsia"/>
        </w:rPr>
        <w:t>关联</w:t>
      </w:r>
      <w:r>
        <w:rPr>
          <w:rFonts w:hint="eastAsia"/>
        </w:rPr>
        <w:t>表，保存每个操作对应的记录的</w:t>
      </w:r>
      <w:r>
        <w:rPr>
          <w:rFonts w:hint="eastAsia"/>
        </w:rPr>
        <w:t>OID</w:t>
      </w:r>
      <w:r>
        <w:rPr>
          <w:rFonts w:hint="eastAsia"/>
        </w:rPr>
        <w:t>，连接器中加入取数据及数据准备逻辑，它们从表中拿到</w:t>
      </w:r>
      <w:r>
        <w:rPr>
          <w:rFonts w:hint="eastAsia"/>
        </w:rPr>
        <w:t>OID</w:t>
      </w:r>
      <w:r>
        <w:rPr>
          <w:rFonts w:hint="eastAsia"/>
        </w:rPr>
        <w:t>，并从原始记录中拿到需要索引的字段数据，完成索引操作，每完成一批，就从这个表中将对应的记录删除</w:t>
      </w:r>
      <w:r w:rsidR="001F7CEB">
        <w:rPr>
          <w:rFonts w:hint="eastAsia"/>
        </w:rPr>
        <w:t>，然后再重新拿到一批数据进行处理</w:t>
      </w:r>
      <w:r>
        <w:rPr>
          <w:rFonts w:hint="eastAsia"/>
        </w:rPr>
        <w:t>。此方案思路与前述使用日志的方案类似，只不过这里不使用日志，而是使用原始记录来得到数据。</w:t>
      </w:r>
    </w:p>
    <w:p w:rsidR="000267FF" w:rsidRDefault="00911CF7">
      <w:r>
        <w:rPr>
          <w:rFonts w:hint="eastAsia"/>
        </w:rPr>
        <w:t>上述处理流程是处理增量数据的，</w:t>
      </w:r>
      <w:r w:rsidR="00027CC4">
        <w:rPr>
          <w:rFonts w:hint="eastAsia"/>
        </w:rPr>
        <w:t>同样</w:t>
      </w:r>
      <w:r>
        <w:rPr>
          <w:rFonts w:hint="eastAsia"/>
        </w:rPr>
        <w:t>还</w:t>
      </w:r>
      <w:r w:rsidR="00027CC4">
        <w:rPr>
          <w:rFonts w:hint="eastAsia"/>
        </w:rPr>
        <w:t>需要处理存量数据的</w:t>
      </w:r>
      <w:r>
        <w:rPr>
          <w:rFonts w:hint="eastAsia"/>
        </w:rPr>
        <w:t>问题。在进行增量数据处理前，同样地先进行块扫描，完成已有数据的索引。</w:t>
      </w:r>
      <w:r w:rsidR="000267FF">
        <w:rPr>
          <w:rFonts w:hint="eastAsia"/>
        </w:rPr>
        <w:t>同样，需要利用专用的表来记录当前是在索引存量数据还是增量数据。</w:t>
      </w:r>
    </w:p>
    <w:p w:rsidR="000267FF" w:rsidRDefault="00927A6E" w:rsidP="00927A6E">
      <w:pPr>
        <w:pStyle w:val="3"/>
      </w:pPr>
      <w:r>
        <w:rPr>
          <w:rFonts w:hint="eastAsia"/>
        </w:rPr>
        <w:t>方案分析</w:t>
      </w:r>
    </w:p>
    <w:p w:rsidR="00027CC4" w:rsidRDefault="00037800">
      <w:r>
        <w:rPr>
          <w:rFonts w:hint="eastAsia"/>
        </w:rPr>
        <w:t>在节点故障、</w:t>
      </w:r>
      <w:proofErr w:type="gramStart"/>
      <w:r>
        <w:rPr>
          <w:rFonts w:hint="eastAsia"/>
        </w:rPr>
        <w:t>切主等</w:t>
      </w:r>
      <w:proofErr w:type="gramEnd"/>
      <w:r>
        <w:rPr>
          <w:rFonts w:hint="eastAsia"/>
        </w:rPr>
        <w:t>情况下，利用上述同步的索引信息，可在新的主节点上继续全文索引过程。</w:t>
      </w:r>
    </w:p>
    <w:p w:rsidR="00D75073" w:rsidRPr="00027CC4" w:rsidRDefault="00D75073">
      <w:r>
        <w:rPr>
          <w:rFonts w:hint="eastAsia"/>
        </w:rPr>
        <w:t>但获取需要索引的数据这部分的逻辑，是放在连接器中完成，还是放在引擎中完成，需要进一步考虑。</w:t>
      </w:r>
    </w:p>
    <w:p w:rsidR="00BC210E" w:rsidRDefault="0051203C" w:rsidP="00F525D2">
      <w:pPr>
        <w:pStyle w:val="2"/>
      </w:pPr>
      <w:r>
        <w:rPr>
          <w:rFonts w:hint="eastAsia"/>
        </w:rPr>
        <w:lastRenderedPageBreak/>
        <w:t>方案</w:t>
      </w:r>
      <w:r>
        <w:t>三：</w:t>
      </w:r>
      <w:r w:rsidR="00F525D2">
        <w:rPr>
          <w:rFonts w:hint="eastAsia"/>
        </w:rPr>
        <w:t>使用</w:t>
      </w:r>
      <w:r w:rsidR="00F525D2">
        <w:t>独立</w:t>
      </w:r>
      <w:r w:rsidR="00F525D2">
        <w:rPr>
          <w:rFonts w:hint="eastAsia"/>
        </w:rPr>
        <w:t>连接</w:t>
      </w:r>
      <w:r w:rsidR="00F525D2">
        <w:t>器，</w:t>
      </w:r>
      <w:r w:rsidR="00C02D08">
        <w:rPr>
          <w:rFonts w:hint="eastAsia"/>
        </w:rPr>
        <w:t>利用</w:t>
      </w:r>
      <w:r w:rsidR="007240C8">
        <w:rPr>
          <w:rFonts w:hint="eastAsia"/>
        </w:rPr>
        <w:t>命名管道通信</w:t>
      </w:r>
    </w:p>
    <w:p w:rsidR="005A76D6" w:rsidRPr="005A76D6" w:rsidRDefault="005A76D6" w:rsidP="008E1DC2">
      <w:pPr>
        <w:pStyle w:val="3"/>
        <w:rPr>
          <w:rFonts w:hint="eastAsia"/>
        </w:rPr>
      </w:pPr>
      <w:r>
        <w:rPr>
          <w:rFonts w:hint="eastAsia"/>
        </w:rPr>
        <w:t>部属</w:t>
      </w:r>
      <w:r>
        <w:t>架构</w:t>
      </w:r>
    </w:p>
    <w:p w:rsidR="00BC210E" w:rsidRDefault="00BC210E">
      <w:r w:rsidRPr="00BC210E">
        <w:rPr>
          <w:rFonts w:hint="eastAsia"/>
          <w:noProof/>
        </w:rPr>
        <w:drawing>
          <wp:inline distT="0" distB="0" distL="0" distR="0">
            <wp:extent cx="4820285" cy="57956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7E" w:rsidRDefault="00580F7E">
      <w:r>
        <w:rPr>
          <w:rFonts w:hint="eastAsia"/>
        </w:rPr>
        <w:t>由于要使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与基于</w:t>
      </w:r>
      <w:r>
        <w:rPr>
          <w:rFonts w:hint="eastAsia"/>
        </w:rPr>
        <w:t>Java</w:t>
      </w:r>
      <w:r>
        <w:rPr>
          <w:rFonts w:hint="eastAsia"/>
        </w:rPr>
        <w:t>开发的连接器通过命名管道通信，因此每个</w:t>
      </w:r>
      <w:proofErr w:type="spellStart"/>
      <w:r>
        <w:t>SequoiaDB</w:t>
      </w:r>
      <w:proofErr w:type="spellEnd"/>
      <w:r>
        <w:rPr>
          <w:rFonts w:hint="eastAsia"/>
        </w:rPr>
        <w:t>数据节点上均要对应部属</w:t>
      </w:r>
      <w:r>
        <w:rPr>
          <w:rFonts w:hint="eastAsia"/>
        </w:rPr>
        <w:t>ES</w:t>
      </w:r>
      <w:r>
        <w:rPr>
          <w:rFonts w:hint="eastAsia"/>
        </w:rPr>
        <w:t>连接器节点。</w:t>
      </w:r>
    </w:p>
    <w:p w:rsidR="008E1DC2" w:rsidRDefault="008E1DC2" w:rsidP="002250D3">
      <w:pPr>
        <w:pStyle w:val="3"/>
        <w:rPr>
          <w:rFonts w:hint="eastAsia"/>
        </w:rPr>
      </w:pPr>
      <w:r>
        <w:rPr>
          <w:rFonts w:hint="eastAsia"/>
        </w:rPr>
        <w:t>方案分析</w:t>
      </w:r>
    </w:p>
    <w:p w:rsidR="004F61BA" w:rsidRDefault="004F61BA">
      <w:r>
        <w:rPr>
          <w:rFonts w:hint="eastAsia"/>
        </w:rPr>
        <w:t>这种部属方式有几个明显的缺点：</w:t>
      </w:r>
    </w:p>
    <w:p w:rsidR="004F61BA" w:rsidRDefault="004F61BA" w:rsidP="004F61B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部属节点太多，管理复杂；</w:t>
      </w:r>
    </w:p>
    <w:p w:rsidR="004F61BA" w:rsidRDefault="004F61BA" w:rsidP="004F61B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在进行系统扩展时，新增数据组或节点，还需要额外再增加连接器节点；</w:t>
      </w:r>
    </w:p>
    <w:p w:rsidR="004F61BA" w:rsidRDefault="004F61BA" w:rsidP="004F61B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连接器节点与数据节点一一对应，在些种情况下做高可用等特性的成本太高。</w:t>
      </w:r>
    </w:p>
    <w:p w:rsidR="004F61BA" w:rsidRDefault="004F61BA" w:rsidP="004F61BA">
      <w:r>
        <w:rPr>
          <w:rFonts w:hint="eastAsia"/>
        </w:rPr>
        <w:t>因此，不采用这种方式。</w:t>
      </w:r>
    </w:p>
    <w:p w:rsidR="008478DF" w:rsidRDefault="001D587C" w:rsidP="001324CD">
      <w:pPr>
        <w:pStyle w:val="1"/>
        <w:numPr>
          <w:ilvl w:val="0"/>
          <w:numId w:val="2"/>
        </w:numPr>
      </w:pPr>
      <w:proofErr w:type="spellStart"/>
      <w:r>
        <w:rPr>
          <w:rFonts w:hint="eastAsia"/>
        </w:rPr>
        <w:t>SequoiaDB</w:t>
      </w:r>
      <w:proofErr w:type="spellEnd"/>
      <w:r w:rsidR="00525FCE">
        <w:rPr>
          <w:rFonts w:hint="eastAsia"/>
        </w:rPr>
        <w:t>全文</w:t>
      </w:r>
      <w:r w:rsidR="0096562B">
        <w:t>检索架构</w:t>
      </w:r>
    </w:p>
    <w:p w:rsidR="004D128A" w:rsidRDefault="00B43B90" w:rsidP="00B43B90">
      <w:pPr>
        <w:rPr>
          <w:rFonts w:hint="eastAsia"/>
        </w:rPr>
      </w:pPr>
      <w:r>
        <w:rPr>
          <w:rFonts w:hint="eastAsia"/>
        </w:rPr>
        <w:t>综合以上</w:t>
      </w:r>
      <w:r>
        <w:t>各方案</w:t>
      </w:r>
      <w:r>
        <w:rPr>
          <w:rFonts w:hint="eastAsia"/>
        </w:rPr>
        <w:t>优</w:t>
      </w:r>
      <w:r>
        <w:t>缺点</w:t>
      </w:r>
      <w:r>
        <w:rPr>
          <w:rFonts w:hint="eastAsia"/>
        </w:rPr>
        <w:t>，</w:t>
      </w:r>
      <w:r>
        <w:t>最终目标为实现</w:t>
      </w:r>
      <w:r>
        <w:rPr>
          <w:rFonts w:hint="eastAsia"/>
        </w:rPr>
        <w:t>独立</w:t>
      </w:r>
      <w:r>
        <w:t>连接器，使用块扫描加日志挖掘的</w:t>
      </w:r>
      <w:r>
        <w:rPr>
          <w:rFonts w:hint="eastAsia"/>
        </w:rPr>
        <w:t>方案</w:t>
      </w:r>
      <w:r w:rsidR="00D5495F">
        <w:t>。</w:t>
      </w:r>
      <w:r w:rsidR="004D128A">
        <w:rPr>
          <w:rFonts w:hint="eastAsia"/>
        </w:rPr>
        <w:t>但</w:t>
      </w:r>
      <w:r w:rsidR="004D128A">
        <w:t>基于当前实际需要及实现</w:t>
      </w:r>
      <w:r w:rsidR="004D128A">
        <w:rPr>
          <w:rFonts w:hint="eastAsia"/>
        </w:rPr>
        <w:t>周期</w:t>
      </w:r>
      <w:r w:rsidR="004D128A">
        <w:t>，在</w:t>
      </w:r>
      <w:r w:rsidR="004D128A">
        <w:rPr>
          <w:rFonts w:hint="eastAsia"/>
        </w:rPr>
        <w:t>第</w:t>
      </w:r>
      <w:r w:rsidR="004D128A">
        <w:t>一个版本中先实现</w:t>
      </w:r>
      <w:r w:rsidR="004D128A">
        <w:rPr>
          <w:rFonts w:hint="eastAsia"/>
        </w:rPr>
        <w:t>使用方案</w:t>
      </w:r>
      <w:proofErr w:type="gramStart"/>
      <w:r w:rsidR="004D128A">
        <w:t>一</w:t>
      </w:r>
      <w:proofErr w:type="gramEnd"/>
      <w:r w:rsidR="004D128A">
        <w:t>，</w:t>
      </w:r>
      <w:r w:rsidR="004D128A">
        <w:rPr>
          <w:rFonts w:hint="eastAsia"/>
        </w:rPr>
        <w:t>利用</w:t>
      </w:r>
      <w:r w:rsidR="004D128A">
        <w:t>文件进行索引文档同步</w:t>
      </w:r>
      <w:r w:rsidR="004D128A">
        <w:rPr>
          <w:rFonts w:hint="eastAsia"/>
        </w:rPr>
        <w:t>的</w:t>
      </w:r>
      <w:r w:rsidR="004D128A">
        <w:t>方案</w:t>
      </w:r>
      <w:r w:rsidR="004D128A">
        <w:rPr>
          <w:rFonts w:hint="eastAsia"/>
        </w:rPr>
        <w:t>。</w:t>
      </w:r>
    </w:p>
    <w:p w:rsidR="00E77C0A" w:rsidRDefault="00E77C0A" w:rsidP="00D04F3B">
      <w:pPr>
        <w:pStyle w:val="2"/>
        <w:numPr>
          <w:ilvl w:val="1"/>
          <w:numId w:val="2"/>
        </w:numPr>
      </w:pPr>
      <w:r>
        <w:rPr>
          <w:rFonts w:hint="eastAsia"/>
        </w:rPr>
        <w:t>逻辑</w:t>
      </w:r>
      <w:r>
        <w:t>架构</w:t>
      </w:r>
    </w:p>
    <w:p w:rsidR="004D6165" w:rsidRDefault="002B7441" w:rsidP="004D6165">
      <w:proofErr w:type="spellStart"/>
      <w:r>
        <w:t>SequoiaDB</w:t>
      </w:r>
      <w:proofErr w:type="spellEnd"/>
      <w:r>
        <w:rPr>
          <w:rFonts w:hint="eastAsia"/>
        </w:rPr>
        <w:t>全文</w:t>
      </w:r>
      <w:r>
        <w:t>检索逻辑架构如图</w:t>
      </w:r>
      <w:r>
        <w:rPr>
          <w:rFonts w:hint="eastAsia"/>
        </w:rPr>
        <w:t>6.1.1</w:t>
      </w:r>
      <w:r>
        <w:rPr>
          <w:rFonts w:hint="eastAsia"/>
        </w:rPr>
        <w:t>所示</w:t>
      </w:r>
      <w:r>
        <w:t>。</w:t>
      </w:r>
    </w:p>
    <w:p w:rsidR="0005048D" w:rsidRPr="004D6165" w:rsidRDefault="005206A9" w:rsidP="004D6165">
      <w:pPr>
        <w:rPr>
          <w:rFonts w:hint="eastAsia"/>
        </w:rPr>
      </w:pPr>
      <w:r w:rsidRPr="009359C6">
        <w:rPr>
          <w:rFonts w:hint="eastAsia"/>
          <w:noProof/>
        </w:rPr>
        <w:drawing>
          <wp:inline distT="0" distB="0" distL="0" distR="0" wp14:anchorId="53E1E35A" wp14:editId="1BDBD687">
            <wp:extent cx="5274310" cy="33261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F03" w:rsidRDefault="00DA5F03" w:rsidP="002B744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6.1</w:t>
      </w:r>
      <w:r>
        <w:t xml:space="preserve">.1 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逻辑</w:t>
      </w:r>
      <w:r>
        <w:t>架构</w:t>
      </w:r>
    </w:p>
    <w:p w:rsidR="00C1335F" w:rsidRDefault="00C1335F" w:rsidP="00C1335F">
      <w:pPr>
        <w:jc w:val="left"/>
      </w:pPr>
      <w:r>
        <w:rPr>
          <w:rFonts w:hint="eastAsia"/>
        </w:rPr>
        <w:t>引入全文</w:t>
      </w:r>
      <w:r>
        <w:t>检索管理器模块，它主要包含三个部分：</w:t>
      </w:r>
    </w:p>
    <w:p w:rsidR="00C1335F" w:rsidRDefault="00C1335F" w:rsidP="00C1335F">
      <w:pPr>
        <w:pStyle w:val="a5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与外部</w:t>
      </w:r>
      <w:r>
        <w:t>搜索引擎保持连接的连接</w:t>
      </w:r>
      <w:r>
        <w:rPr>
          <w:rFonts w:hint="eastAsia"/>
        </w:rPr>
        <w:t>池</w:t>
      </w:r>
    </w:p>
    <w:p w:rsidR="00C1335F" w:rsidRDefault="00C1335F" w:rsidP="00C1335F">
      <w:pPr>
        <w:pStyle w:val="a5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文档</w:t>
      </w:r>
      <w:r>
        <w:t>索引服务线程（</w:t>
      </w:r>
      <w:r>
        <w:rPr>
          <w:rFonts w:hint="eastAsia"/>
        </w:rPr>
        <w:t>full text indexer</w:t>
      </w:r>
      <w:r>
        <w:t>）</w:t>
      </w:r>
      <w:r>
        <w:rPr>
          <w:rFonts w:hint="eastAsia"/>
        </w:rPr>
        <w:t>，只运行</w:t>
      </w:r>
      <w:r>
        <w:t>在复制组内的主节点上</w:t>
      </w:r>
    </w:p>
    <w:p w:rsidR="0005048D" w:rsidRDefault="00C1335F" w:rsidP="00307952">
      <w:pPr>
        <w:pStyle w:val="a5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搜索</w:t>
      </w:r>
      <w:r>
        <w:t>服务</w:t>
      </w:r>
      <w:r>
        <w:rPr>
          <w:rFonts w:hint="eastAsia"/>
        </w:rPr>
        <w:t>线程</w:t>
      </w:r>
    </w:p>
    <w:p w:rsidR="00BA42BB" w:rsidRDefault="00BA42BB" w:rsidP="00BA42BB">
      <w:pPr>
        <w:jc w:val="left"/>
        <w:rPr>
          <w:rFonts w:hint="eastAsia"/>
        </w:rPr>
      </w:pPr>
      <w:r>
        <w:rPr>
          <w:rFonts w:hint="eastAsia"/>
        </w:rPr>
        <w:t>另</w:t>
      </w:r>
      <w:r>
        <w:t>引入一种新的文件类型，</w:t>
      </w:r>
      <w:r>
        <w:rPr>
          <w:rFonts w:hint="eastAsia"/>
        </w:rPr>
        <w:t>它</w:t>
      </w:r>
      <w:r>
        <w:t>用于</w:t>
      </w:r>
      <w:r>
        <w:rPr>
          <w:rFonts w:hint="eastAsia"/>
        </w:rPr>
        <w:t>待</w:t>
      </w:r>
      <w:r w:rsidR="00935E44">
        <w:t>索引</w:t>
      </w:r>
      <w:r w:rsidR="00935E44">
        <w:rPr>
          <w:rFonts w:hint="eastAsia"/>
        </w:rPr>
        <w:t>文档</w:t>
      </w:r>
      <w:r>
        <w:t>的</w:t>
      </w:r>
      <w:r>
        <w:rPr>
          <w:rFonts w:hint="eastAsia"/>
        </w:rPr>
        <w:t>中间</w:t>
      </w:r>
      <w:r>
        <w:t>信息缓存</w:t>
      </w:r>
      <w:r w:rsidR="00AB5D12">
        <w:rPr>
          <w:rFonts w:hint="eastAsia"/>
        </w:rPr>
        <w:t>。</w:t>
      </w:r>
    </w:p>
    <w:p w:rsidR="00870B24" w:rsidRDefault="00870B24" w:rsidP="002C447D">
      <w:pPr>
        <w:pStyle w:val="3"/>
        <w:numPr>
          <w:ilvl w:val="2"/>
          <w:numId w:val="2"/>
        </w:numPr>
      </w:pPr>
      <w:r>
        <w:rPr>
          <w:rFonts w:hint="eastAsia"/>
        </w:rPr>
        <w:t>待</w:t>
      </w:r>
      <w:r>
        <w:t>索引</w:t>
      </w:r>
      <w:r>
        <w:rPr>
          <w:rFonts w:hint="eastAsia"/>
        </w:rPr>
        <w:t>文档</w:t>
      </w:r>
      <w:r>
        <w:t>中间文件</w:t>
      </w:r>
    </w:p>
    <w:p w:rsidR="00BE71B0" w:rsidRDefault="00BE71B0" w:rsidP="00BE71B0">
      <w:pPr>
        <w:rPr>
          <w:rFonts w:hint="eastAsia"/>
        </w:rPr>
      </w:pPr>
      <w:r>
        <w:rPr>
          <w:rFonts w:hint="eastAsia"/>
        </w:rPr>
        <w:t>该</w:t>
      </w:r>
      <w:r>
        <w:t>文件用于需要索引的文档最终在</w:t>
      </w:r>
      <w:r>
        <w:rPr>
          <w:rFonts w:hint="eastAsia"/>
        </w:rPr>
        <w:t>ES</w:t>
      </w:r>
      <w:r>
        <w:rPr>
          <w:rFonts w:hint="eastAsia"/>
        </w:rPr>
        <w:t>中</w:t>
      </w:r>
      <w:r>
        <w:t>完成索引前的缓存，</w:t>
      </w:r>
      <w:r>
        <w:rPr>
          <w:rFonts w:hint="eastAsia"/>
        </w:rPr>
        <w:t>文档</w:t>
      </w:r>
      <w:r>
        <w:t>以</w:t>
      </w:r>
      <w:r>
        <w:rPr>
          <w:rFonts w:hint="eastAsia"/>
        </w:rPr>
        <w:t>CL</w:t>
      </w:r>
      <w:r>
        <w:rPr>
          <w:rFonts w:hint="eastAsia"/>
        </w:rPr>
        <w:t>进行</w:t>
      </w:r>
      <w:r>
        <w:t>创建，即当在一个</w:t>
      </w:r>
      <w:r>
        <w:rPr>
          <w:rFonts w:hint="eastAsia"/>
        </w:rPr>
        <w:t>CL</w:t>
      </w:r>
      <w:r>
        <w:rPr>
          <w:rFonts w:hint="eastAsia"/>
        </w:rPr>
        <w:t>创建</w:t>
      </w:r>
      <w:r>
        <w:t>一个全文索引时，一个中间文件就会被</w:t>
      </w:r>
      <w:r>
        <w:rPr>
          <w:rFonts w:hint="eastAsia"/>
        </w:rPr>
        <w:t>创建</w:t>
      </w:r>
      <w:r>
        <w:t>，有多少个集合上创建了全文索引，</w:t>
      </w:r>
      <w:r>
        <w:rPr>
          <w:rFonts w:hint="eastAsia"/>
        </w:rPr>
        <w:t>就</w:t>
      </w:r>
      <w:r>
        <w:t>会有多少组</w:t>
      </w:r>
      <w:r>
        <w:rPr>
          <w:rFonts w:hint="eastAsia"/>
        </w:rPr>
        <w:t>中</w:t>
      </w:r>
      <w:r>
        <w:t>间文件</w:t>
      </w:r>
      <w:r>
        <w:rPr>
          <w:rFonts w:hint="eastAsia"/>
        </w:rPr>
        <w:t>。一</w:t>
      </w:r>
      <w:r>
        <w:t>个</w:t>
      </w:r>
      <w:r>
        <w:rPr>
          <w:rFonts w:hint="eastAsia"/>
        </w:rPr>
        <w:t>集合</w:t>
      </w:r>
      <w:r>
        <w:t>上的多个全文</w:t>
      </w:r>
      <w:r>
        <w:rPr>
          <w:rFonts w:hint="eastAsia"/>
        </w:rPr>
        <w:t>索引</w:t>
      </w:r>
      <w:r>
        <w:t>共用一个中间文件。</w:t>
      </w:r>
      <w:r w:rsidR="0083683D">
        <w:rPr>
          <w:rFonts w:hint="eastAsia"/>
        </w:rPr>
        <w:t>每</w:t>
      </w:r>
      <w:r w:rsidR="0083683D">
        <w:t>个</w:t>
      </w:r>
      <w:r w:rsidR="0083683D">
        <w:rPr>
          <w:rFonts w:hint="eastAsia"/>
        </w:rPr>
        <w:t>中间</w:t>
      </w:r>
      <w:r w:rsidR="0083683D">
        <w:t>文件大小</w:t>
      </w:r>
      <w:r w:rsidR="0083683D">
        <w:lastRenderedPageBreak/>
        <w:t>固定为</w:t>
      </w:r>
      <w:r w:rsidR="0083683D">
        <w:rPr>
          <w:rFonts w:hint="eastAsia"/>
        </w:rPr>
        <w:t>128M</w:t>
      </w:r>
      <w:r w:rsidR="0083683D">
        <w:rPr>
          <w:rFonts w:hint="eastAsia"/>
        </w:rPr>
        <w:t>。</w:t>
      </w:r>
    </w:p>
    <w:p w:rsidR="00010F42" w:rsidRDefault="00BC7A1E" w:rsidP="00BE71B0">
      <w:pPr>
        <w:rPr>
          <w:rFonts w:hint="eastAsia"/>
        </w:rPr>
      </w:pPr>
      <w:r>
        <w:rPr>
          <w:rFonts w:hint="eastAsia"/>
        </w:rPr>
        <w:t>该</w:t>
      </w:r>
      <w:r>
        <w:t>文件也被</w:t>
      </w:r>
      <w:proofErr w:type="spellStart"/>
      <w:r>
        <w:rPr>
          <w:rFonts w:hint="eastAsia"/>
        </w:rPr>
        <w:t>mmap</w:t>
      </w:r>
      <w:proofErr w:type="spellEnd"/>
      <w:r>
        <w:rPr>
          <w:rFonts w:hint="eastAsia"/>
        </w:rPr>
        <w:t>到</w:t>
      </w:r>
      <w:r>
        <w:t>内存中，</w:t>
      </w:r>
      <w:r w:rsidR="0000194B">
        <w:rPr>
          <w:rFonts w:hint="eastAsia"/>
        </w:rPr>
        <w:t>当在</w:t>
      </w:r>
      <w:r w:rsidR="0000194B">
        <w:t>集合中执行写操作时，</w:t>
      </w:r>
      <w:r w:rsidR="0000194B">
        <w:rPr>
          <w:rFonts w:hint="eastAsia"/>
        </w:rPr>
        <w:t>存储</w:t>
      </w:r>
      <w:r w:rsidR="0000194B">
        <w:t>层会将</w:t>
      </w:r>
      <w:r w:rsidR="0000194B">
        <w:rPr>
          <w:rFonts w:hint="eastAsia"/>
        </w:rPr>
        <w:t>索引</w:t>
      </w:r>
      <w:r w:rsidR="0000194B">
        <w:t>文档需要</w:t>
      </w:r>
      <w:r w:rsidR="0000194B">
        <w:rPr>
          <w:rFonts w:hint="eastAsia"/>
        </w:rPr>
        <w:t>用</w:t>
      </w:r>
      <w:r w:rsidR="0000194B">
        <w:t>到的信息，</w:t>
      </w:r>
      <w:r w:rsidR="0000194B">
        <w:rPr>
          <w:rFonts w:hint="eastAsia"/>
        </w:rPr>
        <w:t>按照</w:t>
      </w:r>
      <w:r w:rsidR="0000194B">
        <w:t>固定格式顺序写入到该文件中。</w:t>
      </w:r>
      <w:r w:rsidR="00010F42">
        <w:rPr>
          <w:rFonts w:hint="eastAsia"/>
        </w:rPr>
        <w:t>当</w:t>
      </w:r>
      <w:r w:rsidR="00010F42">
        <w:t>达到文件大小上限时，将会创建一个新的文件</w:t>
      </w:r>
      <w:r w:rsidR="00010F42">
        <w:rPr>
          <w:rFonts w:hint="eastAsia"/>
        </w:rPr>
        <w:t>。</w:t>
      </w:r>
    </w:p>
    <w:p w:rsidR="00BE71B0" w:rsidRPr="00BE71B0" w:rsidRDefault="009C35AF" w:rsidP="00BE71B0">
      <w:pPr>
        <w:rPr>
          <w:rFonts w:hint="eastAsia"/>
        </w:rPr>
      </w:pPr>
      <w:r>
        <w:rPr>
          <w:rFonts w:hint="eastAsia"/>
        </w:rPr>
        <w:t>文件</w:t>
      </w:r>
      <w:r>
        <w:t>内容会被</w:t>
      </w:r>
      <w:r>
        <w:rPr>
          <w:rFonts w:hint="eastAsia"/>
        </w:rPr>
        <w:t>全文</w:t>
      </w:r>
      <w:r>
        <w:t>索引线程读取。当</w:t>
      </w:r>
      <w:r>
        <w:rPr>
          <w:rFonts w:hint="eastAsia"/>
        </w:rPr>
        <w:t>一</w:t>
      </w:r>
      <w:r>
        <w:t>个文件</w:t>
      </w:r>
      <w:r>
        <w:rPr>
          <w:rFonts w:hint="eastAsia"/>
        </w:rPr>
        <w:t>中</w:t>
      </w:r>
      <w:r>
        <w:t>的</w:t>
      </w:r>
      <w:r>
        <w:rPr>
          <w:rFonts w:hint="eastAsia"/>
        </w:rPr>
        <w:t>内容</w:t>
      </w:r>
      <w:r>
        <w:t>对应的所有</w:t>
      </w:r>
      <w:r>
        <w:rPr>
          <w:rFonts w:hint="eastAsia"/>
        </w:rPr>
        <w:t>文档</w:t>
      </w:r>
      <w:r>
        <w:t>都被成功索引到</w:t>
      </w:r>
      <w:r>
        <w:rPr>
          <w:rFonts w:hint="eastAsia"/>
        </w:rPr>
        <w:t>ES</w:t>
      </w:r>
      <w:r>
        <w:rPr>
          <w:rFonts w:hint="eastAsia"/>
        </w:rPr>
        <w:t>中</w:t>
      </w:r>
      <w:r>
        <w:t>时</w:t>
      </w:r>
      <w:r>
        <w:rPr>
          <w:rFonts w:hint="eastAsia"/>
        </w:rPr>
        <w:t>，</w:t>
      </w:r>
      <w:r w:rsidR="00010F42">
        <w:t>该文件将会被</w:t>
      </w:r>
      <w:r w:rsidR="00010F42">
        <w:rPr>
          <w:rFonts w:hint="eastAsia"/>
        </w:rPr>
        <w:t>删除</w:t>
      </w:r>
      <w:r w:rsidR="00010F42">
        <w:t>。</w:t>
      </w:r>
    </w:p>
    <w:p w:rsidR="00F8578C" w:rsidRDefault="002C447D" w:rsidP="002C447D">
      <w:pPr>
        <w:pStyle w:val="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搜索</w:t>
      </w:r>
      <w:r>
        <w:t>引擎连接池</w:t>
      </w:r>
    </w:p>
    <w:p w:rsidR="002C447D" w:rsidRDefault="00204A36" w:rsidP="002C447D">
      <w:r>
        <w:rPr>
          <w:rFonts w:hint="eastAsia"/>
        </w:rPr>
        <w:t>通过</w:t>
      </w:r>
      <w:proofErr w:type="spellStart"/>
      <w:r>
        <w:t>RESTfull</w:t>
      </w:r>
      <w:proofErr w:type="spellEnd"/>
      <w:r w:rsidR="00A80CAC">
        <w:t xml:space="preserve"> API</w:t>
      </w:r>
      <w:r w:rsidR="00A80CAC">
        <w:rPr>
          <w:rFonts w:hint="eastAsia"/>
        </w:rPr>
        <w:t>访问</w:t>
      </w:r>
      <w:r w:rsidR="00A80CAC">
        <w:rPr>
          <w:rFonts w:hint="eastAsia"/>
        </w:rPr>
        <w:t>ES</w:t>
      </w:r>
      <w:r w:rsidR="00A80CAC">
        <w:rPr>
          <w:rFonts w:hint="eastAsia"/>
        </w:rPr>
        <w:t>集群</w:t>
      </w:r>
      <w:r w:rsidR="00F8578C">
        <w:rPr>
          <w:rFonts w:hint="eastAsia"/>
        </w:rPr>
        <w:t>，</w:t>
      </w:r>
      <w:r w:rsidR="00F8578C">
        <w:t>完成文档索引及搜索等操作</w:t>
      </w:r>
      <w:r w:rsidR="00A80CAC">
        <w:t>，需要</w:t>
      </w:r>
      <w:r w:rsidR="00A80CAC">
        <w:rPr>
          <w:rFonts w:hint="eastAsia"/>
        </w:rPr>
        <w:t>建立</w:t>
      </w:r>
      <w:r w:rsidR="00A80CAC">
        <w:rPr>
          <w:rFonts w:hint="eastAsia"/>
        </w:rPr>
        <w:t>HTTP</w:t>
      </w:r>
      <w:r w:rsidR="00A80CAC">
        <w:rPr>
          <w:rFonts w:hint="eastAsia"/>
        </w:rPr>
        <w:t>连接</w:t>
      </w:r>
      <w:r w:rsidR="00A80CAC">
        <w:t>，</w:t>
      </w:r>
      <w:r w:rsidR="00F8578C">
        <w:rPr>
          <w:rFonts w:hint="eastAsia"/>
        </w:rPr>
        <w:t>其</w:t>
      </w:r>
      <w:r w:rsidR="00F8578C">
        <w:t>底层的</w:t>
      </w:r>
      <w:r w:rsidR="00F8578C">
        <w:rPr>
          <w:rFonts w:hint="eastAsia"/>
        </w:rPr>
        <w:t>TCP</w:t>
      </w:r>
      <w:r w:rsidR="00F8578C">
        <w:rPr>
          <w:rFonts w:hint="eastAsia"/>
        </w:rPr>
        <w:t>连接</w:t>
      </w:r>
      <w:r w:rsidR="00F8578C">
        <w:t>建立需要经历</w:t>
      </w:r>
      <w:r w:rsidR="00F8578C">
        <w:rPr>
          <w:rFonts w:hint="eastAsia"/>
        </w:rPr>
        <w:t>3</w:t>
      </w:r>
      <w:r w:rsidR="00F8578C">
        <w:rPr>
          <w:rFonts w:hint="eastAsia"/>
        </w:rPr>
        <w:t>次</w:t>
      </w:r>
      <w:r w:rsidR="00F8578C">
        <w:t>握手，会带来较大的时间开销</w:t>
      </w:r>
      <w:r w:rsidR="00F8578C">
        <w:rPr>
          <w:rFonts w:hint="eastAsia"/>
        </w:rPr>
        <w:t>。</w:t>
      </w:r>
      <w:r w:rsidR="00F8578C">
        <w:t>因此</w:t>
      </w:r>
      <w:r w:rsidR="00F8578C">
        <w:rPr>
          <w:rFonts w:hint="eastAsia"/>
        </w:rPr>
        <w:t>实现</w:t>
      </w:r>
      <w:r w:rsidR="00F8578C">
        <w:t>一个连接池，</w:t>
      </w:r>
      <w:r w:rsidR="00F8578C">
        <w:rPr>
          <w:rFonts w:hint="eastAsia"/>
        </w:rPr>
        <w:t>用于</w:t>
      </w:r>
      <w:r w:rsidR="00F8578C">
        <w:t>在需要与</w:t>
      </w:r>
      <w:r w:rsidR="00F8578C">
        <w:rPr>
          <w:rFonts w:hint="eastAsia"/>
        </w:rPr>
        <w:t>ES</w:t>
      </w:r>
      <w:r w:rsidR="00F8578C">
        <w:rPr>
          <w:rFonts w:hint="eastAsia"/>
        </w:rPr>
        <w:t>集群</w:t>
      </w:r>
      <w:r w:rsidR="00F8578C">
        <w:t>进行通信时快速获取可用连接</w:t>
      </w:r>
      <w:r w:rsidR="00F8578C">
        <w:rPr>
          <w:rFonts w:hint="eastAsia"/>
        </w:rPr>
        <w:t>。</w:t>
      </w:r>
    </w:p>
    <w:p w:rsidR="00F8578C" w:rsidRDefault="00C272A2" w:rsidP="002C447D">
      <w:r>
        <w:rPr>
          <w:rFonts w:hint="eastAsia"/>
        </w:rPr>
        <w:t>系统</w:t>
      </w:r>
      <w:r>
        <w:t>启动时，连接池初始化，</w:t>
      </w:r>
      <w:r w:rsidR="00E42CF1">
        <w:rPr>
          <w:rFonts w:hint="eastAsia"/>
        </w:rPr>
        <w:t>根据</w:t>
      </w:r>
      <w:r w:rsidR="00E42CF1">
        <w:t>配置项建立默认数量的连接</w:t>
      </w:r>
      <w:r w:rsidR="00E42CF1">
        <w:rPr>
          <w:rFonts w:hint="eastAsia"/>
        </w:rPr>
        <w:t>。</w:t>
      </w:r>
    </w:p>
    <w:p w:rsidR="00307952" w:rsidRPr="00486263" w:rsidRDefault="002D50A3" w:rsidP="00307952">
      <w:r>
        <w:rPr>
          <w:rFonts w:hint="eastAsia"/>
        </w:rPr>
        <w:t>连接</w:t>
      </w:r>
      <w:proofErr w:type="gramStart"/>
      <w:r>
        <w:t>池维护</w:t>
      </w:r>
      <w:proofErr w:type="gramEnd"/>
      <w:r>
        <w:rPr>
          <w:rFonts w:hint="eastAsia"/>
        </w:rPr>
        <w:t>一</w:t>
      </w:r>
      <w:r>
        <w:t>个有效连接队列</w:t>
      </w:r>
      <w:r w:rsidR="00285FD4">
        <w:rPr>
          <w:rFonts w:hint="eastAsia"/>
        </w:rPr>
        <w:t>（可</w:t>
      </w:r>
      <w:r w:rsidR="00285FD4">
        <w:t>能已经失效而暂未被发现）</w:t>
      </w:r>
      <w:r>
        <w:t>及</w:t>
      </w:r>
      <w:r>
        <w:rPr>
          <w:rFonts w:hint="eastAsia"/>
        </w:rPr>
        <w:t>失效</w:t>
      </w:r>
      <w:r>
        <w:t>连接队列</w:t>
      </w:r>
      <w:r w:rsidR="00405CBD">
        <w:rPr>
          <w:rFonts w:hint="eastAsia"/>
        </w:rPr>
        <w:t>，</w:t>
      </w:r>
      <w:r w:rsidR="00405CBD">
        <w:t>并启动一个后台线程，用于失效连接的</w:t>
      </w:r>
      <w:r w:rsidR="00405CBD">
        <w:rPr>
          <w:rFonts w:hint="eastAsia"/>
        </w:rPr>
        <w:t>处理</w:t>
      </w:r>
      <w:r>
        <w:t>。</w:t>
      </w:r>
      <w:r w:rsidR="0071004F">
        <w:rPr>
          <w:rFonts w:hint="eastAsia"/>
        </w:rPr>
        <w:t>当</w:t>
      </w:r>
      <w:r>
        <w:rPr>
          <w:rFonts w:hint="eastAsia"/>
        </w:rPr>
        <w:t>会话</w:t>
      </w:r>
      <w:r>
        <w:t>向连接池请求一个连接时</w:t>
      </w:r>
      <w:r w:rsidR="00104964">
        <w:rPr>
          <w:rFonts w:hint="eastAsia"/>
        </w:rPr>
        <w:t>，</w:t>
      </w:r>
      <w:r w:rsidR="00104964">
        <w:t>它将从有效连接队列中取出一个返回给</w:t>
      </w:r>
      <w:r w:rsidR="00104964">
        <w:rPr>
          <w:rFonts w:hint="eastAsia"/>
        </w:rPr>
        <w:t>请求者（</w:t>
      </w:r>
      <w:r w:rsidR="00104964">
        <w:t>但此时已不能保证此连接有效了）。</w:t>
      </w:r>
      <w:r w:rsidR="00DE1DDD">
        <w:rPr>
          <w:rFonts w:hint="eastAsia"/>
        </w:rPr>
        <w:t>若此</w:t>
      </w:r>
      <w:r w:rsidR="00DE1DDD">
        <w:t>连接使用时发现其已无效，则将</w:t>
      </w:r>
      <w:r w:rsidR="00DE1DDD">
        <w:rPr>
          <w:rFonts w:hint="eastAsia"/>
        </w:rPr>
        <w:t>其</w:t>
      </w:r>
      <w:r w:rsidR="00DE1DDD">
        <w:t>归还给连接池</w:t>
      </w:r>
      <w:r w:rsidR="00096441">
        <w:rPr>
          <w:rFonts w:hint="eastAsia"/>
        </w:rPr>
        <w:t>，</w:t>
      </w:r>
      <w:r w:rsidR="00096441">
        <w:t>并</w:t>
      </w:r>
      <w:r w:rsidR="00096441">
        <w:rPr>
          <w:rFonts w:hint="eastAsia"/>
        </w:rPr>
        <w:t>告知</w:t>
      </w:r>
      <w:r w:rsidR="00096441">
        <w:t>该连接</w:t>
      </w:r>
      <w:r w:rsidR="00096441">
        <w:rPr>
          <w:rFonts w:hint="eastAsia"/>
        </w:rPr>
        <w:t>已</w:t>
      </w:r>
      <w:r w:rsidR="00096441">
        <w:t>失效，并重新请求一个</w:t>
      </w:r>
      <w:r w:rsidR="00096441">
        <w:rPr>
          <w:rFonts w:hint="eastAsia"/>
        </w:rPr>
        <w:t>新</w:t>
      </w:r>
      <w:r w:rsidR="00096441">
        <w:t>的连接。当</w:t>
      </w:r>
      <w:r w:rsidR="00007AE3">
        <w:rPr>
          <w:rFonts w:hint="eastAsia"/>
        </w:rPr>
        <w:t>无效</w:t>
      </w:r>
      <w:r w:rsidR="00007AE3">
        <w:t>连接队列</w:t>
      </w:r>
      <w:r w:rsidR="00007AE3">
        <w:rPr>
          <w:rFonts w:hint="eastAsia"/>
        </w:rPr>
        <w:t>不</w:t>
      </w:r>
      <w:r w:rsidR="00007AE3">
        <w:t>为空时，</w:t>
      </w:r>
      <w:r w:rsidR="00007AE3">
        <w:rPr>
          <w:rFonts w:hint="eastAsia"/>
        </w:rPr>
        <w:t>连接</w:t>
      </w:r>
      <w:r w:rsidR="00007AE3">
        <w:t>池的后台线程会被唤醒，它将</w:t>
      </w:r>
      <w:r w:rsidR="00007AE3">
        <w:rPr>
          <w:rFonts w:hint="eastAsia"/>
        </w:rPr>
        <w:t>尝试</w:t>
      </w:r>
      <w:r w:rsidR="00007AE3">
        <w:t>重建失效的连接，重建成功</w:t>
      </w:r>
      <w:r w:rsidR="00007AE3">
        <w:rPr>
          <w:rFonts w:hint="eastAsia"/>
        </w:rPr>
        <w:t>则</w:t>
      </w:r>
      <w:r w:rsidR="00007AE3">
        <w:t>将其放入有效连接队列。</w:t>
      </w:r>
    </w:p>
    <w:p w:rsidR="00307952" w:rsidDel="003F4CFB" w:rsidRDefault="00307952" w:rsidP="00307952">
      <w:pPr>
        <w:rPr>
          <w:del w:id="0" w:author="yangshangde" w:date="2016-10-10T15:47:00Z"/>
        </w:rPr>
      </w:pPr>
      <w:del w:id="1" w:author="yangshangde" w:date="2016-10-10T15:47:00Z">
        <w:r w:rsidDel="003F4CFB">
          <w:rPr>
            <w:rFonts w:hint="eastAsia"/>
          </w:rPr>
          <w:delText>ES</w:delText>
        </w:r>
        <w:r w:rsidDel="003F4CFB">
          <w:rPr>
            <w:rFonts w:hint="eastAsia"/>
          </w:rPr>
          <w:delText>连接</w:delText>
        </w:r>
        <w:r w:rsidDel="003F4CFB">
          <w:delText>器</w:delText>
        </w:r>
      </w:del>
    </w:p>
    <w:p w:rsidR="00307952" w:rsidRPr="005206A9" w:rsidDel="003F4CFB" w:rsidRDefault="00307952" w:rsidP="00307952">
      <w:pPr>
        <w:rPr>
          <w:del w:id="2" w:author="yangshangde" w:date="2016-10-10T15:47:00Z"/>
          <w:rFonts w:hint="eastAsia"/>
        </w:rPr>
      </w:pPr>
      <w:del w:id="3" w:author="yangshangde" w:date="2016-10-10T15:47:00Z">
        <w:r w:rsidRPr="00F518F3" w:rsidDel="003F4CFB">
          <w:rPr>
            <w:rFonts w:hint="eastAsia"/>
            <w:noProof/>
          </w:rPr>
          <w:drawing>
            <wp:inline distT="0" distB="0" distL="0" distR="0" wp14:anchorId="75D1CF03" wp14:editId="0CFFA2ED">
              <wp:extent cx="5274310" cy="3208020"/>
              <wp:effectExtent l="0" t="0" r="2540" b="0"/>
              <wp:docPr id="12" name="图片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3208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:rsidR="00307952" w:rsidDel="003F4CFB" w:rsidRDefault="00307952" w:rsidP="00307952">
      <w:pPr>
        <w:jc w:val="left"/>
        <w:rPr>
          <w:del w:id="4" w:author="yangshangde" w:date="2016-10-10T15:47:00Z"/>
        </w:rPr>
      </w:pPr>
      <w:del w:id="5" w:author="yangshangde" w:date="2016-10-10T15:47:00Z">
        <w:r w:rsidDel="003F4CFB">
          <w:rPr>
            <w:rFonts w:hint="eastAsia"/>
          </w:rPr>
          <w:delText>ES connector group</w:delText>
        </w:r>
        <w:r w:rsidDel="003F4CFB">
          <w:rPr>
            <w:rFonts w:hint="eastAsia"/>
          </w:rPr>
          <w:delText>是</w:delText>
        </w:r>
        <w:r w:rsidDel="003F4CFB">
          <w:delText>一组</w:delText>
        </w:r>
        <w:r w:rsidDel="003F4CFB">
          <w:rPr>
            <w:rFonts w:hint="eastAsia"/>
          </w:rPr>
          <w:delText>使用</w:delText>
        </w:r>
        <w:r w:rsidDel="003F4CFB">
          <w:delText>Java</w:delText>
        </w:r>
        <w:r w:rsidDel="003F4CFB">
          <w:rPr>
            <w:rFonts w:hint="eastAsia"/>
          </w:rPr>
          <w:delText>开发的</w:delText>
        </w:r>
        <w:r w:rsidDel="003F4CFB">
          <w:delText>独立连接器进程，</w:delText>
        </w:r>
        <w:r w:rsidDel="003F4CFB">
          <w:rPr>
            <w:rFonts w:hint="eastAsia"/>
          </w:rPr>
          <w:delText>是</w:delText>
        </w:r>
        <w:r w:rsidDel="003F4CFB">
          <w:rPr>
            <w:rFonts w:hint="eastAsia"/>
          </w:rPr>
          <w:delText>SequoiaDB</w:delText>
        </w:r>
        <w:r w:rsidDel="003F4CFB">
          <w:rPr>
            <w:rFonts w:hint="eastAsia"/>
          </w:rPr>
          <w:delText>与</w:delText>
        </w:r>
        <w:r w:rsidDel="003F4CFB">
          <w:rPr>
            <w:rFonts w:hint="eastAsia"/>
          </w:rPr>
          <w:delText>ES</w:delText>
        </w:r>
        <w:r w:rsidDel="003F4CFB">
          <w:rPr>
            <w:rFonts w:hint="eastAsia"/>
          </w:rPr>
          <w:delText>之间</w:delText>
        </w:r>
        <w:r w:rsidDel="003F4CFB">
          <w:delText>通信的桥梁</w:delText>
        </w:r>
        <w:r w:rsidDel="003F4CFB">
          <w:rPr>
            <w:rFonts w:hint="eastAsia"/>
          </w:rPr>
          <w:delText>。</w:delText>
        </w:r>
        <w:r w:rsidDel="003F4CFB">
          <w:delText>相对</w:delText>
        </w:r>
        <w:r w:rsidDel="003F4CFB">
          <w:rPr>
            <w:rFonts w:hint="eastAsia"/>
          </w:rPr>
          <w:delText>于</w:delText>
        </w:r>
        <w:r w:rsidDel="003F4CFB">
          <w:rPr>
            <w:rFonts w:hint="eastAsia"/>
          </w:rPr>
          <w:delText>E</w:delText>
        </w:r>
        <w:r w:rsidDel="003F4CFB">
          <w:delText>S</w:delText>
        </w:r>
        <w:r w:rsidDel="003F4CFB">
          <w:rPr>
            <w:rFonts w:hint="eastAsia"/>
          </w:rPr>
          <w:delText>集群</w:delText>
        </w:r>
        <w:r w:rsidDel="003F4CFB">
          <w:delText>来说，它们</w:delText>
        </w:r>
        <w:r w:rsidDel="003F4CFB">
          <w:rPr>
            <w:rFonts w:hint="eastAsia"/>
          </w:rPr>
          <w:delText>是</w:delText>
        </w:r>
        <w:r w:rsidDel="003F4CFB">
          <w:delText>客户端</w:delText>
        </w:r>
        <w:r w:rsidDel="003F4CFB">
          <w:rPr>
            <w:rFonts w:hint="eastAsia"/>
          </w:rPr>
          <w:delText>；</w:delText>
        </w:r>
        <w:r w:rsidDel="003F4CFB">
          <w:delText>相对于</w:delText>
        </w:r>
        <w:r w:rsidDel="003F4CFB">
          <w:rPr>
            <w:rFonts w:hint="eastAsia"/>
          </w:rPr>
          <w:delText>SequoiaDB</w:delText>
        </w:r>
        <w:r w:rsidDel="003F4CFB">
          <w:rPr>
            <w:rFonts w:hint="eastAsia"/>
          </w:rPr>
          <w:delText>来说</w:delText>
        </w:r>
        <w:r w:rsidDel="003F4CFB">
          <w:delText>，它们相当于是服务端。</w:delText>
        </w:r>
        <w:r w:rsidDel="003F4CFB">
          <w:rPr>
            <w:rFonts w:hint="eastAsia"/>
          </w:rPr>
          <w:delText>它们使用</w:delText>
        </w:r>
        <w:r w:rsidDel="003F4CFB">
          <w:rPr>
            <w:rFonts w:hint="eastAsia"/>
          </w:rPr>
          <w:delText>Node Client</w:delText>
        </w:r>
        <w:r w:rsidDel="003F4CFB">
          <w:rPr>
            <w:rFonts w:hint="eastAsia"/>
          </w:rPr>
          <w:delText>（或</w:delText>
        </w:r>
        <w:r w:rsidDel="003F4CFB">
          <w:rPr>
            <w:rFonts w:hint="eastAsia"/>
          </w:rPr>
          <w:delText>Transport Client</w:delText>
        </w:r>
        <w:r w:rsidDel="003F4CFB">
          <w:delText>）</w:delText>
        </w:r>
        <w:r w:rsidDel="003F4CFB">
          <w:rPr>
            <w:rFonts w:hint="eastAsia"/>
          </w:rPr>
          <w:delText>方式</w:delText>
        </w:r>
        <w:r w:rsidDel="003F4CFB">
          <w:delText>建立与</w:delText>
        </w:r>
        <w:r w:rsidDel="003F4CFB">
          <w:rPr>
            <w:rFonts w:hint="eastAsia"/>
          </w:rPr>
          <w:delText>ES</w:delText>
        </w:r>
        <w:r w:rsidDel="003F4CFB">
          <w:rPr>
            <w:rFonts w:hint="eastAsia"/>
          </w:rPr>
          <w:delText>集群</w:delText>
        </w:r>
        <w:r w:rsidDel="003F4CFB">
          <w:delText>的连接</w:delText>
        </w:r>
        <w:r w:rsidDel="003F4CFB">
          <w:rPr>
            <w:rFonts w:hint="eastAsia"/>
          </w:rPr>
          <w:delText>，各</w:delText>
        </w:r>
        <w:r w:rsidDel="003F4CFB">
          <w:rPr>
            <w:rFonts w:hint="eastAsia"/>
          </w:rPr>
          <w:delText>connector</w:delText>
        </w:r>
        <w:r w:rsidDel="003F4CFB">
          <w:rPr>
            <w:rFonts w:hint="eastAsia"/>
          </w:rPr>
          <w:delText>之间</w:delText>
        </w:r>
        <w:r w:rsidDel="003F4CFB">
          <w:delText>完全独立</w:delText>
        </w:r>
        <w:r w:rsidDel="003F4CFB">
          <w:rPr>
            <w:rFonts w:hint="eastAsia"/>
          </w:rPr>
          <w:delText>，每一</w:delText>
        </w:r>
        <w:r w:rsidDel="003F4CFB">
          <w:delText>个</w:delText>
        </w:r>
        <w:r w:rsidDel="003F4CFB">
          <w:rPr>
            <w:rFonts w:hint="eastAsia"/>
          </w:rPr>
          <w:delText>connector</w:delText>
        </w:r>
        <w:r w:rsidDel="003F4CFB">
          <w:rPr>
            <w:rFonts w:hint="eastAsia"/>
          </w:rPr>
          <w:delText>都</w:delText>
        </w:r>
        <w:r w:rsidDel="003F4CFB">
          <w:delText>可独立</w:delText>
        </w:r>
        <w:r w:rsidDel="003F4CFB">
          <w:rPr>
            <w:rFonts w:hint="eastAsia"/>
          </w:rPr>
          <w:delText>完成</w:delText>
        </w:r>
        <w:r w:rsidDel="003F4CFB">
          <w:delText>向</w:delText>
        </w:r>
        <w:r w:rsidDel="003F4CFB">
          <w:rPr>
            <w:rFonts w:hint="eastAsia"/>
          </w:rPr>
          <w:delText>ES</w:delText>
        </w:r>
        <w:r w:rsidDel="003F4CFB">
          <w:rPr>
            <w:rFonts w:hint="eastAsia"/>
          </w:rPr>
          <w:delText>集群</w:delText>
        </w:r>
        <w:r w:rsidDel="003F4CFB">
          <w:delText>转发请求及获取数据的工作</w:delText>
        </w:r>
        <w:r w:rsidDel="003F4CFB">
          <w:rPr>
            <w:rFonts w:hint="eastAsia"/>
          </w:rPr>
          <w:delText>。</w:delText>
        </w:r>
      </w:del>
    </w:p>
    <w:p w:rsidR="00307952" w:rsidDel="003F4CFB" w:rsidRDefault="00307952" w:rsidP="00307952">
      <w:pPr>
        <w:jc w:val="left"/>
        <w:rPr>
          <w:del w:id="6" w:author="yangshangde" w:date="2016-10-10T15:47:00Z"/>
        </w:rPr>
      </w:pPr>
      <w:del w:id="7" w:author="yangshangde" w:date="2016-10-10T15:47:00Z">
        <w:r w:rsidDel="003F4CFB">
          <w:rPr>
            <w:rFonts w:hint="eastAsia"/>
          </w:rPr>
          <w:delText>使用</w:delText>
        </w:r>
        <w:r w:rsidDel="003F4CFB">
          <w:rPr>
            <w:rFonts w:hint="eastAsia"/>
          </w:rPr>
          <w:delText>Node Client</w:delText>
        </w:r>
        <w:r w:rsidDel="003F4CFB">
          <w:rPr>
            <w:rFonts w:hint="eastAsia"/>
          </w:rPr>
          <w:delText>方式</w:delText>
        </w:r>
        <w:r w:rsidDel="003F4CFB">
          <w:delText>连接时，</w:delText>
        </w:r>
        <w:r w:rsidDel="003F4CFB">
          <w:rPr>
            <w:rFonts w:hint="eastAsia"/>
          </w:rPr>
          <w:delText>其实</w:delText>
        </w:r>
        <w:r w:rsidDel="003F4CFB">
          <w:delText>连接器本身将作为一个</w:delText>
        </w:r>
        <w:r w:rsidDel="003F4CFB">
          <w:rPr>
            <w:rFonts w:hint="eastAsia"/>
          </w:rPr>
          <w:delText>ES</w:delText>
        </w:r>
        <w:r w:rsidDel="003F4CFB">
          <w:rPr>
            <w:rFonts w:hint="eastAsia"/>
          </w:rPr>
          <w:delText>节点</w:delText>
        </w:r>
        <w:r w:rsidDel="003F4CFB">
          <w:delText>，加入到</w:delText>
        </w:r>
        <w:r w:rsidDel="003F4CFB">
          <w:rPr>
            <w:rFonts w:hint="eastAsia"/>
          </w:rPr>
          <w:delText>集群</w:delText>
        </w:r>
        <w:r w:rsidDel="003F4CFB">
          <w:delText>中</w:delText>
        </w:r>
        <w:r w:rsidDel="003F4CFB">
          <w:rPr>
            <w:rFonts w:hint="eastAsia"/>
          </w:rPr>
          <w:delText>。</w:delText>
        </w:r>
        <w:r w:rsidDel="003F4CFB">
          <w:delText>通过</w:delText>
        </w:r>
        <w:r w:rsidDel="003F4CFB">
          <w:rPr>
            <w:rFonts w:hint="eastAsia"/>
          </w:rPr>
          <w:delText>选项</w:delText>
        </w:r>
        <w:r w:rsidDel="003F4CFB">
          <w:delText>，可控制该节点是否</w:delText>
        </w:r>
        <w:r w:rsidDel="003F4CFB">
          <w:rPr>
            <w:rFonts w:hint="eastAsia"/>
          </w:rPr>
          <w:delText>实际</w:delText>
        </w:r>
        <w:r w:rsidDel="003F4CFB">
          <w:delText>存储数据。在</w:delText>
        </w:r>
        <w:r w:rsidDel="003F4CFB">
          <w:rPr>
            <w:rFonts w:hint="eastAsia"/>
          </w:rPr>
          <w:delText>本</w:delText>
        </w:r>
        <w:r w:rsidDel="003F4CFB">
          <w:delText>方案中，该节点</w:delText>
        </w:r>
        <w:r w:rsidDel="003F4CFB">
          <w:rPr>
            <w:rFonts w:hint="eastAsia"/>
          </w:rPr>
          <w:delText>配置</w:delText>
        </w:r>
        <w:r w:rsidDel="003F4CFB">
          <w:delText>为不存储数据，</w:delText>
        </w:r>
        <w:r w:rsidDel="003F4CFB">
          <w:rPr>
            <w:rFonts w:hint="eastAsia"/>
          </w:rPr>
          <w:delText>只</w:delText>
        </w:r>
        <w:r w:rsidDel="003F4CFB">
          <w:delText>将其作为一个单纯的客户端来使用。</w:delText>
        </w:r>
      </w:del>
    </w:p>
    <w:p w:rsidR="00307952" w:rsidDel="003F4CFB" w:rsidRDefault="00307952" w:rsidP="00307952">
      <w:pPr>
        <w:jc w:val="left"/>
        <w:rPr>
          <w:del w:id="8" w:author="yangshangde" w:date="2016-10-10T15:47:00Z"/>
        </w:rPr>
      </w:pPr>
      <w:del w:id="9" w:author="yangshangde" w:date="2016-10-10T15:47:00Z">
        <w:r w:rsidDel="003F4CFB">
          <w:rPr>
            <w:rFonts w:hint="eastAsia"/>
          </w:rPr>
          <w:delText>由于</w:delText>
        </w:r>
        <w:r w:rsidDel="003F4CFB">
          <w:delText>连接器要处理</w:delText>
        </w:r>
        <w:r w:rsidDel="003F4CFB">
          <w:rPr>
            <w:rFonts w:hint="eastAsia"/>
          </w:rPr>
          <w:delText>SequoiaDB</w:delText>
        </w:r>
        <w:r w:rsidDel="003F4CFB">
          <w:rPr>
            <w:rFonts w:hint="eastAsia"/>
          </w:rPr>
          <w:delText>的</w:delText>
        </w:r>
        <w:r w:rsidDel="003F4CFB">
          <w:delText>请求，因此它需要启动监听程序，与</w:delText>
        </w:r>
        <w:r w:rsidDel="003F4CFB">
          <w:rPr>
            <w:rFonts w:hint="eastAsia"/>
          </w:rPr>
          <w:delText>SequoiaDB</w:delText>
        </w:r>
        <w:r w:rsidDel="003F4CFB">
          <w:rPr>
            <w:rFonts w:hint="eastAsia"/>
          </w:rPr>
          <w:delText>建立</w:delText>
        </w:r>
        <w:r w:rsidDel="003F4CFB">
          <w:delText>连接来进行通信。</w:delText>
        </w:r>
      </w:del>
    </w:p>
    <w:p w:rsidR="00307952" w:rsidDel="003F4CFB" w:rsidRDefault="00307952" w:rsidP="00307952">
      <w:pPr>
        <w:jc w:val="left"/>
        <w:rPr>
          <w:del w:id="10" w:author="yangshangde" w:date="2016-10-10T15:47:00Z"/>
        </w:rPr>
      </w:pPr>
      <w:del w:id="11" w:author="yangshangde" w:date="2016-10-10T15:47:00Z">
        <w:r w:rsidDel="003F4CFB">
          <w:rPr>
            <w:rFonts w:hint="eastAsia"/>
          </w:rPr>
          <w:delText>需要</w:delText>
        </w:r>
        <w:r w:rsidDel="003F4CFB">
          <w:delText>考虑到并发的问题：</w:delText>
        </w:r>
      </w:del>
    </w:p>
    <w:p w:rsidR="00307952" w:rsidRPr="002B6C8F" w:rsidDel="003F4CFB" w:rsidRDefault="00307952" w:rsidP="00307952">
      <w:pPr>
        <w:jc w:val="left"/>
        <w:rPr>
          <w:del w:id="12" w:author="yangshangde" w:date="2016-10-10T15:47:00Z"/>
          <w:rFonts w:hint="eastAsia"/>
        </w:rPr>
      </w:pPr>
      <w:del w:id="13" w:author="yangshangde" w:date="2016-10-10T15:47:00Z">
        <w:r w:rsidDel="003F4CFB">
          <w:rPr>
            <w:rFonts w:hint="eastAsia"/>
          </w:rPr>
          <w:delText>当</w:delText>
        </w:r>
        <w:r w:rsidDel="003F4CFB">
          <w:delText>同时有多个请求时，它们</w:delText>
        </w:r>
        <w:r w:rsidDel="003F4CFB">
          <w:rPr>
            <w:rFonts w:hint="eastAsia"/>
          </w:rPr>
          <w:delText>应</w:delText>
        </w:r>
        <w:r w:rsidDel="003F4CFB">
          <w:delText>使用与</w:delText>
        </w:r>
        <w:r w:rsidDel="003F4CFB">
          <w:rPr>
            <w:rFonts w:hint="eastAsia"/>
          </w:rPr>
          <w:delText>connector</w:delText>
        </w:r>
        <w:r w:rsidDel="003F4CFB">
          <w:rPr>
            <w:rFonts w:hint="eastAsia"/>
          </w:rPr>
          <w:delText>不</w:delText>
        </w:r>
        <w:r w:rsidDel="003F4CFB">
          <w:delText>同的连接</w:delText>
        </w:r>
        <w:r w:rsidDel="003F4CFB">
          <w:rPr>
            <w:rFonts w:hint="eastAsia"/>
          </w:rPr>
          <w:delText>。</w:delText>
        </w:r>
      </w:del>
    </w:p>
    <w:p w:rsidR="00307952" w:rsidRPr="00307952" w:rsidRDefault="00307952" w:rsidP="00307952">
      <w:pPr>
        <w:rPr>
          <w:rFonts w:hint="eastAsia"/>
        </w:rPr>
      </w:pPr>
    </w:p>
    <w:p w:rsidR="00486263" w:rsidRDefault="00486263" w:rsidP="00486263">
      <w:pPr>
        <w:pStyle w:val="3"/>
        <w:numPr>
          <w:ilvl w:val="2"/>
          <w:numId w:val="2"/>
        </w:numPr>
      </w:pPr>
      <w:r>
        <w:rPr>
          <w:rFonts w:hint="eastAsia"/>
        </w:rPr>
        <w:t>文档</w:t>
      </w:r>
      <w:r>
        <w:t>索引服务线程</w:t>
      </w:r>
    </w:p>
    <w:p w:rsidR="00310C3E" w:rsidRDefault="007B5D08" w:rsidP="00310C3E">
      <w:r>
        <w:rPr>
          <w:rFonts w:hint="eastAsia"/>
        </w:rPr>
        <w:t>每</w:t>
      </w:r>
      <w:r>
        <w:t>当在一个新的集合上创建全文索引</w:t>
      </w:r>
      <w:r>
        <w:rPr>
          <w:rFonts w:hint="eastAsia"/>
        </w:rPr>
        <w:t>时</w:t>
      </w:r>
      <w:r>
        <w:t>，启动一个后台</w:t>
      </w:r>
      <w:r>
        <w:rPr>
          <w:rFonts w:hint="eastAsia"/>
        </w:rPr>
        <w:t>线程</w:t>
      </w:r>
      <w:r>
        <w:t>，该线程的任务是处理该集合</w:t>
      </w:r>
      <w:r>
        <w:rPr>
          <w:rFonts w:hint="eastAsia"/>
        </w:rPr>
        <w:t>对应</w:t>
      </w:r>
      <w:r>
        <w:t>的待索引文档中间文件</w:t>
      </w:r>
      <w:r>
        <w:rPr>
          <w:rFonts w:hint="eastAsia"/>
        </w:rPr>
        <w:t>。</w:t>
      </w:r>
      <w:r w:rsidR="003F5B7B">
        <w:rPr>
          <w:rFonts w:hint="eastAsia"/>
        </w:rPr>
        <w:t>它</w:t>
      </w:r>
      <w:r w:rsidR="003F5B7B">
        <w:t>顺序扫描该文件，从其中解析出需要索引</w:t>
      </w:r>
      <w:r w:rsidR="003F5B7B">
        <w:rPr>
          <w:rFonts w:hint="eastAsia"/>
        </w:rPr>
        <w:t>的</w:t>
      </w:r>
      <w:r w:rsidR="003F5B7B">
        <w:t>文档信息，</w:t>
      </w:r>
      <w:r w:rsidR="003F5B7B">
        <w:rPr>
          <w:rFonts w:hint="eastAsia"/>
        </w:rPr>
        <w:t>完成</w:t>
      </w:r>
      <w:r w:rsidR="003F5B7B">
        <w:t>数据准备，</w:t>
      </w:r>
      <w:r w:rsidR="003F5B7B">
        <w:rPr>
          <w:rFonts w:hint="eastAsia"/>
        </w:rPr>
        <w:t>并</w:t>
      </w:r>
      <w:r w:rsidR="003F5B7B">
        <w:t>使用批量操作接口向</w:t>
      </w:r>
      <w:r w:rsidR="003F5B7B">
        <w:rPr>
          <w:rFonts w:hint="eastAsia"/>
        </w:rPr>
        <w:t>ES</w:t>
      </w:r>
      <w:r w:rsidR="003F5B7B">
        <w:rPr>
          <w:rFonts w:hint="eastAsia"/>
        </w:rPr>
        <w:t>集群</w:t>
      </w:r>
      <w:r w:rsidR="00D6268B">
        <w:rPr>
          <w:rFonts w:hint="eastAsia"/>
        </w:rPr>
        <w:t>发送</w:t>
      </w:r>
      <w:r w:rsidR="003F5B7B">
        <w:rPr>
          <w:rFonts w:hint="eastAsia"/>
        </w:rPr>
        <w:t>请求</w:t>
      </w:r>
      <w:r w:rsidR="003F5B7B">
        <w:t>。</w:t>
      </w:r>
    </w:p>
    <w:p w:rsidR="00D6268B" w:rsidRPr="00310C3E" w:rsidRDefault="00D6268B" w:rsidP="00310C3E">
      <w:pPr>
        <w:rPr>
          <w:rFonts w:hint="eastAsia"/>
        </w:rPr>
      </w:pPr>
    </w:p>
    <w:p w:rsidR="00745256" w:rsidRDefault="00745256" w:rsidP="00B24697">
      <w:pPr>
        <w:pStyle w:val="2"/>
        <w:numPr>
          <w:ilvl w:val="1"/>
          <w:numId w:val="2"/>
        </w:numPr>
      </w:pPr>
      <w:r>
        <w:rPr>
          <w:rFonts w:hint="eastAsia"/>
        </w:rPr>
        <w:t>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6"/>
        <w:gridCol w:w="2272"/>
        <w:gridCol w:w="1831"/>
        <w:gridCol w:w="1983"/>
      </w:tblGrid>
      <w:tr w:rsidR="00210ACA" w:rsidTr="00210ACA">
        <w:tc>
          <w:tcPr>
            <w:tcW w:w="2436" w:type="dxa"/>
          </w:tcPr>
          <w:p w:rsidR="00210ACA" w:rsidRPr="0021091D" w:rsidRDefault="00210ACA" w:rsidP="0021091D">
            <w:pPr>
              <w:jc w:val="center"/>
              <w:rPr>
                <w:b/>
              </w:rPr>
            </w:pPr>
            <w:r w:rsidRPr="0021091D">
              <w:rPr>
                <w:rFonts w:hint="eastAsia"/>
                <w:b/>
              </w:rPr>
              <w:t>配置</w:t>
            </w:r>
            <w:r w:rsidRPr="0021091D">
              <w:rPr>
                <w:b/>
              </w:rPr>
              <w:t>名称</w:t>
            </w:r>
          </w:p>
        </w:tc>
        <w:tc>
          <w:tcPr>
            <w:tcW w:w="2272" w:type="dxa"/>
          </w:tcPr>
          <w:p w:rsidR="00210ACA" w:rsidRPr="0021091D" w:rsidRDefault="00210ACA" w:rsidP="0021091D">
            <w:pPr>
              <w:jc w:val="center"/>
              <w:rPr>
                <w:b/>
              </w:rPr>
            </w:pPr>
            <w:r w:rsidRPr="0021091D">
              <w:rPr>
                <w:rFonts w:hint="eastAsia"/>
                <w:b/>
              </w:rPr>
              <w:t>取值</w:t>
            </w:r>
            <w:r>
              <w:rPr>
                <w:rFonts w:hint="eastAsia"/>
                <w:b/>
              </w:rPr>
              <w:t>范围</w:t>
            </w:r>
          </w:p>
        </w:tc>
        <w:tc>
          <w:tcPr>
            <w:tcW w:w="1831" w:type="dxa"/>
          </w:tcPr>
          <w:p w:rsidR="00210ACA" w:rsidRPr="0021091D" w:rsidRDefault="00210ACA" w:rsidP="0021091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默认</w:t>
            </w:r>
            <w:r>
              <w:rPr>
                <w:b/>
              </w:rPr>
              <w:t>值</w:t>
            </w:r>
          </w:p>
        </w:tc>
        <w:tc>
          <w:tcPr>
            <w:tcW w:w="1983" w:type="dxa"/>
          </w:tcPr>
          <w:p w:rsidR="00210ACA" w:rsidRPr="0021091D" w:rsidRDefault="00210ACA" w:rsidP="0021091D">
            <w:pPr>
              <w:jc w:val="center"/>
              <w:rPr>
                <w:b/>
              </w:rPr>
            </w:pPr>
            <w:r w:rsidRPr="0021091D">
              <w:rPr>
                <w:rFonts w:hint="eastAsia"/>
                <w:b/>
              </w:rPr>
              <w:t>含义</w:t>
            </w:r>
          </w:p>
        </w:tc>
      </w:tr>
      <w:tr w:rsidR="00210ACA" w:rsidTr="00210ACA">
        <w:tc>
          <w:tcPr>
            <w:tcW w:w="2436" w:type="dxa"/>
          </w:tcPr>
          <w:p w:rsidR="00210ACA" w:rsidRDefault="00210ACA" w:rsidP="0021091D">
            <w:pPr>
              <w:rPr>
                <w:rFonts w:hint="eastAsia"/>
              </w:rPr>
            </w:pPr>
            <w:proofErr w:type="spellStart"/>
            <w:r>
              <w:t>textsearchenable</w:t>
            </w:r>
            <w:ins w:id="14" w:author="yangshangde" w:date="2016-10-10T15:49:00Z">
              <w:r w:rsidR="00196EEC">
                <w:rPr>
                  <w:rFonts w:hint="eastAsia"/>
                </w:rPr>
                <w:t>d</w:t>
              </w:r>
            </w:ins>
            <w:proofErr w:type="spellEnd"/>
          </w:p>
        </w:tc>
        <w:tc>
          <w:tcPr>
            <w:tcW w:w="2272" w:type="dxa"/>
          </w:tcPr>
          <w:p w:rsidR="00210ACA" w:rsidRDefault="00210ACA" w:rsidP="0021091D">
            <w:r>
              <w:t>t</w:t>
            </w:r>
            <w:r>
              <w:rPr>
                <w:rFonts w:hint="eastAsia"/>
              </w:rPr>
              <w:t xml:space="preserve">rue </w:t>
            </w:r>
            <w:r>
              <w:t>| false</w:t>
            </w:r>
          </w:p>
        </w:tc>
        <w:tc>
          <w:tcPr>
            <w:tcW w:w="1831" w:type="dxa"/>
          </w:tcPr>
          <w:p w:rsidR="00210ACA" w:rsidRDefault="00210ACA" w:rsidP="0021091D">
            <w:r>
              <w:rPr>
                <w:rFonts w:hint="eastAsia"/>
              </w:rPr>
              <w:t>false</w:t>
            </w:r>
          </w:p>
        </w:tc>
        <w:tc>
          <w:tcPr>
            <w:tcW w:w="1983" w:type="dxa"/>
          </w:tcPr>
          <w:p w:rsidR="00210ACA" w:rsidRDefault="00210ACA" w:rsidP="0021091D">
            <w:r>
              <w:rPr>
                <w:rFonts w:hint="eastAsia"/>
              </w:rPr>
              <w:t>是否</w:t>
            </w:r>
            <w:r>
              <w:t>启动全文检索</w:t>
            </w:r>
          </w:p>
        </w:tc>
      </w:tr>
      <w:tr w:rsidR="00210ACA" w:rsidTr="00210ACA">
        <w:tc>
          <w:tcPr>
            <w:tcW w:w="2436" w:type="dxa"/>
          </w:tcPr>
          <w:p w:rsidR="00210ACA" w:rsidRDefault="00210ACA" w:rsidP="0021091D">
            <w:proofErr w:type="spellStart"/>
            <w:r>
              <w:t>searchengineip</w:t>
            </w:r>
            <w:proofErr w:type="spellEnd"/>
          </w:p>
        </w:tc>
        <w:tc>
          <w:tcPr>
            <w:tcW w:w="2272" w:type="dxa"/>
          </w:tcPr>
          <w:p w:rsidR="00210ACA" w:rsidRDefault="00210ACA" w:rsidP="0021091D">
            <w:r>
              <w:rPr>
                <w:rFonts w:hint="eastAsia"/>
              </w:rPr>
              <w:t>有效的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831" w:type="dxa"/>
          </w:tcPr>
          <w:p w:rsidR="00210ACA" w:rsidRDefault="00210ACA" w:rsidP="0021091D">
            <w:r>
              <w:rPr>
                <w:rFonts w:hint="eastAsia"/>
              </w:rPr>
              <w:t>空</w:t>
            </w:r>
          </w:p>
        </w:tc>
        <w:tc>
          <w:tcPr>
            <w:tcW w:w="1983" w:type="dxa"/>
          </w:tcPr>
          <w:p w:rsidR="00210ACA" w:rsidRDefault="00210ACA" w:rsidP="0021091D">
            <w:r>
              <w:rPr>
                <w:rFonts w:hint="eastAsia"/>
              </w:rPr>
              <w:t>外部</w:t>
            </w:r>
            <w:r>
              <w:t>全文检索引擎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</w:tr>
      <w:tr w:rsidR="00210ACA" w:rsidTr="00210ACA">
        <w:tc>
          <w:tcPr>
            <w:tcW w:w="2436" w:type="dxa"/>
          </w:tcPr>
          <w:p w:rsidR="00210ACA" w:rsidRPr="00A16CCA" w:rsidRDefault="00210ACA" w:rsidP="0021091D">
            <w:proofErr w:type="spellStart"/>
            <w:r>
              <w:rPr>
                <w:rFonts w:hint="eastAsia"/>
              </w:rPr>
              <w:t>searchengineport</w:t>
            </w:r>
            <w:proofErr w:type="spellEnd"/>
          </w:p>
        </w:tc>
        <w:tc>
          <w:tcPr>
            <w:tcW w:w="2272" w:type="dxa"/>
          </w:tcPr>
          <w:p w:rsidR="00210ACA" w:rsidRDefault="00273FD4" w:rsidP="0021091D">
            <w:r>
              <w:rPr>
                <w:rFonts w:hint="eastAsia"/>
              </w:rPr>
              <w:t>ES</w:t>
            </w:r>
            <w:r>
              <w:rPr>
                <w:rFonts w:hint="eastAsia"/>
              </w:rPr>
              <w:t>集群</w:t>
            </w:r>
            <w:r w:rsidR="00DC31B0">
              <w:t>服务</w:t>
            </w:r>
            <w:r w:rsidR="00DC31B0">
              <w:rPr>
                <w:rFonts w:hint="eastAsia"/>
              </w:rPr>
              <w:t>端口</w:t>
            </w:r>
            <w:r>
              <w:t>号</w:t>
            </w:r>
          </w:p>
        </w:tc>
        <w:tc>
          <w:tcPr>
            <w:tcW w:w="1831" w:type="dxa"/>
          </w:tcPr>
          <w:p w:rsidR="00210ACA" w:rsidRDefault="00732946" w:rsidP="0021091D">
            <w:r>
              <w:rPr>
                <w:rFonts w:hint="eastAsia"/>
              </w:rPr>
              <w:t>9200</w:t>
            </w:r>
          </w:p>
        </w:tc>
        <w:tc>
          <w:tcPr>
            <w:tcW w:w="1983" w:type="dxa"/>
          </w:tcPr>
          <w:p w:rsidR="00210ACA" w:rsidRDefault="00210ACA" w:rsidP="0021091D">
            <w:r>
              <w:rPr>
                <w:rFonts w:hint="eastAsia"/>
              </w:rPr>
              <w:t>外部全文</w:t>
            </w:r>
            <w:r>
              <w:t>检索引擎</w:t>
            </w:r>
            <w:r>
              <w:rPr>
                <w:rFonts w:hint="eastAsia"/>
              </w:rPr>
              <w:t>端口</w:t>
            </w:r>
          </w:p>
        </w:tc>
      </w:tr>
      <w:tr w:rsidR="00210ACA" w:rsidTr="00210ACA">
        <w:tc>
          <w:tcPr>
            <w:tcW w:w="2436" w:type="dxa"/>
          </w:tcPr>
          <w:p w:rsidR="00210ACA" w:rsidRDefault="00364AD0" w:rsidP="0021091D">
            <w:proofErr w:type="spellStart"/>
            <w:r>
              <w:rPr>
                <w:rFonts w:hint="eastAsia"/>
              </w:rPr>
              <w:t>defaultsearchconnectnum</w:t>
            </w:r>
            <w:proofErr w:type="spellEnd"/>
          </w:p>
        </w:tc>
        <w:tc>
          <w:tcPr>
            <w:tcW w:w="2272" w:type="dxa"/>
          </w:tcPr>
          <w:p w:rsidR="00210ACA" w:rsidRDefault="0088041E" w:rsidP="0021091D">
            <w:r>
              <w:rPr>
                <w:rFonts w:hint="eastAsia"/>
              </w:rPr>
              <w:t>[</w:t>
            </w:r>
            <w:r>
              <w:t>1, 100</w:t>
            </w:r>
            <w:r>
              <w:rPr>
                <w:rFonts w:hint="eastAsia"/>
              </w:rPr>
              <w:t>]</w:t>
            </w:r>
          </w:p>
        </w:tc>
        <w:tc>
          <w:tcPr>
            <w:tcW w:w="1831" w:type="dxa"/>
          </w:tcPr>
          <w:p w:rsidR="00210ACA" w:rsidRDefault="0088041E" w:rsidP="0021091D">
            <w:r>
              <w:rPr>
                <w:rFonts w:hint="eastAsia"/>
              </w:rPr>
              <w:t>1</w:t>
            </w:r>
          </w:p>
        </w:tc>
        <w:tc>
          <w:tcPr>
            <w:tcW w:w="1983" w:type="dxa"/>
          </w:tcPr>
          <w:p w:rsidR="00210ACA" w:rsidRDefault="0088041E" w:rsidP="0021091D">
            <w:pPr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  <w:r>
              <w:t>启动时与搜索引擎</w:t>
            </w:r>
            <w:r>
              <w:rPr>
                <w:rFonts w:hint="eastAsia"/>
              </w:rPr>
              <w:t>默认</w:t>
            </w:r>
            <w:r>
              <w:t>连接</w:t>
            </w:r>
            <w:r>
              <w:rPr>
                <w:rFonts w:hint="eastAsia"/>
              </w:rPr>
              <w:t>数</w:t>
            </w:r>
          </w:p>
        </w:tc>
      </w:tr>
      <w:tr w:rsidR="00096C25" w:rsidTr="00210ACA">
        <w:tc>
          <w:tcPr>
            <w:tcW w:w="2436" w:type="dxa"/>
          </w:tcPr>
          <w:p w:rsidR="00096C25" w:rsidRDefault="00096C25" w:rsidP="00096C25">
            <w:proofErr w:type="spellStart"/>
            <w:r>
              <w:rPr>
                <w:rFonts w:hint="eastAsia"/>
              </w:rPr>
              <w:t>max</w:t>
            </w:r>
            <w:r>
              <w:t>search</w:t>
            </w:r>
            <w:r>
              <w:rPr>
                <w:rFonts w:hint="eastAsia"/>
              </w:rPr>
              <w:t>connectnum</w:t>
            </w:r>
            <w:proofErr w:type="spellEnd"/>
          </w:p>
        </w:tc>
        <w:tc>
          <w:tcPr>
            <w:tcW w:w="2272" w:type="dxa"/>
          </w:tcPr>
          <w:p w:rsidR="00096C25" w:rsidRDefault="00096C25" w:rsidP="00096C25">
            <w:r>
              <w:rPr>
                <w:rFonts w:hint="eastAsia"/>
              </w:rPr>
              <w:t>[</w:t>
            </w:r>
            <w:r>
              <w:t>1, 100</w:t>
            </w:r>
            <w:r>
              <w:rPr>
                <w:rFonts w:hint="eastAsia"/>
              </w:rPr>
              <w:t>]</w:t>
            </w:r>
          </w:p>
        </w:tc>
        <w:tc>
          <w:tcPr>
            <w:tcW w:w="1831" w:type="dxa"/>
          </w:tcPr>
          <w:p w:rsidR="00096C25" w:rsidRDefault="00096C25" w:rsidP="00096C25">
            <w:r>
              <w:rPr>
                <w:rFonts w:hint="eastAsia"/>
              </w:rPr>
              <w:t>10</w:t>
            </w:r>
          </w:p>
        </w:tc>
        <w:tc>
          <w:tcPr>
            <w:tcW w:w="1983" w:type="dxa"/>
          </w:tcPr>
          <w:p w:rsidR="00096C25" w:rsidRDefault="00096C25" w:rsidP="00096C25">
            <w:r>
              <w:rPr>
                <w:rFonts w:hint="eastAsia"/>
              </w:rPr>
              <w:t>与</w:t>
            </w:r>
            <w:r>
              <w:t>搜索引擎</w:t>
            </w:r>
            <w:r>
              <w:rPr>
                <w:rFonts w:hint="eastAsia"/>
              </w:rPr>
              <w:t>最大</w:t>
            </w:r>
            <w:r>
              <w:t>连接数</w:t>
            </w:r>
            <w:r>
              <w:rPr>
                <w:rFonts w:hint="eastAsia"/>
              </w:rPr>
              <w:t>（内部</w:t>
            </w:r>
            <w:r>
              <w:t>以连接池的方式进行维护）</w:t>
            </w:r>
          </w:p>
        </w:tc>
      </w:tr>
    </w:tbl>
    <w:p w:rsidR="00E74A8A" w:rsidRPr="00E74A8A" w:rsidRDefault="00E74A8A" w:rsidP="00E74A8A">
      <w:pPr>
        <w:rPr>
          <w:rFonts w:hint="eastAsia"/>
        </w:rPr>
      </w:pPr>
      <w:r>
        <w:rPr>
          <w:rFonts w:hint="eastAsia"/>
        </w:rPr>
        <w:t>问题</w:t>
      </w:r>
      <w:r>
        <w:t>：是可配置一个</w:t>
      </w:r>
      <w:r>
        <w:rPr>
          <w:rFonts w:hint="eastAsia"/>
        </w:rPr>
        <w:t>IP</w:t>
      </w:r>
      <w:r>
        <w:t>/port</w:t>
      </w:r>
      <w:r>
        <w:rPr>
          <w:rFonts w:hint="eastAsia"/>
        </w:rPr>
        <w:t>，</w:t>
      </w:r>
      <w:r>
        <w:t>还是一组？</w:t>
      </w:r>
    </w:p>
    <w:p w:rsidR="005D088E" w:rsidRDefault="005D088E" w:rsidP="009902B0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语法</w:t>
      </w:r>
    </w:p>
    <w:p w:rsidR="005D088E" w:rsidRDefault="008A63C7" w:rsidP="005D088E">
      <w:r>
        <w:rPr>
          <w:rFonts w:hint="eastAsia"/>
        </w:rPr>
        <w:t>创建</w:t>
      </w:r>
      <w:r>
        <w:t>全文索引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674A3" w:rsidTr="00C674A3">
        <w:tc>
          <w:tcPr>
            <w:tcW w:w="8522" w:type="dxa"/>
          </w:tcPr>
          <w:p w:rsidR="00C674A3" w:rsidRPr="00C674A3" w:rsidRDefault="00C674A3" w:rsidP="00C674A3"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db.cs.</w:t>
            </w:r>
            <w:proofErr w:type="gramStart"/>
            <w:r>
              <w:rPr>
                <w:rFonts w:hint="eastAsia"/>
              </w:rPr>
              <w:t>cl.createFullTextIndex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 w:rsidR="00BF3B2A">
              <w:t>“</w:t>
            </w:r>
            <w:proofErr w:type="spellStart"/>
            <w:r w:rsidR="00BF3B2A">
              <w:t>indexName</w:t>
            </w:r>
            <w:proofErr w:type="spellEnd"/>
            <w:r w:rsidR="00BF3B2A">
              <w:t>”, {columns:”</w:t>
            </w:r>
            <w:proofErr w:type="spellStart"/>
            <w:r w:rsidR="00BF3B2A">
              <w:t>columnName</w:t>
            </w:r>
            <w:proofErr w:type="spellEnd"/>
            <w:r w:rsidR="00BF3B2A">
              <w:t>”}</w:t>
            </w:r>
            <w:r>
              <w:rPr>
                <w:rFonts w:hint="eastAsia"/>
              </w:rPr>
              <w:t>)</w:t>
            </w:r>
          </w:p>
        </w:tc>
      </w:tr>
    </w:tbl>
    <w:p w:rsidR="00C674A3" w:rsidRDefault="00C674A3" w:rsidP="005D088E"/>
    <w:p w:rsidR="000E1B25" w:rsidRDefault="000E1B25" w:rsidP="005D088E">
      <w:r>
        <w:rPr>
          <w:rFonts w:hint="eastAsia"/>
        </w:rPr>
        <w:t>删除</w:t>
      </w:r>
      <w:r>
        <w:t>全文索引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F6EB3" w:rsidTr="006F6EB3">
        <w:tc>
          <w:tcPr>
            <w:tcW w:w="8522" w:type="dxa"/>
          </w:tcPr>
          <w:p w:rsidR="006F6EB3" w:rsidRDefault="006F6EB3" w:rsidP="005D088E"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db.cs.</w:t>
            </w:r>
            <w:proofErr w:type="gramStart"/>
            <w:r>
              <w:rPr>
                <w:rFonts w:hint="eastAsia"/>
              </w:rPr>
              <w:t>cl.dropFullTextIndex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proofErr w:type="spellStart"/>
            <w:r>
              <w:t>indexName</w:t>
            </w:r>
            <w:proofErr w:type="spellEnd"/>
            <w:r>
              <w:t>”)</w:t>
            </w:r>
          </w:p>
        </w:tc>
      </w:tr>
    </w:tbl>
    <w:p w:rsidR="000A5622" w:rsidRDefault="000A5622" w:rsidP="005D088E"/>
    <w:p w:rsidR="00025DAC" w:rsidRDefault="00DE0CFA" w:rsidP="005D088E">
      <w:r>
        <w:rPr>
          <w:rFonts w:hint="eastAsia"/>
        </w:rPr>
        <w:t>使用</w:t>
      </w:r>
      <w:r>
        <w:t>全文索引进行</w:t>
      </w:r>
      <w:r w:rsidR="00025DAC">
        <w:rPr>
          <w:rFonts w:hint="eastAsia"/>
        </w:rPr>
        <w:t>搜索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C497F" w:rsidTr="001C497F">
        <w:tc>
          <w:tcPr>
            <w:tcW w:w="8522" w:type="dxa"/>
          </w:tcPr>
          <w:p w:rsidR="001C497F" w:rsidRDefault="00D06D78" w:rsidP="005D088E"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db.cs.</w:t>
            </w:r>
            <w:proofErr w:type="gramStart"/>
            <w:r>
              <w:rPr>
                <w:rFonts w:hint="eastAsia"/>
              </w:rPr>
              <w:t>cl.find</w:t>
            </w:r>
            <w:proofErr w:type="spellEnd"/>
            <w:proofErr w:type="gramEnd"/>
            <w:r w:rsidRPr="000A6E60">
              <w:rPr>
                <w:rFonts w:hint="eastAsia"/>
                <w:color w:val="FF0000"/>
              </w:rPr>
              <w:t>(</w:t>
            </w:r>
            <w:r w:rsidR="000A6E60" w:rsidRPr="000A6E60">
              <w:rPr>
                <w:color w:val="FF0000"/>
              </w:rPr>
              <w:t>?</w:t>
            </w:r>
            <w:r w:rsidR="000457FE" w:rsidRPr="000A6E60">
              <w:rPr>
                <w:color w:val="FF0000"/>
              </w:rPr>
              <w:t>)</w:t>
            </w:r>
          </w:p>
        </w:tc>
      </w:tr>
    </w:tbl>
    <w:p w:rsidR="001C497F" w:rsidRPr="005D088E" w:rsidRDefault="001C497F" w:rsidP="005D088E"/>
    <w:p w:rsidR="00482F92" w:rsidRDefault="00482F92" w:rsidP="009902B0">
      <w:pPr>
        <w:pStyle w:val="2"/>
        <w:numPr>
          <w:ilvl w:val="1"/>
          <w:numId w:val="2"/>
        </w:numPr>
      </w:pPr>
      <w:r>
        <w:rPr>
          <w:rFonts w:hint="eastAsia"/>
        </w:rPr>
        <w:t>各</w:t>
      </w:r>
      <w:r>
        <w:t>关键流程</w:t>
      </w:r>
    </w:p>
    <w:p w:rsidR="001E64CB" w:rsidRDefault="001E64CB" w:rsidP="009902B0">
      <w:pPr>
        <w:pStyle w:val="3"/>
        <w:numPr>
          <w:ilvl w:val="2"/>
          <w:numId w:val="2"/>
        </w:numPr>
      </w:pPr>
      <w:r>
        <w:rPr>
          <w:rFonts w:hint="eastAsia"/>
        </w:rPr>
        <w:t>系统启动</w:t>
      </w:r>
    </w:p>
    <w:p w:rsidR="00F948B2" w:rsidRPr="00F948B2" w:rsidRDefault="00F948B2" w:rsidP="00F948B2">
      <w:r>
        <w:rPr>
          <w:rFonts w:hint="eastAsia"/>
        </w:rPr>
        <w:t>分主</w:t>
      </w:r>
      <w:r w:rsidR="00366DC7">
        <w:t>节点启动和从节点启动</w:t>
      </w:r>
      <w:r w:rsidR="00366DC7">
        <w:rPr>
          <w:rFonts w:hint="eastAsia"/>
        </w:rPr>
        <w:t>，</w:t>
      </w:r>
      <w:r w:rsidR="00366DC7">
        <w:t>它们的区别在于</w:t>
      </w:r>
      <w:r w:rsidR="00366DC7">
        <w:rPr>
          <w:rFonts w:hint="eastAsia"/>
        </w:rPr>
        <w:t>是否</w:t>
      </w:r>
      <w:r w:rsidR="00366DC7">
        <w:t>需要启动文档索引线程。</w:t>
      </w:r>
      <w:r w:rsidR="00623553">
        <w:rPr>
          <w:rFonts w:hint="eastAsia"/>
        </w:rPr>
        <w:t>根据</w:t>
      </w:r>
      <w:r w:rsidR="00623553">
        <w:t>本设计，文档</w:t>
      </w:r>
      <w:r w:rsidR="00623553">
        <w:rPr>
          <w:rFonts w:hint="eastAsia"/>
        </w:rPr>
        <w:t>索引</w:t>
      </w:r>
      <w:proofErr w:type="gramStart"/>
      <w:r w:rsidR="00623553">
        <w:t>线程只</w:t>
      </w:r>
      <w:proofErr w:type="gramEnd"/>
      <w:r w:rsidR="00623553">
        <w:t>在主节点上</w:t>
      </w:r>
      <w:r w:rsidR="00623553">
        <w:rPr>
          <w:rFonts w:hint="eastAsia"/>
        </w:rPr>
        <w:t>启动，</w:t>
      </w:r>
      <w:r w:rsidR="00623553">
        <w:t>但用于搜索的连接池，则在主从节点</w:t>
      </w:r>
      <w:r w:rsidR="00623553">
        <w:rPr>
          <w:rFonts w:hint="eastAsia"/>
        </w:rPr>
        <w:t>上</w:t>
      </w:r>
      <w:r w:rsidR="00623553">
        <w:t>都需要创建。</w:t>
      </w:r>
    </w:p>
    <w:p w:rsidR="00813C39" w:rsidRPr="00813C39" w:rsidRDefault="00813C39" w:rsidP="00813C39">
      <w:r>
        <w:rPr>
          <w:rFonts w:hint="eastAsia"/>
        </w:rPr>
        <w:t>系统启动时</w:t>
      </w:r>
      <w:r>
        <w:t>，需要</w:t>
      </w:r>
      <w:r>
        <w:rPr>
          <w:rFonts w:hint="eastAsia"/>
        </w:rPr>
        <w:t>初始</w:t>
      </w:r>
      <w:r>
        <w:t>化全文检索模块</w:t>
      </w:r>
      <w:r>
        <w:rPr>
          <w:rFonts w:hint="eastAsia"/>
        </w:rPr>
        <w:t>（在配置</w:t>
      </w:r>
      <w:r>
        <w:t>全文检索</w:t>
      </w:r>
      <w:r>
        <w:rPr>
          <w:rFonts w:hint="eastAsia"/>
        </w:rPr>
        <w:t>开启</w:t>
      </w:r>
      <w:r>
        <w:t>的情况下）</w:t>
      </w:r>
      <w:r>
        <w:rPr>
          <w:rFonts w:hint="eastAsia"/>
        </w:rPr>
        <w:t>，</w:t>
      </w:r>
      <w:r>
        <w:t>它将利用提供的配置项，</w:t>
      </w:r>
      <w:r w:rsidR="00200EBC">
        <w:rPr>
          <w:rFonts w:hint="eastAsia"/>
        </w:rPr>
        <w:t>初始</w:t>
      </w:r>
      <w:r w:rsidR="00200EBC">
        <w:t>化</w:t>
      </w:r>
      <w:r>
        <w:t>一</w:t>
      </w:r>
      <w:r>
        <w:rPr>
          <w:rFonts w:hint="eastAsia"/>
        </w:rPr>
        <w:t>个</w:t>
      </w:r>
      <w:r>
        <w:t>到外部</w:t>
      </w:r>
      <w:r>
        <w:rPr>
          <w:rFonts w:hint="eastAsia"/>
        </w:rPr>
        <w:t>搜索引擎</w:t>
      </w:r>
      <w:r>
        <w:t>（</w:t>
      </w:r>
      <w:r>
        <w:rPr>
          <w:rFonts w:hint="eastAsia"/>
        </w:rPr>
        <w:t>ES</w:t>
      </w:r>
      <w:r>
        <w:t>）</w:t>
      </w:r>
      <w:r>
        <w:rPr>
          <w:rFonts w:hint="eastAsia"/>
        </w:rPr>
        <w:t>的</w:t>
      </w:r>
      <w:r w:rsidR="00200EBC">
        <w:t>连接</w:t>
      </w:r>
      <w:r w:rsidR="00200EBC">
        <w:rPr>
          <w:rFonts w:hint="eastAsia"/>
        </w:rPr>
        <w:t>池</w:t>
      </w:r>
      <w:r w:rsidR="00245C84">
        <w:t>，</w:t>
      </w:r>
      <w:proofErr w:type="gramStart"/>
      <w:r w:rsidR="00200EBC">
        <w:t>初始只</w:t>
      </w:r>
      <w:proofErr w:type="gramEnd"/>
      <w:r w:rsidR="00200EBC">
        <w:t>包含一个连接</w:t>
      </w:r>
      <w:r w:rsidR="0079397C">
        <w:rPr>
          <w:rFonts w:hint="eastAsia"/>
        </w:rPr>
        <w:t>。</w:t>
      </w:r>
      <w:r w:rsidR="0079397C">
        <w:t>通过</w:t>
      </w:r>
      <w:r w:rsidR="0079397C">
        <w:rPr>
          <w:rFonts w:hint="eastAsia"/>
        </w:rPr>
        <w:t>这</w:t>
      </w:r>
      <w:r w:rsidR="0079397C">
        <w:t>个</w:t>
      </w:r>
      <w:proofErr w:type="gramStart"/>
      <w:r w:rsidR="0079397C">
        <w:t>一</w:t>
      </w:r>
      <w:proofErr w:type="gramEnd"/>
      <w:r w:rsidR="0079397C">
        <w:t>连接，</w:t>
      </w:r>
      <w:r w:rsidR="0079397C">
        <w:rPr>
          <w:rFonts w:hint="eastAsia"/>
        </w:rPr>
        <w:t>可探测</w:t>
      </w:r>
      <w:r w:rsidR="0079397C">
        <w:t>ES</w:t>
      </w:r>
      <w:r w:rsidR="0079397C">
        <w:rPr>
          <w:rFonts w:hint="eastAsia"/>
        </w:rPr>
        <w:t>是否</w:t>
      </w:r>
      <w:r w:rsidR="0079397C">
        <w:t>可用。</w:t>
      </w:r>
    </w:p>
    <w:p w:rsidR="00020407" w:rsidRDefault="00020407" w:rsidP="00020407">
      <w:r w:rsidRPr="00020407">
        <w:rPr>
          <w:rFonts w:hint="eastAsia"/>
          <w:noProof/>
        </w:rPr>
        <w:drawing>
          <wp:inline distT="0" distB="0" distL="0" distR="0">
            <wp:extent cx="5274310" cy="379639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26D" w:rsidRDefault="004B0106" w:rsidP="00020407">
      <w:r>
        <w:rPr>
          <w:rFonts w:hint="eastAsia"/>
        </w:rPr>
        <w:t>连接</w:t>
      </w:r>
      <w:r>
        <w:t>池初始化完成之后，如果系统中已经存在全文索引，则要启动对应的处理任务。</w:t>
      </w:r>
      <w:r w:rsidR="000C5ACE">
        <w:rPr>
          <w:rFonts w:hint="eastAsia"/>
        </w:rPr>
        <w:t>扫描</w:t>
      </w:r>
      <w:r w:rsidR="000C5ACE">
        <w:t>目</w:t>
      </w:r>
      <w:r w:rsidR="000C5ACE">
        <w:lastRenderedPageBreak/>
        <w:t>标目录下所有符合规则</w:t>
      </w:r>
      <w:r w:rsidR="000C5ACE">
        <w:rPr>
          <w:rFonts w:hint="eastAsia"/>
        </w:rPr>
        <w:t>的</w:t>
      </w:r>
      <w:r w:rsidR="000C5ACE">
        <w:t>全文索引</w:t>
      </w:r>
      <w:r w:rsidR="000C5ACE">
        <w:rPr>
          <w:rFonts w:hint="eastAsia"/>
        </w:rPr>
        <w:t>中间</w:t>
      </w:r>
      <w:r w:rsidR="000C5ACE">
        <w:t>文件</w:t>
      </w:r>
      <w:r w:rsidR="000C5ACE">
        <w:rPr>
          <w:rFonts w:hint="eastAsia"/>
        </w:rPr>
        <w:t>，校验</w:t>
      </w:r>
      <w:r w:rsidR="000C5ACE">
        <w:t>并启动对应的处理线程。</w:t>
      </w:r>
    </w:p>
    <w:p w:rsidR="00C60835" w:rsidRDefault="00C60835" w:rsidP="009902B0">
      <w:pPr>
        <w:pStyle w:val="3"/>
        <w:numPr>
          <w:ilvl w:val="2"/>
          <w:numId w:val="2"/>
        </w:numPr>
      </w:pPr>
      <w:r>
        <w:rPr>
          <w:rFonts w:hint="eastAsia"/>
        </w:rPr>
        <w:t>创建</w:t>
      </w:r>
      <w:r>
        <w:t>全文索引</w:t>
      </w:r>
      <w:r>
        <w:rPr>
          <w:rFonts w:hint="eastAsia"/>
        </w:rPr>
        <w:t xml:space="preserve"> </w:t>
      </w:r>
    </w:p>
    <w:p w:rsidR="00C60835" w:rsidRDefault="00C60835" w:rsidP="00C60835"/>
    <w:p w:rsidR="00C60835" w:rsidRDefault="00C60835" w:rsidP="00C60835">
      <w:r w:rsidRPr="00C60835">
        <w:rPr>
          <w:rFonts w:hint="eastAsia"/>
          <w:noProof/>
        </w:rPr>
        <w:drawing>
          <wp:inline distT="0" distB="0" distL="0" distR="0">
            <wp:extent cx="5274310" cy="312182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835" w:rsidRDefault="00C60835" w:rsidP="009902B0">
      <w:pPr>
        <w:pStyle w:val="3"/>
        <w:numPr>
          <w:ilvl w:val="2"/>
          <w:numId w:val="2"/>
        </w:numPr>
      </w:pPr>
      <w:r>
        <w:rPr>
          <w:rFonts w:hint="eastAsia"/>
        </w:rPr>
        <w:lastRenderedPageBreak/>
        <w:t>索引</w:t>
      </w:r>
      <w:r>
        <w:t>文档</w:t>
      </w:r>
    </w:p>
    <w:p w:rsidR="00C60835" w:rsidRDefault="00C60835" w:rsidP="00C60835">
      <w:r w:rsidRPr="00C60835">
        <w:rPr>
          <w:rFonts w:hint="eastAsia"/>
          <w:noProof/>
        </w:rPr>
        <w:drawing>
          <wp:inline distT="0" distB="0" distL="0" distR="0">
            <wp:extent cx="5274310" cy="3981593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835" w:rsidRDefault="00C60835" w:rsidP="00C60835"/>
    <w:p w:rsidR="009902B0" w:rsidRDefault="009902B0" w:rsidP="009902B0">
      <w:pPr>
        <w:pStyle w:val="3"/>
        <w:numPr>
          <w:ilvl w:val="2"/>
          <w:numId w:val="2"/>
        </w:numPr>
      </w:pPr>
      <w:r>
        <w:rPr>
          <w:rFonts w:hint="eastAsia"/>
        </w:rPr>
        <w:t>同步</w:t>
      </w:r>
    </w:p>
    <w:p w:rsidR="00C60835" w:rsidRDefault="00C13827" w:rsidP="009902B0">
      <w:pPr>
        <w:pStyle w:val="3"/>
        <w:numPr>
          <w:ilvl w:val="2"/>
          <w:numId w:val="2"/>
        </w:numPr>
      </w:pPr>
      <w:r>
        <w:rPr>
          <w:rFonts w:hint="eastAsia"/>
        </w:rPr>
        <w:t>切换</w:t>
      </w:r>
    </w:p>
    <w:p w:rsidR="00B83DEE" w:rsidRPr="00B83DEE" w:rsidRDefault="00B83DEE" w:rsidP="00B83DEE">
      <w:r>
        <w:rPr>
          <w:rFonts w:hint="eastAsia"/>
        </w:rPr>
        <w:t>切换的</w:t>
      </w:r>
      <w:r>
        <w:t>过程中</w:t>
      </w:r>
      <w:r w:rsidR="00706B17">
        <w:rPr>
          <w:rFonts w:hint="eastAsia"/>
        </w:rPr>
        <w:t>，</w:t>
      </w:r>
      <w:r w:rsidR="00706B17">
        <w:t>主要涉及到文档</w:t>
      </w:r>
      <w:r w:rsidR="00706B17">
        <w:rPr>
          <w:rFonts w:hint="eastAsia"/>
        </w:rPr>
        <w:t>索引</w:t>
      </w:r>
      <w:r w:rsidR="00706B17">
        <w:t>状态在新的主机</w:t>
      </w:r>
      <w:proofErr w:type="gramStart"/>
      <w:r w:rsidR="00706B17">
        <w:t>侧是否</w:t>
      </w:r>
      <w:proofErr w:type="gramEnd"/>
      <w:r w:rsidR="00706B17">
        <w:t>连续。</w:t>
      </w:r>
    </w:p>
    <w:p w:rsidR="005F6258" w:rsidRPr="005F6258" w:rsidRDefault="005F6258" w:rsidP="005F6258"/>
    <w:p w:rsidR="007D31D9" w:rsidRDefault="007D31D9" w:rsidP="007F67F1">
      <w:pPr>
        <w:pStyle w:val="2"/>
        <w:numPr>
          <w:ilvl w:val="1"/>
          <w:numId w:val="2"/>
        </w:numPr>
      </w:pPr>
      <w:r>
        <w:rPr>
          <w:rFonts w:hint="eastAsia"/>
        </w:rPr>
        <w:t>待</w:t>
      </w:r>
      <w:r>
        <w:t>索引</w:t>
      </w:r>
      <w:r>
        <w:rPr>
          <w:rFonts w:hint="eastAsia"/>
        </w:rPr>
        <w:t>文档</w:t>
      </w:r>
      <w:r>
        <w:t>结构设计</w:t>
      </w:r>
    </w:p>
    <w:p w:rsidR="007D31D9" w:rsidRDefault="007D31D9" w:rsidP="007D31D9">
      <w:r>
        <w:rPr>
          <w:rFonts w:hint="eastAsia"/>
        </w:rPr>
        <w:t>由于在</w:t>
      </w:r>
      <w:r>
        <w:rPr>
          <w:rFonts w:hint="eastAsia"/>
        </w:rPr>
        <w:t>ES</w:t>
      </w:r>
      <w:r>
        <w:rPr>
          <w:rFonts w:hint="eastAsia"/>
        </w:rPr>
        <w:t>中</w:t>
      </w:r>
      <w:r>
        <w:t>对</w:t>
      </w:r>
      <w:r>
        <w:rPr>
          <w:rFonts w:hint="eastAsia"/>
        </w:rPr>
        <w:t>文档的</w:t>
      </w:r>
      <w:r>
        <w:t>操作包含索引</w:t>
      </w:r>
      <w:r>
        <w:rPr>
          <w:rFonts w:hint="eastAsia"/>
        </w:rPr>
        <w:t>、</w:t>
      </w:r>
      <w:r>
        <w:t>修改、删除、搜索，</w:t>
      </w:r>
      <w:r>
        <w:rPr>
          <w:rFonts w:hint="eastAsia"/>
        </w:rPr>
        <w:t>因此需要一</w:t>
      </w:r>
      <w:r>
        <w:t>种唯一标识每一</w:t>
      </w:r>
      <w:r>
        <w:rPr>
          <w:rFonts w:hint="eastAsia"/>
        </w:rPr>
        <w:t>个</w:t>
      </w:r>
      <w:r>
        <w:t>文档的方案。结合</w:t>
      </w:r>
      <w:r>
        <w:rPr>
          <w:rFonts w:hint="eastAsia"/>
        </w:rPr>
        <w:t>上</w:t>
      </w:r>
      <w:r>
        <w:t>节</w:t>
      </w:r>
      <w:r>
        <w:rPr>
          <w:rFonts w:hint="eastAsia"/>
        </w:rPr>
        <w:t>中</w:t>
      </w:r>
      <w:r>
        <w:t>对</w:t>
      </w:r>
      <w:r>
        <w:rPr>
          <w:rFonts w:hint="eastAsia"/>
        </w:rPr>
        <w:t>ES</w:t>
      </w:r>
      <w:r>
        <w:rPr>
          <w:rFonts w:hint="eastAsia"/>
        </w:rPr>
        <w:t>中文档</w:t>
      </w:r>
      <w:r>
        <w:t>元数据的说明</w:t>
      </w:r>
      <w:r>
        <w:rPr>
          <w:rFonts w:hint="eastAsia"/>
        </w:rPr>
        <w:t>及</w:t>
      </w:r>
      <w:r>
        <w:rPr>
          <w:rFonts w:hint="eastAsia"/>
        </w:rPr>
        <w:t>SDB</w:t>
      </w:r>
      <w:r>
        <w:rPr>
          <w:rFonts w:hint="eastAsia"/>
        </w:rPr>
        <w:t>的</w:t>
      </w:r>
      <w:r>
        <w:t>特点，</w:t>
      </w:r>
      <w:r>
        <w:rPr>
          <w:rFonts w:hint="eastAsia"/>
        </w:rPr>
        <w:t>使用</w:t>
      </w:r>
      <w:r>
        <w:rPr>
          <w:rFonts w:hint="eastAsia"/>
        </w:rPr>
        <w:t>SDB</w:t>
      </w:r>
      <w:r>
        <w:rPr>
          <w:rFonts w:hint="eastAsia"/>
        </w:rPr>
        <w:t>集合</w:t>
      </w:r>
      <w:r>
        <w:t>的</w:t>
      </w:r>
      <w:r>
        <w:rPr>
          <w:rFonts w:hint="eastAsia"/>
        </w:rPr>
        <w:t>_id</w:t>
      </w:r>
      <w:r>
        <w:rPr>
          <w:rFonts w:hint="eastAsia"/>
        </w:rPr>
        <w:t>（</w:t>
      </w:r>
      <w:r>
        <w:rPr>
          <w:rFonts w:hint="eastAsia"/>
        </w:rPr>
        <w:t>OID</w:t>
      </w:r>
      <w:r>
        <w:rPr>
          <w:rFonts w:hint="eastAsia"/>
        </w:rPr>
        <w:t>类型</w:t>
      </w:r>
      <w:r>
        <w:t>）</w:t>
      </w:r>
      <w:r>
        <w:rPr>
          <w:rFonts w:hint="eastAsia"/>
        </w:rPr>
        <w:t>来达到此</w:t>
      </w:r>
      <w:r>
        <w:t>目标。</w:t>
      </w:r>
    </w:p>
    <w:p w:rsidR="007D31D9" w:rsidRDefault="007D31D9" w:rsidP="007D31D9">
      <w:pPr>
        <w:rPr>
          <w:rStyle w:val="HTML1"/>
          <w:rFonts w:ascii="Consolas" w:hAnsi="Consolas" w:cs="Consolas"/>
          <w:color w:val="333333"/>
          <w:szCs w:val="20"/>
          <w:shd w:val="clear" w:color="auto" w:fill="F7F7F7"/>
        </w:rPr>
      </w:pPr>
      <w:r>
        <w:rPr>
          <w:rStyle w:val="HTML1"/>
          <w:rFonts w:ascii="Consolas" w:eastAsia="Consolas" w:hAnsi="Consolas" w:cs="Consolas"/>
          <w:color w:val="333333"/>
          <w:szCs w:val="20"/>
          <w:shd w:val="clear" w:color="auto" w:fill="F7F7F7"/>
        </w:rPr>
        <w:t>PUT /</w:t>
      </w:r>
      <w:proofErr w:type="spellStart"/>
      <w:r>
        <w:rPr>
          <w:rStyle w:val="HTML1"/>
          <w:rFonts w:ascii="Consolas" w:eastAsia="Consolas" w:hAnsi="Consolas" w:cs="Consolas"/>
          <w:color w:val="333333"/>
          <w:szCs w:val="20"/>
          <w:shd w:val="clear" w:color="auto" w:fill="F7F7F7"/>
        </w:rPr>
        <w:t>megacorp</w:t>
      </w:r>
      <w:proofErr w:type="spellEnd"/>
      <w:r>
        <w:rPr>
          <w:rStyle w:val="HTML1"/>
          <w:rFonts w:ascii="Consolas" w:eastAsia="Consolas" w:hAnsi="Consolas" w:cs="Consolas"/>
          <w:color w:val="333333"/>
          <w:szCs w:val="20"/>
          <w:shd w:val="clear" w:color="auto" w:fill="F7F7F7"/>
        </w:rPr>
        <w:t>/employee</w:t>
      </w:r>
      <w:r>
        <w:rPr>
          <w:rStyle w:val="HTML1"/>
          <w:rFonts w:ascii="Consolas" w:hAnsi="Consolas" w:cs="Consolas" w:hint="eastAsia"/>
          <w:color w:val="333333"/>
          <w:szCs w:val="20"/>
          <w:shd w:val="clear" w:color="auto" w:fill="F7F7F7"/>
        </w:rPr>
        <w:t>/_id</w:t>
      </w:r>
      <w:r>
        <w:rPr>
          <w:rStyle w:val="HTML1"/>
          <w:rFonts w:ascii="Consolas" w:hAnsi="Consolas" w:cs="Consolas" w:hint="eastAsia"/>
          <w:color w:val="333333"/>
          <w:szCs w:val="20"/>
          <w:shd w:val="clear" w:color="auto" w:fill="F7F7F7"/>
        </w:rPr>
        <w:t>值</w:t>
      </w:r>
    </w:p>
    <w:p w:rsidR="007D31D9" w:rsidRDefault="007D31D9" w:rsidP="007D31D9">
      <w:pPr>
        <w:rPr>
          <w:rStyle w:val="HTML1"/>
          <w:rFonts w:ascii="Consolas" w:hAnsi="Consolas" w:cs="Consolas"/>
          <w:color w:val="333333"/>
          <w:szCs w:val="20"/>
          <w:shd w:val="clear" w:color="auto" w:fill="F7F7F7"/>
        </w:rPr>
      </w:pPr>
      <w:r>
        <w:rPr>
          <w:rStyle w:val="HTML1"/>
          <w:rFonts w:ascii="Consolas" w:hAnsi="Consolas" w:cs="Consolas" w:hint="eastAsia"/>
          <w:color w:val="333333"/>
          <w:szCs w:val="20"/>
          <w:shd w:val="clear" w:color="auto" w:fill="F7F7F7"/>
        </w:rPr>
        <w:t>SDB</w:t>
      </w:r>
      <w:r>
        <w:rPr>
          <w:rStyle w:val="HTML1"/>
          <w:rFonts w:ascii="Consolas" w:hAnsi="Consolas" w:cs="Consolas" w:hint="eastAsia"/>
          <w:color w:val="333333"/>
          <w:szCs w:val="20"/>
          <w:shd w:val="clear" w:color="auto" w:fill="F7F7F7"/>
        </w:rPr>
        <w:t>向</w:t>
      </w:r>
      <w:r>
        <w:rPr>
          <w:rStyle w:val="HTML1"/>
          <w:rFonts w:ascii="Consolas" w:hAnsi="Consolas" w:cs="Consolas" w:hint="eastAsia"/>
          <w:color w:val="333333"/>
          <w:szCs w:val="20"/>
          <w:shd w:val="clear" w:color="auto" w:fill="F7F7F7"/>
        </w:rPr>
        <w:t>ES</w:t>
      </w:r>
      <w:r>
        <w:rPr>
          <w:rStyle w:val="HTML1"/>
          <w:rFonts w:ascii="Consolas" w:hAnsi="Consolas" w:cs="Consolas" w:hint="eastAsia"/>
          <w:color w:val="333333"/>
          <w:szCs w:val="20"/>
          <w:shd w:val="clear" w:color="auto" w:fill="F7F7F7"/>
        </w:rPr>
        <w:t>发送</w:t>
      </w:r>
      <w:r>
        <w:rPr>
          <w:rStyle w:val="HTML1"/>
          <w:rFonts w:ascii="Consolas" w:hAnsi="Consolas" w:cs="Consolas"/>
          <w:color w:val="333333"/>
          <w:szCs w:val="20"/>
          <w:shd w:val="clear" w:color="auto" w:fill="F7F7F7"/>
        </w:rPr>
        <w:t>的数据</w:t>
      </w:r>
      <w:r>
        <w:rPr>
          <w:rStyle w:val="HTML1"/>
          <w:rFonts w:ascii="Consolas" w:hAnsi="Consolas" w:cs="Consolas" w:hint="eastAsia"/>
          <w:color w:val="333333"/>
          <w:szCs w:val="20"/>
          <w:shd w:val="clear" w:color="auto" w:fill="F7F7F7"/>
        </w:rPr>
        <w:t>，其</w:t>
      </w:r>
      <w:r>
        <w:rPr>
          <w:rStyle w:val="HTML1"/>
          <w:rFonts w:ascii="Consolas" w:hAnsi="Consolas" w:cs="Consolas"/>
          <w:color w:val="333333"/>
          <w:szCs w:val="20"/>
          <w:shd w:val="clear" w:color="auto" w:fill="F7F7F7"/>
        </w:rPr>
        <w:t>结构为：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D31D9" w:rsidTr="004D6165">
        <w:tc>
          <w:tcPr>
            <w:tcW w:w="8522" w:type="dxa"/>
          </w:tcPr>
          <w:p w:rsidR="007D31D9" w:rsidRDefault="007D31D9" w:rsidP="004D6165">
            <w:pP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</w:pPr>
            <w:r>
              <w:rPr>
                <w:rStyle w:val="HTML1"/>
                <w:rFonts w:ascii="Consolas" w:hAnsi="Consolas" w:cs="Consolas" w:hint="eastAsia"/>
                <w:color w:val="333333"/>
                <w:szCs w:val="20"/>
                <w:shd w:val="clear" w:color="auto" w:fill="F7F7F7"/>
              </w:rPr>
              <w:t>{</w:t>
            </w:r>
          </w:p>
          <w:p w:rsidR="007D31D9" w:rsidRDefault="007D31D9" w:rsidP="004D6165">
            <w:pP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</w:pPr>
            <w: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  <w:t xml:space="preserve">   ‘_id’: 123456,</w:t>
            </w:r>
          </w:p>
          <w:p w:rsidR="007D31D9" w:rsidRDefault="007D31D9" w:rsidP="004D6165">
            <w:pP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</w:pPr>
            <w: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  <w:lastRenderedPageBreak/>
              <w:t xml:space="preserve">   ‘field1’: value1,</w:t>
            </w:r>
          </w:p>
          <w:p w:rsidR="007D31D9" w:rsidRDefault="007D31D9" w:rsidP="004D6165">
            <w:pP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</w:pPr>
            <w: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  <w:t xml:space="preserve">   ‘field2’: value2,</w:t>
            </w:r>
          </w:p>
          <w:p w:rsidR="007D31D9" w:rsidRDefault="007D31D9" w:rsidP="004D6165">
            <w:pP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</w:pPr>
            <w: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  <w:t xml:space="preserve">    …</w:t>
            </w:r>
          </w:p>
          <w:p w:rsidR="007D31D9" w:rsidRPr="00FA225E" w:rsidRDefault="007D31D9" w:rsidP="004D6165">
            <w:pPr>
              <w:rPr>
                <w:rStyle w:val="HTML1"/>
                <w:rFonts w:asciiTheme="minorHAnsi" w:hAnsiTheme="minorHAnsi"/>
                <w:sz w:val="21"/>
              </w:rPr>
            </w:pPr>
            <w:r>
              <w:rPr>
                <w:rStyle w:val="HTML1"/>
                <w:rFonts w:ascii="Consolas" w:hAnsi="Consolas" w:cs="Consolas"/>
                <w:color w:val="333333"/>
                <w:szCs w:val="20"/>
                <w:shd w:val="clear" w:color="auto" w:fill="F7F7F7"/>
              </w:rPr>
              <w:t>}</w:t>
            </w:r>
          </w:p>
        </w:tc>
      </w:tr>
    </w:tbl>
    <w:p w:rsidR="007D31D9" w:rsidRDefault="007D31D9"/>
    <w:p w:rsidR="00970BF8" w:rsidRDefault="00970BF8"/>
    <w:p w:rsidR="00B44E7A" w:rsidRDefault="00B44E7A" w:rsidP="003C3628">
      <w:pPr>
        <w:pStyle w:val="1"/>
        <w:rPr>
          <w:rFonts w:hint="eastAsia"/>
        </w:rPr>
      </w:pPr>
      <w:r>
        <w:rPr>
          <w:rFonts w:hint="eastAsia"/>
        </w:rPr>
        <w:t>附</w:t>
      </w:r>
      <w:r>
        <w:t>：</w:t>
      </w:r>
      <w:r>
        <w:rPr>
          <w:rFonts w:hint="eastAsia"/>
        </w:rPr>
        <w:t>讨论</w:t>
      </w:r>
      <w:r>
        <w:t>纪录</w:t>
      </w:r>
    </w:p>
    <w:p w:rsidR="009C0259" w:rsidRDefault="009C0259" w:rsidP="003C3628">
      <w:pPr>
        <w:pStyle w:val="2"/>
      </w:pPr>
      <w:r>
        <w:rPr>
          <w:rFonts w:hint="eastAsia"/>
        </w:rPr>
        <w:t>9.27</w:t>
      </w:r>
      <w:bookmarkStart w:id="15" w:name="_GoBack"/>
      <w:bookmarkEnd w:id="15"/>
      <w:r>
        <w:rPr>
          <w:rFonts w:hint="eastAsia"/>
        </w:rPr>
        <w:t>讨论</w:t>
      </w:r>
      <w:r>
        <w:t>：</w:t>
      </w:r>
    </w:p>
    <w:p w:rsidR="00970BF8" w:rsidRPr="00E379C0" w:rsidRDefault="00970BF8">
      <w:r>
        <w:rPr>
          <w:rFonts w:hint="eastAsia"/>
        </w:rPr>
        <w:t>采用</w:t>
      </w:r>
      <w:r>
        <w:t>集合的方式，</w:t>
      </w:r>
      <w:r w:rsidR="009C0259">
        <w:rPr>
          <w:rFonts w:hint="eastAsia"/>
        </w:rPr>
        <w:t>使用多个</w:t>
      </w:r>
      <w:r w:rsidR="009C0259">
        <w:t>独立</w:t>
      </w:r>
      <w:r w:rsidR="009C0259">
        <w:rPr>
          <w:rFonts w:hint="eastAsia"/>
        </w:rPr>
        <w:t>的固定</w:t>
      </w:r>
      <w:r w:rsidR="009C0259">
        <w:t>大小文件</w:t>
      </w:r>
      <w:r w:rsidR="009C0259">
        <w:rPr>
          <w:rFonts w:hint="eastAsia"/>
        </w:rPr>
        <w:t>，从</w:t>
      </w:r>
      <w:proofErr w:type="spellStart"/>
      <w:r w:rsidR="009C0259">
        <w:rPr>
          <w:rFonts w:hint="eastAsia"/>
        </w:rPr>
        <w:t>dmsStorageBase</w:t>
      </w:r>
      <w:proofErr w:type="spellEnd"/>
      <w:r w:rsidR="009C0259">
        <w:rPr>
          <w:rFonts w:hint="eastAsia"/>
        </w:rPr>
        <w:t>继承数据</w:t>
      </w:r>
      <w:r w:rsidR="009C0259">
        <w:t>结构，每个文件顺序写，用完之后</w:t>
      </w:r>
      <w:r w:rsidR="009C0259">
        <w:rPr>
          <w:rFonts w:hint="eastAsia"/>
        </w:rPr>
        <w:t>删除</w:t>
      </w:r>
      <w:r w:rsidR="009C0259">
        <w:t>，并通过日志保证主</w:t>
      </w:r>
      <w:proofErr w:type="gramStart"/>
      <w:r w:rsidR="009C0259">
        <w:t>备之间</w:t>
      </w:r>
      <w:proofErr w:type="gramEnd"/>
      <w:r w:rsidR="009C0259">
        <w:t>的创建、删除动作。</w:t>
      </w:r>
    </w:p>
    <w:sectPr w:rsidR="00970BF8" w:rsidRPr="00E37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jaVu Sans">
    <w:altName w:val="Arial Unicode MS"/>
    <w:charset w:val="00"/>
    <w:family w:val="roman"/>
    <w:pitch w:val="default"/>
    <w:sig w:usb0="00000000" w:usb1="D200FDFF" w:usb2="0A246029" w:usb3="0400200C" w:csb0="600001FF" w:csb1="DFFF0000"/>
  </w:font>
  <w:font w:name="方正黑体_GBK">
    <w:altName w:val="Arial Unicode MS"/>
    <w:charset w:val="00"/>
    <w:family w:val="auto"/>
    <w:pitch w:val="default"/>
    <w:sig w:usb0="00000000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140AA"/>
    <w:multiLevelType w:val="hybridMultilevel"/>
    <w:tmpl w:val="DDF82DE8"/>
    <w:lvl w:ilvl="0" w:tplc="9CF4AA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0657AF"/>
    <w:multiLevelType w:val="hybridMultilevel"/>
    <w:tmpl w:val="6DFE060E"/>
    <w:lvl w:ilvl="0" w:tplc="C5BEB75A">
      <w:start w:val="192"/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0D679AD"/>
    <w:multiLevelType w:val="hybridMultilevel"/>
    <w:tmpl w:val="9090508E"/>
    <w:lvl w:ilvl="0" w:tplc="45A078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9746FE"/>
    <w:multiLevelType w:val="hybridMultilevel"/>
    <w:tmpl w:val="7102FABA"/>
    <w:lvl w:ilvl="0" w:tplc="2AB6DD54">
      <w:start w:val="192"/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2F166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43060C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460A3F65"/>
    <w:multiLevelType w:val="hybridMultilevel"/>
    <w:tmpl w:val="FDE85A4C"/>
    <w:lvl w:ilvl="0" w:tplc="147C46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85C462C"/>
    <w:multiLevelType w:val="hybridMultilevel"/>
    <w:tmpl w:val="B4F4627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3AA6770"/>
    <w:multiLevelType w:val="hybridMultilevel"/>
    <w:tmpl w:val="B4B41570"/>
    <w:lvl w:ilvl="0" w:tplc="9D425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AE56EA"/>
    <w:multiLevelType w:val="hybridMultilevel"/>
    <w:tmpl w:val="5464F916"/>
    <w:lvl w:ilvl="0" w:tplc="66FC2F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536808"/>
    <w:multiLevelType w:val="hybridMultilevel"/>
    <w:tmpl w:val="D9F068FC"/>
    <w:lvl w:ilvl="0" w:tplc="9544BB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6F75DE"/>
    <w:multiLevelType w:val="hybridMultilevel"/>
    <w:tmpl w:val="1C0A067C"/>
    <w:lvl w:ilvl="0" w:tplc="541C49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2025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676A1704"/>
    <w:multiLevelType w:val="hybridMultilevel"/>
    <w:tmpl w:val="9DE29024"/>
    <w:lvl w:ilvl="0" w:tplc="90C44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CA25AA2"/>
    <w:multiLevelType w:val="hybridMultilevel"/>
    <w:tmpl w:val="79CAD18C"/>
    <w:lvl w:ilvl="0" w:tplc="412CAC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FB192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7"/>
  </w:num>
  <w:num w:numId="2">
    <w:abstractNumId w:val="15"/>
  </w:num>
  <w:num w:numId="3">
    <w:abstractNumId w:val="0"/>
  </w:num>
  <w:num w:numId="4">
    <w:abstractNumId w:val="9"/>
  </w:num>
  <w:num w:numId="5">
    <w:abstractNumId w:val="13"/>
  </w:num>
  <w:num w:numId="6">
    <w:abstractNumId w:val="10"/>
  </w:num>
  <w:num w:numId="7">
    <w:abstractNumId w:val="14"/>
  </w:num>
  <w:num w:numId="8">
    <w:abstractNumId w:val="6"/>
  </w:num>
  <w:num w:numId="9">
    <w:abstractNumId w:val="11"/>
  </w:num>
  <w:num w:numId="10">
    <w:abstractNumId w:val="3"/>
  </w:num>
  <w:num w:numId="11">
    <w:abstractNumId w:val="1"/>
  </w:num>
  <w:num w:numId="12">
    <w:abstractNumId w:val="12"/>
  </w:num>
  <w:num w:numId="13">
    <w:abstractNumId w:val="8"/>
  </w:num>
  <w:num w:numId="14">
    <w:abstractNumId w:val="2"/>
  </w:num>
  <w:num w:numId="15">
    <w:abstractNumId w:val="4"/>
  </w:num>
  <w:num w:numId="1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angshangde">
    <w15:presenceInfo w15:providerId="None" w15:userId="yangshang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C5F"/>
    <w:rsid w:val="0000194B"/>
    <w:rsid w:val="00007AE3"/>
    <w:rsid w:val="00010F42"/>
    <w:rsid w:val="00020407"/>
    <w:rsid w:val="00025DAC"/>
    <w:rsid w:val="000267FF"/>
    <w:rsid w:val="00027CC4"/>
    <w:rsid w:val="00037800"/>
    <w:rsid w:val="000422D7"/>
    <w:rsid w:val="000457FE"/>
    <w:rsid w:val="0005048D"/>
    <w:rsid w:val="0007507A"/>
    <w:rsid w:val="0008455D"/>
    <w:rsid w:val="00092DC7"/>
    <w:rsid w:val="00096441"/>
    <w:rsid w:val="00096C25"/>
    <w:rsid w:val="000A5622"/>
    <w:rsid w:val="000A6E60"/>
    <w:rsid w:val="000C5ACE"/>
    <w:rsid w:val="000D6FD9"/>
    <w:rsid w:val="000D7D59"/>
    <w:rsid w:val="000E1B25"/>
    <w:rsid w:val="000E302C"/>
    <w:rsid w:val="000E5530"/>
    <w:rsid w:val="00104964"/>
    <w:rsid w:val="00104A5B"/>
    <w:rsid w:val="00123F97"/>
    <w:rsid w:val="001324CD"/>
    <w:rsid w:val="00150A26"/>
    <w:rsid w:val="00167DF3"/>
    <w:rsid w:val="0018665A"/>
    <w:rsid w:val="00196A9C"/>
    <w:rsid w:val="00196EEC"/>
    <w:rsid w:val="001A3BEE"/>
    <w:rsid w:val="001B4DA7"/>
    <w:rsid w:val="001C497F"/>
    <w:rsid w:val="001D587C"/>
    <w:rsid w:val="001E64CB"/>
    <w:rsid w:val="001F79FD"/>
    <w:rsid w:val="001F7CEB"/>
    <w:rsid w:val="00200EBC"/>
    <w:rsid w:val="00204A36"/>
    <w:rsid w:val="0021091D"/>
    <w:rsid w:val="00210ACA"/>
    <w:rsid w:val="002250D3"/>
    <w:rsid w:val="00227FC6"/>
    <w:rsid w:val="0023155C"/>
    <w:rsid w:val="00245C84"/>
    <w:rsid w:val="00273FD4"/>
    <w:rsid w:val="0028489E"/>
    <w:rsid w:val="00285FD4"/>
    <w:rsid w:val="002A08D1"/>
    <w:rsid w:val="002B6C8F"/>
    <w:rsid w:val="002B7441"/>
    <w:rsid w:val="002C447D"/>
    <w:rsid w:val="002D50A3"/>
    <w:rsid w:val="00300CFF"/>
    <w:rsid w:val="00307952"/>
    <w:rsid w:val="00310C3E"/>
    <w:rsid w:val="00321CD5"/>
    <w:rsid w:val="00326908"/>
    <w:rsid w:val="0033726D"/>
    <w:rsid w:val="00347CF7"/>
    <w:rsid w:val="00364AD0"/>
    <w:rsid w:val="00366DC7"/>
    <w:rsid w:val="00372E08"/>
    <w:rsid w:val="00391323"/>
    <w:rsid w:val="00395880"/>
    <w:rsid w:val="00396264"/>
    <w:rsid w:val="003B714D"/>
    <w:rsid w:val="003C3628"/>
    <w:rsid w:val="003C63E5"/>
    <w:rsid w:val="003F21D2"/>
    <w:rsid w:val="003F4CFB"/>
    <w:rsid w:val="003F5B7B"/>
    <w:rsid w:val="00405CBD"/>
    <w:rsid w:val="0041155C"/>
    <w:rsid w:val="00431320"/>
    <w:rsid w:val="0043497D"/>
    <w:rsid w:val="004356E9"/>
    <w:rsid w:val="004478F3"/>
    <w:rsid w:val="00464FB3"/>
    <w:rsid w:val="00466A07"/>
    <w:rsid w:val="00482F92"/>
    <w:rsid w:val="00486263"/>
    <w:rsid w:val="00490F5E"/>
    <w:rsid w:val="004B0106"/>
    <w:rsid w:val="004D128A"/>
    <w:rsid w:val="004D6165"/>
    <w:rsid w:val="004E51CA"/>
    <w:rsid w:val="004F36D3"/>
    <w:rsid w:val="004F61BA"/>
    <w:rsid w:val="005023DC"/>
    <w:rsid w:val="00505B4E"/>
    <w:rsid w:val="0051203C"/>
    <w:rsid w:val="00514596"/>
    <w:rsid w:val="005206A9"/>
    <w:rsid w:val="00523281"/>
    <w:rsid w:val="00525FCE"/>
    <w:rsid w:val="00544484"/>
    <w:rsid w:val="00561404"/>
    <w:rsid w:val="00580F7E"/>
    <w:rsid w:val="0058662C"/>
    <w:rsid w:val="005A583B"/>
    <w:rsid w:val="005A6251"/>
    <w:rsid w:val="005A76D6"/>
    <w:rsid w:val="005B071C"/>
    <w:rsid w:val="005B77B7"/>
    <w:rsid w:val="005C03EF"/>
    <w:rsid w:val="005C5F41"/>
    <w:rsid w:val="005D088E"/>
    <w:rsid w:val="005E0DAA"/>
    <w:rsid w:val="005F6258"/>
    <w:rsid w:val="00604117"/>
    <w:rsid w:val="00621520"/>
    <w:rsid w:val="00623553"/>
    <w:rsid w:val="006467BA"/>
    <w:rsid w:val="00646C04"/>
    <w:rsid w:val="0065293F"/>
    <w:rsid w:val="006628E0"/>
    <w:rsid w:val="00666F70"/>
    <w:rsid w:val="006742F7"/>
    <w:rsid w:val="006868D0"/>
    <w:rsid w:val="00690698"/>
    <w:rsid w:val="006C0522"/>
    <w:rsid w:val="006C16A7"/>
    <w:rsid w:val="006C7E48"/>
    <w:rsid w:val="006D2F75"/>
    <w:rsid w:val="006D70B4"/>
    <w:rsid w:val="006E1B49"/>
    <w:rsid w:val="006E1C37"/>
    <w:rsid w:val="006E51A1"/>
    <w:rsid w:val="006F6EB3"/>
    <w:rsid w:val="006F75A5"/>
    <w:rsid w:val="00706B17"/>
    <w:rsid w:val="0071004F"/>
    <w:rsid w:val="0071057D"/>
    <w:rsid w:val="00723C6F"/>
    <w:rsid w:val="007240C8"/>
    <w:rsid w:val="00732946"/>
    <w:rsid w:val="00735187"/>
    <w:rsid w:val="00745256"/>
    <w:rsid w:val="0079397C"/>
    <w:rsid w:val="00796776"/>
    <w:rsid w:val="007B354C"/>
    <w:rsid w:val="007B5D08"/>
    <w:rsid w:val="007D31D9"/>
    <w:rsid w:val="007E0E62"/>
    <w:rsid w:val="007E2BCB"/>
    <w:rsid w:val="007F67F1"/>
    <w:rsid w:val="00800FB6"/>
    <w:rsid w:val="00813C39"/>
    <w:rsid w:val="0082079A"/>
    <w:rsid w:val="00825109"/>
    <w:rsid w:val="0083683D"/>
    <w:rsid w:val="008478DF"/>
    <w:rsid w:val="008541F8"/>
    <w:rsid w:val="00870B24"/>
    <w:rsid w:val="00872C70"/>
    <w:rsid w:val="0088041E"/>
    <w:rsid w:val="008A63C7"/>
    <w:rsid w:val="008C6EAF"/>
    <w:rsid w:val="008E1011"/>
    <w:rsid w:val="008E17A5"/>
    <w:rsid w:val="008E1DC2"/>
    <w:rsid w:val="008E3303"/>
    <w:rsid w:val="00911CF7"/>
    <w:rsid w:val="0092198C"/>
    <w:rsid w:val="00927A6E"/>
    <w:rsid w:val="009359C6"/>
    <w:rsid w:val="00935E44"/>
    <w:rsid w:val="0096562B"/>
    <w:rsid w:val="00966741"/>
    <w:rsid w:val="00970BF8"/>
    <w:rsid w:val="00973A87"/>
    <w:rsid w:val="009902B0"/>
    <w:rsid w:val="009B0089"/>
    <w:rsid w:val="009B328C"/>
    <w:rsid w:val="009B5A2B"/>
    <w:rsid w:val="009C0259"/>
    <w:rsid w:val="009C35AF"/>
    <w:rsid w:val="009C68D9"/>
    <w:rsid w:val="009C7529"/>
    <w:rsid w:val="009D09A6"/>
    <w:rsid w:val="009D144D"/>
    <w:rsid w:val="009D5F77"/>
    <w:rsid w:val="009D6BE9"/>
    <w:rsid w:val="009D70E0"/>
    <w:rsid w:val="00A12496"/>
    <w:rsid w:val="00A142A1"/>
    <w:rsid w:val="00A16CCA"/>
    <w:rsid w:val="00A73B66"/>
    <w:rsid w:val="00A74BB5"/>
    <w:rsid w:val="00A80352"/>
    <w:rsid w:val="00A80CAC"/>
    <w:rsid w:val="00A8429C"/>
    <w:rsid w:val="00A87C5F"/>
    <w:rsid w:val="00A923B1"/>
    <w:rsid w:val="00AB5D12"/>
    <w:rsid w:val="00AC1377"/>
    <w:rsid w:val="00AC3617"/>
    <w:rsid w:val="00AE54A8"/>
    <w:rsid w:val="00B24697"/>
    <w:rsid w:val="00B33C1A"/>
    <w:rsid w:val="00B3778D"/>
    <w:rsid w:val="00B43B90"/>
    <w:rsid w:val="00B44E7A"/>
    <w:rsid w:val="00B50FB9"/>
    <w:rsid w:val="00B70285"/>
    <w:rsid w:val="00B7650F"/>
    <w:rsid w:val="00B83DEE"/>
    <w:rsid w:val="00BA42BB"/>
    <w:rsid w:val="00BB3805"/>
    <w:rsid w:val="00BC210E"/>
    <w:rsid w:val="00BC2F59"/>
    <w:rsid w:val="00BC667A"/>
    <w:rsid w:val="00BC7A1E"/>
    <w:rsid w:val="00BE71B0"/>
    <w:rsid w:val="00BF3B2A"/>
    <w:rsid w:val="00BF5528"/>
    <w:rsid w:val="00BF7335"/>
    <w:rsid w:val="00BF7871"/>
    <w:rsid w:val="00C01276"/>
    <w:rsid w:val="00C02D08"/>
    <w:rsid w:val="00C1335F"/>
    <w:rsid w:val="00C13827"/>
    <w:rsid w:val="00C16881"/>
    <w:rsid w:val="00C26CE1"/>
    <w:rsid w:val="00C272A2"/>
    <w:rsid w:val="00C34C78"/>
    <w:rsid w:val="00C60835"/>
    <w:rsid w:val="00C674A3"/>
    <w:rsid w:val="00C92C5F"/>
    <w:rsid w:val="00C93D96"/>
    <w:rsid w:val="00CB5E66"/>
    <w:rsid w:val="00CC421C"/>
    <w:rsid w:val="00CD3C2D"/>
    <w:rsid w:val="00D027A9"/>
    <w:rsid w:val="00D04F3B"/>
    <w:rsid w:val="00D06D78"/>
    <w:rsid w:val="00D27A8A"/>
    <w:rsid w:val="00D35FD4"/>
    <w:rsid w:val="00D5495F"/>
    <w:rsid w:val="00D57A69"/>
    <w:rsid w:val="00D6268B"/>
    <w:rsid w:val="00D71ECD"/>
    <w:rsid w:val="00D75073"/>
    <w:rsid w:val="00D95117"/>
    <w:rsid w:val="00DA5F03"/>
    <w:rsid w:val="00DB4AD4"/>
    <w:rsid w:val="00DC31B0"/>
    <w:rsid w:val="00DD14A6"/>
    <w:rsid w:val="00DE0CFA"/>
    <w:rsid w:val="00DE1DDD"/>
    <w:rsid w:val="00DE72AB"/>
    <w:rsid w:val="00E379C0"/>
    <w:rsid w:val="00E41454"/>
    <w:rsid w:val="00E426C7"/>
    <w:rsid w:val="00E42CF1"/>
    <w:rsid w:val="00E51F77"/>
    <w:rsid w:val="00E66C82"/>
    <w:rsid w:val="00E74A8A"/>
    <w:rsid w:val="00E77C0A"/>
    <w:rsid w:val="00E96253"/>
    <w:rsid w:val="00EB434C"/>
    <w:rsid w:val="00EC6A10"/>
    <w:rsid w:val="00F518F3"/>
    <w:rsid w:val="00F525D2"/>
    <w:rsid w:val="00F75E31"/>
    <w:rsid w:val="00F8578C"/>
    <w:rsid w:val="00F9203C"/>
    <w:rsid w:val="00F943DB"/>
    <w:rsid w:val="00F948B2"/>
    <w:rsid w:val="00FA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2688"/>
  <w15:chartTrackingRefBased/>
  <w15:docId w15:val="{AC0BC1E8-E067-4B8B-A3E7-0EB2D97B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35187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E379C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E379C0"/>
    <w:pPr>
      <w:keepNext/>
      <w:keepLines/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paragraph" w:styleId="3">
    <w:name w:val="heading 3"/>
    <w:basedOn w:val="a"/>
    <w:next w:val="a"/>
    <w:link w:val="30"/>
    <w:unhideWhenUsed/>
    <w:qFormat/>
    <w:rsid w:val="00E379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735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735187"/>
    <w:rPr>
      <w:rFonts w:ascii="宋体" w:eastAsia="宋体" w:hAnsi="宋体" w:cs="Times New Roman"/>
      <w:kern w:val="0"/>
      <w:sz w:val="24"/>
      <w:szCs w:val="24"/>
    </w:rPr>
  </w:style>
  <w:style w:type="character" w:styleId="HTML1">
    <w:name w:val="HTML Code"/>
    <w:basedOn w:val="a0"/>
    <w:rsid w:val="00735187"/>
    <w:rPr>
      <w:rFonts w:ascii="DejaVu Sans" w:hAnsi="DejaVu Sans"/>
      <w:sz w:val="20"/>
    </w:rPr>
  </w:style>
  <w:style w:type="table" w:styleId="a3">
    <w:name w:val="Table Grid"/>
    <w:basedOn w:val="a1"/>
    <w:rsid w:val="0073518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E379C0"/>
    <w:rPr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rsid w:val="00E379C0"/>
    <w:rPr>
      <w:rFonts w:ascii="DejaVu Sans" w:eastAsia="方正黑体_GBK" w:hAnsi="DejaVu Sans"/>
      <w:b/>
      <w:sz w:val="32"/>
      <w:szCs w:val="24"/>
    </w:rPr>
  </w:style>
  <w:style w:type="character" w:customStyle="1" w:styleId="30">
    <w:name w:val="标题 3 字符"/>
    <w:basedOn w:val="a0"/>
    <w:link w:val="3"/>
    <w:rsid w:val="00E379C0"/>
    <w:rPr>
      <w:b/>
      <w:bCs/>
      <w:sz w:val="32"/>
      <w:szCs w:val="32"/>
    </w:rPr>
  </w:style>
  <w:style w:type="character" w:styleId="a4">
    <w:name w:val="Hyperlink"/>
    <w:basedOn w:val="a0"/>
    <w:qFormat/>
    <w:rsid w:val="00E379C0"/>
    <w:rPr>
      <w:color w:val="0000FF"/>
      <w:u w:val="single"/>
    </w:rPr>
  </w:style>
  <w:style w:type="paragraph" w:styleId="a5">
    <w:name w:val="List Paragraph"/>
    <w:basedOn w:val="a"/>
    <w:uiPriority w:val="99"/>
    <w:rsid w:val="00E379C0"/>
    <w:pPr>
      <w:ind w:firstLineChars="200" w:firstLine="420"/>
    </w:pPr>
  </w:style>
  <w:style w:type="paragraph" w:styleId="a6">
    <w:name w:val="Title"/>
    <w:basedOn w:val="a"/>
    <w:next w:val="a"/>
    <w:link w:val="a7"/>
    <w:uiPriority w:val="10"/>
    <w:qFormat/>
    <w:rsid w:val="00BC210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BC210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3898</TotalTime>
  <Pages>14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yangshangde</cp:lastModifiedBy>
  <cp:revision>80</cp:revision>
  <dcterms:created xsi:type="dcterms:W3CDTF">2016-09-23T15:25:00Z</dcterms:created>
  <dcterms:modified xsi:type="dcterms:W3CDTF">2016-10-10T08:58:00Z</dcterms:modified>
</cp:coreProperties>
</file>