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B2DB4" w:rsidP="007914BC">
      <w:pPr>
        <w:pStyle w:val="Title"/>
      </w:pPr>
      <w:r>
        <w:rPr>
          <w:rFonts w:hint="eastAsia"/>
        </w:rPr>
        <w:t>统计信息收集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17559">
        <w:tc>
          <w:tcPr>
            <w:tcW w:w="8165" w:type="dxa"/>
            <w:gridSpan w:val="2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修订记录</w:t>
            </w:r>
          </w:p>
        </w:tc>
      </w:tr>
      <w:tr w:rsidR="00FC53BE" w:rsidTr="002B0E83">
        <w:tc>
          <w:tcPr>
            <w:tcW w:w="2728" w:type="dxa"/>
          </w:tcPr>
          <w:p w:rsidR="00FC53BE" w:rsidRDefault="009A460B" w:rsidP="00AA4E6A">
            <w:pPr>
              <w:ind w:left="0"/>
              <w:jc w:val="left"/>
            </w:pPr>
            <w:r>
              <w:rPr>
                <w:rFonts w:hint="eastAsia"/>
              </w:rPr>
              <w:t>2017-04-20</w:t>
            </w:r>
            <w:r w:rsidR="00FC53BE">
              <w:rPr>
                <w:rFonts w:hint="eastAsia"/>
              </w:rPr>
              <w:t xml:space="preserve">   He Guoming</w:t>
            </w:r>
          </w:p>
        </w:tc>
        <w:tc>
          <w:tcPr>
            <w:tcW w:w="5437" w:type="dxa"/>
          </w:tcPr>
          <w:p w:rsidR="00FC53BE" w:rsidRDefault="00FC53BE" w:rsidP="00AA4E6A">
            <w:pPr>
              <w:ind w:left="0"/>
              <w:jc w:val="left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EC7DA4" w:rsidP="00EA0010">
            <w:pPr>
              <w:ind w:left="0"/>
              <w:jc w:val="left"/>
            </w:pPr>
            <w:r>
              <w:rPr>
                <w:rFonts w:hint="eastAsia"/>
              </w:rPr>
              <w:t>2017-05-17   He Guoming</w:t>
            </w:r>
          </w:p>
        </w:tc>
        <w:tc>
          <w:tcPr>
            <w:tcW w:w="5437" w:type="dxa"/>
          </w:tcPr>
          <w:p w:rsidR="002B0E83" w:rsidRDefault="00EC7DA4" w:rsidP="00EA0010">
            <w:pPr>
              <w:ind w:left="0"/>
              <w:jc w:val="left"/>
            </w:pPr>
            <w:r>
              <w:rPr>
                <w:rFonts w:hint="eastAsia"/>
              </w:rPr>
              <w:t>Update with review comments</w:t>
            </w:r>
          </w:p>
        </w:tc>
      </w:tr>
    </w:tbl>
    <w:p w:rsidR="002B0E83" w:rsidRPr="002B0E83" w:rsidRDefault="002B0E83" w:rsidP="00EA0010">
      <w:pPr>
        <w:jc w:val="left"/>
      </w:pPr>
    </w:p>
    <w:p w:rsidR="004B1D72" w:rsidRDefault="008B0448" w:rsidP="00EA0010">
      <w:pPr>
        <w:pStyle w:val="Heading2"/>
        <w:jc w:val="left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363EE9" w:rsidRPr="00363EE9" w:rsidRDefault="009A460B" w:rsidP="00363EE9">
      <w:pPr>
        <w:jc w:val="left"/>
      </w:pPr>
      <w:r>
        <w:rPr>
          <w:rFonts w:hint="eastAsia"/>
        </w:rPr>
        <w:t>Story.</w:t>
      </w:r>
      <w:r>
        <w:rPr>
          <w:rFonts w:hint="eastAsia"/>
        </w:rPr>
        <w:t>性能</w:t>
      </w:r>
      <w:r w:rsidR="00FE29CB">
        <w:rPr>
          <w:rFonts w:hint="eastAsia"/>
        </w:rPr>
        <w:t>.002</w:t>
      </w:r>
      <w:r w:rsidR="003F1EAF">
        <w:rPr>
          <w:rFonts w:hint="eastAsia"/>
        </w:rPr>
        <w:t xml:space="preserve">  </w:t>
      </w:r>
      <w:r w:rsidR="00363EE9">
        <w:rPr>
          <w:rFonts w:hint="eastAsia"/>
        </w:rPr>
        <w:t>统计信息收集</w:t>
      </w:r>
    </w:p>
    <w:p w:rsidR="000C37F8" w:rsidRPr="000C37F8" w:rsidRDefault="008B0448" w:rsidP="000C37F8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CA6557" w:rsidRDefault="00CA6557" w:rsidP="00F9081A">
      <w:pPr>
        <w:jc w:val="left"/>
      </w:pPr>
    </w:p>
    <w:p w:rsidR="00730662" w:rsidRDefault="00730662" w:rsidP="008A7D41">
      <w:pPr>
        <w:pStyle w:val="ListParagraph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对查询条件、排序条件进行基于规则的匹配度计算，并对匹配的各索引，表扫描计算匹配度，选择匹配度达标的索引和表扫描方式；</w:t>
      </w:r>
    </w:p>
    <w:p w:rsidR="00730662" w:rsidRDefault="00730662" w:rsidP="008A7D41">
      <w:pPr>
        <w:pStyle w:val="ListParagraph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提供对集合数据分析的能力，并对数据进行范围建模。</w:t>
      </w:r>
      <w:r>
        <w:rPr>
          <w:rFonts w:hint="eastAsia"/>
        </w:rPr>
        <w:t xml:space="preserve"> </w:t>
      </w:r>
      <w:r>
        <w:rPr>
          <w:rFonts w:hint="eastAsia"/>
        </w:rPr>
        <w:t>对满足度达标的访问计划进行数据匹配率的计算，并选择匹配率达标的访问计划；</w:t>
      </w:r>
    </w:p>
    <w:p w:rsidR="00730662" w:rsidRDefault="00730662" w:rsidP="008A7D41">
      <w:pPr>
        <w:pStyle w:val="ListParagraph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根据排序条件对达标的访问计划进行加权计算，并选择合理的访问计划；</w:t>
      </w:r>
    </w:p>
    <w:p w:rsidR="00730662" w:rsidRDefault="00730662" w:rsidP="008A7D41">
      <w:pPr>
        <w:pStyle w:val="ListParagraph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对访问计划进行缓存，并能与后续的查询任务进行匹配计算（要求适应值变化），快速找到合理的缓存访问计划，提升性能；</w:t>
      </w:r>
    </w:p>
    <w:p w:rsidR="00730662" w:rsidRDefault="00730662" w:rsidP="008A7D41">
      <w:pPr>
        <w:pStyle w:val="ListParagraph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从外部可以查看操作的访问计划，要求支持垂直分区，并能计算各分驱真实的性能数据和展现模式。</w:t>
      </w:r>
    </w:p>
    <w:p w:rsidR="00730662" w:rsidRDefault="00730662" w:rsidP="00730662">
      <w:pPr>
        <w:jc w:val="left"/>
      </w:pPr>
    </w:p>
    <w:p w:rsidR="00DE0E1A" w:rsidRDefault="00730662" w:rsidP="003C3714">
      <w:pPr>
        <w:jc w:val="left"/>
      </w:pPr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是对</w:t>
      </w:r>
      <w:r w:rsidR="009149E1">
        <w:rPr>
          <w:rFonts w:hint="eastAsia"/>
        </w:rPr>
        <w:t>集合进行统计信息收集，并且提供给查询优化器使用</w:t>
      </w:r>
    </w:p>
    <w:p w:rsidR="003C3714" w:rsidRPr="003C3714" w:rsidRDefault="003C3714" w:rsidP="003C3714">
      <w:pPr>
        <w:jc w:val="left"/>
      </w:pPr>
    </w:p>
    <w:p w:rsidR="00E45618" w:rsidRDefault="00E45618" w:rsidP="00F9081A">
      <w:pPr>
        <w:ind w:left="0"/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A528BF" w:rsidRDefault="00763217" w:rsidP="00AE76D6">
      <w:pPr>
        <w:jc w:val="left"/>
      </w:pPr>
      <w:r>
        <w:rPr>
          <w:rFonts w:hint="eastAsia"/>
        </w:rPr>
        <w:t>收集统计信息必须人工触发，</w:t>
      </w:r>
      <w:r w:rsidR="00AE76D6">
        <w:rPr>
          <w:rFonts w:hint="eastAsia"/>
        </w:rPr>
        <w:t>添加</w:t>
      </w:r>
      <w:r w:rsidR="00AE76D6">
        <w:rPr>
          <w:rFonts w:hint="eastAsia"/>
        </w:rPr>
        <w:t>db.analyze()</w:t>
      </w:r>
      <w:r w:rsidR="00AE76D6">
        <w:rPr>
          <w:rFonts w:hint="eastAsia"/>
        </w:rPr>
        <w:t>命令，用于收集统计信息</w:t>
      </w:r>
    </w:p>
    <w:p w:rsidR="00AE76D6" w:rsidRDefault="00AE76D6" w:rsidP="00AE76D6">
      <w:pPr>
        <w:jc w:val="left"/>
      </w:pPr>
    </w:p>
    <w:p w:rsidR="00AE76D6" w:rsidRDefault="00AE76D6" w:rsidP="00AE76D6">
      <w:pPr>
        <w:pStyle w:val="Heading3"/>
      </w:pPr>
      <w:r>
        <w:rPr>
          <w:rFonts w:hint="eastAsia"/>
        </w:rPr>
        <w:t>db.analyze()</w:t>
      </w:r>
    </w:p>
    <w:p w:rsidR="00AE76D6" w:rsidRDefault="00AE76D6" w:rsidP="00AE76D6">
      <w:r>
        <w:rPr>
          <w:rFonts w:hint="eastAsia"/>
        </w:rPr>
        <w:t>db.analyze()</w:t>
      </w:r>
      <w:r>
        <w:rPr>
          <w:rFonts w:hint="eastAsia"/>
        </w:rPr>
        <w:t>命令用于收集</w:t>
      </w:r>
      <w:r>
        <w:rPr>
          <w:rFonts w:hint="eastAsia"/>
        </w:rPr>
        <w:t>Collection</w:t>
      </w:r>
      <w:r>
        <w:rPr>
          <w:rFonts w:hint="eastAsia"/>
        </w:rPr>
        <w:t>的统计信息</w:t>
      </w:r>
      <w:r w:rsidR="00E668DA">
        <w:rPr>
          <w:rFonts w:hint="eastAsia"/>
        </w:rPr>
        <w:t>：</w:t>
      </w:r>
    </w:p>
    <w:p w:rsidR="00E668DA" w:rsidRDefault="00E668DA" w:rsidP="00AE76D6"/>
    <w:p w:rsidR="00E668DA" w:rsidRDefault="00E668DA" w:rsidP="008A7D41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可以指定在不同的数据组上进行</w:t>
      </w:r>
    </w:p>
    <w:p w:rsidR="00E668DA" w:rsidRDefault="00E668DA" w:rsidP="008A7D41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可以指定在不同的集合空间上进行</w:t>
      </w:r>
    </w:p>
    <w:p w:rsidR="00E668DA" w:rsidRDefault="00E668DA" w:rsidP="008A7D41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可以指定在不同的集合上进行</w:t>
      </w:r>
    </w:p>
    <w:p w:rsidR="002E7376" w:rsidRPr="00AE76D6" w:rsidRDefault="002E7376" w:rsidP="008A7D41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可以指定在不同的索引上进行</w:t>
      </w:r>
    </w:p>
    <w:p w:rsidR="00AE76D6" w:rsidRDefault="00AE76D6" w:rsidP="00AE76D6">
      <w:pPr>
        <w:pStyle w:val="Heading4"/>
      </w:pPr>
      <w:r>
        <w:rPr>
          <w:rFonts w:hint="eastAsia"/>
        </w:rPr>
        <w:lastRenderedPageBreak/>
        <w:t>格式</w:t>
      </w:r>
    </w:p>
    <w:p w:rsidR="00AE76D6" w:rsidRDefault="008A7582" w:rsidP="00AE76D6">
      <w:r>
        <w:rPr>
          <w:rFonts w:hint="eastAsia"/>
        </w:rPr>
        <w:t>db.analyze( [options] )</w:t>
      </w:r>
    </w:p>
    <w:p w:rsidR="008A7582" w:rsidRDefault="008A7582" w:rsidP="00AE76D6"/>
    <w:p w:rsidR="008A7582" w:rsidRDefault="008A7582" w:rsidP="008A7582">
      <w:pPr>
        <w:pStyle w:val="Heading4"/>
      </w:pPr>
      <w:r>
        <w:rPr>
          <w:rFonts w:hint="eastAsia"/>
        </w:rPr>
        <w:t>选项</w:t>
      </w:r>
      <w:r>
        <w:rPr>
          <w:rFonts w:hint="eastAsia"/>
        </w:rPr>
        <w:t>(Options)</w:t>
      </w:r>
    </w:p>
    <w:p w:rsidR="006901DC" w:rsidRDefault="008A7582" w:rsidP="008A7D41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CollectionSpace</w:t>
      </w:r>
      <w:r>
        <w:rPr>
          <w:rFonts w:hint="eastAsia"/>
        </w:rPr>
        <w:t>：指定需要收集统计信息的集合空间</w:t>
      </w:r>
    </w:p>
    <w:p w:rsidR="006901DC" w:rsidRDefault="008A7582" w:rsidP="008A7D41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Collection</w:t>
      </w:r>
      <w:r>
        <w:rPr>
          <w:rFonts w:hint="eastAsia"/>
        </w:rPr>
        <w:t>：指定需要</w:t>
      </w:r>
      <w:r w:rsidR="007F7C5F">
        <w:rPr>
          <w:rFonts w:hint="eastAsia"/>
        </w:rPr>
        <w:t>收集统计信息的集合</w:t>
      </w:r>
    </w:p>
    <w:p w:rsidR="006901DC" w:rsidRDefault="007F7C5F" w:rsidP="008A7D41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Index</w:t>
      </w:r>
      <w:r>
        <w:rPr>
          <w:rFonts w:hint="eastAsia"/>
        </w:rPr>
        <w:t>：指定需要收集统计信息的索引</w:t>
      </w:r>
    </w:p>
    <w:p w:rsidR="006901DC" w:rsidRDefault="007C14F3" w:rsidP="008A7D41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Mode</w:t>
      </w:r>
      <w:r w:rsidR="008A7582">
        <w:rPr>
          <w:rFonts w:hint="eastAsia"/>
        </w:rPr>
        <w:t>：</w:t>
      </w:r>
      <w:r w:rsidR="004950C5">
        <w:rPr>
          <w:rFonts w:hint="eastAsia"/>
        </w:rPr>
        <w:t>指定</w:t>
      </w:r>
      <w:r w:rsidR="004950C5">
        <w:rPr>
          <w:rFonts w:hint="eastAsia"/>
        </w:rPr>
        <w:t>analyze</w:t>
      </w:r>
      <w:r w:rsidR="004950C5">
        <w:rPr>
          <w:rFonts w:hint="eastAsia"/>
        </w:rPr>
        <w:t>的级别</w:t>
      </w:r>
    </w:p>
    <w:p w:rsidR="000C1FFA" w:rsidRDefault="000C1FFA" w:rsidP="008A7D41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 w:rsidRPr="000C1FFA">
        <w:t>Location Elements</w:t>
      </w:r>
      <w:r>
        <w:rPr>
          <w:rFonts w:hint="eastAsia"/>
        </w:rPr>
        <w:t>：命令位置参数</w:t>
      </w:r>
      <w:r w:rsidR="007E5C35">
        <w:rPr>
          <w:rFonts w:hint="eastAsia"/>
        </w:rPr>
        <w:t>（</w:t>
      </w:r>
      <w:r w:rsidR="00392E66">
        <w:rPr>
          <w:rFonts w:hint="eastAsia"/>
        </w:rPr>
        <w:t>单机版不生效</w:t>
      </w:r>
      <w:r w:rsidR="007E5C35">
        <w:rPr>
          <w:rFonts w:hint="eastAsia"/>
        </w:rPr>
        <w:t>）</w:t>
      </w:r>
    </w:p>
    <w:p w:rsidR="00392E66" w:rsidRDefault="00392E66" w:rsidP="00392E66"/>
    <w:p w:rsidR="0070373B" w:rsidRDefault="0070373B" w:rsidP="0070373B"/>
    <w:tbl>
      <w:tblPr>
        <w:tblStyle w:val="TableGrid"/>
        <w:tblW w:w="0" w:type="auto"/>
        <w:tblInd w:w="357" w:type="dxa"/>
        <w:tblLook w:val="04A0"/>
      </w:tblPr>
      <w:tblGrid>
        <w:gridCol w:w="1668"/>
        <w:gridCol w:w="1632"/>
        <w:gridCol w:w="1626"/>
        <w:gridCol w:w="1624"/>
        <w:gridCol w:w="1615"/>
      </w:tblGrid>
      <w:tr w:rsidR="007C14F3" w:rsidRPr="0070373B" w:rsidTr="00CC0DD4">
        <w:tc>
          <w:tcPr>
            <w:tcW w:w="1668" w:type="dxa"/>
          </w:tcPr>
          <w:p w:rsidR="0070373B" w:rsidRPr="0070373B" w:rsidRDefault="0070373B" w:rsidP="0070373B">
            <w:pPr>
              <w:ind w:left="0"/>
              <w:rPr>
                <w:sz w:val="13"/>
                <w:szCs w:val="13"/>
              </w:rPr>
            </w:pPr>
            <w:r w:rsidRPr="0070373B">
              <w:rPr>
                <w:rFonts w:hint="eastAsia"/>
                <w:sz w:val="13"/>
                <w:szCs w:val="13"/>
              </w:rPr>
              <w:t>名称</w:t>
            </w:r>
          </w:p>
        </w:tc>
        <w:tc>
          <w:tcPr>
            <w:tcW w:w="1632" w:type="dxa"/>
          </w:tcPr>
          <w:p w:rsidR="0070373B" w:rsidRPr="0070373B" w:rsidRDefault="0070373B" w:rsidP="0070373B">
            <w:pPr>
              <w:ind w:left="0"/>
              <w:rPr>
                <w:sz w:val="13"/>
                <w:szCs w:val="13"/>
              </w:rPr>
            </w:pPr>
            <w:r w:rsidRPr="0070373B">
              <w:rPr>
                <w:rFonts w:hint="eastAsia"/>
                <w:sz w:val="13"/>
                <w:szCs w:val="13"/>
              </w:rPr>
              <w:t>说明</w:t>
            </w:r>
          </w:p>
        </w:tc>
        <w:tc>
          <w:tcPr>
            <w:tcW w:w="1626" w:type="dxa"/>
          </w:tcPr>
          <w:p w:rsidR="0070373B" w:rsidRPr="0070373B" w:rsidRDefault="0070373B" w:rsidP="0070373B">
            <w:pPr>
              <w:ind w:left="0"/>
              <w:rPr>
                <w:sz w:val="13"/>
                <w:szCs w:val="13"/>
              </w:rPr>
            </w:pPr>
            <w:r w:rsidRPr="0070373B">
              <w:rPr>
                <w:rFonts w:hint="eastAsia"/>
                <w:sz w:val="13"/>
                <w:szCs w:val="13"/>
              </w:rPr>
              <w:t>类型</w:t>
            </w:r>
          </w:p>
        </w:tc>
        <w:tc>
          <w:tcPr>
            <w:tcW w:w="1624" w:type="dxa"/>
          </w:tcPr>
          <w:p w:rsidR="0070373B" w:rsidRPr="0070373B" w:rsidRDefault="0070373B" w:rsidP="0070373B">
            <w:pPr>
              <w:ind w:left="0"/>
              <w:rPr>
                <w:sz w:val="13"/>
                <w:szCs w:val="13"/>
              </w:rPr>
            </w:pPr>
            <w:r w:rsidRPr="0070373B">
              <w:rPr>
                <w:rFonts w:hint="eastAsia"/>
                <w:sz w:val="13"/>
                <w:szCs w:val="13"/>
              </w:rPr>
              <w:t>默认值</w:t>
            </w:r>
          </w:p>
        </w:tc>
        <w:tc>
          <w:tcPr>
            <w:tcW w:w="1615" w:type="dxa"/>
          </w:tcPr>
          <w:p w:rsidR="0070373B" w:rsidRPr="0070373B" w:rsidRDefault="0070373B" w:rsidP="0070373B">
            <w:pPr>
              <w:ind w:left="0"/>
              <w:rPr>
                <w:sz w:val="13"/>
                <w:szCs w:val="13"/>
              </w:rPr>
            </w:pPr>
            <w:r w:rsidRPr="0070373B">
              <w:rPr>
                <w:rFonts w:hint="eastAsia"/>
                <w:sz w:val="13"/>
                <w:szCs w:val="13"/>
              </w:rPr>
              <w:t>必填</w:t>
            </w:r>
          </w:p>
        </w:tc>
      </w:tr>
      <w:tr w:rsidR="007C14F3" w:rsidRPr="0070373B" w:rsidTr="00CC0DD4">
        <w:tc>
          <w:tcPr>
            <w:tcW w:w="1668" w:type="dxa"/>
          </w:tcPr>
          <w:p w:rsidR="0070373B" w:rsidRPr="0070373B" w:rsidRDefault="0070373B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CollectionSpace</w:t>
            </w:r>
          </w:p>
        </w:tc>
        <w:tc>
          <w:tcPr>
            <w:tcW w:w="1632" w:type="dxa"/>
          </w:tcPr>
          <w:p w:rsidR="0070373B" w:rsidRPr="0070373B" w:rsidRDefault="0070373B" w:rsidP="0070373B">
            <w:pPr>
              <w:ind w:left="0"/>
              <w:rPr>
                <w:sz w:val="13"/>
                <w:szCs w:val="13"/>
              </w:rPr>
            </w:pPr>
            <w:r w:rsidRPr="0070373B">
              <w:rPr>
                <w:rFonts w:hint="eastAsia"/>
                <w:sz w:val="13"/>
                <w:szCs w:val="13"/>
              </w:rPr>
              <w:t>指定需要收集统计信息的集合空间</w:t>
            </w:r>
          </w:p>
        </w:tc>
        <w:tc>
          <w:tcPr>
            <w:tcW w:w="1626" w:type="dxa"/>
          </w:tcPr>
          <w:p w:rsidR="0070373B" w:rsidRPr="0070373B" w:rsidRDefault="00696BBA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1624" w:type="dxa"/>
          </w:tcPr>
          <w:p w:rsidR="0070373B" w:rsidRPr="0070373B" w:rsidRDefault="00696BBA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null</w:t>
            </w:r>
          </w:p>
        </w:tc>
        <w:tc>
          <w:tcPr>
            <w:tcW w:w="1615" w:type="dxa"/>
          </w:tcPr>
          <w:p w:rsidR="0070373B" w:rsidRPr="0070373B" w:rsidRDefault="0070373B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</w:tr>
      <w:tr w:rsidR="007C14F3" w:rsidRPr="0070373B" w:rsidTr="00CC0DD4">
        <w:tc>
          <w:tcPr>
            <w:tcW w:w="1668" w:type="dxa"/>
          </w:tcPr>
          <w:p w:rsidR="0070373B" w:rsidRPr="0070373B" w:rsidRDefault="00696BBA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</w:t>
            </w:r>
          </w:p>
        </w:tc>
        <w:tc>
          <w:tcPr>
            <w:tcW w:w="1632" w:type="dxa"/>
          </w:tcPr>
          <w:p w:rsidR="0070373B" w:rsidRPr="0070373B" w:rsidRDefault="00566EC5" w:rsidP="0070373B">
            <w:pPr>
              <w:ind w:left="0"/>
              <w:rPr>
                <w:sz w:val="13"/>
                <w:szCs w:val="13"/>
              </w:rPr>
            </w:pPr>
            <w:r w:rsidRPr="00566EC5">
              <w:rPr>
                <w:rFonts w:hint="eastAsia"/>
                <w:sz w:val="13"/>
                <w:szCs w:val="13"/>
              </w:rPr>
              <w:t>指定需要收集统计信息的集合</w:t>
            </w:r>
            <w:r w:rsidR="001E53FC">
              <w:rPr>
                <w:rFonts w:hint="eastAsia"/>
                <w:sz w:val="13"/>
                <w:szCs w:val="13"/>
              </w:rPr>
              <w:t>（全名）</w:t>
            </w:r>
          </w:p>
        </w:tc>
        <w:tc>
          <w:tcPr>
            <w:tcW w:w="1626" w:type="dxa"/>
          </w:tcPr>
          <w:p w:rsidR="0070373B" w:rsidRPr="0070373B" w:rsidRDefault="00566E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1624" w:type="dxa"/>
          </w:tcPr>
          <w:p w:rsidR="0070373B" w:rsidRPr="0070373B" w:rsidRDefault="00566E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null</w:t>
            </w:r>
          </w:p>
        </w:tc>
        <w:tc>
          <w:tcPr>
            <w:tcW w:w="1615" w:type="dxa"/>
          </w:tcPr>
          <w:p w:rsidR="0070373B" w:rsidRPr="0070373B" w:rsidRDefault="00566E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</w:tr>
      <w:tr w:rsidR="00566EC5" w:rsidRPr="0070373B" w:rsidTr="00CC0DD4">
        <w:tc>
          <w:tcPr>
            <w:tcW w:w="1668" w:type="dxa"/>
          </w:tcPr>
          <w:p w:rsidR="00566EC5" w:rsidRDefault="00566E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Index</w:t>
            </w:r>
          </w:p>
        </w:tc>
        <w:tc>
          <w:tcPr>
            <w:tcW w:w="1632" w:type="dxa"/>
          </w:tcPr>
          <w:p w:rsidR="00566EC5" w:rsidRPr="00566EC5" w:rsidRDefault="00566E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指定需要收集统计信息的索引</w:t>
            </w:r>
          </w:p>
        </w:tc>
        <w:tc>
          <w:tcPr>
            <w:tcW w:w="1626" w:type="dxa"/>
          </w:tcPr>
          <w:p w:rsidR="00566EC5" w:rsidRPr="00566EC5" w:rsidRDefault="00566E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1624" w:type="dxa"/>
          </w:tcPr>
          <w:p w:rsidR="00566EC5" w:rsidRDefault="00566E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null</w:t>
            </w:r>
          </w:p>
        </w:tc>
        <w:tc>
          <w:tcPr>
            <w:tcW w:w="1615" w:type="dxa"/>
          </w:tcPr>
          <w:p w:rsidR="00566EC5" w:rsidRDefault="00566E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</w:tr>
      <w:tr w:rsidR="007C14F3" w:rsidRPr="0070373B" w:rsidTr="00CC0DD4">
        <w:tc>
          <w:tcPr>
            <w:tcW w:w="1668" w:type="dxa"/>
          </w:tcPr>
          <w:p w:rsidR="007C14F3" w:rsidRDefault="007C14F3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Mode</w:t>
            </w:r>
          </w:p>
        </w:tc>
        <w:tc>
          <w:tcPr>
            <w:tcW w:w="1632" w:type="dxa"/>
          </w:tcPr>
          <w:p w:rsidR="007C14F3" w:rsidRDefault="004950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指定</w:t>
            </w:r>
            <w:r>
              <w:rPr>
                <w:rFonts w:hint="eastAsia"/>
                <w:sz w:val="13"/>
                <w:szCs w:val="13"/>
              </w:rPr>
              <w:t>analyze</w:t>
            </w:r>
            <w:r>
              <w:rPr>
                <w:rFonts w:hint="eastAsia"/>
                <w:sz w:val="13"/>
                <w:szCs w:val="13"/>
              </w:rPr>
              <w:t>的级别</w:t>
            </w:r>
          </w:p>
          <w:p w:rsidR="004950C5" w:rsidRDefault="004950C5" w:rsidP="004950C5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</w:t>
            </w:r>
            <w:r>
              <w:rPr>
                <w:rFonts w:hint="eastAsia"/>
                <w:sz w:val="13"/>
                <w:szCs w:val="13"/>
              </w:rPr>
              <w:t>：进行抽样统计</w:t>
            </w:r>
          </w:p>
          <w:p w:rsidR="004950C5" w:rsidRDefault="004950C5" w:rsidP="004950C5">
            <w:pPr>
              <w:ind w:left="0"/>
              <w:rPr>
                <w:color w:val="FF0000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2</w:t>
            </w:r>
            <w:r>
              <w:rPr>
                <w:rFonts w:hint="eastAsia"/>
                <w:sz w:val="13"/>
                <w:szCs w:val="13"/>
              </w:rPr>
              <w:t>：进行全局统计</w:t>
            </w:r>
            <w:r w:rsidR="00DC4A39" w:rsidRPr="007B483C">
              <w:rPr>
                <w:rFonts w:hint="eastAsia"/>
                <w:color w:val="FF0000"/>
                <w:sz w:val="13"/>
                <w:szCs w:val="13"/>
              </w:rPr>
              <w:t>（暂不支持）</w:t>
            </w:r>
          </w:p>
          <w:p w:rsidR="00804156" w:rsidRDefault="0085216C" w:rsidP="004950C5">
            <w:pPr>
              <w:ind w:left="0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3</w:t>
            </w:r>
            <w:r>
              <w:rPr>
                <w:rFonts w:hint="eastAsia"/>
                <w:sz w:val="13"/>
                <w:szCs w:val="13"/>
              </w:rPr>
              <w:t>：</w:t>
            </w:r>
            <w:r w:rsidR="00804156">
              <w:rPr>
                <w:rFonts w:hint="eastAsia"/>
                <w:sz w:val="13"/>
                <w:szCs w:val="13"/>
              </w:rPr>
              <w:t>生成默认的统计信息（便于手动修改）</w:t>
            </w:r>
          </w:p>
          <w:p w:rsidR="0085216C" w:rsidRPr="0085216C" w:rsidRDefault="00804156" w:rsidP="00804156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4</w:t>
            </w:r>
            <w:r>
              <w:rPr>
                <w:rFonts w:hint="eastAsia"/>
                <w:sz w:val="13"/>
                <w:szCs w:val="13"/>
              </w:rPr>
              <w:t>：</w:t>
            </w:r>
            <w:r w:rsidR="0085216C">
              <w:rPr>
                <w:rFonts w:hint="eastAsia"/>
                <w:sz w:val="13"/>
                <w:szCs w:val="13"/>
              </w:rPr>
              <w:t>仅重新加载统计信息</w:t>
            </w:r>
          </w:p>
        </w:tc>
        <w:tc>
          <w:tcPr>
            <w:tcW w:w="1626" w:type="dxa"/>
          </w:tcPr>
          <w:p w:rsidR="007C14F3" w:rsidRDefault="004950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Int</w:t>
            </w:r>
          </w:p>
        </w:tc>
        <w:tc>
          <w:tcPr>
            <w:tcW w:w="1624" w:type="dxa"/>
          </w:tcPr>
          <w:p w:rsidR="007C14F3" w:rsidRDefault="004950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</w:t>
            </w:r>
          </w:p>
        </w:tc>
        <w:tc>
          <w:tcPr>
            <w:tcW w:w="1615" w:type="dxa"/>
          </w:tcPr>
          <w:p w:rsidR="00DC4A39" w:rsidRDefault="004950C5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</w:tr>
      <w:tr w:rsidR="00886E84" w:rsidRPr="0070373B" w:rsidTr="00CC0DD4">
        <w:tc>
          <w:tcPr>
            <w:tcW w:w="1668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SampleNumber</w:t>
            </w:r>
          </w:p>
        </w:tc>
        <w:tc>
          <w:tcPr>
            <w:tcW w:w="1632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抽样的个数</w:t>
            </w:r>
            <w:r w:rsidRPr="007B483C">
              <w:rPr>
                <w:rFonts w:hint="eastAsia"/>
                <w:color w:val="FF0000"/>
                <w:sz w:val="13"/>
                <w:szCs w:val="13"/>
              </w:rPr>
              <w:t>（</w:t>
            </w:r>
            <w:r w:rsidR="00642022">
              <w:rPr>
                <w:rFonts w:hint="eastAsia"/>
                <w:color w:val="FF0000"/>
                <w:sz w:val="13"/>
                <w:szCs w:val="13"/>
              </w:rPr>
              <w:t>不开</w:t>
            </w:r>
            <w:r w:rsidR="00BB51BB">
              <w:rPr>
                <w:rFonts w:hint="eastAsia"/>
                <w:color w:val="FF0000"/>
                <w:sz w:val="13"/>
                <w:szCs w:val="13"/>
              </w:rPr>
              <w:t>放，最大值</w:t>
            </w:r>
            <w:r w:rsidR="00BB51BB">
              <w:rPr>
                <w:rFonts w:hint="eastAsia"/>
                <w:color w:val="FF0000"/>
                <w:sz w:val="13"/>
                <w:szCs w:val="13"/>
              </w:rPr>
              <w:t>1</w:t>
            </w:r>
            <w:r w:rsidR="00955CB6">
              <w:rPr>
                <w:rFonts w:hint="eastAsia"/>
                <w:color w:val="FF0000"/>
                <w:sz w:val="13"/>
                <w:szCs w:val="13"/>
              </w:rPr>
              <w:t>0</w:t>
            </w:r>
            <w:r w:rsidR="00BB51BB">
              <w:rPr>
                <w:rFonts w:hint="eastAsia"/>
                <w:color w:val="FF0000"/>
                <w:sz w:val="13"/>
                <w:szCs w:val="13"/>
              </w:rPr>
              <w:t>000</w:t>
            </w:r>
            <w:r w:rsidR="00BD588E">
              <w:rPr>
                <w:rFonts w:hint="eastAsia"/>
                <w:color w:val="FF0000"/>
                <w:sz w:val="13"/>
                <w:szCs w:val="13"/>
              </w:rPr>
              <w:t>，</w:t>
            </w:r>
            <w:r w:rsidR="00BB51BB">
              <w:rPr>
                <w:rFonts w:hint="eastAsia"/>
                <w:color w:val="FF0000"/>
                <w:sz w:val="13"/>
                <w:szCs w:val="13"/>
              </w:rPr>
              <w:t>最小值</w:t>
            </w:r>
            <w:r w:rsidR="00BB51BB">
              <w:rPr>
                <w:rFonts w:hint="eastAsia"/>
                <w:color w:val="FF0000"/>
                <w:sz w:val="13"/>
                <w:szCs w:val="13"/>
              </w:rPr>
              <w:t>100</w:t>
            </w:r>
            <w:r w:rsidRPr="007B483C">
              <w:rPr>
                <w:rFonts w:hint="eastAsia"/>
                <w:color w:val="FF0000"/>
                <w:sz w:val="13"/>
                <w:szCs w:val="13"/>
              </w:rPr>
              <w:t>）</w:t>
            </w:r>
          </w:p>
        </w:tc>
        <w:tc>
          <w:tcPr>
            <w:tcW w:w="1626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Int</w:t>
            </w:r>
          </w:p>
        </w:tc>
        <w:tc>
          <w:tcPr>
            <w:tcW w:w="1624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200</w:t>
            </w:r>
          </w:p>
        </w:tc>
        <w:tc>
          <w:tcPr>
            <w:tcW w:w="1615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</w:tr>
      <w:tr w:rsidR="00886E84" w:rsidRPr="0070373B" w:rsidTr="00CC0DD4">
        <w:tc>
          <w:tcPr>
            <w:tcW w:w="1668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SamplePercent</w:t>
            </w:r>
          </w:p>
        </w:tc>
        <w:tc>
          <w:tcPr>
            <w:tcW w:w="1632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抽样的百分比（</w:t>
            </w:r>
            <w:r w:rsidR="00B231C3">
              <w:rPr>
                <w:rFonts w:hint="eastAsia"/>
                <w:sz w:val="13"/>
                <w:szCs w:val="13"/>
              </w:rPr>
              <w:t>范围：</w:t>
            </w:r>
            <w:r>
              <w:rPr>
                <w:rFonts w:hint="eastAsia"/>
                <w:sz w:val="13"/>
                <w:szCs w:val="13"/>
              </w:rPr>
              <w:t>0-100</w:t>
            </w:r>
            <w:r>
              <w:rPr>
                <w:rFonts w:hint="eastAsia"/>
                <w:sz w:val="13"/>
                <w:szCs w:val="13"/>
              </w:rPr>
              <w:t>）</w:t>
            </w:r>
            <w:r w:rsidR="00B231C3" w:rsidRPr="007B483C">
              <w:rPr>
                <w:rFonts w:hint="eastAsia"/>
                <w:color w:val="FF0000"/>
                <w:sz w:val="13"/>
                <w:szCs w:val="13"/>
              </w:rPr>
              <w:t>（</w:t>
            </w:r>
            <w:r w:rsidR="004938EF" w:rsidRPr="007B483C">
              <w:rPr>
                <w:rFonts w:hint="eastAsia"/>
                <w:color w:val="FF0000"/>
                <w:sz w:val="13"/>
                <w:szCs w:val="13"/>
              </w:rPr>
              <w:t>暂不支持</w:t>
            </w:r>
            <w:r w:rsidR="00B231C3" w:rsidRPr="007B483C">
              <w:rPr>
                <w:rFonts w:hint="eastAsia"/>
                <w:color w:val="FF0000"/>
                <w:sz w:val="13"/>
                <w:szCs w:val="13"/>
              </w:rPr>
              <w:t>）</w:t>
            </w:r>
          </w:p>
        </w:tc>
        <w:tc>
          <w:tcPr>
            <w:tcW w:w="1626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Int</w:t>
            </w:r>
          </w:p>
        </w:tc>
        <w:tc>
          <w:tcPr>
            <w:tcW w:w="1624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50</w:t>
            </w:r>
          </w:p>
        </w:tc>
        <w:tc>
          <w:tcPr>
            <w:tcW w:w="1615" w:type="dxa"/>
          </w:tcPr>
          <w:p w:rsidR="00886E84" w:rsidRDefault="00886E84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</w:tr>
      <w:tr w:rsidR="004950C5" w:rsidRPr="0070373B" w:rsidTr="00CC0DD4">
        <w:tc>
          <w:tcPr>
            <w:tcW w:w="1668" w:type="dxa"/>
          </w:tcPr>
          <w:p w:rsidR="004950C5" w:rsidRDefault="003E2D4A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LocationElements</w:t>
            </w:r>
          </w:p>
        </w:tc>
        <w:tc>
          <w:tcPr>
            <w:tcW w:w="1632" w:type="dxa"/>
          </w:tcPr>
          <w:p w:rsidR="004950C5" w:rsidRDefault="003E2D4A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命令位置参数</w:t>
            </w:r>
            <w:r w:rsidR="001A4C34">
              <w:rPr>
                <w:rFonts w:hint="eastAsia"/>
                <w:sz w:val="13"/>
                <w:szCs w:val="13"/>
              </w:rPr>
              <w:t>，仅支持</w:t>
            </w:r>
            <w:r w:rsidR="003F4A9D">
              <w:rPr>
                <w:rFonts w:hint="eastAsia"/>
                <w:sz w:val="13"/>
                <w:szCs w:val="13"/>
              </w:rPr>
              <w:t>指定</w:t>
            </w:r>
            <w:r w:rsidR="001A4C34">
              <w:rPr>
                <w:rFonts w:hint="eastAsia"/>
                <w:sz w:val="13"/>
                <w:szCs w:val="13"/>
              </w:rPr>
              <w:t>数据组或者数据节点</w:t>
            </w:r>
          </w:p>
        </w:tc>
        <w:tc>
          <w:tcPr>
            <w:tcW w:w="1626" w:type="dxa"/>
          </w:tcPr>
          <w:p w:rsidR="004950C5" w:rsidRDefault="00664079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JSON</w:t>
            </w:r>
            <w:r>
              <w:rPr>
                <w:rFonts w:hint="eastAsia"/>
                <w:sz w:val="13"/>
                <w:szCs w:val="13"/>
              </w:rPr>
              <w:t>对象</w:t>
            </w:r>
          </w:p>
        </w:tc>
        <w:tc>
          <w:tcPr>
            <w:tcW w:w="1624" w:type="dxa"/>
          </w:tcPr>
          <w:p w:rsidR="004950C5" w:rsidRDefault="00D74E5C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null</w:t>
            </w:r>
          </w:p>
        </w:tc>
        <w:tc>
          <w:tcPr>
            <w:tcW w:w="1615" w:type="dxa"/>
          </w:tcPr>
          <w:p w:rsidR="004950C5" w:rsidRDefault="00D74E5C" w:rsidP="0070373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</w:tr>
    </w:tbl>
    <w:p w:rsidR="0070373B" w:rsidRDefault="0070373B" w:rsidP="0070373B"/>
    <w:p w:rsidR="00696BBA" w:rsidRDefault="00696BBA" w:rsidP="0070373B">
      <w:r>
        <w:rPr>
          <w:rFonts w:hint="eastAsia"/>
        </w:rPr>
        <w:t>注：</w:t>
      </w:r>
    </w:p>
    <w:p w:rsidR="005721F9" w:rsidRDefault="00696BBA" w:rsidP="008A7D41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CollectionSpace</w:t>
      </w:r>
      <w:r>
        <w:rPr>
          <w:rFonts w:hint="eastAsia"/>
        </w:rPr>
        <w:t>、</w:t>
      </w:r>
      <w:r>
        <w:rPr>
          <w:rFonts w:hint="eastAsia"/>
        </w:rPr>
        <w:t>Collection</w:t>
      </w:r>
      <w:r w:rsidR="00604761">
        <w:rPr>
          <w:rFonts w:hint="eastAsia"/>
        </w:rPr>
        <w:t>、</w:t>
      </w:r>
      <w:r>
        <w:rPr>
          <w:rFonts w:hint="eastAsia"/>
        </w:rPr>
        <w:t>Index</w:t>
      </w:r>
      <w:r w:rsidR="00604761">
        <w:rPr>
          <w:rFonts w:hint="eastAsia"/>
        </w:rPr>
        <w:t>和</w:t>
      </w:r>
      <w:r w:rsidR="00604761">
        <w:rPr>
          <w:rFonts w:hint="eastAsia"/>
        </w:rPr>
        <w:t>Location</w:t>
      </w:r>
      <w:r w:rsidR="00604761">
        <w:rPr>
          <w:rFonts w:hint="eastAsia"/>
        </w:rPr>
        <w:t>都</w:t>
      </w:r>
      <w:r>
        <w:rPr>
          <w:rFonts w:hint="eastAsia"/>
        </w:rPr>
        <w:t>没有指定，则针对所有非系统集合进行</w:t>
      </w:r>
      <w:r w:rsidR="007F017F">
        <w:rPr>
          <w:rFonts w:hint="eastAsia"/>
        </w:rPr>
        <w:t>全局的</w:t>
      </w:r>
      <w:r w:rsidR="005051BC">
        <w:rPr>
          <w:rFonts w:hint="eastAsia"/>
        </w:rPr>
        <w:t>统计信息收集</w:t>
      </w:r>
    </w:p>
    <w:p w:rsidR="00860E5C" w:rsidRDefault="00860E5C" w:rsidP="008A7D41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仅支持到数据组</w:t>
      </w:r>
      <w:r w:rsidR="0031727F">
        <w:rPr>
          <w:rFonts w:hint="eastAsia"/>
        </w:rPr>
        <w:t>Group</w:t>
      </w:r>
      <w:r>
        <w:rPr>
          <w:rFonts w:hint="eastAsia"/>
        </w:rPr>
        <w:t>级别执行</w:t>
      </w:r>
      <w:r w:rsidR="00492DFE">
        <w:rPr>
          <w:rFonts w:hint="eastAsia"/>
        </w:rPr>
        <w:t>，并且在数据组的主节点进行</w:t>
      </w:r>
    </w:p>
    <w:p w:rsidR="00D45704" w:rsidRDefault="00D45704" w:rsidP="008A7D41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如果指定</w:t>
      </w:r>
      <w:r>
        <w:rPr>
          <w:rFonts w:hint="eastAsia"/>
        </w:rPr>
        <w:t>CollectionSpace</w:t>
      </w:r>
      <w:r>
        <w:rPr>
          <w:rFonts w:hint="eastAsia"/>
        </w:rPr>
        <w:t>，则不能再指定</w:t>
      </w:r>
      <w:r>
        <w:rPr>
          <w:rFonts w:hint="eastAsia"/>
        </w:rPr>
        <w:t>Collection</w:t>
      </w:r>
      <w:r>
        <w:rPr>
          <w:rFonts w:hint="eastAsia"/>
        </w:rPr>
        <w:t>和</w:t>
      </w:r>
      <w:r>
        <w:rPr>
          <w:rFonts w:hint="eastAsia"/>
        </w:rPr>
        <w:t>Index</w:t>
      </w:r>
      <w:r w:rsidR="00E121E1">
        <w:rPr>
          <w:rFonts w:hint="eastAsia"/>
        </w:rPr>
        <w:t>，此时会对该</w:t>
      </w:r>
      <w:r w:rsidR="00E121E1">
        <w:rPr>
          <w:rFonts w:hint="eastAsia"/>
        </w:rPr>
        <w:t>CollectionSpace</w:t>
      </w:r>
      <w:r w:rsidR="00E121E1">
        <w:rPr>
          <w:rFonts w:hint="eastAsia"/>
        </w:rPr>
        <w:t>下所有</w:t>
      </w:r>
      <w:r w:rsidR="00E121E1">
        <w:rPr>
          <w:rFonts w:hint="eastAsia"/>
        </w:rPr>
        <w:t>Collection</w:t>
      </w:r>
      <w:r w:rsidR="00E121E1">
        <w:rPr>
          <w:rFonts w:hint="eastAsia"/>
        </w:rPr>
        <w:t>及所有</w:t>
      </w:r>
      <w:r w:rsidR="00E121E1">
        <w:rPr>
          <w:rFonts w:hint="eastAsia"/>
        </w:rPr>
        <w:t>Index</w:t>
      </w:r>
      <w:r w:rsidR="00E121E1">
        <w:rPr>
          <w:rFonts w:hint="eastAsia"/>
        </w:rPr>
        <w:t>进行统计信息收集</w:t>
      </w:r>
    </w:p>
    <w:p w:rsidR="00D45704" w:rsidRDefault="00D45704" w:rsidP="008A7D41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如果指定</w:t>
      </w:r>
      <w:r>
        <w:rPr>
          <w:rFonts w:hint="eastAsia"/>
        </w:rPr>
        <w:t>Collection</w:t>
      </w:r>
      <w:r>
        <w:rPr>
          <w:rFonts w:hint="eastAsia"/>
        </w:rPr>
        <w:t>，则不能再指定</w:t>
      </w:r>
      <w:r>
        <w:rPr>
          <w:rFonts w:hint="eastAsia"/>
        </w:rPr>
        <w:t>CollecitonSpace</w:t>
      </w:r>
      <w:r w:rsidR="00EB64F5">
        <w:rPr>
          <w:rFonts w:hint="eastAsia"/>
        </w:rPr>
        <w:t>，此时会对该</w:t>
      </w:r>
      <w:r w:rsidR="00EB64F5">
        <w:rPr>
          <w:rFonts w:hint="eastAsia"/>
        </w:rPr>
        <w:t>Collection</w:t>
      </w:r>
      <w:r w:rsidR="00EB64F5">
        <w:rPr>
          <w:rFonts w:hint="eastAsia"/>
        </w:rPr>
        <w:t>所有的</w:t>
      </w:r>
      <w:r w:rsidR="00EB64F5">
        <w:rPr>
          <w:rFonts w:hint="eastAsia"/>
        </w:rPr>
        <w:lastRenderedPageBreak/>
        <w:t>Index</w:t>
      </w:r>
      <w:r w:rsidR="00EB64F5">
        <w:rPr>
          <w:rFonts w:hint="eastAsia"/>
        </w:rPr>
        <w:t>进行统计信息收集</w:t>
      </w:r>
    </w:p>
    <w:p w:rsidR="00D45704" w:rsidRDefault="00D45704" w:rsidP="008A7D41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如果指定</w:t>
      </w:r>
      <w:r>
        <w:rPr>
          <w:rFonts w:hint="eastAsia"/>
        </w:rPr>
        <w:t>Index</w:t>
      </w:r>
      <w:r>
        <w:rPr>
          <w:rFonts w:hint="eastAsia"/>
        </w:rPr>
        <w:t>，则需要指定</w:t>
      </w:r>
      <w:r>
        <w:rPr>
          <w:rFonts w:hint="eastAsia"/>
        </w:rPr>
        <w:t>Collection</w:t>
      </w:r>
    </w:p>
    <w:p w:rsidR="00F26C61" w:rsidRDefault="00F26C61" w:rsidP="008A7D41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指定</w:t>
      </w:r>
      <w:r>
        <w:rPr>
          <w:rFonts w:hint="eastAsia"/>
        </w:rPr>
        <w:t>CollectionSpace</w:t>
      </w:r>
      <w:r>
        <w:rPr>
          <w:rFonts w:hint="eastAsia"/>
        </w:rPr>
        <w:t>、</w:t>
      </w:r>
      <w:r>
        <w:rPr>
          <w:rFonts w:hint="eastAsia"/>
        </w:rPr>
        <w:t>Collection</w:t>
      </w:r>
      <w:r>
        <w:rPr>
          <w:rFonts w:hint="eastAsia"/>
        </w:rPr>
        <w:t>和</w:t>
      </w:r>
      <w:r>
        <w:rPr>
          <w:rFonts w:hint="eastAsia"/>
        </w:rPr>
        <w:t>Index</w:t>
      </w:r>
      <w:r>
        <w:rPr>
          <w:rFonts w:hint="eastAsia"/>
        </w:rPr>
        <w:t>可以再指定</w:t>
      </w:r>
      <w:r>
        <w:rPr>
          <w:rFonts w:hint="eastAsia"/>
        </w:rPr>
        <w:t>Location</w:t>
      </w:r>
      <w:r>
        <w:rPr>
          <w:rFonts w:hint="eastAsia"/>
        </w:rPr>
        <w:t>缩小范围</w:t>
      </w:r>
    </w:p>
    <w:p w:rsidR="009938C8" w:rsidRDefault="00E121E1" w:rsidP="00804156">
      <w:pPr>
        <w:pStyle w:val="ListParagraph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不能再系统</w:t>
      </w:r>
      <w:r>
        <w:rPr>
          <w:rFonts w:hint="eastAsia"/>
        </w:rPr>
        <w:t>CollectionSpace</w:t>
      </w:r>
      <w:r>
        <w:rPr>
          <w:rFonts w:hint="eastAsia"/>
        </w:rPr>
        <w:t>和系统</w:t>
      </w:r>
      <w:r>
        <w:rPr>
          <w:rFonts w:hint="eastAsia"/>
        </w:rPr>
        <w:t>Collection</w:t>
      </w:r>
      <w:r>
        <w:rPr>
          <w:rFonts w:hint="eastAsia"/>
        </w:rPr>
        <w:t>上进行</w:t>
      </w:r>
    </w:p>
    <w:p w:rsidR="00C209A8" w:rsidRDefault="00C209A8" w:rsidP="00C209A8">
      <w:pPr>
        <w:rPr>
          <w:rFonts w:hint="eastAsia"/>
        </w:rPr>
      </w:pPr>
    </w:p>
    <w:p w:rsidR="00C209A8" w:rsidRDefault="00C209A8" w:rsidP="00C209A8">
      <w:pPr>
        <w:pStyle w:val="Heading3"/>
        <w:rPr>
          <w:rFonts w:hint="eastAsia"/>
        </w:rPr>
      </w:pPr>
      <w:r>
        <w:rPr>
          <w:rFonts w:hint="eastAsia"/>
        </w:rPr>
        <w:t>驱动接口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4089"/>
        <w:gridCol w:w="4076"/>
      </w:tblGrid>
      <w:tr w:rsidR="00C209A8" w:rsidTr="00C209A8"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驱动</w:t>
            </w:r>
          </w:p>
        </w:tc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</w:p>
        </w:tc>
      </w:tr>
      <w:tr w:rsidR="00C209A8" w:rsidTr="00C209A8">
        <w:tc>
          <w:tcPr>
            <w:tcW w:w="4261" w:type="dxa"/>
          </w:tcPr>
          <w:p w:rsidR="00C209A8" w:rsidRDefault="00C209A8" w:rsidP="00C209A8">
            <w:pPr>
              <w:ind w:left="0"/>
            </w:pPr>
            <w:r>
              <w:rPr>
                <w:rFonts w:hint="eastAsia"/>
              </w:rPr>
              <w:t>C</w:t>
            </w:r>
          </w:p>
        </w:tc>
        <w:tc>
          <w:tcPr>
            <w:tcW w:w="4261" w:type="dxa"/>
          </w:tcPr>
          <w:p w:rsidR="00C209A8" w:rsidRDefault="00C209A8" w:rsidP="00C209A8">
            <w:pPr>
              <w:ind w:left="0"/>
            </w:pPr>
            <w:r>
              <w:rPr>
                <w:rFonts w:hint="eastAsia"/>
              </w:rPr>
              <w:t>本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添加</w:t>
            </w:r>
          </w:p>
        </w:tc>
      </w:tr>
      <w:tr w:rsidR="00C209A8" w:rsidTr="00C209A8">
        <w:tc>
          <w:tcPr>
            <w:tcW w:w="4261" w:type="dxa"/>
          </w:tcPr>
          <w:p w:rsidR="00C209A8" w:rsidRDefault="00C209A8" w:rsidP="00C209A8">
            <w:pPr>
              <w:ind w:left="0"/>
            </w:pPr>
            <w:r>
              <w:rPr>
                <w:rFonts w:hint="eastAsia"/>
              </w:rPr>
              <w:t>C++</w:t>
            </w:r>
          </w:p>
        </w:tc>
        <w:tc>
          <w:tcPr>
            <w:tcW w:w="4261" w:type="dxa"/>
          </w:tcPr>
          <w:p w:rsidR="00C209A8" w:rsidRDefault="00C209A8" w:rsidP="00C209A8">
            <w:pPr>
              <w:ind w:left="0"/>
            </w:pPr>
            <w:r>
              <w:rPr>
                <w:rFonts w:hint="eastAsia"/>
              </w:rPr>
              <w:t>本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添加</w:t>
            </w:r>
          </w:p>
        </w:tc>
      </w:tr>
      <w:tr w:rsidR="00C209A8" w:rsidTr="00C209A8">
        <w:tc>
          <w:tcPr>
            <w:tcW w:w="4261" w:type="dxa"/>
          </w:tcPr>
          <w:p w:rsidR="00C209A8" w:rsidRDefault="00C209A8" w:rsidP="00C209A8">
            <w:pPr>
              <w:ind w:left="0"/>
            </w:pPr>
            <w:r>
              <w:rPr>
                <w:rFonts w:hint="eastAsia"/>
              </w:rPr>
              <w:t>sdbshell</w:t>
            </w:r>
          </w:p>
        </w:tc>
        <w:tc>
          <w:tcPr>
            <w:tcW w:w="4261" w:type="dxa"/>
          </w:tcPr>
          <w:p w:rsidR="00C209A8" w:rsidRDefault="00C209A8" w:rsidP="00C209A8">
            <w:pPr>
              <w:ind w:left="0"/>
            </w:pPr>
            <w:r>
              <w:rPr>
                <w:rFonts w:hint="eastAsia"/>
              </w:rPr>
              <w:t>本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添加</w:t>
            </w:r>
          </w:p>
        </w:tc>
      </w:tr>
      <w:tr w:rsidR="00C209A8" w:rsidTr="00C209A8"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待定</w:t>
            </w:r>
          </w:p>
        </w:tc>
      </w:tr>
      <w:tr w:rsidR="00C209A8" w:rsidTr="00C209A8"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php</w:t>
            </w:r>
          </w:p>
        </w:tc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待定</w:t>
            </w:r>
          </w:p>
        </w:tc>
      </w:tr>
      <w:tr w:rsidR="00C209A8" w:rsidTr="00C209A8"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</w:p>
        </w:tc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待定</w:t>
            </w:r>
          </w:p>
        </w:tc>
      </w:tr>
      <w:tr w:rsidR="00C209A8" w:rsidTr="00C209A8"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C#</w:t>
            </w:r>
          </w:p>
        </w:tc>
        <w:tc>
          <w:tcPr>
            <w:tcW w:w="4261" w:type="dxa"/>
          </w:tcPr>
          <w:p w:rsidR="00C209A8" w:rsidRDefault="00C209A8" w:rsidP="00C209A8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待定</w:t>
            </w:r>
          </w:p>
        </w:tc>
      </w:tr>
    </w:tbl>
    <w:p w:rsidR="00C209A8" w:rsidRPr="00C209A8" w:rsidRDefault="00C209A8" w:rsidP="00C209A8"/>
    <w:p w:rsidR="00616897" w:rsidRDefault="00616897" w:rsidP="00EA001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EA0010">
      <w:pPr>
        <w:jc w:val="left"/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EA0010">
      <w:pPr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F846A2" w:rsidRDefault="00F846A2" w:rsidP="008A7D41">
      <w:pPr>
        <w:pStyle w:val="Heading3"/>
        <w:numPr>
          <w:ilvl w:val="0"/>
          <w:numId w:val="8"/>
        </w:numPr>
      </w:pPr>
      <w:r>
        <w:rPr>
          <w:rFonts w:hint="eastAsia"/>
        </w:rPr>
        <w:t>内部消息</w:t>
      </w:r>
    </w:p>
    <w:p w:rsidR="00FE5C7D" w:rsidRDefault="004F3A67" w:rsidP="00FE5C7D">
      <w:r>
        <w:rPr>
          <w:rFonts w:hint="eastAsia"/>
        </w:rPr>
        <w:t>需要</w:t>
      </w:r>
      <w:r w:rsidR="00FE5C7D">
        <w:rPr>
          <w:rFonts w:hint="eastAsia"/>
        </w:rPr>
        <w:t>增加内部消息传递</w:t>
      </w:r>
      <w:r w:rsidR="00FE5C7D">
        <w:rPr>
          <w:rFonts w:hint="eastAsia"/>
        </w:rPr>
        <w:t>analyze</w:t>
      </w:r>
      <w:r w:rsidR="00FE5C7D">
        <w:rPr>
          <w:rFonts w:hint="eastAsia"/>
        </w:rPr>
        <w:t>命令</w:t>
      </w:r>
    </w:p>
    <w:p w:rsidR="001574D2" w:rsidRPr="00FE5C7D" w:rsidRDefault="001574D2" w:rsidP="00FE5C7D"/>
    <w:p w:rsidR="001574D2" w:rsidRDefault="00FD0721" w:rsidP="008A7D41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请求消息</w:t>
      </w:r>
      <w:r w:rsidR="00B962FA" w:rsidRPr="00FD0721">
        <w:t>MSG_BS_QUERY_REQ</w:t>
      </w:r>
      <w:r w:rsidR="00B962FA">
        <w:rPr>
          <w:rFonts w:hint="eastAsia"/>
        </w:rPr>
        <w:t>增加</w:t>
      </w:r>
      <w:r w:rsidR="00B962FA">
        <w:rPr>
          <w:rFonts w:hint="eastAsia"/>
        </w:rPr>
        <w:t>$analyze</w:t>
      </w:r>
      <w:r w:rsidR="00B962FA">
        <w:rPr>
          <w:rFonts w:hint="eastAsia"/>
        </w:rPr>
        <w:t>子命令</w:t>
      </w:r>
    </w:p>
    <w:p w:rsidR="001574D2" w:rsidRDefault="00D008DA" w:rsidP="008A7D41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包括</w:t>
      </w:r>
      <w:r>
        <w:rPr>
          <w:rFonts w:hint="eastAsia"/>
        </w:rPr>
        <w:t>CollectionSpace</w:t>
      </w:r>
      <w:r>
        <w:rPr>
          <w:rFonts w:hint="eastAsia"/>
        </w:rPr>
        <w:t>，</w:t>
      </w:r>
      <w:r>
        <w:rPr>
          <w:rFonts w:hint="eastAsia"/>
        </w:rPr>
        <w:t>Collection</w:t>
      </w:r>
      <w:r>
        <w:rPr>
          <w:rFonts w:hint="eastAsia"/>
        </w:rPr>
        <w:t>及</w:t>
      </w:r>
      <w:r>
        <w:rPr>
          <w:rFonts w:hint="eastAsia"/>
        </w:rPr>
        <w:t>Index</w:t>
      </w:r>
      <w:r>
        <w:rPr>
          <w:rFonts w:hint="eastAsia"/>
        </w:rPr>
        <w:t>等</w:t>
      </w:r>
    </w:p>
    <w:tbl>
      <w:tblPr>
        <w:tblStyle w:val="TableGrid"/>
        <w:tblW w:w="0" w:type="auto"/>
        <w:tblInd w:w="1197" w:type="dxa"/>
        <w:tblLook w:val="04A0"/>
      </w:tblPr>
      <w:tblGrid>
        <w:gridCol w:w="7325"/>
      </w:tblGrid>
      <w:tr w:rsidR="001574D2" w:rsidTr="001574D2">
        <w:tc>
          <w:tcPr>
            <w:tcW w:w="8522" w:type="dxa"/>
          </w:tcPr>
          <w:p w:rsidR="00F17838" w:rsidRDefault="00883308" w:rsidP="001574D2">
            <w:pPr>
              <w:ind w:left="0"/>
              <w:jc w:val="left"/>
            </w:pPr>
            <w:r w:rsidRPr="00883308">
              <w:t>MsgOpQuery</w:t>
            </w:r>
          </w:p>
          <w:p w:rsidR="00A53D6E" w:rsidRDefault="00FD0721" w:rsidP="001574D2">
            <w:pPr>
              <w:ind w:left="0"/>
              <w:jc w:val="left"/>
            </w:pPr>
            <w:r>
              <w:rPr>
                <w:rFonts w:hint="eastAsia"/>
              </w:rPr>
              <w:t>opCode=</w:t>
            </w:r>
            <w:r>
              <w:t xml:space="preserve"> </w:t>
            </w:r>
            <w:r w:rsidRPr="00FD0721">
              <w:t>MSG_BS_QUERY_REQ</w:t>
            </w:r>
          </w:p>
          <w:p w:rsidR="00D90AD5" w:rsidRDefault="00D90AD5" w:rsidP="001574D2">
            <w:pPr>
              <w:ind w:left="0"/>
              <w:jc w:val="left"/>
            </w:pPr>
            <w:r>
              <w:rPr>
                <w:rFonts w:hint="eastAsia"/>
              </w:rPr>
              <w:t>name=$analyze</w:t>
            </w:r>
          </w:p>
          <w:p w:rsidR="001574D2" w:rsidRDefault="001574D2" w:rsidP="001574D2">
            <w:pPr>
              <w:ind w:left="0"/>
              <w:jc w:val="left"/>
            </w:pPr>
            <w:r>
              <w:rPr>
                <w:rFonts w:hint="eastAsia"/>
              </w:rPr>
              <w:t>{</w:t>
            </w:r>
          </w:p>
          <w:p w:rsidR="001574D2" w:rsidRDefault="001574D2" w:rsidP="001574D2">
            <w:pPr>
              <w:ind w:left="0" w:firstLineChars="150" w:firstLine="315"/>
              <w:jc w:val="left"/>
            </w:pPr>
            <w:r>
              <w:rPr>
                <w:rFonts w:hint="eastAsia"/>
              </w:rPr>
              <w:t>CollectionSpace: "csName",</w:t>
            </w:r>
          </w:p>
          <w:p w:rsidR="001574D2" w:rsidRDefault="001574D2" w:rsidP="001574D2">
            <w:pPr>
              <w:ind w:left="0" w:firstLineChars="150" w:firstLine="315"/>
              <w:jc w:val="left"/>
            </w:pPr>
            <w:r>
              <w:rPr>
                <w:rFonts w:hint="eastAsia"/>
              </w:rPr>
              <w:t>Collection: "cl</w:t>
            </w:r>
            <w:r w:rsidR="00925B30">
              <w:rPr>
                <w:rFonts w:hint="eastAsia"/>
              </w:rPr>
              <w:t>Full</w:t>
            </w:r>
            <w:r>
              <w:rPr>
                <w:rFonts w:hint="eastAsia"/>
              </w:rPr>
              <w:t>Name",</w:t>
            </w:r>
          </w:p>
          <w:p w:rsidR="001574D2" w:rsidRDefault="001574D2" w:rsidP="001574D2">
            <w:pPr>
              <w:ind w:left="0" w:firstLineChars="150" w:firstLine="315"/>
              <w:jc w:val="left"/>
            </w:pPr>
            <w:r>
              <w:rPr>
                <w:rFonts w:hint="eastAsia"/>
              </w:rPr>
              <w:t>Index: "idxName",</w:t>
            </w:r>
          </w:p>
          <w:p w:rsidR="00C15CC8" w:rsidRDefault="00C15CC8" w:rsidP="001574D2">
            <w:pPr>
              <w:ind w:left="0" w:firstLineChars="150" w:firstLine="315"/>
              <w:jc w:val="left"/>
            </w:pPr>
            <w:r>
              <w:rPr>
                <w:rFonts w:hint="eastAsia"/>
              </w:rPr>
              <w:t>Mode: 0,</w:t>
            </w:r>
          </w:p>
          <w:p w:rsidR="00C15CC8" w:rsidRDefault="00C15CC8" w:rsidP="001574D2">
            <w:pPr>
              <w:ind w:left="0" w:firstLineChars="150" w:firstLine="315"/>
              <w:jc w:val="left"/>
            </w:pPr>
            <w:r>
              <w:rPr>
                <w:rFonts w:hint="eastAsia"/>
              </w:rPr>
              <w:t>SampleNumber: 200,</w:t>
            </w:r>
          </w:p>
          <w:p w:rsidR="00C15CC8" w:rsidRDefault="00C15CC8" w:rsidP="001574D2">
            <w:pPr>
              <w:ind w:left="0" w:firstLineChars="150" w:firstLine="315"/>
              <w:jc w:val="left"/>
            </w:pPr>
            <w:r>
              <w:rPr>
                <w:rFonts w:hint="eastAsia"/>
              </w:rPr>
              <w:t>SamplePercent: 50,</w:t>
            </w:r>
          </w:p>
          <w:p w:rsidR="001574D2" w:rsidRDefault="001574D2" w:rsidP="001574D2">
            <w:pPr>
              <w:ind w:left="0" w:firstLineChars="150" w:firstLine="315"/>
              <w:jc w:val="left"/>
            </w:pPr>
            <w:r>
              <w:rPr>
                <w:rFonts w:hint="eastAsia"/>
              </w:rPr>
              <w:lastRenderedPageBreak/>
              <w:t>... // LocationElement</w:t>
            </w:r>
          </w:p>
          <w:p w:rsidR="001574D2" w:rsidRPr="001574D2" w:rsidRDefault="001574D2" w:rsidP="001574D2">
            <w:pPr>
              <w:pStyle w:val="ListParagraph"/>
              <w:ind w:left="0" w:firstLineChars="0" w:firstLine="0"/>
              <w:jc w:val="left"/>
            </w:pPr>
            <w:r>
              <w:rPr>
                <w:rFonts w:hint="eastAsia"/>
              </w:rPr>
              <w:t>}</w:t>
            </w:r>
          </w:p>
        </w:tc>
      </w:tr>
    </w:tbl>
    <w:p w:rsidR="00B92DF9" w:rsidRDefault="00B92DF9" w:rsidP="008A7D41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lastRenderedPageBreak/>
        <w:t>使用</w:t>
      </w:r>
      <w:r>
        <w:rPr>
          <w:rFonts w:hint="eastAsia"/>
        </w:rPr>
        <w:t>MsgOpQuery</w:t>
      </w:r>
      <w:r>
        <w:rPr>
          <w:rFonts w:hint="eastAsia"/>
        </w:rPr>
        <w:t>，指定</w:t>
      </w:r>
      <w:r>
        <w:rPr>
          <w:rFonts w:hint="eastAsia"/>
        </w:rPr>
        <w:t>Collection</w:t>
      </w:r>
      <w:r>
        <w:rPr>
          <w:rFonts w:hint="eastAsia"/>
        </w:rPr>
        <w:t>时需要校验</w:t>
      </w:r>
      <w:r>
        <w:rPr>
          <w:rFonts w:hint="eastAsia"/>
        </w:rPr>
        <w:t>Version</w:t>
      </w:r>
    </w:p>
    <w:p w:rsidR="00D008DA" w:rsidRDefault="003C5E32" w:rsidP="008A7D41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客户端发送到协调节点</w:t>
      </w:r>
    </w:p>
    <w:p w:rsidR="003C5E32" w:rsidRDefault="003C5E32" w:rsidP="008A7D41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协调节点发送到数据节点</w:t>
      </w:r>
    </w:p>
    <w:p w:rsidR="00F846A2" w:rsidRDefault="00F723E3" w:rsidP="008A7D41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回复消息</w:t>
      </w:r>
      <w:r w:rsidR="001F3363">
        <w:t>MSG_BS_QUERY_RE</w:t>
      </w:r>
      <w:r w:rsidR="001F3363">
        <w:rPr>
          <w:rFonts w:hint="eastAsia"/>
        </w:rPr>
        <w:t>S</w:t>
      </w:r>
    </w:p>
    <w:p w:rsidR="00F17838" w:rsidRDefault="00EB7668" w:rsidP="008A7D41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仅包括回复消息头，无需其它数据</w:t>
      </w:r>
    </w:p>
    <w:tbl>
      <w:tblPr>
        <w:tblStyle w:val="TableGrid"/>
        <w:tblW w:w="0" w:type="auto"/>
        <w:tblInd w:w="1197" w:type="dxa"/>
        <w:tblLook w:val="04A0"/>
      </w:tblPr>
      <w:tblGrid>
        <w:gridCol w:w="7325"/>
      </w:tblGrid>
      <w:tr w:rsidR="00EB7668" w:rsidTr="00EB7668">
        <w:tc>
          <w:tcPr>
            <w:tcW w:w="8522" w:type="dxa"/>
          </w:tcPr>
          <w:p w:rsidR="00EB7668" w:rsidRDefault="00A70ED9" w:rsidP="00EB7668">
            <w:pPr>
              <w:ind w:left="0"/>
            </w:pPr>
            <w:r w:rsidRPr="00A70ED9">
              <w:t>MsgOpReply</w:t>
            </w:r>
          </w:p>
        </w:tc>
      </w:tr>
    </w:tbl>
    <w:p w:rsidR="00EB7668" w:rsidRDefault="003C5E32" w:rsidP="008A7D41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数据节点回复协调节点</w:t>
      </w:r>
    </w:p>
    <w:p w:rsidR="003C5E32" w:rsidRPr="00F846A2" w:rsidRDefault="003C5E32" w:rsidP="008A7D41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协调节点回复客户端</w:t>
      </w:r>
    </w:p>
    <w:p w:rsidR="00B45EDD" w:rsidRPr="00B45EDD" w:rsidRDefault="00B45EDD" w:rsidP="00B45EDD"/>
    <w:p w:rsidR="006144BA" w:rsidRDefault="006144BA" w:rsidP="005A0348">
      <w:pPr>
        <w:pStyle w:val="Heading3"/>
      </w:pPr>
      <w:r>
        <w:rPr>
          <w:rFonts w:hint="eastAsia"/>
        </w:rPr>
        <w:t>统计信息</w:t>
      </w:r>
    </w:p>
    <w:p w:rsidR="006144BA" w:rsidRDefault="008B2A1A" w:rsidP="006144BA">
      <w:pPr>
        <w:pStyle w:val="Heading4"/>
      </w:pPr>
      <w:r>
        <w:rPr>
          <w:rFonts w:hint="eastAsia"/>
        </w:rPr>
        <w:t>Collection</w:t>
      </w:r>
      <w:r w:rsidR="006144BA">
        <w:rPr>
          <w:rFonts w:hint="eastAsia"/>
        </w:rPr>
        <w:t>的</w:t>
      </w:r>
      <w:r>
        <w:rPr>
          <w:rFonts w:hint="eastAsia"/>
        </w:rPr>
        <w:t>统计</w:t>
      </w:r>
      <w:r w:rsidR="006144BA">
        <w:rPr>
          <w:rFonts w:hint="eastAsia"/>
        </w:rPr>
        <w:t>信息</w:t>
      </w:r>
    </w:p>
    <w:p w:rsidR="00C51534" w:rsidRDefault="006144BA" w:rsidP="008A7D41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dms</w:t>
      </w:r>
      <w:r>
        <w:rPr>
          <w:rFonts w:hint="eastAsia"/>
        </w:rPr>
        <w:t>中可以获取统计信息</w:t>
      </w:r>
    </w:p>
    <w:p w:rsidR="006144BA" w:rsidRDefault="00D50C41" w:rsidP="008A7D41">
      <w:pPr>
        <w:pStyle w:val="ListParagraph"/>
        <w:numPr>
          <w:ilvl w:val="1"/>
          <w:numId w:val="18"/>
        </w:numPr>
        <w:ind w:firstLineChars="0"/>
      </w:pPr>
      <w:r>
        <w:rPr>
          <w:rFonts w:hint="eastAsia"/>
        </w:rPr>
        <w:t>TotalRecord</w:t>
      </w:r>
      <w:r w:rsidR="003A2E7D">
        <w:rPr>
          <w:rFonts w:hint="eastAsia"/>
        </w:rPr>
        <w:t>s</w:t>
      </w:r>
      <w:r w:rsidR="003A2E7D">
        <w:rPr>
          <w:rFonts w:hint="eastAsia"/>
        </w:rPr>
        <w:t>：</w:t>
      </w:r>
      <w:r w:rsidR="006144BA">
        <w:rPr>
          <w:rFonts w:hint="eastAsia"/>
        </w:rPr>
        <w:t>集合的文档个数</w:t>
      </w:r>
    </w:p>
    <w:p w:rsidR="006144BA" w:rsidRDefault="006144BA" w:rsidP="008A7D41">
      <w:pPr>
        <w:pStyle w:val="ListParagraph"/>
        <w:numPr>
          <w:ilvl w:val="2"/>
          <w:numId w:val="23"/>
        </w:numPr>
        <w:ind w:firstLineChars="0"/>
      </w:pPr>
      <w:r>
        <w:rPr>
          <w:rFonts w:hint="eastAsia"/>
        </w:rPr>
        <w:t>从</w:t>
      </w:r>
      <w:r w:rsidRPr="009335BA">
        <w:t>dmsMBContext</w:t>
      </w:r>
      <w:r>
        <w:rPr>
          <w:rFonts w:hint="eastAsia"/>
        </w:rPr>
        <w:t>中获取</w:t>
      </w:r>
    </w:p>
    <w:p w:rsidR="006144BA" w:rsidRDefault="006144BA" w:rsidP="008A7D41">
      <w:pPr>
        <w:pStyle w:val="ListParagraph"/>
        <w:numPr>
          <w:ilvl w:val="2"/>
          <w:numId w:val="23"/>
        </w:numPr>
        <w:ind w:firstLineChars="0"/>
      </w:pPr>
      <w:r>
        <w:rPr>
          <w:rFonts w:hint="eastAsia"/>
        </w:rPr>
        <w:t>用于估算结果集的个数</w:t>
      </w:r>
    </w:p>
    <w:p w:rsidR="006144BA" w:rsidRDefault="00656664" w:rsidP="008A7D41">
      <w:pPr>
        <w:pStyle w:val="ListParagraph"/>
        <w:numPr>
          <w:ilvl w:val="1"/>
          <w:numId w:val="18"/>
        </w:numPr>
        <w:ind w:firstLineChars="0"/>
      </w:pPr>
      <w:r>
        <w:rPr>
          <w:rFonts w:hint="eastAsia"/>
        </w:rPr>
        <w:t>Total</w:t>
      </w:r>
      <w:r w:rsidR="00B3343C">
        <w:rPr>
          <w:rFonts w:hint="eastAsia"/>
        </w:rPr>
        <w:t>Data</w:t>
      </w:r>
      <w:r>
        <w:rPr>
          <w:rFonts w:hint="eastAsia"/>
        </w:rPr>
        <w:t>Pages</w:t>
      </w:r>
      <w:r w:rsidR="005E408A">
        <w:rPr>
          <w:rFonts w:hint="eastAsia"/>
        </w:rPr>
        <w:t>：</w:t>
      </w:r>
      <w:r w:rsidR="006144BA">
        <w:rPr>
          <w:rFonts w:hint="eastAsia"/>
        </w:rPr>
        <w:t>集合的页个数</w:t>
      </w:r>
    </w:p>
    <w:p w:rsidR="006144BA" w:rsidRDefault="006144BA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dmsMBContext</w:t>
      </w:r>
      <w:r>
        <w:rPr>
          <w:rFonts w:hint="eastAsia"/>
        </w:rPr>
        <w:t>中获取</w:t>
      </w:r>
    </w:p>
    <w:p w:rsidR="006144BA" w:rsidRDefault="006144BA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用于估算</w:t>
      </w:r>
      <w:r>
        <w:rPr>
          <w:rFonts w:hint="eastAsia"/>
        </w:rPr>
        <w:t>IO</w:t>
      </w:r>
      <w:r>
        <w:rPr>
          <w:rFonts w:hint="eastAsia"/>
        </w:rPr>
        <w:t>的代价</w:t>
      </w:r>
    </w:p>
    <w:p w:rsidR="006144BA" w:rsidRDefault="006144BA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用于估算结果集的大小</w:t>
      </w:r>
    </w:p>
    <w:p w:rsidR="006144BA" w:rsidRDefault="003A7866" w:rsidP="008A7D41">
      <w:pPr>
        <w:pStyle w:val="ListParagraph"/>
        <w:numPr>
          <w:ilvl w:val="1"/>
          <w:numId w:val="18"/>
        </w:numPr>
        <w:ind w:firstLineChars="0"/>
      </w:pPr>
      <w:r>
        <w:rPr>
          <w:rFonts w:hint="eastAsia"/>
        </w:rPr>
        <w:t>PageSize</w:t>
      </w:r>
      <w:r>
        <w:rPr>
          <w:rFonts w:hint="eastAsia"/>
        </w:rPr>
        <w:t>：</w:t>
      </w:r>
      <w:r w:rsidR="006144BA">
        <w:rPr>
          <w:rFonts w:hint="eastAsia"/>
        </w:rPr>
        <w:t>集合的页大小</w:t>
      </w:r>
    </w:p>
    <w:p w:rsidR="006144BA" w:rsidRDefault="006144BA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dmsMBContext</w:t>
      </w:r>
      <w:r>
        <w:rPr>
          <w:rFonts w:hint="eastAsia"/>
        </w:rPr>
        <w:t>中获取</w:t>
      </w:r>
    </w:p>
    <w:p w:rsidR="006144BA" w:rsidRDefault="006144BA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用于估算结果集的大小</w:t>
      </w:r>
    </w:p>
    <w:p w:rsidR="006144BA" w:rsidRDefault="005E408A" w:rsidP="008A7D41">
      <w:pPr>
        <w:pStyle w:val="ListParagraph"/>
        <w:numPr>
          <w:ilvl w:val="1"/>
          <w:numId w:val="18"/>
        </w:numPr>
        <w:ind w:firstLineChars="0"/>
      </w:pPr>
      <w:r>
        <w:rPr>
          <w:rFonts w:hint="eastAsia"/>
        </w:rPr>
        <w:t>TotalDataSize</w:t>
      </w:r>
      <w:r>
        <w:rPr>
          <w:rFonts w:hint="eastAsia"/>
        </w:rPr>
        <w:t>：集合的总数据大小</w:t>
      </w:r>
    </w:p>
    <w:p w:rsidR="006144BA" w:rsidRDefault="006144BA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dmsMBContext</w:t>
      </w:r>
      <w:r>
        <w:rPr>
          <w:rFonts w:hint="eastAsia"/>
        </w:rPr>
        <w:t>中获取</w:t>
      </w:r>
    </w:p>
    <w:p w:rsidR="006144BA" w:rsidRDefault="006144BA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用于估算结果集的大小</w:t>
      </w:r>
    </w:p>
    <w:p w:rsidR="005110EB" w:rsidRDefault="005110EB" w:rsidP="008A7D41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从统计收集的信息</w:t>
      </w:r>
    </w:p>
    <w:p w:rsidR="005110EB" w:rsidRDefault="005110EB" w:rsidP="008A7D41">
      <w:pPr>
        <w:pStyle w:val="ListParagraph"/>
        <w:numPr>
          <w:ilvl w:val="1"/>
          <w:numId w:val="18"/>
        </w:numPr>
        <w:ind w:firstLineChars="0"/>
      </w:pPr>
      <w:r w:rsidRPr="005110EB">
        <w:t>AvgNumFields</w:t>
      </w:r>
      <w:r>
        <w:rPr>
          <w:rFonts w:hint="eastAsia"/>
        </w:rPr>
        <w:t>：平均字段个数</w:t>
      </w:r>
      <w:r w:rsidR="0049444A" w:rsidRPr="0049444A">
        <w:rPr>
          <w:rFonts w:hint="eastAsia"/>
          <w:b/>
          <w:color w:val="FF0000"/>
        </w:rPr>
        <w:t>【暂不使用】</w:t>
      </w:r>
    </w:p>
    <w:p w:rsidR="005110EB" w:rsidRDefault="005110EB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通过扫描文档统计获得</w:t>
      </w:r>
    </w:p>
    <w:p w:rsidR="005110EB" w:rsidRDefault="005110EB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用于估算结果集大小</w:t>
      </w:r>
    </w:p>
    <w:p w:rsidR="005110EB" w:rsidRDefault="005110EB" w:rsidP="008A7D41">
      <w:pPr>
        <w:pStyle w:val="ListParagraph"/>
        <w:numPr>
          <w:ilvl w:val="2"/>
          <w:numId w:val="18"/>
        </w:numPr>
        <w:ind w:firstLineChars="0"/>
      </w:pPr>
      <w:r>
        <w:rPr>
          <w:rFonts w:hint="eastAsia"/>
        </w:rPr>
        <w:t>默认值是</w:t>
      </w:r>
      <w:r>
        <w:rPr>
          <w:rFonts w:hint="eastAsia"/>
        </w:rPr>
        <w:t>10</w:t>
      </w:r>
    </w:p>
    <w:p w:rsidR="006144BA" w:rsidRDefault="00C2464A" w:rsidP="006144BA">
      <w:pPr>
        <w:pStyle w:val="Heading4"/>
      </w:pPr>
      <w:r>
        <w:rPr>
          <w:rFonts w:hint="eastAsia"/>
        </w:rPr>
        <w:t>Index</w:t>
      </w:r>
      <w:r>
        <w:rPr>
          <w:rFonts w:hint="eastAsia"/>
        </w:rPr>
        <w:t>的统计信息</w:t>
      </w:r>
    </w:p>
    <w:p w:rsidR="006144BA" w:rsidRDefault="006144BA" w:rsidP="006144BA">
      <w:r>
        <w:rPr>
          <w:rFonts w:hint="eastAsia"/>
        </w:rPr>
        <w:t>字段统计信息由以下部分组成：</w:t>
      </w:r>
    </w:p>
    <w:p w:rsidR="00733C1D" w:rsidRPr="00733C1D" w:rsidRDefault="00733C1D" w:rsidP="006144BA"/>
    <w:p w:rsidR="006144BA" w:rsidRDefault="006144BA" w:rsidP="008A7D4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是否唯一</w:t>
      </w:r>
      <w:r>
        <w:rPr>
          <w:rFonts w:hint="eastAsia"/>
        </w:rPr>
        <w:t>(isUnique)</w:t>
      </w:r>
    </w:p>
    <w:p w:rsidR="006144BA" w:rsidRDefault="006144BA" w:rsidP="008A7D4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最小值</w:t>
      </w:r>
      <w:r>
        <w:rPr>
          <w:rFonts w:hint="eastAsia"/>
        </w:rPr>
        <w:t>/</w:t>
      </w:r>
      <w:r>
        <w:rPr>
          <w:rFonts w:hint="eastAsia"/>
        </w:rPr>
        <w:t>最大值</w:t>
      </w:r>
      <w:r>
        <w:rPr>
          <w:rFonts w:hint="eastAsia"/>
        </w:rPr>
        <w:t>(minVal/maxVal)</w:t>
      </w:r>
    </w:p>
    <w:p w:rsidR="006144BA" w:rsidRDefault="006144BA" w:rsidP="008A7D4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lastRenderedPageBreak/>
        <w:t>不重复值个数</w:t>
      </w:r>
      <w:r>
        <w:rPr>
          <w:rFonts w:hint="eastAsia"/>
        </w:rPr>
        <w:t>(distinctValueNum)</w:t>
      </w:r>
    </w:p>
    <w:p w:rsidR="006144BA" w:rsidRDefault="006144BA" w:rsidP="008A7D4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空值比例</w:t>
      </w:r>
      <w:r>
        <w:rPr>
          <w:rFonts w:hint="eastAsia"/>
        </w:rPr>
        <w:t>(nullFrac)</w:t>
      </w:r>
    </w:p>
    <w:p w:rsidR="006144BA" w:rsidRDefault="006144BA" w:rsidP="008A7D4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频繁集</w:t>
      </w:r>
      <w:r>
        <w:rPr>
          <w:rFonts w:hint="eastAsia"/>
        </w:rPr>
        <w:t>(mcv)</w:t>
      </w:r>
    </w:p>
    <w:p w:rsidR="006144BA" w:rsidRDefault="006144BA" w:rsidP="008A7D4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直方图</w:t>
      </w:r>
      <w:r>
        <w:rPr>
          <w:rFonts w:hint="eastAsia"/>
        </w:rPr>
        <w:t>(histogram)</w:t>
      </w:r>
    </w:p>
    <w:p w:rsidR="006144BA" w:rsidRDefault="006144BA" w:rsidP="008A7D4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平均长度</w:t>
      </w:r>
    </w:p>
    <w:p w:rsidR="006144BA" w:rsidRDefault="006144BA" w:rsidP="008A7D41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类型集合</w:t>
      </w:r>
    </w:p>
    <w:p w:rsidR="00B23D30" w:rsidRDefault="00B23D30" w:rsidP="00373609"/>
    <w:p w:rsidR="006144BA" w:rsidRDefault="006144BA" w:rsidP="006144BA">
      <w:r>
        <w:rPr>
          <w:rFonts w:hint="eastAsia"/>
        </w:rPr>
        <w:t>注：仅统计在索引定义中使用的字段</w:t>
      </w:r>
    </w:p>
    <w:p w:rsidR="006144BA" w:rsidRDefault="006144BA" w:rsidP="006144BA">
      <w:pPr>
        <w:pStyle w:val="Heading5"/>
      </w:pPr>
      <w:r>
        <w:rPr>
          <w:rFonts w:hint="eastAsia"/>
        </w:rPr>
        <w:t>是否唯一值</w:t>
      </w:r>
      <w:r>
        <w:rPr>
          <w:rFonts w:hint="eastAsia"/>
        </w:rPr>
        <w:t>(isUnique)</w:t>
      </w:r>
    </w:p>
    <w:p w:rsidR="006144BA" w:rsidRDefault="006144BA" w:rsidP="008A7D41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记录是否唯一值</w:t>
      </w:r>
    </w:p>
    <w:p w:rsidR="006144BA" w:rsidRDefault="006144BA" w:rsidP="008A7D41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根据索引定义获取</w:t>
      </w:r>
    </w:p>
    <w:p w:rsidR="006144BA" w:rsidRDefault="006144BA" w:rsidP="008A7D41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BOOL</w:t>
      </w:r>
      <w:r>
        <w:rPr>
          <w:rFonts w:hint="eastAsia"/>
        </w:rPr>
        <w:t>型</w:t>
      </w:r>
    </w:p>
    <w:p w:rsidR="006144BA" w:rsidRPr="00F97EC9" w:rsidRDefault="006144BA" w:rsidP="008A7D41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可以用于估算</w:t>
      </w:r>
      <w:r>
        <w:rPr>
          <w:rFonts w:hint="eastAsia"/>
        </w:rPr>
        <w:t>$et</w:t>
      </w:r>
      <w:r>
        <w:rPr>
          <w:rFonts w:hint="eastAsia"/>
        </w:rPr>
        <w:t>的比例</w:t>
      </w:r>
    </w:p>
    <w:p w:rsidR="006144BA" w:rsidRDefault="006144BA" w:rsidP="006144BA">
      <w:pPr>
        <w:pStyle w:val="Heading5"/>
      </w:pPr>
      <w:r>
        <w:rPr>
          <w:rFonts w:hint="eastAsia"/>
        </w:rPr>
        <w:t>不重复值个数</w:t>
      </w:r>
      <w:r>
        <w:rPr>
          <w:rFonts w:hint="eastAsia"/>
        </w:rPr>
        <w:t>(distinctValueNum)</w:t>
      </w:r>
    </w:p>
    <w:p w:rsidR="006144BA" w:rsidRDefault="006144BA" w:rsidP="008A7D41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统计抽取</w:t>
      </w:r>
    </w:p>
    <w:p w:rsidR="006144BA" w:rsidRDefault="006144BA" w:rsidP="008A7D41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记录字段不重复值的个数</w:t>
      </w:r>
    </w:p>
    <w:p w:rsidR="006144BA" w:rsidRPr="002B53A0" w:rsidRDefault="006144BA" w:rsidP="008A7D41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可以用于估算</w:t>
      </w:r>
      <w:r>
        <w:rPr>
          <w:rFonts w:hint="eastAsia"/>
        </w:rPr>
        <w:t>$et</w:t>
      </w:r>
      <w:r>
        <w:rPr>
          <w:rFonts w:hint="eastAsia"/>
        </w:rPr>
        <w:t>的比例</w:t>
      </w:r>
    </w:p>
    <w:p w:rsidR="006144BA" w:rsidRDefault="006144BA" w:rsidP="006144BA">
      <w:pPr>
        <w:pStyle w:val="Heading5"/>
      </w:pPr>
      <w:r>
        <w:rPr>
          <w:rFonts w:hint="eastAsia"/>
        </w:rPr>
        <w:t>空值比例</w:t>
      </w:r>
      <w:r>
        <w:rPr>
          <w:rFonts w:hint="eastAsia"/>
        </w:rPr>
        <w:t>(nullFrac, undefinedFrac)</w:t>
      </w:r>
    </w:p>
    <w:p w:rsidR="006144BA" w:rsidRDefault="006144BA" w:rsidP="008A7D41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分别记录</w:t>
      </w:r>
      <w:r>
        <w:rPr>
          <w:rFonts w:hint="eastAsia"/>
        </w:rPr>
        <w:t>null</w:t>
      </w:r>
      <w:r>
        <w:rPr>
          <w:rFonts w:hint="eastAsia"/>
        </w:rPr>
        <w:t>值和</w:t>
      </w:r>
      <w:r>
        <w:rPr>
          <w:rFonts w:hint="eastAsia"/>
        </w:rPr>
        <w:t>undefined</w:t>
      </w:r>
      <w:r>
        <w:rPr>
          <w:rFonts w:hint="eastAsia"/>
        </w:rPr>
        <w:t>（没有该字段）的比例</w:t>
      </w:r>
    </w:p>
    <w:p w:rsidR="006144BA" w:rsidRDefault="006144BA" w:rsidP="008A7D41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浮点型</w:t>
      </w:r>
      <w:r>
        <w:rPr>
          <w:rFonts w:hint="eastAsia"/>
        </w:rPr>
        <w:t>(0.0 ~ 1.0)</w:t>
      </w:r>
    </w:p>
    <w:p w:rsidR="006144BA" w:rsidRPr="00082E14" w:rsidRDefault="006144BA" w:rsidP="008A7D41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可以用于估算</w:t>
      </w:r>
      <w:r>
        <w:rPr>
          <w:rFonts w:hint="eastAsia"/>
        </w:rPr>
        <w:t>$isnull</w:t>
      </w:r>
      <w:r>
        <w:rPr>
          <w:rFonts w:hint="eastAsia"/>
        </w:rPr>
        <w:t>的比例</w:t>
      </w:r>
    </w:p>
    <w:p w:rsidR="006144BA" w:rsidRDefault="006144BA" w:rsidP="006144BA">
      <w:pPr>
        <w:pStyle w:val="Heading5"/>
      </w:pPr>
      <w:r>
        <w:rPr>
          <w:rFonts w:hint="eastAsia"/>
        </w:rPr>
        <w:t>频繁集</w:t>
      </w:r>
      <w:r>
        <w:rPr>
          <w:rFonts w:hint="eastAsia"/>
        </w:rPr>
        <w:t>(mcv, most common values)</w:t>
      </w:r>
    </w:p>
    <w:p w:rsidR="006144BA" w:rsidRDefault="006144BA" w:rsidP="008A7D41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如果某个值的比例大于某个阈值</w:t>
      </w:r>
      <w:r>
        <w:rPr>
          <w:rFonts w:hint="eastAsia"/>
        </w:rPr>
        <w:t>(0.01)</w:t>
      </w:r>
      <w:r>
        <w:rPr>
          <w:rFonts w:hint="eastAsia"/>
        </w:rPr>
        <w:t>时，把该值保存在</w:t>
      </w:r>
      <w:r>
        <w:rPr>
          <w:rFonts w:hint="eastAsia"/>
        </w:rPr>
        <w:t>mcv</w:t>
      </w:r>
      <w:r>
        <w:rPr>
          <w:rFonts w:hint="eastAsia"/>
        </w:rPr>
        <w:t>中，并记录所占比例</w:t>
      </w:r>
    </w:p>
    <w:p w:rsidR="006144BA" w:rsidRDefault="006144BA" w:rsidP="008A7D41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{ val: [ A, B, ... ], frac: [ fracA, fracB, ... ] }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val</w:t>
      </w:r>
      <w:r>
        <w:rPr>
          <w:rFonts w:hint="eastAsia"/>
        </w:rPr>
        <w:t>：频繁值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frac</w:t>
      </w:r>
      <w:r>
        <w:rPr>
          <w:rFonts w:hint="eastAsia"/>
        </w:rPr>
        <w:t>：浮点型</w:t>
      </w:r>
      <w:r>
        <w:rPr>
          <w:rFonts w:hint="eastAsia"/>
        </w:rPr>
        <w:t>(0.0 ~ 1.0)</w:t>
      </w:r>
    </w:p>
    <w:p w:rsidR="006144BA" w:rsidRDefault="006144BA" w:rsidP="008A7D41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用于估算</w:t>
      </w:r>
      <w:r>
        <w:rPr>
          <w:rFonts w:hint="eastAsia"/>
        </w:rPr>
        <w:t>$et</w:t>
      </w:r>
      <w:r>
        <w:rPr>
          <w:rFonts w:hint="eastAsia"/>
        </w:rPr>
        <w:t>到某个频繁值的比例，或者包含频繁值的</w:t>
      </w:r>
      <w:r>
        <w:rPr>
          <w:rFonts w:hint="eastAsia"/>
        </w:rPr>
        <w:t>range</w:t>
      </w:r>
      <w:r>
        <w:rPr>
          <w:rFonts w:hint="eastAsia"/>
        </w:rPr>
        <w:t>查询的比例</w:t>
      </w:r>
    </w:p>
    <w:p w:rsidR="006144BA" w:rsidRDefault="006144BA" w:rsidP="008A7D41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只统计以下类型：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numberInt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numberDouble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numberLong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numberDecimal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Bool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lastRenderedPageBreak/>
        <w:t>Date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Timestamp</w:t>
      </w:r>
    </w:p>
    <w:p w:rsidR="006144BA" w:rsidRDefault="006144BA" w:rsidP="008A7D41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string</w:t>
      </w:r>
    </w:p>
    <w:p w:rsidR="006144BA" w:rsidRDefault="006144BA" w:rsidP="006144BA"/>
    <w:p w:rsidR="006144BA" w:rsidRDefault="006144BA" w:rsidP="006144BA">
      <w:pPr>
        <w:pStyle w:val="Heading5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直方图</w:t>
      </w:r>
      <w:r w:rsidRPr="005674DF">
        <w:rPr>
          <w:rFonts w:hint="eastAsia"/>
          <w:shd w:val="pct15" w:color="auto" w:fill="FFFFFF"/>
        </w:rPr>
        <w:t>(histogram)</w:t>
      </w:r>
    </w:p>
    <w:p w:rsidR="00BE4D4F" w:rsidRPr="00BE4D4F" w:rsidRDefault="00BE4D4F" w:rsidP="00BE4D4F">
      <w:pPr>
        <w:rPr>
          <w:b/>
          <w:color w:val="FF0000"/>
        </w:rPr>
      </w:pPr>
      <w:r w:rsidRPr="00BE4D4F">
        <w:rPr>
          <w:rFonts w:hint="eastAsia"/>
          <w:b/>
          <w:color w:val="FF0000"/>
        </w:rPr>
        <w:t>【</w:t>
      </w:r>
      <w:r>
        <w:rPr>
          <w:rFonts w:hint="eastAsia"/>
          <w:b/>
          <w:color w:val="FF0000"/>
        </w:rPr>
        <w:t>暂不使用</w:t>
      </w:r>
      <w:r w:rsidRPr="00BE4D4F">
        <w:rPr>
          <w:rFonts w:hint="eastAsia"/>
          <w:b/>
          <w:color w:val="FF0000"/>
        </w:rPr>
        <w:t>】</w:t>
      </w:r>
    </w:p>
    <w:p w:rsidR="006144BA" w:rsidRPr="005674DF" w:rsidRDefault="006144BA" w:rsidP="008A7D41">
      <w:pPr>
        <w:pStyle w:val="ListParagraph"/>
        <w:numPr>
          <w:ilvl w:val="0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等频直方图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记录每个值的个数，相当于</w:t>
      </w:r>
      <w:r w:rsidRPr="005674DF">
        <w:rPr>
          <w:rFonts w:hint="eastAsia"/>
          <w:shd w:val="pct15" w:color="auto" w:fill="FFFFFF"/>
        </w:rPr>
        <w:t>mvc</w:t>
      </w:r>
    </w:p>
    <w:p w:rsidR="006144BA" w:rsidRPr="005674DF" w:rsidRDefault="006144BA" w:rsidP="008A7D41">
      <w:pPr>
        <w:pStyle w:val="ListParagraph"/>
        <w:numPr>
          <w:ilvl w:val="0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等高直方图（文档数</w:t>
      </w:r>
      <w:r w:rsidRPr="005674DF">
        <w:rPr>
          <w:rFonts w:hint="eastAsia"/>
          <w:shd w:val="pct15" w:color="auto" w:fill="FFFFFF"/>
        </w:rPr>
        <w:t>&gt;=</w:t>
      </w:r>
      <w:r w:rsidRPr="005674DF">
        <w:rPr>
          <w:rFonts w:hint="eastAsia"/>
          <w:shd w:val="pct15" w:color="auto" w:fill="FFFFFF"/>
        </w:rPr>
        <w:t>某个阈值时</w:t>
      </w:r>
      <w:r w:rsidRPr="005674DF">
        <w:rPr>
          <w:rFonts w:hint="eastAsia"/>
          <w:shd w:val="pct15" w:color="auto" w:fill="FFFFFF"/>
        </w:rPr>
        <w:t>1000</w:t>
      </w:r>
      <w:r w:rsidRPr="005674DF">
        <w:rPr>
          <w:rFonts w:hint="eastAsia"/>
          <w:shd w:val="pct15" w:color="auto" w:fill="FFFFFF"/>
        </w:rPr>
        <w:t>）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直方图中每个桶表示等比例的记录，范围是</w:t>
      </w:r>
      <w:r w:rsidRPr="005674DF">
        <w:rPr>
          <w:rFonts w:hint="eastAsia"/>
          <w:shd w:val="pct15" w:color="auto" w:fill="FFFFFF"/>
        </w:rPr>
        <w:t>[ lowBound, upBound )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{ histogramFrac, histogramBounds: [ bound_0, bound_1, bound_2, ..., bound_9 ] }</w:t>
      </w:r>
    </w:p>
    <w:p w:rsidR="006144BA" w:rsidRPr="005674DF" w:rsidRDefault="006144BA" w:rsidP="008A7D41">
      <w:pPr>
        <w:pStyle w:val="ListParagraph"/>
        <w:numPr>
          <w:ilvl w:val="2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histogramFrac</w:t>
      </w:r>
      <w:r w:rsidRPr="005674DF">
        <w:rPr>
          <w:rFonts w:hint="eastAsia"/>
          <w:shd w:val="pct15" w:color="auto" w:fill="FFFFFF"/>
        </w:rPr>
        <w:t>：去除</w:t>
      </w:r>
      <w:r w:rsidRPr="005674DF">
        <w:rPr>
          <w:rFonts w:hint="eastAsia"/>
          <w:shd w:val="pct15" w:color="auto" w:fill="FFFFFF"/>
        </w:rPr>
        <w:t>mcv</w:t>
      </w:r>
      <w:r w:rsidRPr="005674DF">
        <w:rPr>
          <w:rFonts w:hint="eastAsia"/>
          <w:shd w:val="pct15" w:color="auto" w:fill="FFFFFF"/>
        </w:rPr>
        <w:t>和</w:t>
      </w:r>
      <w:r w:rsidRPr="005674DF">
        <w:rPr>
          <w:rFonts w:hint="eastAsia"/>
          <w:shd w:val="pct15" w:color="auto" w:fill="FFFFFF"/>
        </w:rPr>
        <w:t>nullFrac</w:t>
      </w:r>
      <w:r w:rsidRPr="005674DF">
        <w:rPr>
          <w:rFonts w:hint="eastAsia"/>
          <w:shd w:val="pct15" w:color="auto" w:fill="FFFFFF"/>
        </w:rPr>
        <w:t>之后的比例</w:t>
      </w:r>
    </w:p>
    <w:p w:rsidR="006144BA" w:rsidRPr="005674DF" w:rsidRDefault="006144BA" w:rsidP="008A7D41">
      <w:pPr>
        <w:pStyle w:val="ListParagraph"/>
        <w:numPr>
          <w:ilvl w:val="2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histogramBounds</w:t>
      </w:r>
      <w:r w:rsidRPr="005674DF">
        <w:rPr>
          <w:rFonts w:hint="eastAsia"/>
          <w:shd w:val="pct15" w:color="auto" w:fill="FFFFFF"/>
        </w:rPr>
        <w:t>：每个桶的上下界</w:t>
      </w:r>
    </w:p>
    <w:p w:rsidR="006144BA" w:rsidRPr="005674DF" w:rsidRDefault="006144BA" w:rsidP="008A7D41">
      <w:pPr>
        <w:pStyle w:val="ListParagraph"/>
        <w:numPr>
          <w:ilvl w:val="0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用于估算</w:t>
      </w:r>
      <w:r w:rsidRPr="005674DF">
        <w:rPr>
          <w:rFonts w:hint="eastAsia"/>
          <w:shd w:val="pct15" w:color="auto" w:fill="FFFFFF"/>
        </w:rPr>
        <w:t>range</w:t>
      </w:r>
      <w:r w:rsidRPr="005674DF">
        <w:rPr>
          <w:rFonts w:hint="eastAsia"/>
          <w:shd w:val="pct15" w:color="auto" w:fill="FFFFFF"/>
        </w:rPr>
        <w:t>匹配的比例</w:t>
      </w:r>
    </w:p>
    <w:p w:rsidR="006144BA" w:rsidRPr="005674DF" w:rsidRDefault="006144BA" w:rsidP="008A7D41">
      <w:pPr>
        <w:pStyle w:val="ListParagraph"/>
        <w:numPr>
          <w:ilvl w:val="0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只统计以下类型：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numberInt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numberDouble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numberLong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numberDecimal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Date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Timestamp</w:t>
      </w:r>
    </w:p>
    <w:p w:rsidR="006144BA" w:rsidRPr="005674DF" w:rsidRDefault="006144BA" w:rsidP="008A7D41">
      <w:pPr>
        <w:pStyle w:val="ListParagraph"/>
        <w:numPr>
          <w:ilvl w:val="1"/>
          <w:numId w:val="17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string</w:t>
      </w:r>
      <w:r w:rsidRPr="005674DF">
        <w:rPr>
          <w:rFonts w:hint="eastAsia"/>
          <w:shd w:val="pct15" w:color="auto" w:fill="FFFFFF"/>
        </w:rPr>
        <w:t>（</w:t>
      </w:r>
      <w:r w:rsidRPr="005674DF">
        <w:rPr>
          <w:rFonts w:hint="eastAsia"/>
          <w:shd w:val="pct15" w:color="auto" w:fill="FFFFFF"/>
        </w:rPr>
        <w:t>100</w:t>
      </w:r>
      <w:r w:rsidRPr="005674DF">
        <w:rPr>
          <w:rFonts w:hint="eastAsia"/>
          <w:shd w:val="pct15" w:color="auto" w:fill="FFFFFF"/>
        </w:rPr>
        <w:t>字符长度截断字符串）</w:t>
      </w:r>
    </w:p>
    <w:p w:rsidR="006144BA" w:rsidRDefault="006144BA" w:rsidP="006144BA">
      <w:pPr>
        <w:pStyle w:val="Heading5"/>
      </w:pPr>
      <w:r>
        <w:rPr>
          <w:rFonts w:hint="eastAsia"/>
        </w:rPr>
        <w:t>平均长度</w:t>
      </w:r>
      <w:r>
        <w:rPr>
          <w:rFonts w:hint="eastAsia"/>
        </w:rPr>
        <w:t>(avgFieldSize)</w:t>
      </w:r>
    </w:p>
    <w:p w:rsidR="006144BA" w:rsidRDefault="006144BA" w:rsidP="008A7D41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字段的平均长度（</w:t>
      </w:r>
      <w:r>
        <w:rPr>
          <w:rFonts w:hint="eastAsia"/>
        </w:rPr>
        <w:t>byte</w:t>
      </w:r>
      <w:r>
        <w:rPr>
          <w:rFonts w:hint="eastAsia"/>
        </w:rPr>
        <w:t>）</w:t>
      </w:r>
    </w:p>
    <w:p w:rsidR="006144BA" w:rsidRDefault="006144BA" w:rsidP="008A7D41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用于估算</w:t>
      </w:r>
      <w:r>
        <w:rPr>
          <w:rFonts w:hint="eastAsia"/>
        </w:rPr>
        <w:t>$project</w:t>
      </w:r>
      <w:r>
        <w:rPr>
          <w:rFonts w:hint="eastAsia"/>
        </w:rPr>
        <w:t>后结果集的大小</w:t>
      </w:r>
    </w:p>
    <w:p w:rsidR="006144BA" w:rsidRDefault="006144BA" w:rsidP="006144BA">
      <w:pPr>
        <w:pStyle w:val="Heading5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类型集合</w:t>
      </w:r>
      <w:r w:rsidRPr="005674DF">
        <w:rPr>
          <w:rFonts w:hint="eastAsia"/>
          <w:shd w:val="pct15" w:color="auto" w:fill="FFFFFF"/>
        </w:rPr>
        <w:t>(typeSet)</w:t>
      </w:r>
    </w:p>
    <w:p w:rsidR="00BE4D4F" w:rsidRPr="00BE4D4F" w:rsidRDefault="00BE4D4F" w:rsidP="00BE4D4F">
      <w:pPr>
        <w:rPr>
          <w:b/>
          <w:color w:val="FF0000"/>
        </w:rPr>
      </w:pPr>
      <w:r w:rsidRPr="00BE4D4F">
        <w:rPr>
          <w:rFonts w:hint="eastAsia"/>
          <w:b/>
          <w:color w:val="FF0000"/>
        </w:rPr>
        <w:t>【</w:t>
      </w:r>
      <w:r>
        <w:rPr>
          <w:rFonts w:hint="eastAsia"/>
          <w:b/>
          <w:color w:val="FF0000"/>
        </w:rPr>
        <w:t>暂不使用</w:t>
      </w:r>
      <w:r w:rsidRPr="00BE4D4F">
        <w:rPr>
          <w:rFonts w:hint="eastAsia"/>
          <w:b/>
          <w:color w:val="FF0000"/>
        </w:rPr>
        <w:t>】</w:t>
      </w:r>
    </w:p>
    <w:p w:rsidR="006144BA" w:rsidRPr="005674DF" w:rsidRDefault="006144BA" w:rsidP="008A7D41">
      <w:pPr>
        <w:pStyle w:val="ListParagraph"/>
        <w:numPr>
          <w:ilvl w:val="0"/>
          <w:numId w:val="20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字段的数据类型集合（有几种数据类型），每种数据类型的个数</w:t>
      </w:r>
    </w:p>
    <w:p w:rsidR="006144BA" w:rsidRPr="005674DF" w:rsidRDefault="006144BA" w:rsidP="008A7D41">
      <w:pPr>
        <w:pStyle w:val="ListParagraph"/>
        <w:numPr>
          <w:ilvl w:val="0"/>
          <w:numId w:val="20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typeSet: { types: [ typeA, typeB, typeC, ..., ], frac:[...] }</w:t>
      </w:r>
    </w:p>
    <w:p w:rsidR="006144BA" w:rsidRPr="005674DF" w:rsidRDefault="006144BA" w:rsidP="008A7D41">
      <w:pPr>
        <w:pStyle w:val="ListParagraph"/>
        <w:numPr>
          <w:ilvl w:val="1"/>
          <w:numId w:val="20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types</w:t>
      </w:r>
      <w:r w:rsidRPr="005674DF">
        <w:rPr>
          <w:rFonts w:hint="eastAsia"/>
          <w:shd w:val="pct15" w:color="auto" w:fill="FFFFFF"/>
        </w:rPr>
        <w:t>：</w:t>
      </w:r>
      <w:r w:rsidRPr="005674DF">
        <w:rPr>
          <w:shd w:val="pct15" w:color="auto" w:fill="FFFFFF"/>
        </w:rPr>
        <w:t>BSONType</w:t>
      </w:r>
      <w:r w:rsidRPr="005674DF">
        <w:rPr>
          <w:rFonts w:hint="eastAsia"/>
          <w:shd w:val="pct15" w:color="auto" w:fill="FFFFFF"/>
        </w:rPr>
        <w:t>（索引数据类型）</w:t>
      </w:r>
    </w:p>
    <w:p w:rsidR="006144BA" w:rsidRPr="005674DF" w:rsidRDefault="006144BA" w:rsidP="008A7D41">
      <w:pPr>
        <w:pStyle w:val="ListParagraph"/>
        <w:numPr>
          <w:ilvl w:val="1"/>
          <w:numId w:val="20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frac</w:t>
      </w:r>
      <w:r w:rsidRPr="005674DF">
        <w:rPr>
          <w:rFonts w:hint="eastAsia"/>
          <w:shd w:val="pct15" w:color="auto" w:fill="FFFFFF"/>
        </w:rPr>
        <w:t>：</w:t>
      </w:r>
      <w:r w:rsidRPr="005674DF">
        <w:rPr>
          <w:rFonts w:hint="eastAsia"/>
          <w:shd w:val="pct15" w:color="auto" w:fill="FFFFFF"/>
        </w:rPr>
        <w:t>0.0~1.0</w:t>
      </w:r>
    </w:p>
    <w:p w:rsidR="006144BA" w:rsidRPr="005674DF" w:rsidRDefault="006144BA" w:rsidP="008A7D41">
      <w:pPr>
        <w:pStyle w:val="ListParagraph"/>
        <w:numPr>
          <w:ilvl w:val="0"/>
          <w:numId w:val="20"/>
        </w:numPr>
        <w:ind w:firstLineChars="0"/>
        <w:rPr>
          <w:shd w:val="pct15" w:color="auto" w:fill="FFFFFF"/>
        </w:rPr>
      </w:pPr>
      <w:r w:rsidRPr="005674DF">
        <w:rPr>
          <w:rFonts w:hint="eastAsia"/>
          <w:shd w:val="pct15" w:color="auto" w:fill="FFFFFF"/>
        </w:rPr>
        <w:t>当匹配条件跨多个数据类型时，估算选择率</w:t>
      </w:r>
    </w:p>
    <w:p w:rsidR="006144BA" w:rsidRDefault="006144BA" w:rsidP="006144BA">
      <w:pPr>
        <w:pStyle w:val="Heading4"/>
      </w:pPr>
      <w:r>
        <w:rPr>
          <w:rFonts w:hint="eastAsia"/>
        </w:rPr>
        <w:lastRenderedPageBreak/>
        <w:t>统计信息的存储</w:t>
      </w:r>
    </w:p>
    <w:p w:rsidR="006144BA" w:rsidRDefault="006144BA" w:rsidP="006144BA">
      <w:r>
        <w:rPr>
          <w:rFonts w:hint="eastAsia"/>
        </w:rPr>
        <w:t>通过统计收集的信息存储在每个组的</w:t>
      </w:r>
      <w:r>
        <w:rPr>
          <w:rFonts w:hint="eastAsia"/>
        </w:rPr>
        <w:t>SYSSTAT.SYSCOLLECTIONSTAT</w:t>
      </w:r>
      <w:r>
        <w:rPr>
          <w:rFonts w:hint="eastAsia"/>
        </w:rPr>
        <w:t>和</w:t>
      </w:r>
      <w:r>
        <w:rPr>
          <w:rFonts w:hint="eastAsia"/>
        </w:rPr>
        <w:t>SYSSTAT.SYSINDEXSTAT</w:t>
      </w:r>
      <w:r>
        <w:rPr>
          <w:rFonts w:hint="eastAsia"/>
        </w:rPr>
        <w:t>下：</w:t>
      </w:r>
    </w:p>
    <w:p w:rsidR="006144BA" w:rsidRDefault="006144BA" w:rsidP="008A7D41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SYSSTAT.SYSCOLLECTIONSTAT</w:t>
      </w:r>
      <w:r>
        <w:rPr>
          <w:rFonts w:hint="eastAsia"/>
        </w:rPr>
        <w:t>：存放文档的统计信息</w:t>
      </w:r>
    </w:p>
    <w:p w:rsidR="006144BA" w:rsidRDefault="006144BA" w:rsidP="008A7D41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SYSSTAT.SYSINDEXSTAT</w:t>
      </w:r>
      <w:r>
        <w:rPr>
          <w:rFonts w:hint="eastAsia"/>
        </w:rPr>
        <w:t>：存放字段的统计信息</w:t>
      </w:r>
    </w:p>
    <w:p w:rsidR="006144BA" w:rsidRDefault="006144BA" w:rsidP="006144BA"/>
    <w:p w:rsidR="006144BA" w:rsidRDefault="006144BA" w:rsidP="006144BA">
      <w:r>
        <w:rPr>
          <w:rFonts w:hint="eastAsia"/>
        </w:rPr>
        <w:t>SYSSTAT</w:t>
      </w:r>
      <w:r>
        <w:rPr>
          <w:rFonts w:hint="eastAsia"/>
        </w:rPr>
        <w:t>存放在</w:t>
      </w:r>
      <w:r>
        <w:rPr>
          <w:rFonts w:hint="eastAsia"/>
        </w:rPr>
        <w:t>Data</w:t>
      </w:r>
      <w:r>
        <w:rPr>
          <w:rFonts w:hint="eastAsia"/>
        </w:rPr>
        <w:t>节点上，和</w:t>
      </w:r>
      <w:r>
        <w:rPr>
          <w:rFonts w:hint="eastAsia"/>
        </w:rPr>
        <w:t>SYSTEMP</w:t>
      </w:r>
      <w:r>
        <w:rPr>
          <w:rFonts w:hint="eastAsia"/>
        </w:rPr>
        <w:t>一样在</w:t>
      </w:r>
      <w:r>
        <w:rPr>
          <w:rFonts w:hint="eastAsia"/>
        </w:rPr>
        <w:t>SequoiaDB</w:t>
      </w:r>
      <w:r>
        <w:rPr>
          <w:rFonts w:hint="eastAsia"/>
        </w:rPr>
        <w:t>初始化时进行检查并创建</w:t>
      </w:r>
    </w:p>
    <w:p w:rsidR="006144BA" w:rsidRPr="005B5960" w:rsidRDefault="006144BA" w:rsidP="006144BA">
      <w:pPr>
        <w:pStyle w:val="Heading5"/>
      </w:pPr>
      <w:r>
        <w:rPr>
          <w:rFonts w:hint="eastAsia"/>
        </w:rPr>
        <w:t>SYSSTAT.SYSCOLLECTIONSTAT</w:t>
      </w:r>
    </w:p>
    <w:p w:rsidR="006144BA" w:rsidRDefault="006144BA" w:rsidP="006144BA">
      <w:r>
        <w:rPr>
          <w:rFonts w:hint="eastAsia"/>
        </w:rPr>
        <w:t>具体字段：</w:t>
      </w:r>
    </w:p>
    <w:tbl>
      <w:tblPr>
        <w:tblStyle w:val="TableGrid"/>
        <w:tblW w:w="0" w:type="auto"/>
        <w:tblInd w:w="357" w:type="dxa"/>
        <w:tblLook w:val="04A0"/>
      </w:tblPr>
      <w:tblGrid>
        <w:gridCol w:w="1054"/>
        <w:gridCol w:w="904"/>
        <w:gridCol w:w="736"/>
        <w:gridCol w:w="606"/>
        <w:gridCol w:w="476"/>
        <w:gridCol w:w="3906"/>
      </w:tblGrid>
      <w:tr w:rsidR="006144BA" w:rsidRPr="00EF0286" w:rsidTr="00AA4E6A"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字段名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数据类型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内部类型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默认值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必须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说明</w:t>
            </w:r>
          </w:p>
        </w:tc>
      </w:tr>
      <w:tr w:rsidR="006144BA" w:rsidRPr="00EF0286" w:rsidTr="00AA4E6A"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CollectionSpace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统计的</w:t>
            </w:r>
            <w:r w:rsidRPr="00EF0286"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所在</w:t>
            </w:r>
            <w:r>
              <w:rPr>
                <w:rFonts w:hint="eastAsia"/>
                <w:sz w:val="13"/>
                <w:szCs w:val="13"/>
              </w:rPr>
              <w:t>collection space</w:t>
            </w:r>
            <w:r>
              <w:rPr>
                <w:rFonts w:hint="eastAsia"/>
                <w:sz w:val="13"/>
                <w:szCs w:val="13"/>
              </w:rPr>
              <w:t>的</w:t>
            </w:r>
            <w:r w:rsidRPr="00EF0286">
              <w:rPr>
                <w:rFonts w:hint="eastAsia"/>
                <w:sz w:val="13"/>
                <w:szCs w:val="13"/>
              </w:rPr>
              <w:t>名称</w:t>
            </w:r>
          </w:p>
        </w:tc>
      </w:tr>
      <w:tr w:rsidR="006144BA" w:rsidRPr="00EF0286" w:rsidTr="00AA4E6A"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统计的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的名称（不带</w:t>
            </w:r>
            <w:r>
              <w:rPr>
                <w:rFonts w:hint="eastAsia"/>
                <w:sz w:val="13"/>
                <w:szCs w:val="13"/>
              </w:rPr>
              <w:t>collection space</w:t>
            </w:r>
            <w:r>
              <w:rPr>
                <w:rFonts w:hint="eastAsia"/>
                <w:sz w:val="13"/>
                <w:szCs w:val="13"/>
              </w:rPr>
              <w:t>名字）</w:t>
            </w:r>
          </w:p>
        </w:tc>
      </w:tr>
      <w:tr w:rsidR="006144BA" w:rsidRPr="00EF0286" w:rsidTr="00AA4E6A">
        <w:tc>
          <w:tcPr>
            <w:tcW w:w="0" w:type="auto"/>
          </w:tcPr>
          <w:p w:rsidR="006144BA" w:rsidRPr="00EF0286" w:rsidRDefault="00516674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CreateTime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统计收集的时间戳</w:t>
            </w:r>
          </w:p>
        </w:tc>
      </w:tr>
      <w:tr w:rsidR="006144BA" w:rsidRPr="00EF0286" w:rsidTr="00AA4E6A"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SampleRecords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统计收集时抽样的文档个数</w:t>
            </w:r>
          </w:p>
        </w:tc>
      </w:tr>
      <w:tr w:rsidR="006144BA" w:rsidRPr="00EF0286" w:rsidTr="00AA4E6A"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Total</w:t>
            </w:r>
            <w:r>
              <w:rPr>
                <w:rFonts w:hint="eastAsia"/>
                <w:sz w:val="13"/>
                <w:szCs w:val="13"/>
              </w:rPr>
              <w:t>Records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10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统计收集时的文档个数</w:t>
            </w:r>
          </w:p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对应</w:t>
            </w:r>
            <w:r w:rsidRPr="00EF0286">
              <w:rPr>
                <w:rFonts w:hint="eastAsia"/>
                <w:sz w:val="13"/>
                <w:szCs w:val="13"/>
              </w:rPr>
              <w:t>dmsMBStatInfo</w:t>
            </w:r>
            <w:r w:rsidRPr="00EF0286">
              <w:rPr>
                <w:rFonts w:hint="eastAsia"/>
                <w:sz w:val="13"/>
                <w:szCs w:val="13"/>
              </w:rPr>
              <w:t>的</w:t>
            </w:r>
            <w:r w:rsidRPr="00EF0286">
              <w:rPr>
                <w:rFonts w:hint="eastAsia"/>
                <w:sz w:val="13"/>
                <w:szCs w:val="13"/>
              </w:rPr>
              <w:t>_totalRecords</w:t>
            </w:r>
            <w:r w:rsidRPr="00EF0286">
              <w:rPr>
                <w:rFonts w:hint="eastAsia"/>
                <w:sz w:val="13"/>
                <w:szCs w:val="13"/>
              </w:rPr>
              <w:t>，用于对比统计信息是否过期</w:t>
            </w:r>
          </w:p>
        </w:tc>
      </w:tr>
      <w:tr w:rsidR="006144BA" w:rsidRPr="00EF0286" w:rsidTr="00AA4E6A"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TotalDataPages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NumberInt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UINT32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统计收集时的数据页个数</w:t>
            </w:r>
          </w:p>
        </w:tc>
      </w:tr>
      <w:tr w:rsidR="006144BA" w:rsidRPr="00EF0286" w:rsidTr="00AA4E6A">
        <w:tc>
          <w:tcPr>
            <w:tcW w:w="0" w:type="auto"/>
          </w:tcPr>
          <w:p w:rsidR="006144BA" w:rsidRPr="00EF0286" w:rsidDel="006A2AC8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TotalDataSize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对应</w:t>
            </w:r>
            <w:r w:rsidRPr="00EF0286">
              <w:rPr>
                <w:rFonts w:hint="eastAsia"/>
                <w:sz w:val="13"/>
                <w:szCs w:val="13"/>
              </w:rPr>
              <w:t>dmsMBStatInfo</w:t>
            </w:r>
            <w:r>
              <w:rPr>
                <w:rFonts w:hint="eastAsia"/>
                <w:sz w:val="13"/>
                <w:szCs w:val="13"/>
              </w:rPr>
              <w:t>的</w:t>
            </w:r>
            <w:r>
              <w:rPr>
                <w:rFonts w:hint="eastAsia"/>
                <w:sz w:val="13"/>
                <w:szCs w:val="13"/>
              </w:rPr>
              <w:t>_totalDataLen</w:t>
            </w:r>
          </w:p>
        </w:tc>
      </w:tr>
      <w:tr w:rsidR="006144BA" w:rsidRPr="00EF0286" w:rsidTr="00AA4E6A"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Avg</w:t>
            </w:r>
            <w:r>
              <w:rPr>
                <w:rFonts w:hint="eastAsia"/>
                <w:sz w:val="13"/>
                <w:szCs w:val="13"/>
              </w:rPr>
              <w:t>Num</w:t>
            </w:r>
            <w:r w:rsidRPr="00EF0286">
              <w:rPr>
                <w:rFonts w:hint="eastAsia"/>
                <w:sz w:val="13"/>
                <w:szCs w:val="13"/>
              </w:rPr>
              <w:t>Field</w:t>
            </w:r>
            <w:r>
              <w:rPr>
                <w:rFonts w:hint="eastAsia"/>
                <w:sz w:val="13"/>
                <w:szCs w:val="13"/>
              </w:rPr>
              <w:t>s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NumberInt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UINT32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10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每个文档中平均字段数</w:t>
            </w:r>
          </w:p>
        </w:tc>
      </w:tr>
    </w:tbl>
    <w:p w:rsidR="006144BA" w:rsidRDefault="006144BA" w:rsidP="006144BA"/>
    <w:p w:rsidR="006144BA" w:rsidRDefault="006144BA" w:rsidP="006144BA">
      <w:r>
        <w:rPr>
          <w:rFonts w:hint="eastAsia"/>
        </w:rPr>
        <w:t>建立索引：</w:t>
      </w:r>
    </w:p>
    <w:p w:rsidR="006144BA" w:rsidRDefault="006144BA" w:rsidP="006144BA">
      <w:r>
        <w:rPr>
          <w:rFonts w:hint="eastAsia"/>
        </w:rPr>
        <w:t>{ name : "STATCLIDX", key : { CollectionSpace : 1, CollectionMBID : 1 }, unique : true, enforced : true }</w:t>
      </w:r>
    </w:p>
    <w:p w:rsidR="006144BA" w:rsidRDefault="006144BA" w:rsidP="006144BA">
      <w:pPr>
        <w:pStyle w:val="Heading5"/>
      </w:pPr>
      <w:r>
        <w:rPr>
          <w:rFonts w:hint="eastAsia"/>
        </w:rPr>
        <w:t>SYSSTAT.SYSINDEXSTAT</w:t>
      </w:r>
    </w:p>
    <w:p w:rsidR="006144BA" w:rsidRPr="00D34031" w:rsidRDefault="006144BA" w:rsidP="006144BA">
      <w:r>
        <w:rPr>
          <w:rFonts w:hint="eastAsia"/>
        </w:rPr>
        <w:t>具体字段：</w:t>
      </w:r>
    </w:p>
    <w:tbl>
      <w:tblPr>
        <w:tblStyle w:val="TableGrid"/>
        <w:tblW w:w="0" w:type="auto"/>
        <w:tblInd w:w="357" w:type="dxa"/>
        <w:tblLook w:val="04A0"/>
      </w:tblPr>
      <w:tblGrid>
        <w:gridCol w:w="1185"/>
        <w:gridCol w:w="1031"/>
        <w:gridCol w:w="657"/>
        <w:gridCol w:w="756"/>
        <w:gridCol w:w="510"/>
        <w:gridCol w:w="677"/>
        <w:gridCol w:w="3349"/>
      </w:tblGrid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字段名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数据类型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内部类型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默认值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取值范围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必须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说明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CollectionSpace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统计的</w:t>
            </w:r>
            <w:r w:rsidRPr="00EF0286"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所在</w:t>
            </w:r>
            <w:r>
              <w:rPr>
                <w:rFonts w:hint="eastAsia"/>
                <w:sz w:val="13"/>
                <w:szCs w:val="13"/>
              </w:rPr>
              <w:t>collection space</w:t>
            </w:r>
            <w:r>
              <w:rPr>
                <w:rFonts w:hint="eastAsia"/>
                <w:sz w:val="13"/>
                <w:szCs w:val="13"/>
              </w:rPr>
              <w:t>的</w:t>
            </w:r>
            <w:r w:rsidRPr="00EF0286">
              <w:rPr>
                <w:rFonts w:hint="eastAsia"/>
                <w:sz w:val="13"/>
                <w:szCs w:val="13"/>
              </w:rPr>
              <w:t>名称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统计的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的名称（不带</w:t>
            </w:r>
            <w:r>
              <w:rPr>
                <w:rFonts w:hint="eastAsia"/>
                <w:sz w:val="13"/>
                <w:szCs w:val="13"/>
              </w:rPr>
              <w:t>collection space</w:t>
            </w:r>
            <w:r>
              <w:rPr>
                <w:rFonts w:hint="eastAsia"/>
                <w:sz w:val="13"/>
                <w:szCs w:val="13"/>
              </w:rPr>
              <w:t>名字）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EF0286" w:rsidRDefault="00911B50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CreateTime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EF0286" w:rsidRDefault="006144BA" w:rsidP="00AA4E6A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统计收集的时间戳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Index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</w:t>
            </w:r>
            <w:r w:rsidRPr="004F083A">
              <w:rPr>
                <w:rFonts w:hint="eastAsia"/>
                <w:sz w:val="13"/>
                <w:szCs w:val="13"/>
              </w:rPr>
              <w:t>Index</w:t>
            </w:r>
            <w:r w:rsidRPr="004F083A">
              <w:rPr>
                <w:rFonts w:hint="eastAsia"/>
                <w:sz w:val="13"/>
                <w:szCs w:val="13"/>
              </w:rPr>
              <w:t>的名称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KeyPattern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BSONObj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统计索引的字段定义，例如：</w:t>
            </w:r>
            <w:r w:rsidRPr="004F083A">
              <w:rPr>
                <w:rFonts w:hint="eastAsia"/>
                <w:sz w:val="13"/>
                <w:szCs w:val="13"/>
              </w:rPr>
              <w:t>{a:1, b:-1}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Sample</w:t>
            </w:r>
            <w:r>
              <w:rPr>
                <w:rFonts w:hint="eastAsia"/>
                <w:sz w:val="13"/>
                <w:szCs w:val="13"/>
              </w:rPr>
              <w:t>Records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统计时抽样的索引项个数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Total</w:t>
            </w:r>
            <w:r>
              <w:rPr>
                <w:rFonts w:hint="eastAsia"/>
                <w:sz w:val="13"/>
                <w:szCs w:val="13"/>
              </w:rPr>
              <w:t>Records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10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统计收集时的文档个数（收集时间不同，因此可能与</w:t>
            </w:r>
            <w:r w:rsidRPr="004F083A">
              <w:rPr>
                <w:rFonts w:hint="eastAsia"/>
                <w:sz w:val="13"/>
                <w:szCs w:val="13"/>
              </w:rPr>
              <w:t>SYSSTAT.SYSCOLLECTIONSTAT</w:t>
            </w:r>
            <w:r w:rsidRPr="004F083A">
              <w:rPr>
                <w:rFonts w:hint="eastAsia"/>
                <w:sz w:val="13"/>
                <w:szCs w:val="13"/>
              </w:rPr>
              <w:t>的</w:t>
            </w:r>
            <w:r>
              <w:rPr>
                <w:rFonts w:hint="eastAsia"/>
                <w:sz w:val="13"/>
                <w:szCs w:val="13"/>
              </w:rPr>
              <w:t>TotalRecords</w:t>
            </w:r>
            <w:r w:rsidRPr="004F083A">
              <w:rPr>
                <w:rFonts w:hint="eastAsia"/>
                <w:sz w:val="13"/>
                <w:szCs w:val="13"/>
              </w:rPr>
              <w:t>不相等）</w:t>
            </w:r>
          </w:p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对应</w:t>
            </w:r>
            <w:r w:rsidRPr="004F083A">
              <w:rPr>
                <w:rFonts w:hint="eastAsia"/>
                <w:sz w:val="13"/>
                <w:szCs w:val="13"/>
              </w:rPr>
              <w:t>dmsMBStatInfo</w:t>
            </w:r>
            <w:r w:rsidRPr="004F083A">
              <w:rPr>
                <w:rFonts w:hint="eastAsia"/>
                <w:sz w:val="13"/>
                <w:szCs w:val="13"/>
              </w:rPr>
              <w:t>的</w:t>
            </w:r>
            <w:r w:rsidRPr="004F083A">
              <w:rPr>
                <w:rFonts w:hint="eastAsia"/>
                <w:sz w:val="13"/>
                <w:szCs w:val="13"/>
              </w:rPr>
              <w:t>_totalRecords</w:t>
            </w:r>
            <w:r w:rsidRPr="004F083A">
              <w:rPr>
                <w:rFonts w:hint="eastAsia"/>
                <w:sz w:val="13"/>
                <w:szCs w:val="13"/>
              </w:rPr>
              <w:t>，用于对比统计信息</w:t>
            </w:r>
            <w:r w:rsidRPr="004F083A">
              <w:rPr>
                <w:rFonts w:hint="eastAsia"/>
                <w:sz w:val="13"/>
                <w:szCs w:val="13"/>
              </w:rPr>
              <w:lastRenderedPageBreak/>
              <w:t>是否过期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lastRenderedPageBreak/>
              <w:t>IndexPage</w:t>
            </w:r>
            <w:r>
              <w:rPr>
                <w:rFonts w:hint="eastAsia"/>
                <w:sz w:val="13"/>
                <w:szCs w:val="13"/>
              </w:rPr>
              <w:t>s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NumberInt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UINT32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</w:t>
            </w:r>
            <w:r>
              <w:rPr>
                <w:rFonts w:hint="eastAsia"/>
                <w:sz w:val="13"/>
                <w:szCs w:val="13"/>
              </w:rPr>
              <w:t>收集时</w:t>
            </w:r>
            <w:r w:rsidRPr="004F083A">
              <w:rPr>
                <w:rFonts w:hint="eastAsia"/>
                <w:sz w:val="13"/>
                <w:szCs w:val="13"/>
              </w:rPr>
              <w:t>索引的页个数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IndexLevels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NumberInt</w:t>
            </w: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UINT32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统计收集时索引的层数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IsUnique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BOOL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FALSE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Index</w:t>
            </w:r>
            <w:r w:rsidRPr="004F083A">
              <w:rPr>
                <w:rFonts w:hint="eastAsia"/>
                <w:sz w:val="13"/>
                <w:szCs w:val="13"/>
              </w:rPr>
              <w:t>是否唯一索引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DistinctVal</w:t>
            </w:r>
            <w:r>
              <w:rPr>
                <w:rFonts w:hint="eastAsia"/>
                <w:sz w:val="13"/>
                <w:szCs w:val="13"/>
              </w:rPr>
              <w:t>ues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统计字段的唯一值个数，如果没有统计，取对应</w:t>
            </w:r>
            <w:r w:rsidRPr="004F083A">
              <w:rPr>
                <w:rFonts w:hint="eastAsia"/>
                <w:sz w:val="13"/>
                <w:szCs w:val="13"/>
              </w:rPr>
              <w:t>Collection</w:t>
            </w:r>
            <w:r w:rsidRPr="004F083A">
              <w:rPr>
                <w:rFonts w:hint="eastAsia"/>
                <w:sz w:val="13"/>
                <w:szCs w:val="13"/>
              </w:rPr>
              <w:t>的</w:t>
            </w:r>
            <w:r w:rsidRPr="004F083A">
              <w:rPr>
                <w:rFonts w:hint="eastAsia"/>
                <w:sz w:val="13"/>
                <w:szCs w:val="13"/>
              </w:rPr>
              <w:t>Total</w:t>
            </w:r>
            <w:r>
              <w:rPr>
                <w:rFonts w:hint="eastAsia"/>
                <w:sz w:val="13"/>
                <w:szCs w:val="13"/>
              </w:rPr>
              <w:t>Records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NullFrac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NumberDouble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 ~ 1.0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null</w:t>
            </w:r>
            <w:r w:rsidRPr="004F083A">
              <w:rPr>
                <w:rFonts w:hint="eastAsia"/>
                <w:sz w:val="13"/>
                <w:szCs w:val="13"/>
              </w:rPr>
              <w:t>值在字段中的比例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UndefinedFrac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NumberDouble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 ~ 1.0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$undefined</w:t>
            </w:r>
            <w:r w:rsidRPr="004F083A">
              <w:rPr>
                <w:rFonts w:hint="eastAsia"/>
                <w:sz w:val="13"/>
                <w:szCs w:val="13"/>
              </w:rPr>
              <w:t>在字段中比例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Object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undefined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Most Common Values</w:t>
            </w:r>
          </w:p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MCV: { Values: [ {a:1,b:1}, {a:2, b:2}, ... ], Frac: [ 0.1, 0.1, ... ] }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MCV.Values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  <w:r>
              <w:rPr>
                <w:rFonts w:hint="eastAsia"/>
                <w:sz w:val="13"/>
                <w:szCs w:val="13"/>
              </w:rPr>
              <w:t>(</w:t>
            </w:r>
            <w:r>
              <w:rPr>
                <w:rFonts w:hint="eastAsia"/>
                <w:sz w:val="13"/>
                <w:szCs w:val="13"/>
              </w:rPr>
              <w:t>如有</w:t>
            </w:r>
            <w:r>
              <w:rPr>
                <w:rFonts w:hint="eastAsia"/>
                <w:sz w:val="13"/>
                <w:szCs w:val="13"/>
              </w:rPr>
              <w:t>MCV)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</w:t>
            </w:r>
            <w:r w:rsidRPr="004F083A">
              <w:rPr>
                <w:rFonts w:hint="eastAsia"/>
                <w:sz w:val="13"/>
                <w:szCs w:val="13"/>
              </w:rPr>
              <w:t>的值</w:t>
            </w:r>
          </w:p>
        </w:tc>
      </w:tr>
      <w:tr w:rsidR="006144BA" w:rsidRPr="004F083A" w:rsidTr="00AA4E6A"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MCV.Frac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  <w:r>
              <w:rPr>
                <w:rFonts w:hint="eastAsia"/>
                <w:sz w:val="13"/>
                <w:szCs w:val="13"/>
              </w:rPr>
              <w:t>(</w:t>
            </w:r>
            <w:r>
              <w:rPr>
                <w:rFonts w:hint="eastAsia"/>
                <w:sz w:val="13"/>
                <w:szCs w:val="13"/>
              </w:rPr>
              <w:t>如有</w:t>
            </w:r>
            <w:r>
              <w:rPr>
                <w:rFonts w:hint="eastAsia"/>
                <w:sz w:val="13"/>
                <w:szCs w:val="13"/>
              </w:rPr>
              <w:t>MCV)</w:t>
            </w:r>
          </w:p>
        </w:tc>
        <w:tc>
          <w:tcPr>
            <w:tcW w:w="0" w:type="auto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</w:t>
            </w:r>
            <w:r w:rsidRPr="004F083A">
              <w:rPr>
                <w:rFonts w:hint="eastAsia"/>
                <w:sz w:val="13"/>
                <w:szCs w:val="13"/>
              </w:rPr>
              <w:t>的比例，每个值的取值</w:t>
            </w:r>
            <w:r w:rsidRPr="004F083A">
              <w:rPr>
                <w:rFonts w:hint="eastAsia"/>
                <w:sz w:val="13"/>
                <w:szCs w:val="13"/>
              </w:rPr>
              <w:t xml:space="preserve"> 0.0 ~ 1.0</w:t>
            </w:r>
          </w:p>
        </w:tc>
      </w:tr>
      <w:tr w:rsidR="006144BA" w:rsidRPr="004F083A" w:rsidTr="00AA4E6A"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Histogram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Object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undefined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直方图</w:t>
            </w:r>
          </w:p>
        </w:tc>
      </w:tr>
      <w:tr w:rsidR="006144BA" w:rsidRPr="004F083A" w:rsidTr="00AA4E6A"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Histogram.Frac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NumberDouble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 ~ 1.0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直方图的比例</w:t>
            </w:r>
          </w:p>
        </w:tc>
      </w:tr>
      <w:tr w:rsidR="006144BA" w:rsidRPr="004F083A" w:rsidTr="00AA4E6A"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Histogram.Bounds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直方图的边界值</w:t>
            </w:r>
          </w:p>
        </w:tc>
      </w:tr>
      <w:tr w:rsidR="006144BA" w:rsidRPr="004F083A" w:rsidTr="00AA4E6A"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TypeSet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Object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undefined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类型比例</w:t>
            </w:r>
          </w:p>
        </w:tc>
      </w:tr>
      <w:tr w:rsidR="006144BA" w:rsidRPr="004F083A" w:rsidTr="00AA4E6A"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TypeSet.Types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字段的类型</w:t>
            </w:r>
          </w:p>
        </w:tc>
      </w:tr>
      <w:tr w:rsidR="006144BA" w:rsidRPr="004F083A" w:rsidTr="00AA4E6A"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TypeSet.Frac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144BA" w:rsidRPr="004F083A" w:rsidRDefault="006144BA" w:rsidP="00AA4E6A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字段的各个类型占比例，每个值的取值</w:t>
            </w:r>
            <w:r w:rsidRPr="004F083A">
              <w:rPr>
                <w:rFonts w:hint="eastAsia"/>
                <w:sz w:val="13"/>
                <w:szCs w:val="13"/>
              </w:rPr>
              <w:t xml:space="preserve"> 0.0 ~ 1.0</w:t>
            </w:r>
          </w:p>
        </w:tc>
      </w:tr>
    </w:tbl>
    <w:p w:rsidR="006144BA" w:rsidRPr="00D34031" w:rsidRDefault="006144BA" w:rsidP="006144BA"/>
    <w:p w:rsidR="006144BA" w:rsidRDefault="006144BA" w:rsidP="006144BA">
      <w:r>
        <w:rPr>
          <w:rFonts w:hint="eastAsia"/>
        </w:rPr>
        <w:t>建立索引：</w:t>
      </w:r>
    </w:p>
    <w:p w:rsidR="006144BA" w:rsidRDefault="006144BA" w:rsidP="006144BA">
      <w:r>
        <w:rPr>
          <w:rFonts w:hint="eastAsia"/>
        </w:rPr>
        <w:t>{ name : "STATINDEXIDX", key : { CollectionSpace : 1, CollectionMBID : 1, IndexName : 1 }, unique : true, enforced : true }</w:t>
      </w:r>
    </w:p>
    <w:p w:rsidR="00F35495" w:rsidRPr="00F35495" w:rsidRDefault="00F35495" w:rsidP="00F35495"/>
    <w:p w:rsidR="00400EAF" w:rsidRDefault="00400EAF" w:rsidP="005A0348">
      <w:pPr>
        <w:pStyle w:val="Heading3"/>
      </w:pPr>
      <w:r>
        <w:rPr>
          <w:rFonts w:hint="eastAsia"/>
        </w:rPr>
        <w:t>流程设计</w:t>
      </w:r>
    </w:p>
    <w:p w:rsidR="00400EAF" w:rsidRDefault="00B962FA" w:rsidP="00B962FA">
      <w:pPr>
        <w:pStyle w:val="Heading4"/>
      </w:pPr>
      <w:r>
        <w:rPr>
          <w:rFonts w:hint="eastAsia"/>
        </w:rPr>
        <w:t>db.analyze()</w:t>
      </w:r>
      <w:r w:rsidR="00437D0E">
        <w:rPr>
          <w:rFonts w:hint="eastAsia"/>
        </w:rPr>
        <w:t>的</w:t>
      </w:r>
      <w:r>
        <w:rPr>
          <w:rFonts w:hint="eastAsia"/>
        </w:rPr>
        <w:t>基本流程</w:t>
      </w:r>
    </w:p>
    <w:p w:rsidR="00437D0E" w:rsidRPr="00437D0E" w:rsidRDefault="00437D0E" w:rsidP="00437D0E">
      <w:r>
        <w:rPr>
          <w:rFonts w:hint="eastAsia"/>
        </w:rPr>
        <w:t>db.analyze()</w:t>
      </w:r>
      <w:r>
        <w:rPr>
          <w:rFonts w:hint="eastAsia"/>
        </w:rPr>
        <w:t>命令由客户端发送到</w:t>
      </w:r>
      <w:r>
        <w:rPr>
          <w:rFonts w:hint="eastAsia"/>
        </w:rPr>
        <w:t>Coord</w:t>
      </w:r>
      <w:r>
        <w:rPr>
          <w:rFonts w:hint="eastAsia"/>
        </w:rPr>
        <w:t>上，并且由</w:t>
      </w:r>
      <w:r>
        <w:rPr>
          <w:rFonts w:hint="eastAsia"/>
        </w:rPr>
        <w:t>Coord</w:t>
      </w:r>
      <w:r>
        <w:rPr>
          <w:rFonts w:hint="eastAsia"/>
        </w:rPr>
        <w:t>转发到数据节点上</w:t>
      </w:r>
    </w:p>
    <w:p w:rsidR="00B962FA" w:rsidRDefault="00197322" w:rsidP="00B962FA">
      <w:r>
        <w:rPr>
          <w:noProof/>
        </w:rPr>
        <w:lastRenderedPageBreak/>
        <w:drawing>
          <wp:inline distT="0" distB="0" distL="0" distR="0">
            <wp:extent cx="5274310" cy="2709406"/>
            <wp:effectExtent l="19050" t="0" r="254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9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FA5" w:rsidRDefault="00B87FA5" w:rsidP="00B962FA">
      <w:r>
        <w:rPr>
          <w:rFonts w:hint="eastAsia"/>
        </w:rPr>
        <w:t>注：</w:t>
      </w:r>
    </w:p>
    <w:p w:rsidR="00B87FA5" w:rsidRDefault="00B87FA5" w:rsidP="008A7D41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coordCMDAnalyze</w:t>
      </w:r>
      <w:r>
        <w:rPr>
          <w:rFonts w:hint="eastAsia"/>
        </w:rPr>
        <w:t>从</w:t>
      </w:r>
      <w:r>
        <w:rPr>
          <w:rFonts w:hint="eastAsia"/>
        </w:rPr>
        <w:t>CoordCommandWithLocation</w:t>
      </w:r>
      <w:r>
        <w:rPr>
          <w:rFonts w:hint="eastAsia"/>
        </w:rPr>
        <w:t>继承，在协调节点上执行</w:t>
      </w:r>
    </w:p>
    <w:p w:rsidR="00B87FA5" w:rsidRDefault="00B87FA5" w:rsidP="008A7D41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_rtnAnalyze</w:t>
      </w:r>
      <w:r>
        <w:rPr>
          <w:rFonts w:hint="eastAsia"/>
        </w:rPr>
        <w:t>从</w:t>
      </w:r>
      <w:r>
        <w:rPr>
          <w:rFonts w:hint="eastAsia"/>
        </w:rPr>
        <w:t>_rtnCommand</w:t>
      </w:r>
      <w:r>
        <w:rPr>
          <w:rFonts w:hint="eastAsia"/>
        </w:rPr>
        <w:t>继承</w:t>
      </w:r>
    </w:p>
    <w:p w:rsidR="00C032AF" w:rsidRDefault="00C032AF" w:rsidP="008A7D41">
      <w:pPr>
        <w:pStyle w:val="ListParagraph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collection</w:t>
      </w:r>
      <w:r>
        <w:rPr>
          <w:rFonts w:hint="eastAsia"/>
        </w:rPr>
        <w:t>不需要专门查询</w:t>
      </w:r>
      <w:r w:rsidR="003F3A79">
        <w:rPr>
          <w:rFonts w:hint="eastAsia"/>
        </w:rPr>
        <w:t>Catalog</w:t>
      </w:r>
      <w:r w:rsidR="003F3A79">
        <w:rPr>
          <w:rFonts w:hint="eastAsia"/>
        </w:rPr>
        <w:t>信息，有</w:t>
      </w:r>
      <w:r w:rsidR="003F3A79">
        <w:rPr>
          <w:rFonts w:hint="eastAsia"/>
        </w:rPr>
        <w:t>version</w:t>
      </w:r>
      <w:r w:rsidR="003F3A79">
        <w:rPr>
          <w:rFonts w:hint="eastAsia"/>
        </w:rPr>
        <w:t>的校验机制自动完成</w:t>
      </w:r>
    </w:p>
    <w:p w:rsidR="00A57792" w:rsidRDefault="00F02B0A" w:rsidP="008A7D41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单机模式下，客户端直接发送到</w:t>
      </w:r>
      <w:r w:rsidR="00AD7D32">
        <w:rPr>
          <w:rFonts w:hint="eastAsia"/>
        </w:rPr>
        <w:t>节点，执行</w:t>
      </w:r>
      <w:r w:rsidR="00AD7D32">
        <w:rPr>
          <w:rFonts w:hint="eastAsia"/>
        </w:rPr>
        <w:t>rtnAnalyze</w:t>
      </w:r>
    </w:p>
    <w:p w:rsidR="008C35BF" w:rsidRDefault="001C1694" w:rsidP="001C1694">
      <w:pPr>
        <w:pStyle w:val="Heading5"/>
      </w:pPr>
      <w:r>
        <w:rPr>
          <w:rFonts w:hint="eastAsia"/>
        </w:rPr>
        <w:t>CoordCMDAnalyze::preExecute()</w:t>
      </w:r>
    </w:p>
    <w:p w:rsidR="001C1694" w:rsidRDefault="00425FD8" w:rsidP="001C1694">
      <w:r>
        <w:rPr>
          <w:rFonts w:hint="eastAsia"/>
          <w:noProof/>
        </w:rPr>
        <w:drawing>
          <wp:inline distT="0" distB="0" distL="0" distR="0">
            <wp:extent cx="2638208" cy="1640406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208" cy="1640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D0D" w:rsidRDefault="00EA5D0D" w:rsidP="001C1694">
      <w:r>
        <w:rPr>
          <w:rFonts w:hint="eastAsia"/>
        </w:rPr>
        <w:t>注：</w:t>
      </w:r>
    </w:p>
    <w:p w:rsidR="00EA5D0D" w:rsidRDefault="00EA5D0D" w:rsidP="008A7D41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如果在某个</w:t>
      </w:r>
      <w:r>
        <w:rPr>
          <w:rFonts w:hint="eastAsia"/>
        </w:rPr>
        <w:t>Collection</w:t>
      </w:r>
      <w:r>
        <w:rPr>
          <w:rFonts w:hint="eastAsia"/>
        </w:rPr>
        <w:t>上进行</w:t>
      </w:r>
      <w:r w:rsidR="005051BC">
        <w:rPr>
          <w:rFonts w:hint="eastAsia"/>
        </w:rPr>
        <w:t>统计信息收集</w:t>
      </w:r>
      <w:r>
        <w:rPr>
          <w:rFonts w:hint="eastAsia"/>
        </w:rPr>
        <w:t>，需要校验</w:t>
      </w:r>
      <w:r>
        <w:rPr>
          <w:rFonts w:hint="eastAsia"/>
        </w:rPr>
        <w:t>Collection</w:t>
      </w:r>
      <w:r>
        <w:rPr>
          <w:rFonts w:hint="eastAsia"/>
        </w:rPr>
        <w:t>的</w:t>
      </w:r>
      <w:r>
        <w:rPr>
          <w:rFonts w:hint="eastAsia"/>
        </w:rPr>
        <w:t>Version</w:t>
      </w:r>
    </w:p>
    <w:p w:rsidR="00EA5D0D" w:rsidRDefault="00EA5D0D" w:rsidP="008A7D41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如果在某个</w:t>
      </w:r>
      <w:r>
        <w:rPr>
          <w:rFonts w:hint="eastAsia"/>
        </w:rPr>
        <w:t>Collection</w:t>
      </w:r>
      <w:r>
        <w:rPr>
          <w:rFonts w:hint="eastAsia"/>
        </w:rPr>
        <w:t>或者</w:t>
      </w:r>
      <w:r>
        <w:rPr>
          <w:rFonts w:hint="eastAsia"/>
        </w:rPr>
        <w:t>CollectionSpace</w:t>
      </w:r>
      <w:r>
        <w:rPr>
          <w:rFonts w:hint="eastAsia"/>
        </w:rPr>
        <w:t>上进行</w:t>
      </w:r>
      <w:r w:rsidR="005051BC">
        <w:rPr>
          <w:rFonts w:hint="eastAsia"/>
        </w:rPr>
        <w:t>统计信息收集</w:t>
      </w:r>
      <w:r>
        <w:rPr>
          <w:rFonts w:hint="eastAsia"/>
        </w:rPr>
        <w:t>，需要向编目节点获取</w:t>
      </w:r>
      <w:r>
        <w:rPr>
          <w:rFonts w:hint="eastAsia"/>
        </w:rPr>
        <w:t>Collection</w:t>
      </w:r>
      <w:r>
        <w:rPr>
          <w:rFonts w:hint="eastAsia"/>
        </w:rPr>
        <w:t>或者</w:t>
      </w:r>
      <w:r>
        <w:rPr>
          <w:rFonts w:hint="eastAsia"/>
        </w:rPr>
        <w:t>CollectionSpace</w:t>
      </w:r>
      <w:r>
        <w:rPr>
          <w:rFonts w:hint="eastAsia"/>
        </w:rPr>
        <w:t>所在数据组的信息</w:t>
      </w:r>
    </w:p>
    <w:p w:rsidR="005051BC" w:rsidRPr="001C1694" w:rsidRDefault="005051BC" w:rsidP="008A7D41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如果在</w:t>
      </w:r>
      <w:r>
        <w:rPr>
          <w:rFonts w:hint="eastAsia"/>
        </w:rPr>
        <w:t>CollectionSpace</w:t>
      </w:r>
      <w:r>
        <w:rPr>
          <w:rFonts w:hint="eastAsia"/>
        </w:rPr>
        <w:t>、</w:t>
      </w:r>
      <w:r>
        <w:rPr>
          <w:rFonts w:hint="eastAsia"/>
        </w:rPr>
        <w:t>Collection</w:t>
      </w:r>
      <w:r>
        <w:rPr>
          <w:rFonts w:hint="eastAsia"/>
        </w:rPr>
        <w:t>或者</w:t>
      </w:r>
      <w:r>
        <w:rPr>
          <w:rFonts w:hint="eastAsia"/>
        </w:rPr>
        <w:t>Index</w:t>
      </w:r>
      <w:r>
        <w:rPr>
          <w:rFonts w:hint="eastAsia"/>
        </w:rPr>
        <w:t>上进行统计信息收集，可以再指定</w:t>
      </w:r>
      <w:r>
        <w:rPr>
          <w:rFonts w:hint="eastAsia"/>
        </w:rPr>
        <w:t>Location</w:t>
      </w:r>
      <w:r>
        <w:rPr>
          <w:rFonts w:hint="eastAsia"/>
        </w:rPr>
        <w:t>缩小范围</w:t>
      </w:r>
    </w:p>
    <w:p w:rsidR="00B32FE3" w:rsidRDefault="00437D0E" w:rsidP="001E1C56">
      <w:pPr>
        <w:pStyle w:val="Heading4"/>
      </w:pPr>
      <w:r>
        <w:rPr>
          <w:rFonts w:hint="eastAsia"/>
        </w:rPr>
        <w:t>Analyze</w:t>
      </w:r>
      <w:r>
        <w:rPr>
          <w:rFonts w:hint="eastAsia"/>
        </w:rPr>
        <w:t>的流程</w:t>
      </w:r>
    </w:p>
    <w:p w:rsidR="003636F9" w:rsidRPr="003636F9" w:rsidRDefault="003636F9" w:rsidP="003636F9">
      <w:r>
        <w:rPr>
          <w:rFonts w:hint="eastAsia"/>
        </w:rPr>
        <w:t>此处简单描述</w:t>
      </w:r>
      <w:r>
        <w:rPr>
          <w:rFonts w:hint="eastAsia"/>
        </w:rPr>
        <w:t>rtnAnalyze::doit()</w:t>
      </w:r>
      <w:r>
        <w:rPr>
          <w:rFonts w:hint="eastAsia"/>
        </w:rPr>
        <w:t>的流程</w:t>
      </w:r>
    </w:p>
    <w:p w:rsidR="00437D0E" w:rsidRPr="00437D0E" w:rsidRDefault="00B5473E" w:rsidP="00437D0E">
      <w:r>
        <w:rPr>
          <w:noProof/>
        </w:rPr>
        <w:lastRenderedPageBreak/>
        <w:drawing>
          <wp:inline distT="0" distB="0" distL="0" distR="0">
            <wp:extent cx="5274310" cy="9095494"/>
            <wp:effectExtent l="19050" t="0" r="254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95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C56" w:rsidRDefault="00AE57A8" w:rsidP="001E1C56">
      <w:r>
        <w:rPr>
          <w:rFonts w:hint="eastAsia"/>
        </w:rPr>
        <w:lastRenderedPageBreak/>
        <w:t>注：</w:t>
      </w:r>
    </w:p>
    <w:p w:rsidR="00AE57A8" w:rsidRDefault="00CD7FAC" w:rsidP="008A7D41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对</w:t>
      </w:r>
      <w:r>
        <w:rPr>
          <w:rFonts w:hint="eastAsia"/>
        </w:rPr>
        <w:t>Collection</w:t>
      </w:r>
      <w:r>
        <w:rPr>
          <w:rFonts w:hint="eastAsia"/>
        </w:rPr>
        <w:t>或者</w:t>
      </w:r>
      <w:r>
        <w:rPr>
          <w:rFonts w:hint="eastAsia"/>
        </w:rPr>
        <w:t>Index</w:t>
      </w:r>
      <w:r>
        <w:rPr>
          <w:rFonts w:hint="eastAsia"/>
        </w:rPr>
        <w:t>进行统计，需要对</w:t>
      </w:r>
      <w:r>
        <w:rPr>
          <w:rFonts w:hint="eastAsia"/>
        </w:rPr>
        <w:t>mbContext</w:t>
      </w:r>
      <w:r>
        <w:rPr>
          <w:rFonts w:hint="eastAsia"/>
        </w:rPr>
        <w:t>加</w:t>
      </w:r>
      <w:r>
        <w:rPr>
          <w:rFonts w:hint="eastAsia"/>
        </w:rPr>
        <w:t>Shared</w:t>
      </w:r>
      <w:r>
        <w:rPr>
          <w:rFonts w:hint="eastAsia"/>
        </w:rPr>
        <w:t>锁</w:t>
      </w:r>
    </w:p>
    <w:p w:rsidR="00CD7FAC" w:rsidRDefault="00CD7FAC" w:rsidP="008A7D41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更新</w:t>
      </w:r>
      <w:r>
        <w:rPr>
          <w:rFonts w:hint="eastAsia"/>
        </w:rPr>
        <w:t>Collection</w:t>
      </w:r>
      <w:r>
        <w:rPr>
          <w:rFonts w:hint="eastAsia"/>
        </w:rPr>
        <w:t>或者</w:t>
      </w:r>
      <w:r>
        <w:rPr>
          <w:rFonts w:hint="eastAsia"/>
        </w:rPr>
        <w:t>Index</w:t>
      </w:r>
      <w:r>
        <w:rPr>
          <w:rFonts w:hint="eastAsia"/>
        </w:rPr>
        <w:t>统计信息，需要对</w:t>
      </w:r>
      <w:r>
        <w:rPr>
          <w:rFonts w:hint="eastAsia"/>
        </w:rPr>
        <w:t>mbContext</w:t>
      </w:r>
      <w:r>
        <w:rPr>
          <w:rFonts w:hint="eastAsia"/>
        </w:rPr>
        <w:t>加</w:t>
      </w:r>
      <w:r>
        <w:rPr>
          <w:rFonts w:hint="eastAsia"/>
        </w:rPr>
        <w:t>Exclusive</w:t>
      </w:r>
      <w:r>
        <w:rPr>
          <w:rFonts w:hint="eastAsia"/>
        </w:rPr>
        <w:t>锁</w:t>
      </w:r>
    </w:p>
    <w:p w:rsidR="00CA4DF4" w:rsidRDefault="00CA4DF4" w:rsidP="00CA4DF4">
      <w:pPr>
        <w:pStyle w:val="ListParagraph"/>
        <w:numPr>
          <w:ilvl w:val="1"/>
          <w:numId w:val="11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UPSERT</w:t>
      </w:r>
      <w:r>
        <w:rPr>
          <w:rFonts w:hint="eastAsia"/>
        </w:rPr>
        <w:t>进行更新</w:t>
      </w:r>
    </w:p>
    <w:p w:rsidR="00CF4B79" w:rsidRDefault="00CF4B79" w:rsidP="008A7D41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每一个阶段都需要进行重新加锁和检测</w:t>
      </w:r>
      <w:r w:rsidR="005A36CA">
        <w:rPr>
          <w:rFonts w:hint="eastAsia"/>
        </w:rPr>
        <w:t>，并且放锁</w:t>
      </w:r>
    </w:p>
    <w:p w:rsidR="00912ECD" w:rsidRDefault="00912ECD" w:rsidP="008A7D41">
      <w:pPr>
        <w:pStyle w:val="ListParagraph"/>
        <w:numPr>
          <w:ilvl w:val="1"/>
          <w:numId w:val="11"/>
        </w:numPr>
        <w:ind w:firstLineChars="0"/>
      </w:pPr>
      <w:r>
        <w:rPr>
          <w:rFonts w:hint="eastAsia"/>
        </w:rPr>
        <w:t>保证</w:t>
      </w:r>
      <w:r>
        <w:rPr>
          <w:rFonts w:hint="eastAsia"/>
        </w:rPr>
        <w:t>dropIndex</w:t>
      </w:r>
      <w:r>
        <w:rPr>
          <w:rFonts w:hint="eastAsia"/>
        </w:rPr>
        <w:t>、</w:t>
      </w:r>
      <w:r>
        <w:rPr>
          <w:rFonts w:hint="eastAsia"/>
        </w:rPr>
        <w:t>dropCL</w:t>
      </w:r>
      <w:r>
        <w:rPr>
          <w:rFonts w:hint="eastAsia"/>
        </w:rPr>
        <w:t>、</w:t>
      </w:r>
      <w:r>
        <w:rPr>
          <w:rFonts w:hint="eastAsia"/>
        </w:rPr>
        <w:t>dropCS</w:t>
      </w:r>
      <w:r w:rsidR="00DA0FFA">
        <w:rPr>
          <w:rFonts w:hint="eastAsia"/>
        </w:rPr>
        <w:t>需要</w:t>
      </w:r>
      <w:r w:rsidR="005A36CA">
        <w:rPr>
          <w:rFonts w:hint="eastAsia"/>
        </w:rPr>
        <w:t>等待</w:t>
      </w:r>
      <w:r w:rsidR="005A36CA">
        <w:rPr>
          <w:rFonts w:hint="eastAsia"/>
        </w:rPr>
        <w:t>analyze</w:t>
      </w:r>
      <w:r w:rsidR="005A36CA">
        <w:rPr>
          <w:rFonts w:hint="eastAsia"/>
        </w:rPr>
        <w:t>放锁，而不需要</w:t>
      </w:r>
      <w:r w:rsidR="00DA0FFA">
        <w:rPr>
          <w:rFonts w:hint="eastAsia"/>
        </w:rPr>
        <w:t>等待</w:t>
      </w:r>
      <w:r w:rsidR="00DA0FFA">
        <w:rPr>
          <w:rFonts w:hint="eastAsia"/>
        </w:rPr>
        <w:t>analyze</w:t>
      </w:r>
      <w:r w:rsidR="00DA0FFA">
        <w:rPr>
          <w:rFonts w:hint="eastAsia"/>
        </w:rPr>
        <w:t>操作完成</w:t>
      </w:r>
    </w:p>
    <w:p w:rsidR="00C61502" w:rsidRDefault="00C61502" w:rsidP="00C61502"/>
    <w:p w:rsidR="00C66AD3" w:rsidRDefault="00C66AD3" w:rsidP="00D32D0C">
      <w:pPr>
        <w:pStyle w:val="Heading5"/>
      </w:pPr>
      <w:r>
        <w:rPr>
          <w:rFonts w:hint="eastAsia"/>
        </w:rPr>
        <w:t>AnalyzeCollection</w:t>
      </w:r>
    </w:p>
    <w:p w:rsidR="00C66AD3" w:rsidRDefault="00C66AD3" w:rsidP="00C66AD3">
      <w:r>
        <w:rPr>
          <w:rFonts w:hint="eastAsia"/>
        </w:rPr>
        <w:t>收集</w:t>
      </w:r>
      <w:r>
        <w:rPr>
          <w:rFonts w:hint="eastAsia"/>
        </w:rPr>
        <w:t>Collection</w:t>
      </w:r>
      <w:r>
        <w:rPr>
          <w:rFonts w:hint="eastAsia"/>
        </w:rPr>
        <w:t>相关的统计信息，目前只进行简单收集（不进行采样）</w:t>
      </w:r>
      <w:r w:rsidR="008C270F">
        <w:rPr>
          <w:rFonts w:hint="eastAsia"/>
        </w:rPr>
        <w:t>，只需从</w:t>
      </w:r>
      <w:r w:rsidR="008C270F">
        <w:rPr>
          <w:rFonts w:hint="eastAsia"/>
        </w:rPr>
        <w:t>dmsMBContext</w:t>
      </w:r>
      <w:r w:rsidR="008C270F">
        <w:rPr>
          <w:rFonts w:hint="eastAsia"/>
        </w:rPr>
        <w:t>中获取相关的统计信息：</w:t>
      </w:r>
    </w:p>
    <w:p w:rsidR="00D83399" w:rsidRDefault="00D83399" w:rsidP="00C66AD3"/>
    <w:p w:rsidR="008C270F" w:rsidRDefault="008C270F" w:rsidP="00C66AD3">
      <w:r>
        <w:rPr>
          <w:noProof/>
        </w:rPr>
        <w:drawing>
          <wp:inline distT="0" distB="0" distL="0" distR="0">
            <wp:extent cx="2524604" cy="1952865"/>
            <wp:effectExtent l="19050" t="0" r="9046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604" cy="195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AD3" w:rsidRDefault="00C66AD3" w:rsidP="00D32D0C">
      <w:pPr>
        <w:pStyle w:val="Heading5"/>
      </w:pPr>
      <w:r>
        <w:rPr>
          <w:rFonts w:hint="eastAsia"/>
        </w:rPr>
        <w:t>AnalyzeIndex</w:t>
      </w:r>
    </w:p>
    <w:p w:rsidR="00C66AD3" w:rsidRDefault="004845DB" w:rsidP="00C66AD3">
      <w:r>
        <w:rPr>
          <w:rFonts w:hint="eastAsia"/>
        </w:rPr>
        <w:t>目前收集</w:t>
      </w:r>
      <w:r>
        <w:rPr>
          <w:rFonts w:hint="eastAsia"/>
        </w:rPr>
        <w:t>Index</w:t>
      </w:r>
      <w:r>
        <w:rPr>
          <w:rFonts w:hint="eastAsia"/>
        </w:rPr>
        <w:t>的统计信息，仅需要收集</w:t>
      </w:r>
      <w:r>
        <w:rPr>
          <w:rFonts w:hint="eastAsia"/>
        </w:rPr>
        <w:t>MCV</w:t>
      </w:r>
      <w:r w:rsidR="00E80DC9">
        <w:rPr>
          <w:rFonts w:hint="eastAsia"/>
        </w:rPr>
        <w:t>的数据</w:t>
      </w:r>
      <w:r w:rsidR="004D19D9">
        <w:rPr>
          <w:rFonts w:hint="eastAsia"/>
        </w:rPr>
        <w:t>：</w:t>
      </w:r>
    </w:p>
    <w:p w:rsidR="001E48F0" w:rsidRDefault="001E48F0" w:rsidP="00C66AD3">
      <w:r>
        <w:rPr>
          <w:rFonts w:hint="eastAsia"/>
          <w:noProof/>
        </w:rPr>
        <w:lastRenderedPageBreak/>
        <w:drawing>
          <wp:inline distT="0" distB="0" distL="0" distR="0">
            <wp:extent cx="2571898" cy="4620247"/>
            <wp:effectExtent l="1905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898" cy="4620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DC9" w:rsidRDefault="00E80DC9" w:rsidP="008A7D41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Index</w:t>
      </w:r>
      <w:r>
        <w:rPr>
          <w:rFonts w:hint="eastAsia"/>
        </w:rPr>
        <w:t>的根节点开始往下逐层收集，直至该层中的索引项足够构造</w:t>
      </w:r>
      <w:r>
        <w:rPr>
          <w:rFonts w:hint="eastAsia"/>
        </w:rPr>
        <w:t>MCV</w:t>
      </w:r>
      <w:r w:rsidR="005A539E">
        <w:rPr>
          <w:rFonts w:hint="eastAsia"/>
        </w:rPr>
        <w:t>的抽样个数</w:t>
      </w:r>
    </w:p>
    <w:p w:rsidR="00E553F2" w:rsidRDefault="00E553F2" w:rsidP="008A7D41">
      <w:pPr>
        <w:pStyle w:val="ListParagraph"/>
        <w:numPr>
          <w:ilvl w:val="1"/>
          <w:numId w:val="26"/>
        </w:numPr>
        <w:ind w:firstLineChars="0"/>
      </w:pPr>
      <w:r>
        <w:rPr>
          <w:rFonts w:hint="eastAsia"/>
        </w:rPr>
        <w:t>目前设定</w:t>
      </w:r>
      <w:r>
        <w:rPr>
          <w:rFonts w:hint="eastAsia"/>
        </w:rPr>
        <w:t>MCV</w:t>
      </w:r>
      <w:r>
        <w:rPr>
          <w:rFonts w:hint="eastAsia"/>
        </w:rPr>
        <w:t>中最多</w:t>
      </w:r>
      <w:r>
        <w:rPr>
          <w:rFonts w:hint="eastAsia"/>
        </w:rPr>
        <w:t>200</w:t>
      </w:r>
      <w:r>
        <w:rPr>
          <w:rFonts w:hint="eastAsia"/>
        </w:rPr>
        <w:t>个值</w:t>
      </w:r>
      <w:r w:rsidR="00B06AAA">
        <w:rPr>
          <w:rFonts w:hint="eastAsia"/>
        </w:rPr>
        <w:t>不同</w:t>
      </w:r>
      <w:r>
        <w:rPr>
          <w:rFonts w:hint="eastAsia"/>
        </w:rPr>
        <w:t>的数据</w:t>
      </w:r>
      <w:r w:rsidR="009A1BA0">
        <w:rPr>
          <w:rFonts w:hint="eastAsia"/>
        </w:rPr>
        <w:t>（</w:t>
      </w:r>
      <w:r w:rsidR="009A1BA0">
        <w:rPr>
          <w:rFonts w:hint="eastAsia"/>
        </w:rPr>
        <w:t>SampleRecords=200</w:t>
      </w:r>
      <w:r w:rsidR="009A1BA0">
        <w:rPr>
          <w:rFonts w:hint="eastAsia"/>
        </w:rPr>
        <w:t>）</w:t>
      </w:r>
    </w:p>
    <w:p w:rsidR="00A15221" w:rsidRDefault="00A15221" w:rsidP="008A7D41">
      <w:pPr>
        <w:pStyle w:val="ListParagraph"/>
        <w:numPr>
          <w:ilvl w:val="1"/>
          <w:numId w:val="26"/>
        </w:numPr>
        <w:ind w:firstLineChars="0"/>
      </w:pPr>
      <w:r>
        <w:rPr>
          <w:rFonts w:hint="eastAsia"/>
        </w:rPr>
        <w:t>因此需要至少</w:t>
      </w:r>
      <w:r w:rsidR="00623B29">
        <w:rPr>
          <w:rFonts w:hint="eastAsia"/>
        </w:rPr>
        <w:t>抽样</w:t>
      </w:r>
      <w:r>
        <w:rPr>
          <w:rFonts w:hint="eastAsia"/>
        </w:rPr>
        <w:t>200</w:t>
      </w:r>
      <w:r>
        <w:rPr>
          <w:rFonts w:hint="eastAsia"/>
        </w:rPr>
        <w:t>个索引项构造</w:t>
      </w:r>
      <w:r>
        <w:rPr>
          <w:rFonts w:hint="eastAsia"/>
        </w:rPr>
        <w:t>MCV</w:t>
      </w:r>
    </w:p>
    <w:p w:rsidR="00C07A9D" w:rsidRDefault="00C07A9D" w:rsidP="008A7D41">
      <w:pPr>
        <w:pStyle w:val="ListParagraph"/>
        <w:numPr>
          <w:ilvl w:val="1"/>
          <w:numId w:val="26"/>
        </w:numPr>
        <w:ind w:firstLineChars="0"/>
      </w:pPr>
      <w:r>
        <w:rPr>
          <w:rFonts w:hint="eastAsia"/>
        </w:rPr>
        <w:t>如果到达叶子层也不能满足，则把所有叶子索引项用于构造</w:t>
      </w:r>
      <w:r>
        <w:rPr>
          <w:rFonts w:hint="eastAsia"/>
        </w:rPr>
        <w:t>MCV</w:t>
      </w:r>
    </w:p>
    <w:p w:rsidR="00E553F2" w:rsidRDefault="005A539E" w:rsidP="008A7D41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如果满足数量要求的某层中，索引项的个数多于抽样的个数，</w:t>
      </w:r>
      <w:r w:rsidR="00CA4E68">
        <w:rPr>
          <w:rFonts w:hint="eastAsia"/>
        </w:rPr>
        <w:t>需要</w:t>
      </w:r>
      <w:r w:rsidR="007D5350">
        <w:rPr>
          <w:rFonts w:hint="eastAsia"/>
        </w:rPr>
        <w:t>从该层的索引项等距</w:t>
      </w:r>
      <w:r w:rsidR="00CA4E68">
        <w:rPr>
          <w:rFonts w:hint="eastAsia"/>
        </w:rPr>
        <w:t>抽样</w:t>
      </w:r>
      <w:ins w:id="0" w:author="heguoming" w:date="2017-05-17T15:09:00Z">
        <w:r w:rsidR="00A30B55">
          <w:rPr>
            <w:rFonts w:hint="eastAsia"/>
          </w:rPr>
          <w:t>（有现成方法）</w:t>
        </w:r>
      </w:ins>
    </w:p>
    <w:p w:rsidR="00CA4E68" w:rsidRDefault="007D5350" w:rsidP="008A7D41">
      <w:pPr>
        <w:pStyle w:val="ListParagraph"/>
        <w:numPr>
          <w:ilvl w:val="1"/>
          <w:numId w:val="26"/>
        </w:numPr>
        <w:ind w:firstLineChars="0"/>
      </w:pPr>
      <w:r>
        <w:rPr>
          <w:rFonts w:hint="eastAsia"/>
        </w:rPr>
        <w:t>抽样距离</w:t>
      </w:r>
      <m:oMath>
        <m:r>
          <m:rPr>
            <m:sty m:val="p"/>
          </m:rPr>
          <w:rPr>
            <w:rFonts w:ascii="Cambria Math" w:hAnsi="Cambria Math"/>
          </w:rPr>
          <m:t>K=ItemNum/SampleRecords</m:t>
        </m:r>
      </m:oMath>
    </w:p>
    <w:p w:rsidR="003F226B" w:rsidRDefault="003F226B" w:rsidP="008A7D41">
      <w:pPr>
        <w:pStyle w:val="ListParagraph"/>
        <w:numPr>
          <w:ilvl w:val="1"/>
          <w:numId w:val="26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K</w:t>
      </w:r>
      <w:r>
        <w:rPr>
          <w:rFonts w:hint="eastAsia"/>
        </w:rPr>
        <w:t>中产生随机数</w:t>
      </w:r>
      <w:r>
        <w:rPr>
          <w:rFonts w:hint="eastAsia"/>
        </w:rPr>
        <w:t>k1</w:t>
      </w:r>
    </w:p>
    <w:p w:rsidR="003F226B" w:rsidRDefault="003F226B" w:rsidP="008A7D41">
      <w:pPr>
        <w:pStyle w:val="ListParagraph"/>
        <w:numPr>
          <w:ilvl w:val="1"/>
          <w:numId w:val="26"/>
        </w:numPr>
        <w:ind w:firstLineChars="0"/>
      </w:pPr>
      <w:r>
        <w:rPr>
          <w:rFonts w:hint="eastAsia"/>
        </w:rPr>
        <w:t>第一个抽样数据位置为</w:t>
      </w:r>
      <w:r>
        <w:rPr>
          <w:rFonts w:hint="eastAsia"/>
        </w:rPr>
        <w:t>k1</w:t>
      </w:r>
      <w:r>
        <w:rPr>
          <w:rFonts w:hint="eastAsia"/>
        </w:rPr>
        <w:t>，第二个为</w:t>
      </w:r>
      <w:r>
        <w:rPr>
          <w:rFonts w:hint="eastAsia"/>
        </w:rPr>
        <w:t>k1+K</w:t>
      </w:r>
      <w:r>
        <w:rPr>
          <w:rFonts w:hint="eastAsia"/>
        </w:rPr>
        <w:t>，第三个为</w:t>
      </w:r>
      <w:r>
        <w:rPr>
          <w:rFonts w:hint="eastAsia"/>
        </w:rPr>
        <w:t>k1+2K</w:t>
      </w:r>
      <w:r>
        <w:rPr>
          <w:rFonts w:hint="eastAsia"/>
        </w:rPr>
        <w:t>，</w:t>
      </w:r>
      <w:r>
        <w:rPr>
          <w:rFonts w:hint="eastAsia"/>
        </w:rPr>
        <w:t>...</w:t>
      </w:r>
    </w:p>
    <w:p w:rsidR="00FD30B3" w:rsidRDefault="00FD30B3" w:rsidP="008A7D41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由于</w:t>
      </w:r>
      <w:r>
        <w:rPr>
          <w:rFonts w:hint="eastAsia"/>
        </w:rPr>
        <w:t>MCV</w:t>
      </w:r>
      <w:r>
        <w:rPr>
          <w:rFonts w:hint="eastAsia"/>
        </w:rPr>
        <w:t>中按照升序排列，如果和索引的定义方向不同，可能需要按照升序对样</w:t>
      </w:r>
      <w:r w:rsidR="004B1BAC">
        <w:rPr>
          <w:rFonts w:hint="eastAsia"/>
        </w:rPr>
        <w:t>本</w:t>
      </w:r>
      <w:r>
        <w:rPr>
          <w:rFonts w:hint="eastAsia"/>
        </w:rPr>
        <w:t>进行重新排序</w:t>
      </w:r>
    </w:p>
    <w:p w:rsidR="004B1BAC" w:rsidRDefault="004B1BAC" w:rsidP="008A7D41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最终把排好序的样本进行合并，成为</w:t>
      </w:r>
      <w:r>
        <w:rPr>
          <w:rFonts w:hint="eastAsia"/>
        </w:rPr>
        <w:t>MCV</w:t>
      </w:r>
    </w:p>
    <w:p w:rsidR="00E80DC9" w:rsidRDefault="00E80DC9" w:rsidP="00C66AD3"/>
    <w:p w:rsidR="00E80DC9" w:rsidRPr="00C66AD3" w:rsidRDefault="002E4237" w:rsidP="00C66AD3">
      <w:r>
        <w:pict>
          <v:group id="_x0000_s1027" editas="canvas" style="width:415.3pt;height:201.35pt;mso-position-horizontal-relative:char;mso-position-vertical-relative:line" coordorigin="2157,2990" coordsize="8306,402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157;top:2990;width:8306;height:4027" o:preferrelative="f">
              <v:fill o:detectmouseclick="t"/>
              <v:path o:extrusionok="t" o:connecttype="none"/>
              <o:lock v:ext="edit" text="t"/>
            </v:shape>
            <v:rect id="_x0000_s1028" style="position:absolute;left:2901;top:4472;width:1099;height:768">
              <v:textbox>
                <w:txbxContent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(1, 0)</w:t>
                    </w:r>
                  </w:p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(5, 1)</w:t>
                    </w:r>
                  </w:p>
                  <w:p w:rsidR="00A57792" w:rsidRPr="00BB6E1B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(10, 0)</w:t>
                    </w:r>
                  </w:p>
                </w:txbxContent>
              </v:textbox>
            </v:rect>
            <v:rect id="_x0000_s1029" style="position:absolute;left:5817;top:3249;width:1099;height:766">
              <v:textbox>
                <w:txbxContent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(0, 0)</w:t>
                    </w:r>
                  </w:p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...</w:t>
                    </w:r>
                  </w:p>
                  <w:p w:rsidR="00A57792" w:rsidRPr="00BB6E1B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...</w:t>
                    </w:r>
                  </w:p>
                </w:txbxContent>
              </v:textbox>
            </v:rect>
            <v:rect id="_x0000_s1030" style="position:absolute;left:5817;top:4154;width:1099;height:767">
              <v:textbox>
                <w:txbxContent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(1, 0)</w:t>
                    </w:r>
                  </w:p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...</w:t>
                    </w:r>
                  </w:p>
                  <w:p w:rsidR="00A57792" w:rsidRPr="00BB6E1B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...</w:t>
                    </w:r>
                  </w:p>
                </w:txbxContent>
              </v:textbox>
            </v:rect>
            <v:rect id="_x0000_s1031" style="position:absolute;left:5817;top:5065;width:1099;height:768">
              <v:textbox>
                <w:txbxContent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(5, 1)</w:t>
                    </w:r>
                  </w:p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...</w:t>
                    </w:r>
                  </w:p>
                  <w:p w:rsidR="00A57792" w:rsidRPr="00BB6E1B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...</w:t>
                    </w:r>
                  </w:p>
                </w:txbxContent>
              </v:textbox>
            </v:rect>
            <v:rect id="_x0000_s1032" style="position:absolute;left:5817;top:6021;width:1099;height:767">
              <v:textbox>
                <w:txbxContent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(10, 0)</w:t>
                    </w:r>
                  </w:p>
                  <w:p w:rsidR="00A57792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...</w:t>
                    </w:r>
                  </w:p>
                  <w:p w:rsidR="00A57792" w:rsidRPr="00BB6E1B" w:rsidRDefault="00A57792" w:rsidP="00FD25BE">
                    <w:pPr>
                      <w:spacing w:line="0" w:lineRule="atLeast"/>
                      <w:ind w:left="0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...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3" type="#_x0000_t32" style="position:absolute;left:4356;top:3734;width:1165;height:774;flip:y" o:connectortype="straight">
              <v:stroke endarrow="block"/>
            </v:shape>
            <v:shape id="_x0000_s1034" type="#_x0000_t32" style="position:absolute;left:4407;top:4559;width:1200;height:267;flip:y" o:connectortype="straight">
              <v:stroke endarrow="block"/>
            </v:shape>
            <v:shape id="_x0000_s1035" type="#_x0000_t32" style="position:absolute;left:4356;top:5065;width:1251;height:427" o:connectortype="straight">
              <v:stroke endarrow="block"/>
            </v:shape>
            <v:shape id="_x0000_s1036" type="#_x0000_t32" style="position:absolute;left:4356;top:5355;width:1251;height:1107" o:connectortype="straight">
              <v:stroke endarrow="block"/>
            </v:shape>
            <v:shape id="_x0000_s1038" type="#_x0000_t32" style="position:absolute;left:6998;top:3380;width:882;height:1" o:connectortype="straight">
              <v:stroke endarrow="block"/>
            </v:shape>
            <v:shape id="_x0000_s1041" type="#_x0000_t32" style="position:absolute;left:6998;top:3747;width:882;height:1" o:connectortype="straight">
              <v:stroke endarrow="block"/>
            </v:shape>
            <v:shape id="_x0000_s1042" type="#_x0000_t32" style="position:absolute;left:6998;top:4115;width:882;height:1" o:connectortype="straight">
              <v:stroke endarrow="block"/>
            </v:shape>
            <v:shape id="_x0000_s1043" type="#_x0000_t32" style="position:absolute;left:6998;top:4485;width:882;height:1" o:connectortype="straight">
              <v:stroke endarrow="block"/>
            </v:shape>
            <v:shape id="_x0000_s1044" type="#_x0000_t32" style="position:absolute;left:6998;top:4853;width:882;height:1" o:connectortype="straight">
              <v:stroke endarrow="block"/>
            </v:shape>
            <v:shape id="_x0000_s1045" type="#_x0000_t32" style="position:absolute;left:6998;top:5590;width:882;height:1" o:connectortype="straight">
              <v:stroke endarrow="block"/>
            </v:shape>
            <v:shape id="_x0000_s1046" type="#_x0000_t32" style="position:absolute;left:6998;top:5221;width:882;height:1" o:connectortype="straight">
              <v:stroke endarrow="block"/>
            </v:shape>
            <v:shape id="_x0000_s1047" type="#_x0000_t32" style="position:absolute;left:6998;top:5958;width:882;height:1" o:connectortype="straight">
              <v:stroke endarrow="block"/>
            </v:shape>
            <v:shape id="_x0000_s1048" type="#_x0000_t32" style="position:absolute;left:6998;top:6326;width:882;height:1" o:connectortype="straight">
              <v:stroke endarrow="block"/>
            </v:shape>
            <v:shape id="_x0000_s1049" type="#_x0000_t32" style="position:absolute;left:6998;top:6695;width:882;height:1" o:connectortype="straight">
              <v:stroke endarrow="block"/>
            </v:shape>
            <v:rect id="_x0000_s1050" style="position:absolute;left:7966;top:3249;width:435;height:3539">
              <v:textbox style="layout-flow:vertical">
                <w:txbxContent>
                  <w:p w:rsidR="00A57792" w:rsidRPr="00BB6E1B" w:rsidRDefault="00A57792" w:rsidP="00A815E6">
                    <w:pPr>
                      <w:spacing w:line="0" w:lineRule="atLeast"/>
                      <w:ind w:left="0"/>
                      <w:jc w:val="center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SAMPLE</w:t>
                    </w:r>
                  </w:p>
                </w:txbxContent>
              </v:textbox>
            </v:rect>
            <v:rect id="_x0000_s1051" style="position:absolute;left:8791;top:3249;width:435;height:3539">
              <v:textbox style="layout-flow:vertical">
                <w:txbxContent>
                  <w:p w:rsidR="00A57792" w:rsidRPr="00BB6E1B" w:rsidRDefault="00A57792" w:rsidP="00A815E6">
                    <w:pPr>
                      <w:spacing w:line="0" w:lineRule="atLeast"/>
                      <w:ind w:left="0"/>
                      <w:jc w:val="center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SORT</w:t>
                    </w:r>
                  </w:p>
                </w:txbxContent>
              </v:textbox>
            </v:rect>
            <v:rect id="_x0000_s1052" style="position:absolute;left:9565;top:3249;width:435;height:3539">
              <v:textbox style="layout-flow:vertical">
                <w:txbxContent>
                  <w:p w:rsidR="00A57792" w:rsidRPr="00BB6E1B" w:rsidRDefault="00A57792" w:rsidP="000740F9">
                    <w:pPr>
                      <w:spacing w:line="0" w:lineRule="atLeast"/>
                      <w:ind w:left="0"/>
                      <w:jc w:val="center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13"/>
                        <w:szCs w:val="13"/>
                      </w:rPr>
                      <w:t>MCV SET</w:t>
                    </w:r>
                  </w:p>
                </w:txbxContent>
              </v:textbox>
            </v:rect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53" type="#_x0000_t13" style="position:absolute;left:8452;top:4921;width:275;height:229"/>
            <v:shape id="_x0000_s1054" type="#_x0000_t13" style="position:absolute;left:9275;top:4924;width:275;height:229"/>
            <w10:wrap type="none"/>
            <w10:anchorlock/>
          </v:group>
        </w:pict>
      </w:r>
    </w:p>
    <w:p w:rsidR="00C61502" w:rsidRDefault="00C61502" w:rsidP="00C61502">
      <w:pPr>
        <w:pStyle w:val="Heading4"/>
      </w:pPr>
      <w:r>
        <w:rPr>
          <w:rFonts w:hint="eastAsia"/>
        </w:rPr>
        <w:t>统计信息的维护</w:t>
      </w:r>
    </w:p>
    <w:p w:rsidR="00C61502" w:rsidRDefault="00896D5C" w:rsidP="00896D5C">
      <w:r>
        <w:rPr>
          <w:rFonts w:hint="eastAsia"/>
        </w:rPr>
        <w:t>需要在</w:t>
      </w:r>
      <w:r>
        <w:rPr>
          <w:rFonts w:hint="eastAsia"/>
        </w:rPr>
        <w:t>loadCS</w:t>
      </w:r>
      <w:r>
        <w:rPr>
          <w:rFonts w:hint="eastAsia"/>
        </w:rPr>
        <w:t>、</w:t>
      </w:r>
      <w:r>
        <w:rPr>
          <w:rFonts w:hint="eastAsia"/>
        </w:rPr>
        <w:t>unloadCS</w:t>
      </w:r>
      <w:r>
        <w:rPr>
          <w:rFonts w:hint="eastAsia"/>
        </w:rPr>
        <w:t>、</w:t>
      </w:r>
      <w:r>
        <w:rPr>
          <w:rFonts w:hint="eastAsia"/>
        </w:rPr>
        <w:t>renameCS</w:t>
      </w:r>
      <w:r>
        <w:rPr>
          <w:rFonts w:hint="eastAsia"/>
        </w:rPr>
        <w:t>、</w:t>
      </w:r>
      <w:r>
        <w:rPr>
          <w:rFonts w:hint="eastAsia"/>
        </w:rPr>
        <w:t>dropCS</w:t>
      </w:r>
      <w:r>
        <w:rPr>
          <w:rFonts w:hint="eastAsia"/>
        </w:rPr>
        <w:t>、</w:t>
      </w:r>
      <w:r w:rsidR="00C61502">
        <w:rPr>
          <w:rFonts w:hint="eastAsia"/>
        </w:rPr>
        <w:t>dropCL</w:t>
      </w:r>
      <w:r w:rsidR="00C61502">
        <w:rPr>
          <w:rFonts w:hint="eastAsia"/>
        </w:rPr>
        <w:t>、</w:t>
      </w:r>
      <w:r>
        <w:rPr>
          <w:rFonts w:hint="eastAsia"/>
        </w:rPr>
        <w:t>splitCL</w:t>
      </w:r>
      <w:r>
        <w:rPr>
          <w:rFonts w:hint="eastAsia"/>
        </w:rPr>
        <w:t>、</w:t>
      </w:r>
      <w:r w:rsidR="00C61502">
        <w:rPr>
          <w:rFonts w:hint="eastAsia"/>
        </w:rPr>
        <w:t>truncateCL</w:t>
      </w:r>
      <w:r>
        <w:rPr>
          <w:rFonts w:hint="eastAsia"/>
        </w:rPr>
        <w:t>、</w:t>
      </w:r>
      <w:r w:rsidR="00C61502">
        <w:rPr>
          <w:rFonts w:hint="eastAsia"/>
        </w:rPr>
        <w:t>renameCL</w:t>
      </w:r>
      <w:r w:rsidR="00C61502">
        <w:rPr>
          <w:rFonts w:hint="eastAsia"/>
        </w:rPr>
        <w:t>、</w:t>
      </w:r>
      <w:r w:rsidR="00C61502">
        <w:rPr>
          <w:rFonts w:hint="eastAsia"/>
        </w:rPr>
        <w:t>dropIndex</w:t>
      </w:r>
      <w:r w:rsidR="00C61502">
        <w:rPr>
          <w:rFonts w:hint="eastAsia"/>
        </w:rPr>
        <w:t>均需要修改</w:t>
      </w:r>
      <w:r w:rsidR="00C61502">
        <w:rPr>
          <w:rFonts w:hint="eastAsia"/>
        </w:rPr>
        <w:t>SYSSTAT</w:t>
      </w:r>
      <w:r w:rsidR="00C61502">
        <w:rPr>
          <w:rFonts w:hint="eastAsia"/>
        </w:rPr>
        <w:t>的内容</w:t>
      </w:r>
    </w:p>
    <w:p w:rsidR="00896D5C" w:rsidRDefault="00896D5C" w:rsidP="00896D5C"/>
    <w:p w:rsidR="00C61502" w:rsidRDefault="00C61502" w:rsidP="008A7D4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loadCS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重新加载</w:t>
      </w:r>
      <w:r>
        <w:rPr>
          <w:rFonts w:hint="eastAsia"/>
        </w:rPr>
        <w:t>CS</w:t>
      </w:r>
      <w:r>
        <w:rPr>
          <w:rFonts w:hint="eastAsia"/>
        </w:rPr>
        <w:t>的统计信息</w:t>
      </w:r>
    </w:p>
    <w:p w:rsidR="00C61502" w:rsidRDefault="00C61502" w:rsidP="008A7D4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unloadCS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仅删除</w:t>
      </w:r>
      <w:r>
        <w:rPr>
          <w:rFonts w:hint="eastAsia"/>
        </w:rPr>
        <w:t>utilSUCache</w:t>
      </w:r>
      <w:r>
        <w:rPr>
          <w:rFonts w:hint="eastAsia"/>
        </w:rPr>
        <w:t>中的</w:t>
      </w:r>
      <w:r>
        <w:rPr>
          <w:rFonts w:hint="eastAsia"/>
        </w:rPr>
        <w:t>collectionStat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不删除</w:t>
      </w:r>
      <w:r>
        <w:rPr>
          <w:rFonts w:hint="eastAsia"/>
        </w:rPr>
        <w:t>SYSSTAT</w:t>
      </w:r>
      <w:r>
        <w:rPr>
          <w:rFonts w:hint="eastAsia"/>
        </w:rPr>
        <w:t>中的内容</w:t>
      </w:r>
    </w:p>
    <w:p w:rsidR="00C61502" w:rsidRDefault="00C61502" w:rsidP="008A7D4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dropCL / truncateCL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删除</w:t>
      </w:r>
      <w:r>
        <w:rPr>
          <w:rFonts w:hint="eastAsia"/>
        </w:rPr>
        <w:t>utilSUCache</w:t>
      </w:r>
      <w:r>
        <w:rPr>
          <w:rFonts w:hint="eastAsia"/>
        </w:rPr>
        <w:t>中的</w:t>
      </w:r>
      <w:r>
        <w:rPr>
          <w:rFonts w:hint="eastAsia"/>
        </w:rPr>
        <w:t>collectionStat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删除</w:t>
      </w:r>
      <w:r>
        <w:rPr>
          <w:rFonts w:hint="eastAsia"/>
        </w:rPr>
        <w:t>SYSSTAT.SYSCOLLECTIONSTAT</w:t>
      </w:r>
      <w:r>
        <w:rPr>
          <w:rFonts w:hint="eastAsia"/>
        </w:rPr>
        <w:t>及</w:t>
      </w:r>
      <w:r>
        <w:rPr>
          <w:rFonts w:hint="eastAsia"/>
        </w:rPr>
        <w:t>SYSSTAT.SYSINDEXSTAT</w:t>
      </w:r>
      <w:r>
        <w:rPr>
          <w:rFonts w:hint="eastAsia"/>
        </w:rPr>
        <w:t>的记录</w:t>
      </w:r>
    </w:p>
    <w:p w:rsidR="00C61502" w:rsidRDefault="00C61502" w:rsidP="008A7D4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dropCS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rtnStatMgr</w:t>
      </w:r>
      <w:r>
        <w:rPr>
          <w:rFonts w:hint="eastAsia"/>
        </w:rPr>
        <w:t>会随</w:t>
      </w:r>
      <w:r>
        <w:rPr>
          <w:rFonts w:hint="eastAsia"/>
        </w:rPr>
        <w:t>dmsStorageUnit</w:t>
      </w:r>
      <w:r>
        <w:rPr>
          <w:rFonts w:hint="eastAsia"/>
        </w:rPr>
        <w:t>一起删除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删除</w:t>
      </w:r>
      <w:r>
        <w:rPr>
          <w:rFonts w:hint="eastAsia"/>
        </w:rPr>
        <w:t>SYSSTAT.SYSCOLLECTIONSTAT</w:t>
      </w:r>
      <w:r>
        <w:rPr>
          <w:rFonts w:hint="eastAsia"/>
        </w:rPr>
        <w:t>及</w:t>
      </w:r>
      <w:r>
        <w:rPr>
          <w:rFonts w:hint="eastAsia"/>
        </w:rPr>
        <w:t>SYSSTAT.SYSINDEXSTAT</w:t>
      </w:r>
      <w:r>
        <w:rPr>
          <w:rFonts w:hint="eastAsia"/>
        </w:rPr>
        <w:t>的记录</w:t>
      </w:r>
    </w:p>
    <w:p w:rsidR="00C61502" w:rsidRDefault="00C61502" w:rsidP="008A7D4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dropIndex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删除</w:t>
      </w:r>
      <w:r w:rsidR="00966FF2">
        <w:rPr>
          <w:rFonts w:hint="eastAsia"/>
        </w:rPr>
        <w:t>utilSUCache</w:t>
      </w:r>
      <w:r>
        <w:rPr>
          <w:rFonts w:hint="eastAsia"/>
        </w:rPr>
        <w:t>中对应</w:t>
      </w:r>
      <w:r>
        <w:rPr>
          <w:rFonts w:hint="eastAsia"/>
        </w:rPr>
        <w:t>collectionStat</w:t>
      </w:r>
      <w:r>
        <w:rPr>
          <w:rFonts w:hint="eastAsia"/>
        </w:rPr>
        <w:t>中的</w:t>
      </w:r>
      <w:r>
        <w:rPr>
          <w:rFonts w:hint="eastAsia"/>
        </w:rPr>
        <w:t>indexStat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删除</w:t>
      </w:r>
      <w:r>
        <w:rPr>
          <w:rFonts w:hint="eastAsia"/>
        </w:rPr>
        <w:t>SYSSTAT.SYSINDEXSTAT</w:t>
      </w:r>
      <w:r>
        <w:rPr>
          <w:rFonts w:hint="eastAsia"/>
        </w:rPr>
        <w:t>的记录</w:t>
      </w:r>
    </w:p>
    <w:p w:rsidR="00C61502" w:rsidRDefault="00C61502" w:rsidP="008A7D4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renameCL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更新</w:t>
      </w:r>
      <w:r w:rsidR="00FA129B">
        <w:rPr>
          <w:rFonts w:hint="eastAsia"/>
        </w:rPr>
        <w:t>utilSUCache</w:t>
      </w:r>
      <w:r>
        <w:rPr>
          <w:rFonts w:hint="eastAsia"/>
        </w:rPr>
        <w:t>中的</w:t>
      </w:r>
      <w:r>
        <w:rPr>
          <w:rFonts w:hint="eastAsia"/>
        </w:rPr>
        <w:t>collectionStat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更新</w:t>
      </w:r>
      <w:r>
        <w:rPr>
          <w:rFonts w:hint="eastAsia"/>
        </w:rPr>
        <w:t>SYSSTAT.SYSCOLLECTIONSTAT</w:t>
      </w:r>
      <w:r>
        <w:rPr>
          <w:rFonts w:hint="eastAsia"/>
        </w:rPr>
        <w:t>及</w:t>
      </w:r>
      <w:r>
        <w:rPr>
          <w:rFonts w:hint="eastAsia"/>
        </w:rPr>
        <w:t>SYSSTAT.SYSINDEXSTAT</w:t>
      </w:r>
      <w:r>
        <w:rPr>
          <w:rFonts w:hint="eastAsia"/>
        </w:rPr>
        <w:t>的记录</w:t>
      </w:r>
    </w:p>
    <w:p w:rsidR="00C61502" w:rsidRDefault="00C61502" w:rsidP="008A7D4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renameCS</w:t>
      </w:r>
    </w:p>
    <w:p w:rsidR="00C61502" w:rsidRDefault="00C61502" w:rsidP="008A7D41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更新</w:t>
      </w:r>
      <w:r w:rsidR="00FF3AA3">
        <w:rPr>
          <w:rFonts w:hint="eastAsia"/>
        </w:rPr>
        <w:t>utilSUCache</w:t>
      </w:r>
      <w:r>
        <w:rPr>
          <w:rFonts w:hint="eastAsia"/>
        </w:rPr>
        <w:t>中所有的</w:t>
      </w:r>
      <w:r>
        <w:rPr>
          <w:rFonts w:hint="eastAsia"/>
        </w:rPr>
        <w:t>collectionStat</w:t>
      </w:r>
    </w:p>
    <w:p w:rsidR="00791564" w:rsidRPr="00646F76" w:rsidRDefault="00C61502" w:rsidP="00646F76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更新</w:t>
      </w:r>
      <w:r>
        <w:rPr>
          <w:rFonts w:hint="eastAsia"/>
        </w:rPr>
        <w:t>SYSSTAT.SYSCOLLECTIONSTAT</w:t>
      </w:r>
      <w:r>
        <w:rPr>
          <w:rFonts w:hint="eastAsia"/>
        </w:rPr>
        <w:t>及</w:t>
      </w:r>
      <w:r>
        <w:rPr>
          <w:rFonts w:hint="eastAsia"/>
        </w:rPr>
        <w:t>SYSSTAT.SYSINDEXSTAT</w:t>
      </w:r>
      <w:r>
        <w:rPr>
          <w:rFonts w:hint="eastAsia"/>
        </w:rPr>
        <w:t>的记录</w:t>
      </w:r>
    </w:p>
    <w:p w:rsidR="00C61502" w:rsidRDefault="00C61502" w:rsidP="00C61502"/>
    <w:p w:rsidR="00AA4E6A" w:rsidRPr="00C61502" w:rsidRDefault="00AA4E6A" w:rsidP="00C61502"/>
    <w:p w:rsidR="00C34FFE" w:rsidRDefault="00AA4E6A" w:rsidP="008A7D41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t>管理</w:t>
      </w:r>
      <w:r>
        <w:rPr>
          <w:rFonts w:hint="eastAsia"/>
        </w:rPr>
        <w:t>utilSUCache</w:t>
      </w:r>
      <w:r>
        <w:rPr>
          <w:rFonts w:hint="eastAsia"/>
        </w:rPr>
        <w:t>中的缓存与命令同步进行，必须在</w:t>
      </w:r>
      <w:r>
        <w:rPr>
          <w:rFonts w:hint="eastAsia"/>
        </w:rPr>
        <w:t>mbContext</w:t>
      </w:r>
      <w:r>
        <w:rPr>
          <w:rFonts w:hint="eastAsia"/>
        </w:rPr>
        <w:t>加</w:t>
      </w:r>
      <w:r>
        <w:rPr>
          <w:rFonts w:hint="eastAsia"/>
        </w:rPr>
        <w:t>Exclusive</w:t>
      </w:r>
      <w:r>
        <w:rPr>
          <w:rFonts w:hint="eastAsia"/>
        </w:rPr>
        <w:t>锁的情况下进行</w:t>
      </w:r>
    </w:p>
    <w:p w:rsidR="001E4AE8" w:rsidRDefault="00AA4E6A" w:rsidP="008A7D41">
      <w:pPr>
        <w:pStyle w:val="ListParagraph"/>
        <w:numPr>
          <w:ilvl w:val="0"/>
          <w:numId w:val="25"/>
        </w:numPr>
        <w:ind w:firstLineChars="0"/>
      </w:pPr>
      <w:r>
        <w:rPr>
          <w:rFonts w:hint="eastAsia"/>
        </w:rPr>
        <w:lastRenderedPageBreak/>
        <w:t>管理</w:t>
      </w:r>
      <w:r>
        <w:rPr>
          <w:rFonts w:hint="eastAsia"/>
        </w:rPr>
        <w:t>SYSSTAT.SYSCOLLECTIONSTAT</w:t>
      </w:r>
      <w:r>
        <w:rPr>
          <w:rFonts w:hint="eastAsia"/>
        </w:rPr>
        <w:t>和</w:t>
      </w:r>
      <w:r>
        <w:rPr>
          <w:rFonts w:hint="eastAsia"/>
        </w:rPr>
        <w:t>SYSSTAT.</w:t>
      </w:r>
      <w:r w:rsidR="00C072D7">
        <w:rPr>
          <w:rFonts w:hint="eastAsia"/>
        </w:rPr>
        <w:t>SYSINDEXSTAT</w:t>
      </w:r>
      <w:r w:rsidR="0085469C">
        <w:rPr>
          <w:rFonts w:hint="eastAsia"/>
        </w:rPr>
        <w:t>的记录</w:t>
      </w:r>
    </w:p>
    <w:p w:rsidR="00BF32F1" w:rsidRDefault="00646F76" w:rsidP="008A7D41">
      <w:pPr>
        <w:pStyle w:val="ListParagraph"/>
        <w:numPr>
          <w:ilvl w:val="1"/>
          <w:numId w:val="25"/>
        </w:numPr>
        <w:ind w:firstLineChars="0"/>
      </w:pPr>
      <w:r>
        <w:rPr>
          <w:rFonts w:hint="eastAsia"/>
        </w:rPr>
        <w:t>同步</w:t>
      </w:r>
      <w:r w:rsidR="00001B9E">
        <w:rPr>
          <w:rFonts w:hint="eastAsia"/>
        </w:rPr>
        <w:t>进行，必须在</w:t>
      </w:r>
      <w:r w:rsidR="00FB1AC2">
        <w:rPr>
          <w:rFonts w:hint="eastAsia"/>
        </w:rPr>
        <w:t>对应</w:t>
      </w:r>
      <w:r w:rsidR="00FB1AC2">
        <w:rPr>
          <w:rFonts w:hint="eastAsia"/>
        </w:rPr>
        <w:t>Collection</w:t>
      </w:r>
      <w:r w:rsidR="00FB1AC2">
        <w:rPr>
          <w:rFonts w:hint="eastAsia"/>
        </w:rPr>
        <w:t>的</w:t>
      </w:r>
      <w:r w:rsidR="0085469C">
        <w:rPr>
          <w:rFonts w:hint="eastAsia"/>
        </w:rPr>
        <w:t>mbContext</w:t>
      </w:r>
      <w:r w:rsidR="0085469C">
        <w:rPr>
          <w:rFonts w:hint="eastAsia"/>
        </w:rPr>
        <w:t>加</w:t>
      </w:r>
      <w:r w:rsidR="0085469C">
        <w:rPr>
          <w:rFonts w:hint="eastAsia"/>
        </w:rPr>
        <w:t>Exclusive</w:t>
      </w:r>
      <w:r w:rsidR="00A768A9">
        <w:rPr>
          <w:rFonts w:hint="eastAsia"/>
        </w:rPr>
        <w:t>锁的情况下推送任务</w:t>
      </w:r>
    </w:p>
    <w:p w:rsidR="00EC7918" w:rsidRDefault="008D5270" w:rsidP="00034C35">
      <w:pPr>
        <w:pStyle w:val="ListParagraph"/>
        <w:numPr>
          <w:ilvl w:val="1"/>
          <w:numId w:val="25"/>
        </w:numPr>
        <w:ind w:firstLineChars="0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>SYSSTAT</w:t>
      </w:r>
      <w:r>
        <w:rPr>
          <w:rFonts w:hint="eastAsia"/>
        </w:rPr>
        <w:t>的</w:t>
      </w:r>
      <w:r w:rsidR="008B71B7">
        <w:rPr>
          <w:rFonts w:hint="eastAsia"/>
        </w:rPr>
        <w:t>DELETE</w:t>
      </w:r>
      <w:r>
        <w:rPr>
          <w:rFonts w:hint="eastAsia"/>
        </w:rPr>
        <w:t>操作，</w:t>
      </w:r>
      <w:r w:rsidR="001E4AE8">
        <w:rPr>
          <w:rFonts w:hint="eastAsia"/>
        </w:rPr>
        <w:t>不写日志</w:t>
      </w:r>
      <w:r w:rsidR="00034C35">
        <w:rPr>
          <w:rFonts w:hint="eastAsia"/>
        </w:rPr>
        <w:t>，见下一</w:t>
      </w:r>
      <w:r w:rsidR="00541B84">
        <w:rPr>
          <w:rFonts w:hint="eastAsia"/>
        </w:rPr>
        <w:t>节</w:t>
      </w:r>
    </w:p>
    <w:p w:rsidR="009772BB" w:rsidRDefault="009772BB" w:rsidP="009772BB"/>
    <w:p w:rsidR="00EC7918" w:rsidRDefault="00EC7918" w:rsidP="00193532">
      <w:r>
        <w:rPr>
          <w:rFonts w:hint="eastAsia"/>
        </w:rPr>
        <w:t>同步方案的问题在于在对应</w:t>
      </w:r>
      <w:r>
        <w:rPr>
          <w:rFonts w:hint="eastAsia"/>
        </w:rPr>
        <w:t>Collection</w:t>
      </w:r>
      <w:r>
        <w:rPr>
          <w:rFonts w:hint="eastAsia"/>
        </w:rPr>
        <w:t>加锁时，需要对</w:t>
      </w:r>
      <w:r>
        <w:rPr>
          <w:rFonts w:hint="eastAsia"/>
        </w:rPr>
        <w:t>SYSSTAT</w:t>
      </w:r>
      <w:r>
        <w:rPr>
          <w:rFonts w:hint="eastAsia"/>
        </w:rPr>
        <w:t>进行加锁，可能会触发死锁。</w:t>
      </w:r>
    </w:p>
    <w:p w:rsidR="00A7396B" w:rsidRDefault="00A7396B" w:rsidP="00193532"/>
    <w:p w:rsidR="00A7396B" w:rsidRDefault="00A7396B" w:rsidP="00193532">
      <w:r>
        <w:rPr>
          <w:rFonts w:hint="eastAsia"/>
        </w:rPr>
        <w:t>考虑以下两个同步操作：</w:t>
      </w:r>
    </w:p>
    <w:p w:rsidR="00183F1A" w:rsidRDefault="00183F1A" w:rsidP="00193532"/>
    <w:p w:rsidR="00A7396B" w:rsidRDefault="00A7396B" w:rsidP="008A7D41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重新加载某个</w:t>
      </w:r>
      <w:r>
        <w:rPr>
          <w:rFonts w:hint="eastAsia"/>
        </w:rPr>
        <w:t>CollectionSpace</w:t>
      </w:r>
      <w:r>
        <w:rPr>
          <w:rFonts w:hint="eastAsia"/>
        </w:rPr>
        <w:t>的统计信息</w:t>
      </w:r>
    </w:p>
    <w:p w:rsidR="00A7396B" w:rsidRDefault="00A7396B" w:rsidP="008A7D41">
      <w:pPr>
        <w:pStyle w:val="ListParagraph"/>
        <w:numPr>
          <w:ilvl w:val="0"/>
          <w:numId w:val="28"/>
        </w:numPr>
        <w:ind w:firstLineChars="0"/>
        <w:rPr>
          <w:rFonts w:hint="eastAsia"/>
        </w:rPr>
      </w:pPr>
      <w:r>
        <w:rPr>
          <w:rFonts w:hint="eastAsia"/>
        </w:rPr>
        <w:t>删除或者清空</w:t>
      </w:r>
      <w:r w:rsidR="009F4793">
        <w:rPr>
          <w:rFonts w:hint="eastAsia"/>
        </w:rPr>
        <w:t>该</w:t>
      </w:r>
      <w:r w:rsidR="009F4793">
        <w:rPr>
          <w:rFonts w:hint="eastAsia"/>
        </w:rPr>
        <w:t>CollectionSpace</w:t>
      </w:r>
      <w:r w:rsidR="009F4793">
        <w:rPr>
          <w:rFonts w:hint="eastAsia"/>
        </w:rPr>
        <w:t>内的</w:t>
      </w:r>
      <w:r>
        <w:rPr>
          <w:rFonts w:hint="eastAsia"/>
        </w:rPr>
        <w:t>某个</w:t>
      </w:r>
      <w:r>
        <w:rPr>
          <w:rFonts w:hint="eastAsia"/>
        </w:rPr>
        <w:t>Collection</w:t>
      </w:r>
    </w:p>
    <w:p w:rsidR="00D64294" w:rsidRDefault="00D64294" w:rsidP="00D64294">
      <w:pPr>
        <w:rPr>
          <w:rFonts w:hint="eastAsia"/>
        </w:rPr>
      </w:pPr>
    </w:p>
    <w:p w:rsidR="00D64294" w:rsidRDefault="00D64294" w:rsidP="00D64294">
      <w:r>
        <w:rPr>
          <w:rFonts w:hint="eastAsia"/>
        </w:rPr>
        <w:t>下图说明死锁的情况</w:t>
      </w:r>
    </w:p>
    <w:p w:rsidR="00A7396B" w:rsidRDefault="00A7396B" w:rsidP="00A7396B"/>
    <w:p w:rsidR="00A7396B" w:rsidRDefault="00454C28" w:rsidP="00A7396B">
      <w:r>
        <w:rPr>
          <w:rFonts w:hint="eastAsia"/>
          <w:noProof/>
        </w:rPr>
        <w:drawing>
          <wp:inline distT="0" distB="0" distL="0" distR="0">
            <wp:extent cx="5274310" cy="2983546"/>
            <wp:effectExtent l="19050" t="0" r="2540" b="0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3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C28" w:rsidRDefault="00454C28" w:rsidP="00A7396B"/>
    <w:p w:rsidR="00454C28" w:rsidRDefault="00454C28" w:rsidP="00A7396B">
      <w:r>
        <w:rPr>
          <w:rFonts w:hint="eastAsia"/>
        </w:rPr>
        <w:t>加载改为两段即可：</w:t>
      </w:r>
    </w:p>
    <w:p w:rsidR="006A0C3F" w:rsidRDefault="006A0C3F" w:rsidP="00A7396B"/>
    <w:p w:rsidR="00454C28" w:rsidRDefault="00454C28" w:rsidP="008A7D41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查询时只对</w:t>
      </w:r>
      <w:r>
        <w:rPr>
          <w:rFonts w:hint="eastAsia"/>
        </w:rPr>
        <w:t>SYSSTAT</w:t>
      </w:r>
      <w:r>
        <w:rPr>
          <w:rFonts w:hint="eastAsia"/>
        </w:rPr>
        <w:t>加锁</w:t>
      </w:r>
      <w:r w:rsidR="00F92E8D">
        <w:rPr>
          <w:rFonts w:hint="eastAsia"/>
        </w:rPr>
        <w:t>，查询结束后放锁，</w:t>
      </w:r>
      <w:r w:rsidR="003F497D">
        <w:rPr>
          <w:rFonts w:hint="eastAsia"/>
        </w:rPr>
        <w:t>在临时空间</w:t>
      </w:r>
      <w:r w:rsidR="00E27D01">
        <w:rPr>
          <w:rFonts w:hint="eastAsia"/>
        </w:rPr>
        <w:t>中</w:t>
      </w:r>
      <w:r w:rsidR="00F92E8D">
        <w:rPr>
          <w:rFonts w:hint="eastAsia"/>
        </w:rPr>
        <w:t>维护</w:t>
      </w:r>
      <w:r w:rsidR="0085621C">
        <w:rPr>
          <w:rFonts w:hint="eastAsia"/>
        </w:rPr>
        <w:t>查询结果</w:t>
      </w:r>
    </w:p>
    <w:p w:rsidR="00454C28" w:rsidRDefault="00F92E8D" w:rsidP="008A7D41">
      <w:pPr>
        <w:pStyle w:val="ListParagraph"/>
        <w:numPr>
          <w:ilvl w:val="0"/>
          <w:numId w:val="30"/>
        </w:numPr>
        <w:ind w:firstLineChars="0"/>
        <w:rPr>
          <w:rFonts w:hint="eastAsia"/>
        </w:rPr>
      </w:pPr>
      <w:r>
        <w:rPr>
          <w:rFonts w:hint="eastAsia"/>
        </w:rPr>
        <w:t>加载缓存时对</w:t>
      </w:r>
      <w:r>
        <w:rPr>
          <w:rFonts w:hint="eastAsia"/>
        </w:rPr>
        <w:t>mbContext</w:t>
      </w:r>
      <w:r>
        <w:rPr>
          <w:rFonts w:hint="eastAsia"/>
        </w:rPr>
        <w:t>加锁</w:t>
      </w:r>
      <w:r w:rsidR="003F497D">
        <w:rPr>
          <w:rFonts w:hint="eastAsia"/>
        </w:rPr>
        <w:t>，放入临时空间中的查询结果</w:t>
      </w:r>
    </w:p>
    <w:p w:rsidR="00B73DBE" w:rsidRDefault="00B73DBE" w:rsidP="00B73DBE">
      <w:pPr>
        <w:rPr>
          <w:rFonts w:hint="eastAsia"/>
        </w:rPr>
      </w:pPr>
    </w:p>
    <w:p w:rsidR="00B73DBE" w:rsidRDefault="00DA7272" w:rsidP="00B73DB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336553"/>
            <wp:effectExtent l="19050" t="0" r="254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6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A74" w:rsidRPr="00A7396B" w:rsidRDefault="005A5A74" w:rsidP="00B73DBE"/>
    <w:p w:rsidR="009D6559" w:rsidRDefault="009D6559" w:rsidP="009D6559">
      <w:pPr>
        <w:pStyle w:val="Heading4"/>
      </w:pPr>
      <w:r>
        <w:rPr>
          <w:rFonts w:hint="eastAsia"/>
        </w:rPr>
        <w:t>主备节点间</w:t>
      </w:r>
      <w:r w:rsidR="008B1102">
        <w:rPr>
          <w:rFonts w:hint="eastAsia"/>
        </w:rPr>
        <w:t>SYSSTAT</w:t>
      </w:r>
      <w:r w:rsidR="008B1102">
        <w:rPr>
          <w:rFonts w:hint="eastAsia"/>
        </w:rPr>
        <w:t>记录的</w:t>
      </w:r>
      <w:r>
        <w:rPr>
          <w:rFonts w:hint="eastAsia"/>
        </w:rPr>
        <w:t>同步</w:t>
      </w:r>
    </w:p>
    <w:p w:rsidR="00F869AC" w:rsidRPr="00F869AC" w:rsidRDefault="00F869AC" w:rsidP="00F869AC"/>
    <w:p w:rsidR="00D71682" w:rsidRDefault="00D71682" w:rsidP="008A7D41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SYS</w:t>
      </w:r>
      <w:r w:rsidR="0085216C">
        <w:rPr>
          <w:rFonts w:hint="eastAsia"/>
        </w:rPr>
        <w:t>S</w:t>
      </w:r>
      <w:r>
        <w:rPr>
          <w:rFonts w:hint="eastAsia"/>
        </w:rPr>
        <w:t>TAT</w:t>
      </w:r>
      <w:r>
        <w:rPr>
          <w:rFonts w:hint="eastAsia"/>
        </w:rPr>
        <w:t>的</w:t>
      </w:r>
      <w:r>
        <w:rPr>
          <w:rFonts w:hint="eastAsia"/>
        </w:rPr>
        <w:t>INSERT</w:t>
      </w:r>
      <w:r>
        <w:rPr>
          <w:rFonts w:hint="eastAsia"/>
        </w:rPr>
        <w:t>操作</w:t>
      </w:r>
      <w:r w:rsidR="00871478">
        <w:rPr>
          <w:rFonts w:hint="eastAsia"/>
        </w:rPr>
        <w:t>需要记录日志</w:t>
      </w:r>
    </w:p>
    <w:p w:rsidR="00D71682" w:rsidRDefault="00D71682" w:rsidP="008A7D41">
      <w:pPr>
        <w:pStyle w:val="ListParagraph"/>
        <w:numPr>
          <w:ilvl w:val="1"/>
          <w:numId w:val="29"/>
        </w:numPr>
        <w:ind w:firstLineChars="0"/>
      </w:pPr>
      <w:r>
        <w:rPr>
          <w:rFonts w:hint="eastAsia"/>
        </w:rPr>
        <w:t>只能由</w:t>
      </w:r>
      <w:r>
        <w:rPr>
          <w:rFonts w:hint="eastAsia"/>
        </w:rPr>
        <w:t>analyze</w:t>
      </w:r>
      <w:r w:rsidR="00AC45D3">
        <w:rPr>
          <w:rFonts w:hint="eastAsia"/>
        </w:rPr>
        <w:t>的</w:t>
      </w:r>
      <w:r w:rsidR="00AC45D3">
        <w:rPr>
          <w:rFonts w:hint="eastAsia"/>
        </w:rPr>
        <w:t>UPSERT</w:t>
      </w:r>
      <w:r>
        <w:rPr>
          <w:rFonts w:hint="eastAsia"/>
        </w:rPr>
        <w:t>触发</w:t>
      </w:r>
    </w:p>
    <w:p w:rsidR="00FB033D" w:rsidRDefault="00C60F8B" w:rsidP="008A7D41">
      <w:pPr>
        <w:pStyle w:val="ListParagraph"/>
        <w:numPr>
          <w:ilvl w:val="1"/>
          <w:numId w:val="29"/>
        </w:numPr>
        <w:ind w:firstLineChars="0"/>
        <w:rPr>
          <w:rFonts w:hint="eastAsia"/>
        </w:rPr>
      </w:pPr>
      <w:r>
        <w:rPr>
          <w:rFonts w:hint="eastAsia"/>
        </w:rPr>
        <w:t>回放时不</w:t>
      </w:r>
      <w:r w:rsidR="00FB033D">
        <w:rPr>
          <w:rFonts w:hint="eastAsia"/>
        </w:rPr>
        <w:t>加载到缓存中（</w:t>
      </w:r>
      <w:r w:rsidR="00FB033D">
        <w:rPr>
          <w:rFonts w:hint="eastAsia"/>
        </w:rPr>
        <w:t>utilSUCache</w:t>
      </w:r>
      <w:r w:rsidR="00FB033D">
        <w:rPr>
          <w:rFonts w:hint="eastAsia"/>
        </w:rPr>
        <w:t>）</w:t>
      </w:r>
    </w:p>
    <w:p w:rsidR="00C11B7D" w:rsidRDefault="00C11B7D" w:rsidP="008A7D41">
      <w:pPr>
        <w:pStyle w:val="ListParagraph"/>
        <w:numPr>
          <w:ilvl w:val="1"/>
          <w:numId w:val="29"/>
        </w:numPr>
        <w:ind w:firstLineChars="0"/>
      </w:pPr>
      <w:r>
        <w:rPr>
          <w:rFonts w:hint="eastAsia"/>
        </w:rPr>
        <w:t>加载由新增加的</w:t>
      </w:r>
      <w:r>
        <w:rPr>
          <w:rFonts w:hint="eastAsia"/>
        </w:rPr>
        <w:t>analyze</w:t>
      </w:r>
      <w:r>
        <w:rPr>
          <w:rFonts w:hint="eastAsia"/>
        </w:rPr>
        <w:t>日志进行</w:t>
      </w:r>
    </w:p>
    <w:p w:rsidR="00D71682" w:rsidRDefault="0027615A" w:rsidP="008A7D41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SYS</w:t>
      </w:r>
      <w:r w:rsidR="0085216C">
        <w:rPr>
          <w:rFonts w:hint="eastAsia"/>
        </w:rPr>
        <w:t>S</w:t>
      </w:r>
      <w:r>
        <w:rPr>
          <w:rFonts w:hint="eastAsia"/>
        </w:rPr>
        <w:t>TAT</w:t>
      </w:r>
      <w:r>
        <w:rPr>
          <w:rFonts w:hint="eastAsia"/>
        </w:rPr>
        <w:t>的</w:t>
      </w:r>
      <w:r>
        <w:rPr>
          <w:rFonts w:hint="eastAsia"/>
        </w:rPr>
        <w:t>DELETE</w:t>
      </w:r>
      <w:r>
        <w:rPr>
          <w:rFonts w:hint="eastAsia"/>
        </w:rPr>
        <w:t>操作</w:t>
      </w:r>
      <w:r w:rsidR="00D71682">
        <w:rPr>
          <w:rFonts w:hint="eastAsia"/>
        </w:rPr>
        <w:t>：</w:t>
      </w:r>
    </w:p>
    <w:p w:rsidR="0027615A" w:rsidRDefault="0027615A" w:rsidP="008A7D41">
      <w:pPr>
        <w:pStyle w:val="ListParagraph"/>
        <w:numPr>
          <w:ilvl w:val="1"/>
          <w:numId w:val="29"/>
        </w:numPr>
        <w:ind w:firstLineChars="0"/>
      </w:pPr>
      <w:r>
        <w:rPr>
          <w:rFonts w:hint="eastAsia"/>
        </w:rPr>
        <w:t>由</w:t>
      </w:r>
      <w:r>
        <w:rPr>
          <w:rFonts w:hint="eastAsia"/>
        </w:rPr>
        <w:t>dropCL</w:t>
      </w:r>
      <w:r w:rsidR="00D71682">
        <w:rPr>
          <w:rFonts w:hint="eastAsia"/>
        </w:rPr>
        <w:t>、</w:t>
      </w:r>
      <w:r w:rsidR="00D71682">
        <w:rPr>
          <w:rFonts w:hint="eastAsia"/>
        </w:rPr>
        <w:t>dropCS</w:t>
      </w:r>
      <w:r w:rsidR="00D71682">
        <w:rPr>
          <w:rFonts w:hint="eastAsia"/>
        </w:rPr>
        <w:t>、</w:t>
      </w:r>
      <w:r w:rsidR="00D71682">
        <w:rPr>
          <w:rFonts w:hint="eastAsia"/>
        </w:rPr>
        <w:t>truncateCL</w:t>
      </w:r>
      <w:r w:rsidR="00D71682">
        <w:rPr>
          <w:rFonts w:hint="eastAsia"/>
        </w:rPr>
        <w:t>、</w:t>
      </w:r>
      <w:r w:rsidR="00D71682">
        <w:rPr>
          <w:rFonts w:hint="eastAsia"/>
        </w:rPr>
        <w:t>dropIndex</w:t>
      </w:r>
      <w:r>
        <w:rPr>
          <w:rFonts w:hint="eastAsia"/>
        </w:rPr>
        <w:t>触发</w:t>
      </w:r>
    </w:p>
    <w:p w:rsidR="00332430" w:rsidRDefault="00332430" w:rsidP="008A7D41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以上操作均为非并行回放操作</w:t>
      </w:r>
    </w:p>
    <w:p w:rsidR="00F869AC" w:rsidRDefault="00F869AC" w:rsidP="008A7D41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无需记录日志</w:t>
      </w:r>
    </w:p>
    <w:p w:rsidR="0085216C" w:rsidRDefault="00362755" w:rsidP="008A7D41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对</w:t>
      </w:r>
      <w:r>
        <w:rPr>
          <w:rFonts w:hint="eastAsia"/>
        </w:rPr>
        <w:t>SYSSTAT</w:t>
      </w:r>
      <w:r>
        <w:rPr>
          <w:rFonts w:hint="eastAsia"/>
        </w:rPr>
        <w:t>的修改在回放对应命令日志时触发即可</w:t>
      </w:r>
    </w:p>
    <w:p w:rsidR="0085216C" w:rsidRDefault="0085216C" w:rsidP="008A7D41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SYSSTAT</w:t>
      </w:r>
      <w:r>
        <w:rPr>
          <w:rFonts w:hint="eastAsia"/>
        </w:rPr>
        <w:t>的</w:t>
      </w:r>
      <w:r>
        <w:rPr>
          <w:rFonts w:hint="eastAsia"/>
        </w:rPr>
        <w:t>UPDATE</w:t>
      </w:r>
      <w:r>
        <w:rPr>
          <w:rFonts w:hint="eastAsia"/>
        </w:rPr>
        <w:t>操作</w:t>
      </w:r>
    </w:p>
    <w:p w:rsidR="0085216C" w:rsidRDefault="0085216C" w:rsidP="008A7D41">
      <w:pPr>
        <w:pStyle w:val="ListParagraph"/>
        <w:numPr>
          <w:ilvl w:val="1"/>
          <w:numId w:val="29"/>
        </w:numPr>
        <w:ind w:firstLineChars="0"/>
      </w:pPr>
      <w:r>
        <w:rPr>
          <w:rFonts w:hint="eastAsia"/>
        </w:rPr>
        <w:t>由</w:t>
      </w:r>
      <w:r>
        <w:rPr>
          <w:rFonts w:hint="eastAsia"/>
        </w:rPr>
        <w:t>renameCL</w:t>
      </w:r>
      <w:r>
        <w:rPr>
          <w:rFonts w:hint="eastAsia"/>
        </w:rPr>
        <w:t>和</w:t>
      </w:r>
      <w:r>
        <w:rPr>
          <w:rFonts w:hint="eastAsia"/>
        </w:rPr>
        <w:t>renameCS</w:t>
      </w:r>
      <w:r>
        <w:rPr>
          <w:rFonts w:hint="eastAsia"/>
        </w:rPr>
        <w:t>触发</w:t>
      </w:r>
    </w:p>
    <w:p w:rsidR="0085216C" w:rsidRDefault="0085216C" w:rsidP="008A7D41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以上操作</w:t>
      </w:r>
      <w:r w:rsidR="00362755">
        <w:rPr>
          <w:rFonts w:hint="eastAsia"/>
        </w:rPr>
        <w:t>均为非并行回放操作</w:t>
      </w:r>
    </w:p>
    <w:p w:rsidR="00362755" w:rsidRDefault="00362755" w:rsidP="008A7D41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无需记录日志</w:t>
      </w:r>
    </w:p>
    <w:p w:rsidR="00362755" w:rsidRDefault="00362755" w:rsidP="008A7D41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对</w:t>
      </w:r>
      <w:r>
        <w:rPr>
          <w:rFonts w:hint="eastAsia"/>
        </w:rPr>
        <w:t>SYSSTAT</w:t>
      </w:r>
      <w:r>
        <w:rPr>
          <w:rFonts w:hint="eastAsia"/>
        </w:rPr>
        <w:t>的修改在回放对应命令日志时触发即可</w:t>
      </w:r>
    </w:p>
    <w:p w:rsidR="004F4E0D" w:rsidRDefault="004F4E0D" w:rsidP="008A7D41">
      <w:pPr>
        <w:pStyle w:val="ListParagraph"/>
        <w:numPr>
          <w:ilvl w:val="1"/>
          <w:numId w:val="29"/>
        </w:numPr>
        <w:ind w:firstLineChars="0"/>
      </w:pPr>
      <w:r>
        <w:rPr>
          <w:rFonts w:hint="eastAsia"/>
        </w:rPr>
        <w:t>由</w:t>
      </w:r>
      <w:r>
        <w:rPr>
          <w:rFonts w:hint="eastAsia"/>
        </w:rPr>
        <w:t>analyze</w:t>
      </w:r>
      <w:r w:rsidR="00717A9F">
        <w:rPr>
          <w:rFonts w:hint="eastAsia"/>
        </w:rPr>
        <w:t>的</w:t>
      </w:r>
      <w:r w:rsidR="00717A9F">
        <w:rPr>
          <w:rFonts w:hint="eastAsia"/>
        </w:rPr>
        <w:t>UPSERT</w:t>
      </w:r>
      <w:r>
        <w:rPr>
          <w:rFonts w:hint="eastAsia"/>
        </w:rPr>
        <w:t>触发</w:t>
      </w:r>
    </w:p>
    <w:p w:rsidR="00757384" w:rsidRDefault="00757384" w:rsidP="008A7D41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需要记录</w:t>
      </w:r>
      <w:r>
        <w:rPr>
          <w:rFonts w:hint="eastAsia"/>
        </w:rPr>
        <w:t>UPDATE</w:t>
      </w:r>
      <w:r>
        <w:rPr>
          <w:rFonts w:hint="eastAsia"/>
        </w:rPr>
        <w:t>日志</w:t>
      </w:r>
    </w:p>
    <w:p w:rsidR="00C11B7D" w:rsidRDefault="00C11B7D" w:rsidP="00C11B7D">
      <w:pPr>
        <w:pStyle w:val="ListParagraph"/>
        <w:numPr>
          <w:ilvl w:val="2"/>
          <w:numId w:val="29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回放时不加载到缓存中（</w:t>
      </w:r>
      <w:r>
        <w:rPr>
          <w:rFonts w:hint="eastAsia"/>
        </w:rPr>
        <w:t>utilSUCache</w:t>
      </w:r>
      <w:r>
        <w:rPr>
          <w:rFonts w:hint="eastAsia"/>
        </w:rPr>
        <w:t>）</w:t>
      </w:r>
    </w:p>
    <w:p w:rsidR="00C11B7D" w:rsidRDefault="00C11B7D" w:rsidP="00C11B7D">
      <w:pPr>
        <w:pStyle w:val="ListParagraph"/>
        <w:numPr>
          <w:ilvl w:val="2"/>
          <w:numId w:val="29"/>
        </w:numPr>
        <w:ind w:firstLineChars="0"/>
        <w:rPr>
          <w:rFonts w:hint="eastAsia"/>
        </w:rPr>
      </w:pPr>
      <w:r>
        <w:rPr>
          <w:rFonts w:hint="eastAsia"/>
        </w:rPr>
        <w:t>加载由新增加的</w:t>
      </w:r>
      <w:r>
        <w:rPr>
          <w:rFonts w:hint="eastAsia"/>
        </w:rPr>
        <w:t>analyze</w:t>
      </w:r>
      <w:r>
        <w:rPr>
          <w:rFonts w:hint="eastAsia"/>
        </w:rPr>
        <w:t>日志进行</w:t>
      </w:r>
    </w:p>
    <w:p w:rsidR="00560143" w:rsidRDefault="00560143" w:rsidP="00560143">
      <w:pPr>
        <w:pStyle w:val="ListParagraph"/>
        <w:numPr>
          <w:ilvl w:val="1"/>
          <w:numId w:val="29"/>
        </w:numPr>
        <w:ind w:firstLineChars="0"/>
        <w:rPr>
          <w:rFonts w:hint="eastAsia"/>
        </w:rPr>
      </w:pPr>
      <w:r>
        <w:rPr>
          <w:rFonts w:hint="eastAsia"/>
        </w:rPr>
        <w:t>analyze</w:t>
      </w:r>
      <w:r>
        <w:rPr>
          <w:rFonts w:hint="eastAsia"/>
        </w:rPr>
        <w:t>日志</w:t>
      </w:r>
    </w:p>
    <w:p w:rsidR="00560143" w:rsidRDefault="00560143" w:rsidP="00560143">
      <w:pPr>
        <w:pStyle w:val="ListParagraph"/>
        <w:numPr>
          <w:ilvl w:val="2"/>
          <w:numId w:val="29"/>
        </w:numPr>
        <w:ind w:firstLineChars="0"/>
        <w:rPr>
          <w:rFonts w:hint="eastAsia"/>
        </w:rPr>
      </w:pPr>
      <w:r>
        <w:rPr>
          <w:rFonts w:hint="eastAsia"/>
        </w:rPr>
        <w:t>提示备节点加载统计信息缓存</w:t>
      </w:r>
    </w:p>
    <w:p w:rsidR="00560143" w:rsidRDefault="00560143" w:rsidP="00560143">
      <w:pPr>
        <w:pStyle w:val="ListParagraph"/>
        <w:numPr>
          <w:ilvl w:val="2"/>
          <w:numId w:val="29"/>
        </w:numPr>
        <w:ind w:firstLineChars="0"/>
      </w:pPr>
      <w:r>
        <w:rPr>
          <w:rFonts w:hint="eastAsia"/>
        </w:rPr>
        <w:t>即执行</w:t>
      </w:r>
      <w:r w:rsidR="000F0C4A">
        <w:rPr>
          <w:rFonts w:hint="eastAsia"/>
        </w:rPr>
        <w:t>analyze({mode:</w:t>
      </w:r>
      <w:r w:rsidR="00034F0F">
        <w:rPr>
          <w:rFonts w:hint="eastAsia"/>
        </w:rPr>
        <w:t>4</w:t>
      </w:r>
      <w:r w:rsidR="000F0C4A">
        <w:rPr>
          <w:rFonts w:hint="eastAsia"/>
        </w:rPr>
        <w:t>}</w:t>
      </w:r>
      <w:r>
        <w:rPr>
          <w:rFonts w:hint="eastAsia"/>
        </w:rPr>
        <w:t>)</w:t>
      </w:r>
      <w:r>
        <w:rPr>
          <w:rFonts w:hint="eastAsia"/>
        </w:rPr>
        <w:t>的操作</w:t>
      </w:r>
    </w:p>
    <w:p w:rsidR="00A10762" w:rsidRDefault="00A10762" w:rsidP="00FA422F"/>
    <w:p w:rsidR="00FA422F" w:rsidRDefault="00560143" w:rsidP="00661E54">
      <w:pPr>
        <w:pStyle w:val="Heading5"/>
      </w:pPr>
      <w:r>
        <w:rPr>
          <w:rFonts w:hint="eastAsia"/>
        </w:rPr>
        <w:t>ANALYZE</w:t>
      </w:r>
      <w:r>
        <w:rPr>
          <w:rFonts w:hint="eastAsia"/>
        </w:rPr>
        <w:t>日志</w:t>
      </w:r>
      <w:r w:rsidR="00166F49">
        <w:rPr>
          <w:rFonts w:hint="eastAsia"/>
        </w:rPr>
        <w:t>格式</w:t>
      </w:r>
    </w:p>
    <w:p w:rsidR="001D58BD" w:rsidRDefault="001D58BD" w:rsidP="001D58BD">
      <w:pPr>
        <w:rPr>
          <w:rFonts w:hint="eastAsia"/>
        </w:rPr>
      </w:pPr>
      <w:r>
        <w:rPr>
          <w:rFonts w:hint="eastAsia"/>
        </w:rPr>
        <w:t>加入</w:t>
      </w:r>
      <w:r>
        <w:rPr>
          <w:rFonts w:hint="eastAsia"/>
        </w:rPr>
        <w:t>analyze</w:t>
      </w:r>
      <w:r>
        <w:rPr>
          <w:rFonts w:hint="eastAsia"/>
        </w:rPr>
        <w:t>日志类型</w:t>
      </w:r>
      <w:r w:rsidR="00841A6C">
        <w:rPr>
          <w:rFonts w:hint="eastAsia"/>
        </w:rPr>
        <w:t>，触发加载缓存</w:t>
      </w:r>
    </w:p>
    <w:tbl>
      <w:tblPr>
        <w:tblStyle w:val="TableGrid"/>
        <w:tblW w:w="0" w:type="auto"/>
        <w:tblInd w:w="357" w:type="dxa"/>
        <w:tblLook w:val="04A0"/>
      </w:tblPr>
      <w:tblGrid>
        <w:gridCol w:w="8165"/>
      </w:tblGrid>
      <w:tr w:rsidR="00166F49" w:rsidTr="00166F49">
        <w:tc>
          <w:tcPr>
            <w:tcW w:w="8522" w:type="dxa"/>
          </w:tcPr>
          <w:p w:rsidR="00166F49" w:rsidRDefault="00166F49" w:rsidP="001D58B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ANALYZE</w:t>
            </w:r>
          </w:p>
          <w:p w:rsidR="00166F49" w:rsidRDefault="00166F49" w:rsidP="00166F49">
            <w:pPr>
              <w:ind w:left="0"/>
              <w:jc w:val="left"/>
            </w:pPr>
            <w:r>
              <w:rPr>
                <w:rFonts w:hint="eastAsia"/>
              </w:rPr>
              <w:t>CollectionSpace: "csName"</w:t>
            </w:r>
          </w:p>
          <w:p w:rsidR="00166F49" w:rsidRDefault="00166F49" w:rsidP="00166F49">
            <w:pPr>
              <w:ind w:left="0"/>
              <w:jc w:val="left"/>
            </w:pPr>
            <w:r>
              <w:rPr>
                <w:rFonts w:hint="eastAsia"/>
              </w:rPr>
              <w:t>Collection: "clName"</w:t>
            </w:r>
            <w:r w:rsidR="00C84578">
              <w:rPr>
                <w:rFonts w:hint="eastAsia"/>
              </w:rPr>
              <w:t>（非全名）</w:t>
            </w:r>
          </w:p>
          <w:p w:rsidR="00166F49" w:rsidRPr="00166F49" w:rsidRDefault="00166F49" w:rsidP="00166F49">
            <w:pPr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Index: "idxName"</w:t>
            </w:r>
          </w:p>
        </w:tc>
      </w:tr>
    </w:tbl>
    <w:p w:rsidR="00166F49" w:rsidRDefault="00C84578" w:rsidP="001D58BD">
      <w:pPr>
        <w:rPr>
          <w:rFonts w:hint="eastAsia"/>
        </w:rPr>
      </w:pPr>
      <w:r>
        <w:rPr>
          <w:rFonts w:hint="eastAsia"/>
        </w:rPr>
        <w:t>如</w:t>
      </w:r>
      <w:r>
        <w:rPr>
          <w:rFonts w:hint="eastAsia"/>
        </w:rPr>
        <w:t>CollectionSpace</w:t>
      </w:r>
      <w:r>
        <w:rPr>
          <w:rFonts w:hint="eastAsia"/>
        </w:rPr>
        <w:t>、</w:t>
      </w:r>
      <w:r>
        <w:rPr>
          <w:rFonts w:hint="eastAsia"/>
        </w:rPr>
        <w:t>Collection</w:t>
      </w:r>
      <w:r>
        <w:rPr>
          <w:rFonts w:hint="eastAsia"/>
        </w:rPr>
        <w:t>和</w:t>
      </w:r>
      <w:r>
        <w:rPr>
          <w:rFonts w:hint="eastAsia"/>
        </w:rPr>
        <w:t>Index</w:t>
      </w:r>
      <w:r>
        <w:rPr>
          <w:rFonts w:hint="eastAsia"/>
        </w:rPr>
        <w:t>都没有指定，则进行</w:t>
      </w:r>
      <w:r w:rsidR="00723C5C">
        <w:rPr>
          <w:rFonts w:hint="eastAsia"/>
        </w:rPr>
        <w:t>全节点的加载</w:t>
      </w:r>
    </w:p>
    <w:p w:rsidR="00380F93" w:rsidRDefault="00380F93" w:rsidP="001D58BD">
      <w:pPr>
        <w:rPr>
          <w:rFonts w:hint="eastAsia"/>
        </w:rPr>
      </w:pPr>
    </w:p>
    <w:p w:rsidR="00380F93" w:rsidRDefault="00380F93" w:rsidP="00380F93">
      <w:pPr>
        <w:pStyle w:val="Heading5"/>
        <w:rPr>
          <w:rFonts w:hint="eastAsia"/>
        </w:rPr>
      </w:pPr>
      <w:r>
        <w:rPr>
          <w:rFonts w:hint="eastAsia"/>
        </w:rPr>
        <w:t>ANALYZE</w:t>
      </w:r>
      <w:r>
        <w:rPr>
          <w:rFonts w:hint="eastAsia"/>
        </w:rPr>
        <w:t>日志的写入</w:t>
      </w:r>
    </w:p>
    <w:p w:rsidR="00380F93" w:rsidRDefault="00380F93" w:rsidP="00380F93">
      <w:pPr>
        <w:rPr>
          <w:rFonts w:hint="eastAsia"/>
        </w:rPr>
      </w:pPr>
      <w:r>
        <w:rPr>
          <w:rFonts w:hint="eastAsia"/>
        </w:rPr>
        <w:t>以下场景会写入</w:t>
      </w:r>
      <w:r>
        <w:rPr>
          <w:rFonts w:hint="eastAsia"/>
        </w:rPr>
        <w:t>ANALYZE</w:t>
      </w:r>
      <w:r>
        <w:rPr>
          <w:rFonts w:hint="eastAsia"/>
        </w:rPr>
        <w:t>日志：</w:t>
      </w:r>
    </w:p>
    <w:p w:rsidR="00380F93" w:rsidRDefault="00380F93" w:rsidP="00380F93">
      <w:pPr>
        <w:rPr>
          <w:rFonts w:hint="eastAsia"/>
        </w:rPr>
      </w:pPr>
    </w:p>
    <w:p w:rsidR="00380F93" w:rsidRDefault="00380F93" w:rsidP="00380F93">
      <w:pPr>
        <w:pStyle w:val="ListParagraph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analyze</w:t>
      </w:r>
      <w:r>
        <w:rPr>
          <w:rFonts w:hint="eastAsia"/>
        </w:rPr>
        <w:t>命令结束，并且由更新</w:t>
      </w:r>
      <w:r>
        <w:rPr>
          <w:rFonts w:hint="eastAsia"/>
        </w:rPr>
        <w:t>SYSSTAT</w:t>
      </w:r>
      <w:r>
        <w:rPr>
          <w:rFonts w:hint="eastAsia"/>
        </w:rPr>
        <w:t>记录</w:t>
      </w:r>
    </w:p>
    <w:p w:rsidR="00380F93" w:rsidRDefault="00380F93" w:rsidP="00380F93">
      <w:pPr>
        <w:pStyle w:val="ListParagraph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升主节点</w:t>
      </w:r>
      <w:r w:rsidR="000613D0">
        <w:rPr>
          <w:rFonts w:hint="eastAsia"/>
        </w:rPr>
        <w:t>后</w:t>
      </w:r>
      <w:r w:rsidR="006D3ED8">
        <w:rPr>
          <w:rFonts w:hint="eastAsia"/>
        </w:rPr>
        <w:t>需要</w:t>
      </w:r>
      <w:r w:rsidR="00244614">
        <w:rPr>
          <w:rFonts w:hint="eastAsia"/>
        </w:rPr>
        <w:t>，</w:t>
      </w:r>
      <w:r w:rsidR="00244861">
        <w:rPr>
          <w:rFonts w:hint="eastAsia"/>
        </w:rPr>
        <w:t>需要</w:t>
      </w:r>
      <w:r w:rsidR="006D3ED8">
        <w:rPr>
          <w:rFonts w:hint="eastAsia"/>
        </w:rPr>
        <w:t>重新加载</w:t>
      </w:r>
    </w:p>
    <w:p w:rsidR="006D3ED8" w:rsidRPr="00380F93" w:rsidRDefault="006D3ED8" w:rsidP="004D1A3C">
      <w:pPr>
        <w:pStyle w:val="ListParagraph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全量同步目标节点</w:t>
      </w:r>
      <w:r w:rsidR="00942A1D">
        <w:rPr>
          <w:rFonts w:hint="eastAsia"/>
        </w:rPr>
        <w:t>结束</w:t>
      </w:r>
      <w:r>
        <w:rPr>
          <w:rFonts w:hint="eastAsia"/>
        </w:rPr>
        <w:t>时</w:t>
      </w:r>
      <w:r w:rsidR="00E607BF">
        <w:rPr>
          <w:rFonts w:hint="eastAsia"/>
        </w:rPr>
        <w:t>，需要重新加载</w:t>
      </w:r>
    </w:p>
    <w:p w:rsidR="00380F93" w:rsidRDefault="00380F93" w:rsidP="00380F93">
      <w:pPr>
        <w:pStyle w:val="Heading5"/>
        <w:rPr>
          <w:rFonts w:hint="eastAsia"/>
        </w:rPr>
      </w:pPr>
      <w:r>
        <w:rPr>
          <w:rFonts w:hint="eastAsia"/>
        </w:rPr>
        <w:t>ANALYZE</w:t>
      </w:r>
      <w:r>
        <w:rPr>
          <w:rFonts w:hint="eastAsia"/>
        </w:rPr>
        <w:t>日志的回放</w:t>
      </w:r>
    </w:p>
    <w:p w:rsidR="00380F93" w:rsidRPr="00380F93" w:rsidRDefault="00380F93" w:rsidP="00380F93">
      <w:pPr>
        <w:rPr>
          <w:rFonts w:hint="eastAsia"/>
        </w:rPr>
      </w:pPr>
      <w:r>
        <w:rPr>
          <w:rFonts w:hint="eastAsia"/>
        </w:rPr>
        <w:t>ANALYZE</w:t>
      </w:r>
      <w:r>
        <w:rPr>
          <w:rFonts w:hint="eastAsia"/>
        </w:rPr>
        <w:t>日志的回放不能并行</w:t>
      </w:r>
      <w:r w:rsidR="009730C7">
        <w:rPr>
          <w:rFonts w:hint="eastAsia"/>
        </w:rPr>
        <w:t>回放</w:t>
      </w:r>
      <w:r w:rsidR="005926E8">
        <w:rPr>
          <w:rFonts w:hint="eastAsia"/>
        </w:rPr>
        <w:t>，即执行</w:t>
      </w:r>
      <w:r w:rsidR="008120A9">
        <w:rPr>
          <w:rFonts w:hint="eastAsia"/>
        </w:rPr>
        <w:t>analyze({mode:</w:t>
      </w:r>
      <w:r w:rsidR="00034F0F">
        <w:rPr>
          <w:rFonts w:hint="eastAsia"/>
        </w:rPr>
        <w:t>4</w:t>
      </w:r>
      <w:r w:rsidR="008120A9">
        <w:rPr>
          <w:rFonts w:hint="eastAsia"/>
        </w:rPr>
        <w:t>}</w:t>
      </w:r>
      <w:r w:rsidR="005926E8">
        <w:rPr>
          <w:rFonts w:hint="eastAsia"/>
        </w:rPr>
        <w:t>)</w:t>
      </w:r>
    </w:p>
    <w:p w:rsidR="00166F49" w:rsidRPr="00166F49" w:rsidRDefault="00166F49" w:rsidP="001D58BD"/>
    <w:p w:rsidR="00661E54" w:rsidRPr="00661E54" w:rsidRDefault="00661E54" w:rsidP="00661E54"/>
    <w:p w:rsidR="006144BA" w:rsidRDefault="00407C2B" w:rsidP="00FA422F">
      <w:pPr>
        <w:pStyle w:val="Heading4"/>
      </w:pPr>
      <w:r>
        <w:rPr>
          <w:rFonts w:hint="eastAsia"/>
        </w:rPr>
        <w:t>启动</w:t>
      </w:r>
      <w:r w:rsidR="00A3092E">
        <w:rPr>
          <w:rFonts w:hint="eastAsia"/>
        </w:rPr>
        <w:t>和恢复</w:t>
      </w:r>
    </w:p>
    <w:p w:rsidR="00FA422F" w:rsidRDefault="00661E54" w:rsidP="00FA422F">
      <w:pPr>
        <w:rPr>
          <w:rFonts w:hint="eastAsia"/>
        </w:rPr>
      </w:pPr>
      <w:r>
        <w:rPr>
          <w:rFonts w:hint="eastAsia"/>
        </w:rPr>
        <w:t>在启动</w:t>
      </w:r>
      <w:r>
        <w:rPr>
          <w:rFonts w:hint="eastAsia"/>
        </w:rPr>
        <w:t>sequoiadb</w:t>
      </w:r>
      <w:r>
        <w:rPr>
          <w:rFonts w:hint="eastAsia"/>
        </w:rPr>
        <w:t>时加载</w:t>
      </w:r>
      <w:r>
        <w:rPr>
          <w:rFonts w:hint="eastAsia"/>
        </w:rPr>
        <w:t>SYSSTAT</w:t>
      </w:r>
      <w:r>
        <w:rPr>
          <w:rFonts w:hint="eastAsia"/>
        </w:rPr>
        <w:t>记录缓存</w:t>
      </w:r>
    </w:p>
    <w:p w:rsidR="0061308C" w:rsidRDefault="0061308C" w:rsidP="00FA422F">
      <w:pPr>
        <w:rPr>
          <w:rFonts w:hint="eastAsia"/>
        </w:rPr>
      </w:pPr>
    </w:p>
    <w:p w:rsidR="00811E99" w:rsidRDefault="002D7AB6" w:rsidP="00FA422F">
      <w:r>
        <w:rPr>
          <w:noProof/>
        </w:rPr>
        <w:lastRenderedPageBreak/>
        <w:drawing>
          <wp:inline distT="0" distB="0" distL="0" distR="0">
            <wp:extent cx="5274310" cy="2339817"/>
            <wp:effectExtent l="19050" t="0" r="254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9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E54" w:rsidRDefault="00661E54" w:rsidP="00FA422F"/>
    <w:p w:rsidR="006D556A" w:rsidRDefault="006D556A" w:rsidP="00FA422F"/>
    <w:p w:rsidR="00EA6E32" w:rsidRDefault="00EA6E32" w:rsidP="00EA6E32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sequoiadb</w:t>
      </w:r>
      <w:r>
        <w:rPr>
          <w:rFonts w:hint="eastAsia"/>
        </w:rPr>
        <w:t>初始化时，</w:t>
      </w:r>
      <w:r>
        <w:rPr>
          <w:rFonts w:hint="eastAsia"/>
        </w:rPr>
        <w:t>dmsStatSUMgr</w:t>
      </w:r>
      <w:r>
        <w:rPr>
          <w:rFonts w:hint="eastAsia"/>
        </w:rPr>
        <w:t>由</w:t>
      </w:r>
      <w:r>
        <w:rPr>
          <w:rFonts w:hint="eastAsia"/>
        </w:rPr>
        <w:t>dmsCB</w:t>
      </w:r>
      <w:r>
        <w:rPr>
          <w:rFonts w:hint="eastAsia"/>
        </w:rPr>
        <w:t>初始化</w:t>
      </w:r>
    </w:p>
    <w:p w:rsidR="00EA6E32" w:rsidRDefault="00EA6E32" w:rsidP="00EA6E32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此时为单线程操作</w:t>
      </w:r>
    </w:p>
    <w:p w:rsidR="00EA6E32" w:rsidRDefault="00EA6E32" w:rsidP="00EA6E32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dmsStatSUMgr</w:t>
      </w:r>
      <w:r>
        <w:rPr>
          <w:rFonts w:hint="eastAsia"/>
        </w:rPr>
        <w:t>中构造临时的缓存结构，查询</w:t>
      </w:r>
      <w:r>
        <w:rPr>
          <w:rFonts w:hint="eastAsia"/>
        </w:rPr>
        <w:t>SYSSTAT</w:t>
      </w:r>
      <w:r>
        <w:rPr>
          <w:rFonts w:hint="eastAsia"/>
        </w:rPr>
        <w:t>的结果放入缓存中</w:t>
      </w:r>
    </w:p>
    <w:p w:rsidR="00D54026" w:rsidRDefault="004E6F2B" w:rsidP="00D54026">
      <w:pPr>
        <w:pStyle w:val="ListParagraph"/>
        <w:numPr>
          <w:ilvl w:val="0"/>
          <w:numId w:val="31"/>
        </w:numPr>
        <w:ind w:firstLineChars="0"/>
        <w:rPr>
          <w:rFonts w:hint="eastAsia"/>
        </w:rPr>
      </w:pPr>
      <w:r>
        <w:rPr>
          <w:rFonts w:hint="eastAsia"/>
        </w:rPr>
        <w:t>然后</w:t>
      </w:r>
      <w:r w:rsidR="00BF4D8A">
        <w:rPr>
          <w:rFonts w:hint="eastAsia"/>
        </w:rPr>
        <w:t>把缓存的统计信息记录放入每个</w:t>
      </w:r>
      <w:r w:rsidR="00BF4D8A">
        <w:rPr>
          <w:rFonts w:hint="eastAsia"/>
        </w:rPr>
        <w:t>dmsStorageUnit</w:t>
      </w:r>
      <w:r w:rsidR="00BF4D8A">
        <w:rPr>
          <w:rFonts w:hint="eastAsia"/>
        </w:rPr>
        <w:t>缓存中</w:t>
      </w:r>
    </w:p>
    <w:p w:rsidR="00D54026" w:rsidRPr="00661E54" w:rsidRDefault="00D54026" w:rsidP="00D54026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恢复时，日志回放同步更新缓存和</w:t>
      </w:r>
      <w:r>
        <w:rPr>
          <w:rFonts w:hint="eastAsia"/>
        </w:rPr>
        <w:t>SYSSTAT</w:t>
      </w:r>
    </w:p>
    <w:p w:rsidR="00FA422F" w:rsidRDefault="00FA422F" w:rsidP="00FA422F">
      <w:pPr>
        <w:rPr>
          <w:rFonts w:hint="eastAsia"/>
        </w:rPr>
      </w:pPr>
    </w:p>
    <w:p w:rsidR="003B589D" w:rsidRDefault="003B589D" w:rsidP="003B589D">
      <w:pPr>
        <w:pStyle w:val="Heading3"/>
      </w:pPr>
      <w:r>
        <w:rPr>
          <w:rFonts w:hint="eastAsia"/>
        </w:rPr>
        <w:t>相关数据结构</w:t>
      </w:r>
    </w:p>
    <w:p w:rsidR="003B589D" w:rsidRDefault="003B589D" w:rsidP="003B589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677182"/>
            <wp:effectExtent l="19050" t="0" r="254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7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89D" w:rsidRDefault="003B589D" w:rsidP="003B589D"/>
    <w:p w:rsidR="003B589D" w:rsidRDefault="003B589D" w:rsidP="003B589D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dmsStatSUMgr</w:t>
      </w:r>
    </w:p>
    <w:p w:rsidR="003B589D" w:rsidRDefault="003B589D" w:rsidP="003B589D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管理</w:t>
      </w:r>
      <w:r>
        <w:rPr>
          <w:rFonts w:hint="eastAsia"/>
        </w:rPr>
        <w:t>SYSSTAT</w:t>
      </w:r>
      <w:r>
        <w:rPr>
          <w:rFonts w:hint="eastAsia"/>
        </w:rPr>
        <w:t>集合空间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SYSSTAT</w:t>
      </w:r>
      <w:r>
        <w:rPr>
          <w:rFonts w:hint="eastAsia"/>
        </w:rPr>
        <w:t>集合空间，及相关统计集合</w:t>
      </w:r>
    </w:p>
    <w:p w:rsidR="003B589D" w:rsidRDefault="003B589D" w:rsidP="003B589D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整体管理缓存的统计信息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启动时，从</w:t>
      </w:r>
      <w:r>
        <w:rPr>
          <w:rFonts w:hint="eastAsia"/>
        </w:rPr>
        <w:t>SYSSTAT</w:t>
      </w:r>
      <w:r>
        <w:rPr>
          <w:rFonts w:hint="eastAsia"/>
        </w:rPr>
        <w:t>中读取统计信息，存储到对应</w:t>
      </w:r>
      <w:r>
        <w:rPr>
          <w:rFonts w:hint="eastAsia"/>
        </w:rPr>
        <w:t>dmsStorageUnit</w:t>
      </w:r>
      <w:r>
        <w:rPr>
          <w:rFonts w:hint="eastAsia"/>
        </w:rPr>
        <w:t>的</w:t>
      </w:r>
      <w:r>
        <w:rPr>
          <w:rFonts w:hint="eastAsia"/>
        </w:rPr>
        <w:t>utilSUCache</w:t>
      </w:r>
      <w:r>
        <w:rPr>
          <w:rFonts w:hint="eastAsia"/>
        </w:rPr>
        <w:t>中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lastRenderedPageBreak/>
        <w:t>db.analyze()</w:t>
      </w:r>
      <w:r>
        <w:rPr>
          <w:rFonts w:hint="eastAsia"/>
        </w:rPr>
        <w:t>时，清空每个</w:t>
      </w:r>
      <w:r>
        <w:rPr>
          <w:rFonts w:hint="eastAsia"/>
        </w:rPr>
        <w:t>dmsStorageUnit</w:t>
      </w:r>
      <w:r>
        <w:rPr>
          <w:rFonts w:hint="eastAsia"/>
        </w:rPr>
        <w:t>的</w:t>
      </w:r>
      <w:r w:rsidR="0009619A">
        <w:rPr>
          <w:rFonts w:hint="eastAsia"/>
        </w:rPr>
        <w:t>utilSUCache</w:t>
      </w:r>
      <w:r>
        <w:rPr>
          <w:rFonts w:hint="eastAsia"/>
        </w:rPr>
        <w:t>中缓存的统计信息，之后重新加载统计信息</w:t>
      </w:r>
    </w:p>
    <w:p w:rsidR="003B589D" w:rsidRDefault="003B589D" w:rsidP="003B589D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utilSUCache</w:t>
      </w:r>
    </w:p>
    <w:p w:rsidR="003B589D" w:rsidRDefault="003B589D" w:rsidP="003B589D">
      <w:pPr>
        <w:pStyle w:val="ListParagraph"/>
        <w:numPr>
          <w:ilvl w:val="1"/>
          <w:numId w:val="22"/>
        </w:numPr>
        <w:ind w:leftChars="400" w:left="1260" w:firstLineChars="0"/>
      </w:pPr>
      <w:r>
        <w:rPr>
          <w:rFonts w:hint="eastAsia"/>
        </w:rPr>
        <w:t>管理缓存的统计信息（接口可扩展至其他缓存）</w:t>
      </w:r>
    </w:p>
    <w:p w:rsidR="003B589D" w:rsidRDefault="003B589D" w:rsidP="003B589D">
      <w:pPr>
        <w:pStyle w:val="ListParagraph"/>
        <w:numPr>
          <w:ilvl w:val="1"/>
          <w:numId w:val="22"/>
        </w:numPr>
        <w:ind w:leftChars="400" w:left="1260" w:firstLineChars="0"/>
      </w:pPr>
      <w:r>
        <w:rPr>
          <w:rFonts w:hint="eastAsia"/>
        </w:rPr>
        <w:t>缓存的统计信息以</w:t>
      </w:r>
      <w:r>
        <w:rPr>
          <w:rFonts w:hint="eastAsia"/>
        </w:rPr>
        <w:t>unitID</w:t>
      </w:r>
      <w:r>
        <w:rPr>
          <w:rFonts w:hint="eastAsia"/>
        </w:rPr>
        <w:t>数组形式存储在内存中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  <w:rPr>
          <w:rFonts w:hint="eastAsia"/>
        </w:rPr>
      </w:pPr>
      <w:r>
        <w:rPr>
          <w:rFonts w:hint="eastAsia"/>
        </w:rPr>
        <w:t>统计信息的</w:t>
      </w:r>
      <w:r>
        <w:rPr>
          <w:rFonts w:hint="eastAsia"/>
        </w:rPr>
        <w:t>unitID</w:t>
      </w:r>
      <w:r>
        <w:rPr>
          <w:rFonts w:hint="eastAsia"/>
        </w:rPr>
        <w:t>即</w:t>
      </w:r>
      <w:r>
        <w:rPr>
          <w:rFonts w:hint="eastAsia"/>
        </w:rPr>
        <w:t>Collection</w:t>
      </w:r>
      <w:r>
        <w:rPr>
          <w:rFonts w:hint="eastAsia"/>
        </w:rPr>
        <w:t>的</w:t>
      </w:r>
      <w:r>
        <w:rPr>
          <w:rFonts w:hint="eastAsia"/>
        </w:rPr>
        <w:t>mbID</w:t>
      </w:r>
    </w:p>
    <w:p w:rsidR="001A0CFF" w:rsidRDefault="001A0CFF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注：同一个</w:t>
      </w:r>
      <w:r>
        <w:rPr>
          <w:rFonts w:hint="eastAsia"/>
        </w:rPr>
        <w:t>Collection</w:t>
      </w:r>
      <w:r>
        <w:rPr>
          <w:rFonts w:hint="eastAsia"/>
        </w:rPr>
        <w:t>在同一个数据组中每个数据节点的</w:t>
      </w:r>
      <w:r>
        <w:rPr>
          <w:rFonts w:hint="eastAsia"/>
        </w:rPr>
        <w:t>mbID</w:t>
      </w:r>
      <w:r w:rsidR="00001263">
        <w:rPr>
          <w:rFonts w:hint="eastAsia"/>
        </w:rPr>
        <w:t>不同，但可以通过同步等策略保证</w:t>
      </w:r>
      <w:r w:rsidR="00001263">
        <w:rPr>
          <w:rFonts w:hint="eastAsia"/>
        </w:rPr>
        <w:t>SYSSTAT</w:t>
      </w:r>
      <w:r w:rsidR="00001263">
        <w:rPr>
          <w:rFonts w:hint="eastAsia"/>
        </w:rPr>
        <w:t>中的记录可以用</w:t>
      </w:r>
      <w:r w:rsidR="00001263">
        <w:rPr>
          <w:rFonts w:hint="eastAsia"/>
        </w:rPr>
        <w:t>Collection</w:t>
      </w:r>
      <w:r w:rsidR="00001263">
        <w:rPr>
          <w:rFonts w:hint="eastAsia"/>
        </w:rPr>
        <w:t>的名字对应到同一个</w:t>
      </w:r>
      <w:r w:rsidR="00001263">
        <w:rPr>
          <w:rFonts w:hint="eastAsia"/>
        </w:rPr>
        <w:t>Collection</w:t>
      </w:r>
      <w:r w:rsidR="00001263">
        <w:rPr>
          <w:rFonts w:hint="eastAsia"/>
        </w:rPr>
        <w:t>上</w:t>
      </w:r>
    </w:p>
    <w:p w:rsidR="003B589D" w:rsidRDefault="003B589D" w:rsidP="003B589D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optCollectionStat</w:t>
      </w:r>
      <w:r>
        <w:rPr>
          <w:rFonts w:hint="eastAsia"/>
        </w:rPr>
        <w:t>与</w:t>
      </w:r>
      <w:r>
        <w:rPr>
          <w:rFonts w:hint="eastAsia"/>
        </w:rPr>
        <w:t>dmsCollectionStat</w:t>
      </w:r>
    </w:p>
    <w:p w:rsidR="003B589D" w:rsidRDefault="003B589D" w:rsidP="003B589D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optCollectionStat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optCollectionStat</w:t>
      </w:r>
      <w:r>
        <w:rPr>
          <w:rFonts w:hint="eastAsia"/>
        </w:rPr>
        <w:t>中包含从</w:t>
      </w:r>
      <w:r>
        <w:rPr>
          <w:rFonts w:hint="eastAsia"/>
        </w:rPr>
        <w:t>mbContext</w:t>
      </w:r>
      <w:r>
        <w:rPr>
          <w:rFonts w:hint="eastAsia"/>
        </w:rPr>
        <w:t>中获取的统计信息，查询优化开始时一次性读取</w:t>
      </w:r>
      <w:r>
        <w:rPr>
          <w:rFonts w:hint="eastAsia"/>
        </w:rPr>
        <w:t>mbContext</w:t>
      </w:r>
      <w:r>
        <w:rPr>
          <w:rFonts w:hint="eastAsia"/>
        </w:rPr>
        <w:t>生成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optCollectionStat</w:t>
      </w:r>
      <w:r>
        <w:rPr>
          <w:rFonts w:hint="eastAsia"/>
        </w:rPr>
        <w:t>从</w:t>
      </w:r>
      <w:r>
        <w:rPr>
          <w:rFonts w:hint="eastAsia"/>
        </w:rPr>
        <w:t>utilSUCache</w:t>
      </w:r>
      <w:r>
        <w:rPr>
          <w:rFonts w:hint="eastAsia"/>
        </w:rPr>
        <w:t>中获取</w:t>
      </w:r>
      <w:r>
        <w:rPr>
          <w:rFonts w:hint="eastAsia"/>
        </w:rPr>
        <w:t>dmsCollectionStat</w:t>
      </w:r>
      <w:r>
        <w:rPr>
          <w:rFonts w:hint="eastAsia"/>
        </w:rPr>
        <w:t>的指针，如果指针为</w:t>
      </w:r>
      <w:r>
        <w:rPr>
          <w:rFonts w:hint="eastAsia"/>
        </w:rPr>
        <w:t>NULL</w:t>
      </w:r>
      <w:r>
        <w:rPr>
          <w:rFonts w:hint="eastAsia"/>
        </w:rPr>
        <w:t>，则所有需要由</w:t>
      </w:r>
      <w:r>
        <w:rPr>
          <w:rFonts w:hint="eastAsia"/>
        </w:rPr>
        <w:t>dmsCollectionStat</w:t>
      </w:r>
      <w:r>
        <w:rPr>
          <w:rFonts w:hint="eastAsia"/>
        </w:rPr>
        <w:t>提供的统计信息取默认值</w:t>
      </w:r>
    </w:p>
    <w:p w:rsidR="003B589D" w:rsidRDefault="003B589D" w:rsidP="003B589D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dmsCollectionStat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dmsCollectionStat</w:t>
      </w:r>
      <w:r>
        <w:rPr>
          <w:rFonts w:hint="eastAsia"/>
        </w:rPr>
        <w:t>中包含从</w:t>
      </w:r>
      <w:r>
        <w:rPr>
          <w:rFonts w:hint="eastAsia"/>
        </w:rPr>
        <w:t>SYSSTAT.SYSCOLLECTIONSTAT</w:t>
      </w:r>
      <w:r>
        <w:rPr>
          <w:rFonts w:hint="eastAsia"/>
        </w:rPr>
        <w:t>中获取的统计信息</w:t>
      </w:r>
    </w:p>
    <w:p w:rsidR="003B589D" w:rsidRDefault="003B589D" w:rsidP="003B589D">
      <w:pPr>
        <w:pStyle w:val="ListParagraph"/>
        <w:numPr>
          <w:ilvl w:val="3"/>
          <w:numId w:val="22"/>
        </w:numPr>
        <w:ind w:firstLineChars="0"/>
      </w:pPr>
      <w:r>
        <w:rPr>
          <w:rFonts w:hint="eastAsia"/>
        </w:rPr>
        <w:t>系统启动或者调用</w:t>
      </w:r>
      <w:r>
        <w:rPr>
          <w:rFonts w:hint="eastAsia"/>
        </w:rPr>
        <w:t>db.analyze()</w:t>
      </w:r>
      <w:r>
        <w:rPr>
          <w:rFonts w:hint="eastAsia"/>
        </w:rPr>
        <w:t>由</w:t>
      </w:r>
      <w:r>
        <w:rPr>
          <w:rFonts w:hint="eastAsia"/>
        </w:rPr>
        <w:t>dmsStatSUMgr</w:t>
      </w:r>
      <w:r>
        <w:rPr>
          <w:rFonts w:hint="eastAsia"/>
        </w:rPr>
        <w:t>生成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dmsCollectionStat</w:t>
      </w:r>
      <w:r>
        <w:rPr>
          <w:rFonts w:hint="eastAsia"/>
        </w:rPr>
        <w:t>以</w:t>
      </w:r>
      <w:r>
        <w:rPr>
          <w:rFonts w:hint="eastAsia"/>
        </w:rPr>
        <w:t>Map</w:t>
      </w:r>
      <w:r>
        <w:rPr>
          <w:rFonts w:hint="eastAsia"/>
        </w:rPr>
        <w:t>的形式缓存了</w:t>
      </w:r>
      <w:r>
        <w:rPr>
          <w:rFonts w:hint="eastAsia"/>
        </w:rPr>
        <w:t>dmsIndexStat</w:t>
      </w:r>
      <w:r>
        <w:rPr>
          <w:rFonts w:hint="eastAsia"/>
        </w:rPr>
        <w:t>，即</w:t>
      </w:r>
      <w:r>
        <w:rPr>
          <w:rFonts w:hint="eastAsia"/>
        </w:rPr>
        <w:t>collection</w:t>
      </w:r>
      <w:r>
        <w:rPr>
          <w:rFonts w:hint="eastAsia"/>
        </w:rPr>
        <w:t>中对应的索引</w:t>
      </w:r>
    </w:p>
    <w:p w:rsidR="003B589D" w:rsidRDefault="003B589D" w:rsidP="003B589D">
      <w:pPr>
        <w:pStyle w:val="ListParagraph"/>
        <w:numPr>
          <w:ilvl w:val="3"/>
          <w:numId w:val="22"/>
        </w:numPr>
        <w:ind w:firstLineChars="0"/>
      </w:pPr>
      <w:r>
        <w:rPr>
          <w:rFonts w:hint="eastAsia"/>
        </w:rPr>
        <w:t>_indexStats</w:t>
      </w:r>
      <w:r>
        <w:rPr>
          <w:rFonts w:hint="eastAsia"/>
        </w:rPr>
        <w:t>：索引名字对应</w:t>
      </w:r>
      <w:r>
        <w:rPr>
          <w:rFonts w:hint="eastAsia"/>
        </w:rPr>
        <w:t>dmsIndexStat</w:t>
      </w:r>
    </w:p>
    <w:p w:rsidR="003B589D" w:rsidRDefault="003B589D" w:rsidP="003B589D">
      <w:pPr>
        <w:pStyle w:val="ListParagraph"/>
        <w:numPr>
          <w:ilvl w:val="3"/>
          <w:numId w:val="22"/>
        </w:numPr>
        <w:ind w:firstLineChars="0"/>
      </w:pPr>
      <w:r>
        <w:rPr>
          <w:rFonts w:hint="eastAsia"/>
        </w:rPr>
        <w:t>_fieldStats</w:t>
      </w:r>
      <w:r>
        <w:rPr>
          <w:rFonts w:hint="eastAsia"/>
        </w:rPr>
        <w:t>：索引定义的首字段名字对应</w:t>
      </w:r>
      <w:r>
        <w:rPr>
          <w:rFonts w:hint="eastAsia"/>
        </w:rPr>
        <w:t>dmsIndexStat</w:t>
      </w:r>
    </w:p>
    <w:p w:rsidR="003B589D" w:rsidRDefault="003B589D" w:rsidP="003B589D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optIndexStat</w:t>
      </w:r>
      <w:r>
        <w:rPr>
          <w:rFonts w:hint="eastAsia"/>
        </w:rPr>
        <w:t>与</w:t>
      </w:r>
      <w:r>
        <w:rPr>
          <w:rFonts w:hint="eastAsia"/>
        </w:rPr>
        <w:t>dmsIndexStat</w:t>
      </w:r>
    </w:p>
    <w:p w:rsidR="003B589D" w:rsidRDefault="003B589D" w:rsidP="003B589D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optIndexStat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optIndexStat</w:t>
      </w:r>
      <w:r>
        <w:rPr>
          <w:rFonts w:hint="eastAsia"/>
        </w:rPr>
        <w:t>中包含从</w:t>
      </w:r>
      <w:r>
        <w:rPr>
          <w:rFonts w:hint="eastAsia"/>
        </w:rPr>
        <w:t>optCollectionStat</w:t>
      </w:r>
      <w:r>
        <w:rPr>
          <w:rFonts w:hint="eastAsia"/>
        </w:rPr>
        <w:t>中获取的统计信息（即</w:t>
      </w:r>
      <w:r>
        <w:rPr>
          <w:rFonts w:hint="eastAsia"/>
        </w:rPr>
        <w:t>mbContext</w:t>
      </w:r>
      <w:r>
        <w:rPr>
          <w:rFonts w:hint="eastAsia"/>
        </w:rPr>
        <w:t>缓存在</w:t>
      </w:r>
      <w:r>
        <w:rPr>
          <w:rFonts w:hint="eastAsia"/>
        </w:rPr>
        <w:t>rtnCollectionStat</w:t>
      </w:r>
      <w:r>
        <w:rPr>
          <w:rFonts w:hint="eastAsia"/>
        </w:rPr>
        <w:t>中的信息）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optIndexStat</w:t>
      </w:r>
      <w:r>
        <w:rPr>
          <w:rFonts w:hint="eastAsia"/>
        </w:rPr>
        <w:t>从</w:t>
      </w:r>
      <w:r>
        <w:rPr>
          <w:rFonts w:hint="eastAsia"/>
        </w:rPr>
        <w:t>optCollectionStat</w:t>
      </w:r>
      <w:r>
        <w:rPr>
          <w:rFonts w:hint="eastAsia"/>
        </w:rPr>
        <w:t>中</w:t>
      </w:r>
      <w:r>
        <w:rPr>
          <w:rFonts w:hint="eastAsia"/>
        </w:rPr>
        <w:t>dmsCollectionStat</w:t>
      </w:r>
      <w:r>
        <w:rPr>
          <w:rFonts w:hint="eastAsia"/>
        </w:rPr>
        <w:t>的指针，从而获取对应的</w:t>
      </w:r>
      <w:r>
        <w:rPr>
          <w:rFonts w:hint="eastAsia"/>
        </w:rPr>
        <w:t>dmsIndexStat</w:t>
      </w:r>
      <w:r>
        <w:rPr>
          <w:rFonts w:hint="eastAsia"/>
        </w:rPr>
        <w:t>指针，如果指针为</w:t>
      </w:r>
      <w:r>
        <w:rPr>
          <w:rFonts w:hint="eastAsia"/>
        </w:rPr>
        <w:t>NULL</w:t>
      </w:r>
      <w:r>
        <w:rPr>
          <w:rFonts w:hint="eastAsia"/>
        </w:rPr>
        <w:t>，则所有需要由</w:t>
      </w:r>
      <w:r>
        <w:rPr>
          <w:rFonts w:hint="eastAsia"/>
        </w:rPr>
        <w:t>dmsIndexStat</w:t>
      </w:r>
      <w:r>
        <w:rPr>
          <w:rFonts w:hint="eastAsia"/>
        </w:rPr>
        <w:t>提供的统计信息取默认值</w:t>
      </w:r>
    </w:p>
    <w:p w:rsidR="003B589D" w:rsidRDefault="003B589D" w:rsidP="003B589D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dmsIndexStat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dmsIndexStat</w:t>
      </w:r>
      <w:r>
        <w:rPr>
          <w:rFonts w:hint="eastAsia"/>
        </w:rPr>
        <w:t>中包含从</w:t>
      </w:r>
      <w:r>
        <w:rPr>
          <w:rFonts w:hint="eastAsia"/>
        </w:rPr>
        <w:t>SYSSTAT.SYSINDEXSTAT</w:t>
      </w:r>
      <w:r>
        <w:rPr>
          <w:rFonts w:hint="eastAsia"/>
        </w:rPr>
        <w:t>中获取的统计信息</w:t>
      </w:r>
    </w:p>
    <w:p w:rsidR="003B589D" w:rsidRDefault="003B589D" w:rsidP="003B589D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系统启动或者调用</w:t>
      </w:r>
      <w:r>
        <w:rPr>
          <w:rFonts w:hint="eastAsia"/>
        </w:rPr>
        <w:t>db.analyze()</w:t>
      </w:r>
      <w:r>
        <w:rPr>
          <w:rFonts w:hint="eastAsia"/>
        </w:rPr>
        <w:t>由</w:t>
      </w:r>
      <w:r>
        <w:rPr>
          <w:rFonts w:hint="eastAsia"/>
        </w:rPr>
        <w:t>dmsStatSUMgr</w:t>
      </w:r>
      <w:r>
        <w:rPr>
          <w:rFonts w:hint="eastAsia"/>
        </w:rPr>
        <w:t>生成</w:t>
      </w:r>
    </w:p>
    <w:p w:rsidR="003B589D" w:rsidRDefault="003B589D" w:rsidP="00FA422F"/>
    <w:p w:rsidR="00ED5CA9" w:rsidRPr="00ED5CA9" w:rsidRDefault="00ED5CA9" w:rsidP="00ED5CA9"/>
    <w:p w:rsidR="009F643C" w:rsidRDefault="009F643C" w:rsidP="009F643C">
      <w:pPr>
        <w:pStyle w:val="Heading2"/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9F643C" w:rsidTr="00A57792">
        <w:tc>
          <w:tcPr>
            <w:tcW w:w="8165" w:type="dxa"/>
            <w:gridSpan w:val="6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9F643C" w:rsidTr="00A57792">
        <w:tc>
          <w:tcPr>
            <w:tcW w:w="2040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9F643C" w:rsidRPr="00AF728B" w:rsidRDefault="00537716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&lt;1</w:t>
            </w:r>
            <w:r w:rsidR="00F60EAB">
              <w:rPr>
                <w:rFonts w:hint="eastAsia"/>
                <w:sz w:val="18"/>
                <w:szCs w:val="18"/>
              </w:rPr>
              <w:t>.0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9F643C" w:rsidRPr="00AF728B" w:rsidRDefault="009272D0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9F643C" w:rsidTr="00A57792">
        <w:tc>
          <w:tcPr>
            <w:tcW w:w="2040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9F643C" w:rsidRPr="00AF728B" w:rsidRDefault="003C260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2017-05-17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9F643C" w:rsidRPr="00AF728B" w:rsidRDefault="003C260D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2017-06-0</w:t>
            </w:r>
            <w:r w:rsidR="008D1CD5"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9F643C" w:rsidTr="00A57792">
        <w:tc>
          <w:tcPr>
            <w:tcW w:w="8165" w:type="dxa"/>
            <w:gridSpan w:val="6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9F643C" w:rsidTr="00A57792">
        <w:tc>
          <w:tcPr>
            <w:tcW w:w="1452" w:type="dxa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9F643C" w:rsidRPr="00AF728B" w:rsidRDefault="009F643C" w:rsidP="00A57792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9F643C" w:rsidTr="00A57792">
        <w:tc>
          <w:tcPr>
            <w:tcW w:w="1452" w:type="dxa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9F643C" w:rsidRPr="00DC1B73" w:rsidRDefault="00A56967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db.analyze()</w:t>
            </w:r>
            <w:r w:rsidR="00D27EA0">
              <w:rPr>
                <w:rFonts w:hint="eastAsia"/>
                <w:sz w:val="18"/>
                <w:szCs w:val="18"/>
              </w:rPr>
              <w:t>的基本流程</w:t>
            </w:r>
            <w:r w:rsidR="00AA1582">
              <w:rPr>
                <w:rFonts w:hint="eastAsia"/>
                <w:sz w:val="18"/>
                <w:szCs w:val="18"/>
              </w:rPr>
              <w:t>({mode:</w:t>
            </w:r>
            <w:r w:rsidR="00D27EA0">
              <w:rPr>
                <w:rFonts w:hint="eastAsia"/>
                <w:sz w:val="18"/>
                <w:szCs w:val="18"/>
              </w:rPr>
              <w:t>3</w:t>
            </w:r>
            <w:r w:rsidR="00AA1582">
              <w:rPr>
                <w:rFonts w:hint="eastAsia"/>
                <w:sz w:val="18"/>
                <w:szCs w:val="18"/>
              </w:rPr>
              <w:t>}</w:t>
            </w:r>
            <w:r w:rsidR="00D27EA0">
              <w:rPr>
                <w:rFonts w:hint="eastAsia"/>
                <w:sz w:val="18"/>
                <w:szCs w:val="18"/>
              </w:rPr>
              <w:t>和</w:t>
            </w:r>
            <w:r w:rsidR="00AA1582">
              <w:rPr>
                <w:rFonts w:hint="eastAsia"/>
                <w:sz w:val="18"/>
                <w:szCs w:val="18"/>
              </w:rPr>
              <w:t>{mode:</w:t>
            </w:r>
            <w:r w:rsidR="00D27EA0">
              <w:rPr>
                <w:rFonts w:hint="eastAsia"/>
                <w:sz w:val="18"/>
                <w:szCs w:val="18"/>
              </w:rPr>
              <w:t>4</w:t>
            </w:r>
            <w:r w:rsidR="00AA1582">
              <w:rPr>
                <w:rFonts w:hint="eastAsia"/>
                <w:sz w:val="18"/>
                <w:szCs w:val="18"/>
              </w:rPr>
              <w:t>}</w:t>
            </w:r>
            <w:r w:rsidR="00D27EA0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3027" w:type="dxa"/>
            <w:gridSpan w:val="2"/>
          </w:tcPr>
          <w:p w:rsidR="009F643C" w:rsidRPr="00DC1B73" w:rsidRDefault="009F643C" w:rsidP="00A57792">
            <w:pPr>
              <w:ind w:left="0"/>
              <w:rPr>
                <w:sz w:val="18"/>
                <w:szCs w:val="18"/>
              </w:rPr>
            </w:pPr>
          </w:p>
        </w:tc>
      </w:tr>
      <w:tr w:rsidR="009F643C" w:rsidTr="00A57792">
        <w:tc>
          <w:tcPr>
            <w:tcW w:w="1452" w:type="dxa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lastRenderedPageBreak/>
              <w:t>第二周</w:t>
            </w:r>
          </w:p>
        </w:tc>
        <w:tc>
          <w:tcPr>
            <w:tcW w:w="3686" w:type="dxa"/>
            <w:gridSpan w:val="3"/>
          </w:tcPr>
          <w:p w:rsidR="00D27EA0" w:rsidRDefault="00D27EA0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db.analyze()</w:t>
            </w:r>
            <w:r>
              <w:rPr>
                <w:rFonts w:hint="eastAsia"/>
                <w:sz w:val="18"/>
                <w:szCs w:val="18"/>
              </w:rPr>
              <w:t>的流程</w:t>
            </w:r>
            <w:r w:rsidR="00AA1582">
              <w:rPr>
                <w:rFonts w:hint="eastAsia"/>
                <w:sz w:val="18"/>
                <w:szCs w:val="18"/>
              </w:rPr>
              <w:t>({mode:</w:t>
            </w:r>
            <w:r>
              <w:rPr>
                <w:rFonts w:hint="eastAsia"/>
                <w:sz w:val="18"/>
                <w:szCs w:val="18"/>
              </w:rPr>
              <w:t>1</w:t>
            </w:r>
            <w:r w:rsidR="00AA1582">
              <w:rPr>
                <w:rFonts w:hint="eastAsia"/>
                <w:sz w:val="18"/>
                <w:szCs w:val="18"/>
              </w:rPr>
              <w:t>}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:rsidR="009F643C" w:rsidRPr="00DC1B73" w:rsidRDefault="005954B0" w:rsidP="00A57792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统计信息的同步和恢复机制</w:t>
            </w:r>
          </w:p>
        </w:tc>
        <w:tc>
          <w:tcPr>
            <w:tcW w:w="3027" w:type="dxa"/>
            <w:gridSpan w:val="2"/>
          </w:tcPr>
          <w:p w:rsidR="009F643C" w:rsidRPr="00DC1B73" w:rsidRDefault="009F643C" w:rsidP="00A57792">
            <w:pPr>
              <w:ind w:left="0"/>
              <w:rPr>
                <w:sz w:val="18"/>
                <w:szCs w:val="18"/>
              </w:rPr>
            </w:pPr>
          </w:p>
        </w:tc>
      </w:tr>
      <w:tr w:rsidR="009F643C" w:rsidTr="00A57792">
        <w:tc>
          <w:tcPr>
            <w:tcW w:w="1452" w:type="dxa"/>
          </w:tcPr>
          <w:p w:rsidR="009F643C" w:rsidRPr="00AF728B" w:rsidRDefault="009F643C" w:rsidP="00A57792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9F643C" w:rsidRPr="00DC1B73" w:rsidRDefault="009F643C" w:rsidP="00A57792">
            <w:pPr>
              <w:ind w:left="0"/>
              <w:rPr>
                <w:sz w:val="18"/>
                <w:szCs w:val="18"/>
              </w:rPr>
            </w:pPr>
            <w:r w:rsidRPr="00DC1B73">
              <w:rPr>
                <w:rFonts w:hint="eastAsia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:rsidR="009F643C" w:rsidRPr="00DC1B73" w:rsidRDefault="009F643C" w:rsidP="00A57792">
            <w:pPr>
              <w:ind w:left="0"/>
              <w:rPr>
                <w:sz w:val="18"/>
                <w:szCs w:val="18"/>
              </w:rPr>
            </w:pPr>
          </w:p>
        </w:tc>
      </w:tr>
    </w:tbl>
    <w:p w:rsidR="009F643C" w:rsidRPr="00AF728B" w:rsidRDefault="009F643C" w:rsidP="009F643C"/>
    <w:p w:rsidR="009F643C" w:rsidRPr="00B44524" w:rsidRDefault="009F643C" w:rsidP="00B44524"/>
    <w:p w:rsidR="004777AE" w:rsidRDefault="004777AE" w:rsidP="00EA0010">
      <w:pPr>
        <w:pStyle w:val="Heading2"/>
        <w:jc w:val="left"/>
      </w:pPr>
      <w:r>
        <w:rPr>
          <w:rFonts w:hint="eastAsia"/>
        </w:rPr>
        <w:t>遗留问题</w:t>
      </w:r>
    </w:p>
    <w:p w:rsidR="004777AE" w:rsidRPr="004777AE" w:rsidRDefault="004777AE" w:rsidP="00EA0010">
      <w:pPr>
        <w:jc w:val="left"/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EA001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991CF6" w:rsidTr="004777AE">
        <w:tc>
          <w:tcPr>
            <w:tcW w:w="885" w:type="dxa"/>
          </w:tcPr>
          <w:p w:rsidR="00991CF6" w:rsidRDefault="00991CF6" w:rsidP="00EA0010">
            <w:pPr>
              <w:ind w:left="0"/>
              <w:jc w:val="left"/>
            </w:pPr>
          </w:p>
        </w:tc>
        <w:tc>
          <w:tcPr>
            <w:tcW w:w="2552" w:type="dxa"/>
          </w:tcPr>
          <w:p w:rsidR="00991CF6" w:rsidRDefault="00991CF6" w:rsidP="00EA0010">
            <w:pPr>
              <w:ind w:left="0"/>
              <w:jc w:val="left"/>
            </w:pPr>
          </w:p>
        </w:tc>
        <w:tc>
          <w:tcPr>
            <w:tcW w:w="4728" w:type="dxa"/>
          </w:tcPr>
          <w:p w:rsidR="00991CF6" w:rsidRDefault="00991CF6" w:rsidP="00EA0010">
            <w:pPr>
              <w:ind w:left="0"/>
              <w:jc w:val="left"/>
            </w:pPr>
          </w:p>
        </w:tc>
      </w:tr>
    </w:tbl>
    <w:p w:rsidR="004B1D72" w:rsidRDefault="004B1D72" w:rsidP="00EA0010">
      <w:pPr>
        <w:pStyle w:val="Heading2"/>
        <w:jc w:val="left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CA7890" w:rsidRPr="004E10D2" w:rsidRDefault="00CA7890" w:rsidP="00EA0010">
      <w:pPr>
        <w:jc w:val="left"/>
      </w:pPr>
    </w:p>
    <w:tbl>
      <w:tblPr>
        <w:tblStyle w:val="TableGrid"/>
        <w:tblW w:w="0" w:type="auto"/>
        <w:tblInd w:w="357" w:type="dxa"/>
        <w:tblLook w:val="04A0"/>
      </w:tblPr>
      <w:tblGrid>
        <w:gridCol w:w="735"/>
        <w:gridCol w:w="1222"/>
        <w:gridCol w:w="4361"/>
        <w:gridCol w:w="1847"/>
      </w:tblGrid>
      <w:tr w:rsidR="001A0B54" w:rsidRPr="00D92EA0" w:rsidTr="008B1909">
        <w:tc>
          <w:tcPr>
            <w:tcW w:w="0" w:type="auto"/>
            <w:shd w:val="clear" w:color="auto" w:fill="BFBFBF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用例编号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用例名称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用例操作步骤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D92EA0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D92EA0">
              <w:rPr>
                <w:rFonts w:hint="eastAsia"/>
                <w:b/>
                <w:sz w:val="13"/>
                <w:szCs w:val="13"/>
              </w:rPr>
              <w:t>期望结果</w:t>
            </w:r>
          </w:p>
        </w:tc>
      </w:tr>
      <w:tr w:rsidR="00E61F5F" w:rsidRPr="00D92EA0" w:rsidTr="00550A73">
        <w:tc>
          <w:tcPr>
            <w:tcW w:w="0" w:type="auto"/>
          </w:tcPr>
          <w:p w:rsidR="00834A48" w:rsidRPr="00D92EA0" w:rsidRDefault="00D92EA0" w:rsidP="00A615F0">
            <w:pPr>
              <w:ind w:left="0"/>
              <w:jc w:val="left"/>
              <w:rPr>
                <w:sz w:val="13"/>
                <w:szCs w:val="13"/>
              </w:rPr>
            </w:pPr>
            <w:r w:rsidRPr="00D92EA0">
              <w:rPr>
                <w:rFonts w:hint="eastAsia"/>
                <w:sz w:val="13"/>
                <w:szCs w:val="13"/>
              </w:rPr>
              <w:t>stat.001</w:t>
            </w:r>
          </w:p>
        </w:tc>
        <w:tc>
          <w:tcPr>
            <w:tcW w:w="0" w:type="auto"/>
          </w:tcPr>
          <w:p w:rsidR="00834A48" w:rsidRPr="00D92EA0" w:rsidRDefault="00D92EA0" w:rsidP="001A0B54">
            <w:pPr>
              <w:ind w:left="0"/>
              <w:jc w:val="left"/>
              <w:rPr>
                <w:sz w:val="13"/>
                <w:szCs w:val="13"/>
              </w:rPr>
            </w:pPr>
            <w:r w:rsidRPr="00D92EA0">
              <w:rPr>
                <w:rFonts w:hint="eastAsia"/>
                <w:sz w:val="13"/>
                <w:szCs w:val="13"/>
              </w:rPr>
              <w:t>收集统计信息</w:t>
            </w:r>
          </w:p>
        </w:tc>
        <w:tc>
          <w:tcPr>
            <w:tcW w:w="0" w:type="auto"/>
          </w:tcPr>
          <w:p w:rsidR="00115935" w:rsidRDefault="00D92EA0" w:rsidP="003D4B2E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 w:rsidRPr="00D92EA0">
              <w:rPr>
                <w:rFonts w:hint="eastAsia"/>
                <w:sz w:val="13"/>
                <w:szCs w:val="13"/>
              </w:rPr>
              <w:t>创建</w:t>
            </w:r>
            <w:r w:rsidRPr="00D92EA0">
              <w:rPr>
                <w:rFonts w:hint="eastAsia"/>
                <w:sz w:val="13"/>
                <w:szCs w:val="13"/>
              </w:rPr>
              <w:t>Collection</w:t>
            </w:r>
            <w:r w:rsidRPr="00D92EA0">
              <w:rPr>
                <w:rFonts w:hint="eastAsia"/>
                <w:sz w:val="13"/>
                <w:szCs w:val="13"/>
              </w:rPr>
              <w:t>，并往</w:t>
            </w:r>
            <w:r w:rsidRPr="00D92EA0">
              <w:rPr>
                <w:rFonts w:hint="eastAsia"/>
                <w:sz w:val="13"/>
                <w:szCs w:val="13"/>
              </w:rPr>
              <w:t>Collection</w:t>
            </w:r>
            <w:r w:rsidRPr="00D92EA0">
              <w:rPr>
                <w:rFonts w:hint="eastAsia"/>
                <w:sz w:val="13"/>
                <w:szCs w:val="13"/>
              </w:rPr>
              <w:t>中插入数据，其中某个值的数据占</w:t>
            </w:r>
            <w:r w:rsidRPr="00D92EA0">
              <w:rPr>
                <w:rFonts w:hint="eastAsia"/>
                <w:sz w:val="13"/>
                <w:szCs w:val="13"/>
              </w:rPr>
              <w:t>50%</w:t>
            </w:r>
            <w:r w:rsidRPr="00D92EA0">
              <w:rPr>
                <w:rFonts w:hint="eastAsia"/>
                <w:sz w:val="13"/>
                <w:szCs w:val="13"/>
              </w:rPr>
              <w:t>左右</w:t>
            </w:r>
          </w:p>
          <w:p w:rsidR="00D92EA0" w:rsidRDefault="00D92EA0" w:rsidP="003D4B2E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在该字段建立索引，查询该字段的该数值</w:t>
            </w:r>
          </w:p>
          <w:p w:rsidR="00D92EA0" w:rsidRDefault="00D92EA0" w:rsidP="003D4B2E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在该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上执行</w:t>
            </w:r>
            <w:r>
              <w:rPr>
                <w:rFonts w:hint="eastAsia"/>
                <w:sz w:val="13"/>
                <w:szCs w:val="13"/>
              </w:rPr>
              <w:t>analyze</w:t>
            </w:r>
          </w:p>
          <w:p w:rsidR="004A0BBC" w:rsidRPr="00D92EA0" w:rsidRDefault="004A0BBC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再次查询该数值</w:t>
            </w:r>
          </w:p>
        </w:tc>
        <w:tc>
          <w:tcPr>
            <w:tcW w:w="0" w:type="auto"/>
          </w:tcPr>
          <w:p w:rsidR="00834A48" w:rsidRDefault="00D92EA0" w:rsidP="00E61F5F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第一次查询使用索引扫描</w:t>
            </w:r>
          </w:p>
          <w:p w:rsidR="00D92EA0" w:rsidRPr="00D92EA0" w:rsidRDefault="00D92EA0" w:rsidP="00E61F5F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第二次查询使用表扫描</w:t>
            </w:r>
          </w:p>
        </w:tc>
      </w:tr>
      <w:tr w:rsidR="00FE6938" w:rsidRPr="00D92EA0" w:rsidTr="00550A73">
        <w:tc>
          <w:tcPr>
            <w:tcW w:w="0" w:type="auto"/>
          </w:tcPr>
          <w:p w:rsidR="00FE6938" w:rsidRPr="00D92EA0" w:rsidRDefault="000153BF" w:rsidP="003D4B2E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stat.002</w:t>
            </w:r>
          </w:p>
        </w:tc>
        <w:tc>
          <w:tcPr>
            <w:tcW w:w="0" w:type="auto"/>
          </w:tcPr>
          <w:p w:rsidR="00FE6938" w:rsidRPr="00D92EA0" w:rsidRDefault="000153BF" w:rsidP="001A0B54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统计信息的同步</w:t>
            </w:r>
          </w:p>
        </w:tc>
        <w:tc>
          <w:tcPr>
            <w:tcW w:w="0" w:type="auto"/>
          </w:tcPr>
          <w:p w:rsidR="00FE6938" w:rsidRDefault="000153BF" w:rsidP="00FE6938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创建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，插入数据后进行</w:t>
            </w:r>
            <w:r>
              <w:rPr>
                <w:rFonts w:hint="eastAsia"/>
                <w:sz w:val="13"/>
                <w:szCs w:val="13"/>
              </w:rPr>
              <w:t>analyze</w:t>
            </w:r>
          </w:p>
          <w:p w:rsidR="000153BF" w:rsidRDefault="000153BF" w:rsidP="00FE6938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检查</w:t>
            </w:r>
            <w:r>
              <w:rPr>
                <w:rFonts w:hint="eastAsia"/>
                <w:sz w:val="13"/>
                <w:szCs w:val="13"/>
              </w:rPr>
              <w:t>SYSSTAT</w:t>
            </w:r>
            <w:r>
              <w:rPr>
                <w:rFonts w:hint="eastAsia"/>
                <w:sz w:val="13"/>
                <w:szCs w:val="13"/>
              </w:rPr>
              <w:t>是否有相应数据</w:t>
            </w:r>
          </w:p>
          <w:p w:rsidR="000153BF" w:rsidRDefault="000153BF" w:rsidP="00FE6938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删除</w:t>
            </w:r>
            <w:r>
              <w:rPr>
                <w:rFonts w:hint="eastAsia"/>
                <w:sz w:val="13"/>
                <w:szCs w:val="13"/>
              </w:rPr>
              <w:t>Collection</w:t>
            </w:r>
          </w:p>
          <w:p w:rsidR="000153BF" w:rsidRPr="00D92EA0" w:rsidRDefault="000153BF" w:rsidP="00FE6938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再次检查</w:t>
            </w:r>
            <w:r>
              <w:rPr>
                <w:rFonts w:hint="eastAsia"/>
                <w:sz w:val="13"/>
                <w:szCs w:val="13"/>
              </w:rPr>
              <w:t>SYSSTAT</w:t>
            </w:r>
          </w:p>
        </w:tc>
        <w:tc>
          <w:tcPr>
            <w:tcW w:w="0" w:type="auto"/>
          </w:tcPr>
          <w:p w:rsidR="00034F0F" w:rsidRDefault="00034F0F" w:rsidP="00034F0F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第一次查询可以查出统计信息</w:t>
            </w:r>
          </w:p>
          <w:p w:rsidR="00FE6938" w:rsidRPr="00D92EA0" w:rsidRDefault="00034F0F" w:rsidP="00034F0F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第二次查询没有查出统计信息</w:t>
            </w:r>
          </w:p>
        </w:tc>
      </w:tr>
      <w:tr w:rsidR="000153BF" w:rsidRPr="00D92EA0" w:rsidTr="00550A73">
        <w:tc>
          <w:tcPr>
            <w:tcW w:w="0" w:type="auto"/>
          </w:tcPr>
          <w:p w:rsidR="000153BF" w:rsidRDefault="000153BF" w:rsidP="003D4B2E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stat.003</w:t>
            </w:r>
          </w:p>
        </w:tc>
        <w:tc>
          <w:tcPr>
            <w:tcW w:w="0" w:type="auto"/>
          </w:tcPr>
          <w:p w:rsidR="000153BF" w:rsidRDefault="000153BF" w:rsidP="001A0B54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手工修改统计信息</w:t>
            </w:r>
          </w:p>
        </w:tc>
        <w:tc>
          <w:tcPr>
            <w:tcW w:w="0" w:type="auto"/>
          </w:tcPr>
          <w:p w:rsidR="000153BF" w:rsidRDefault="000153BF" w:rsidP="000153BF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 w:rsidRPr="00D92EA0">
              <w:rPr>
                <w:rFonts w:hint="eastAsia"/>
                <w:sz w:val="13"/>
                <w:szCs w:val="13"/>
              </w:rPr>
              <w:t>创建</w:t>
            </w:r>
            <w:r w:rsidRPr="00D92EA0">
              <w:rPr>
                <w:rFonts w:hint="eastAsia"/>
                <w:sz w:val="13"/>
                <w:szCs w:val="13"/>
              </w:rPr>
              <w:t>Collection</w:t>
            </w:r>
            <w:r w:rsidRPr="00D92EA0">
              <w:rPr>
                <w:rFonts w:hint="eastAsia"/>
                <w:sz w:val="13"/>
                <w:szCs w:val="13"/>
              </w:rPr>
              <w:t>，并往</w:t>
            </w:r>
            <w:r w:rsidRPr="00D92EA0">
              <w:rPr>
                <w:rFonts w:hint="eastAsia"/>
                <w:sz w:val="13"/>
                <w:szCs w:val="13"/>
              </w:rPr>
              <w:t>Collection</w:t>
            </w:r>
            <w:r w:rsidRPr="00D92EA0">
              <w:rPr>
                <w:rFonts w:hint="eastAsia"/>
                <w:sz w:val="13"/>
                <w:szCs w:val="13"/>
              </w:rPr>
              <w:t>中插入数据，其中某个值的数据占</w:t>
            </w:r>
            <w:r w:rsidRPr="00D92EA0">
              <w:rPr>
                <w:rFonts w:hint="eastAsia"/>
                <w:sz w:val="13"/>
                <w:szCs w:val="13"/>
              </w:rPr>
              <w:t>50%</w:t>
            </w:r>
            <w:r w:rsidRPr="00D92EA0">
              <w:rPr>
                <w:rFonts w:hint="eastAsia"/>
                <w:sz w:val="13"/>
                <w:szCs w:val="13"/>
              </w:rPr>
              <w:t>左右</w:t>
            </w:r>
          </w:p>
          <w:p w:rsidR="000153BF" w:rsidRDefault="000153BF" w:rsidP="000153BF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在该字段建立索引，查询该字段的该数值</w:t>
            </w:r>
          </w:p>
          <w:p w:rsidR="000153BF" w:rsidRDefault="000153BF" w:rsidP="000153BF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在该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上执行</w:t>
            </w:r>
            <w:r>
              <w:rPr>
                <w:rFonts w:hint="eastAsia"/>
                <w:sz w:val="13"/>
                <w:szCs w:val="13"/>
              </w:rPr>
              <w:t>analyze</w:t>
            </w:r>
            <w:r w:rsidR="00753ADC">
              <w:rPr>
                <w:rFonts w:hint="eastAsia"/>
                <w:sz w:val="13"/>
                <w:szCs w:val="13"/>
              </w:rPr>
              <w:t>(</w:t>
            </w:r>
            <w:r w:rsidR="001A662D">
              <w:rPr>
                <w:rFonts w:hint="eastAsia"/>
                <w:sz w:val="13"/>
                <w:szCs w:val="13"/>
              </w:rPr>
              <w:t>{mode:</w:t>
            </w:r>
            <w:r w:rsidR="00753ADC">
              <w:rPr>
                <w:rFonts w:hint="eastAsia"/>
                <w:sz w:val="13"/>
                <w:szCs w:val="13"/>
              </w:rPr>
              <w:t>3</w:t>
            </w:r>
            <w:r w:rsidR="001A662D">
              <w:rPr>
                <w:rFonts w:hint="eastAsia"/>
                <w:sz w:val="13"/>
                <w:szCs w:val="13"/>
              </w:rPr>
              <w:t>}</w:t>
            </w:r>
            <w:r>
              <w:rPr>
                <w:rFonts w:hint="eastAsia"/>
                <w:sz w:val="13"/>
                <w:szCs w:val="13"/>
              </w:rPr>
              <w:t>)</w:t>
            </w:r>
            <w:r>
              <w:rPr>
                <w:rFonts w:hint="eastAsia"/>
                <w:sz w:val="13"/>
                <w:szCs w:val="13"/>
              </w:rPr>
              <w:t>生成默认数据</w:t>
            </w:r>
          </w:p>
          <w:p w:rsidR="000153BF" w:rsidRDefault="000153BF" w:rsidP="000153BF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手工修改统计信息</w:t>
            </w:r>
          </w:p>
          <w:p w:rsidR="000153BF" w:rsidRDefault="000153BF" w:rsidP="000153BF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在该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上执行</w:t>
            </w:r>
            <w:r w:rsidR="001A662D">
              <w:rPr>
                <w:rFonts w:hint="eastAsia"/>
                <w:sz w:val="13"/>
                <w:szCs w:val="13"/>
              </w:rPr>
              <w:t>analyze({mode:</w:t>
            </w:r>
            <w:r w:rsidR="00753ADC">
              <w:rPr>
                <w:rFonts w:hint="eastAsia"/>
                <w:sz w:val="13"/>
                <w:szCs w:val="13"/>
              </w:rPr>
              <w:t>4</w:t>
            </w:r>
            <w:r w:rsidR="001A662D">
              <w:rPr>
                <w:rFonts w:hint="eastAsia"/>
                <w:sz w:val="13"/>
                <w:szCs w:val="13"/>
              </w:rPr>
              <w:t>}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0153BF" w:rsidRDefault="000153BF" w:rsidP="000153BF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再次查询该数值</w:t>
            </w:r>
          </w:p>
        </w:tc>
        <w:tc>
          <w:tcPr>
            <w:tcW w:w="0" w:type="auto"/>
          </w:tcPr>
          <w:p w:rsidR="00034F0F" w:rsidRDefault="00034F0F" w:rsidP="00034F0F">
            <w:pPr>
              <w:ind w:left="0"/>
              <w:jc w:val="left"/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第一次查询使用索引扫描</w:t>
            </w:r>
          </w:p>
          <w:p w:rsidR="000153BF" w:rsidRPr="00D92EA0" w:rsidRDefault="00034F0F" w:rsidP="00034F0F">
            <w:pPr>
              <w:ind w:left="0"/>
              <w:jc w:val="left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第二次查询使用表扫描</w:t>
            </w:r>
          </w:p>
        </w:tc>
      </w:tr>
    </w:tbl>
    <w:p w:rsidR="00FD27D2" w:rsidRDefault="00FD27D2" w:rsidP="00EA0010">
      <w:pPr>
        <w:jc w:val="left"/>
      </w:pPr>
    </w:p>
    <w:p w:rsidR="006F60C9" w:rsidRDefault="006F60C9" w:rsidP="00EA0010">
      <w:pPr>
        <w:pStyle w:val="Heading2"/>
        <w:jc w:val="left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结论</w:t>
            </w:r>
          </w:p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EA0010">
            <w:pPr>
              <w:ind w:left="0"/>
              <w:jc w:val="left"/>
            </w:pPr>
            <w:r>
              <w:rPr>
                <w:rFonts w:hint="eastAsia"/>
              </w:rPr>
              <w:lastRenderedPageBreak/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AC6F04" w:rsidRDefault="00AC6F04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EA0010">
            <w:pPr>
              <w:ind w:left="0"/>
              <w:jc w:val="left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B073B3" w:rsidRDefault="00B073B3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EA0010">
            <w:pPr>
              <w:ind w:left="0"/>
              <w:jc w:val="left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CE000A" w:rsidRDefault="00CE000A" w:rsidP="00EA0010">
            <w:pPr>
              <w:ind w:left="0"/>
              <w:jc w:val="left"/>
            </w:pPr>
          </w:p>
        </w:tc>
      </w:tr>
    </w:tbl>
    <w:p w:rsidR="006F60C9" w:rsidRPr="00FD27D2" w:rsidRDefault="006F60C9" w:rsidP="00EA0010">
      <w:pPr>
        <w:jc w:val="left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62FD" w:rsidRDefault="007062FD" w:rsidP="00210B6B">
      <w:r>
        <w:separator/>
      </w:r>
    </w:p>
  </w:endnote>
  <w:endnote w:type="continuationSeparator" w:id="1">
    <w:p w:rsidR="007062FD" w:rsidRDefault="007062F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62FD" w:rsidRDefault="007062FD" w:rsidP="00210B6B">
      <w:r>
        <w:separator/>
      </w:r>
    </w:p>
  </w:footnote>
  <w:footnote w:type="continuationSeparator" w:id="1">
    <w:p w:rsidR="007062FD" w:rsidRDefault="007062F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36C7"/>
    <w:multiLevelType w:val="hybridMultilevel"/>
    <w:tmpl w:val="0B1C83C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70E651B"/>
    <w:multiLevelType w:val="hybridMultilevel"/>
    <w:tmpl w:val="30D02A0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09367CA3"/>
    <w:multiLevelType w:val="hybridMultilevel"/>
    <w:tmpl w:val="45D2F93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09DE3E4C"/>
    <w:multiLevelType w:val="hybridMultilevel"/>
    <w:tmpl w:val="1FE26C5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0B840A02"/>
    <w:multiLevelType w:val="hybridMultilevel"/>
    <w:tmpl w:val="4AEA7B8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0E772711"/>
    <w:multiLevelType w:val="hybridMultilevel"/>
    <w:tmpl w:val="003A2BC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110532DB"/>
    <w:multiLevelType w:val="hybridMultilevel"/>
    <w:tmpl w:val="B65EA48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152262CC"/>
    <w:multiLevelType w:val="hybridMultilevel"/>
    <w:tmpl w:val="E898BB6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1D324B92"/>
    <w:multiLevelType w:val="hybridMultilevel"/>
    <w:tmpl w:val="5D561F8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2501AA3"/>
    <w:multiLevelType w:val="hybridMultilevel"/>
    <w:tmpl w:val="B284E796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01">
      <w:start w:val="1"/>
      <w:numFmt w:val="bullet"/>
      <w:lvlText w:val=""/>
      <w:lvlJc w:val="left"/>
      <w:pPr>
        <w:ind w:left="1137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17" w:hanging="420"/>
      </w:pPr>
      <w:rPr>
        <w:rFonts w:ascii="Wingdings" w:hAnsi="Wingdings" w:hint="default"/>
      </w:rPr>
    </w:lvl>
    <w:lvl w:ilvl="3" w:tplc="CAA017A0">
      <w:start w:val="1"/>
      <w:numFmt w:val="decimal"/>
      <w:lvlText w:val="%4."/>
      <w:lvlJc w:val="left"/>
      <w:pPr>
        <w:ind w:left="1977" w:hanging="360"/>
      </w:pPr>
      <w:rPr>
        <w:rFonts w:hint="default"/>
      </w:r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25D466ED"/>
    <w:multiLevelType w:val="hybridMultilevel"/>
    <w:tmpl w:val="D62AB29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2A914957"/>
    <w:multiLevelType w:val="hybridMultilevel"/>
    <w:tmpl w:val="8CECB8B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2CC70F71"/>
    <w:multiLevelType w:val="hybridMultilevel"/>
    <w:tmpl w:val="2C0AF3A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311658D8"/>
    <w:multiLevelType w:val="hybridMultilevel"/>
    <w:tmpl w:val="94F293F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35C221DC"/>
    <w:multiLevelType w:val="hybridMultilevel"/>
    <w:tmpl w:val="0B1C83C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39BE74AB"/>
    <w:multiLevelType w:val="hybridMultilevel"/>
    <w:tmpl w:val="1054A8F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3C7B0A3D"/>
    <w:multiLevelType w:val="hybridMultilevel"/>
    <w:tmpl w:val="AC92D20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0F">
      <w:start w:val="1"/>
      <w:numFmt w:val="decimal"/>
      <w:lvlText w:val="%3.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3746F3B"/>
    <w:multiLevelType w:val="hybridMultilevel"/>
    <w:tmpl w:val="CEC85AE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0F">
      <w:start w:val="1"/>
      <w:numFmt w:val="decimal"/>
      <w:lvlText w:val="%3.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45C152A2"/>
    <w:multiLevelType w:val="hybridMultilevel"/>
    <w:tmpl w:val="B88EB4B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46160CB3"/>
    <w:multiLevelType w:val="hybridMultilevel"/>
    <w:tmpl w:val="E06E7EA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511D16BF"/>
    <w:multiLevelType w:val="hybridMultilevel"/>
    <w:tmpl w:val="B7E455E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589E00D2"/>
    <w:multiLevelType w:val="hybridMultilevel"/>
    <w:tmpl w:val="F1EE0268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58D104CF"/>
    <w:multiLevelType w:val="hybridMultilevel"/>
    <w:tmpl w:val="4D3EC30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591D0395"/>
    <w:multiLevelType w:val="hybridMultilevel"/>
    <w:tmpl w:val="5BD0C60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60252579"/>
    <w:multiLevelType w:val="hybridMultilevel"/>
    <w:tmpl w:val="7242B95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642A747E"/>
    <w:multiLevelType w:val="hybridMultilevel"/>
    <w:tmpl w:val="7C54261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678829F8"/>
    <w:multiLevelType w:val="hybridMultilevel"/>
    <w:tmpl w:val="F6F0204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69691D4A"/>
    <w:multiLevelType w:val="hybridMultilevel"/>
    <w:tmpl w:val="C08421E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6BAA2ECF"/>
    <w:multiLevelType w:val="hybridMultilevel"/>
    <w:tmpl w:val="FD4AA81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718D6C56"/>
    <w:multiLevelType w:val="hybridMultilevel"/>
    <w:tmpl w:val="DCC646D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>
    <w:nsid w:val="7A573444"/>
    <w:multiLevelType w:val="hybridMultilevel"/>
    <w:tmpl w:val="4164273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7F872A9E"/>
    <w:multiLevelType w:val="hybridMultilevel"/>
    <w:tmpl w:val="7526D4A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9"/>
  </w:num>
  <w:num w:numId="2">
    <w:abstractNumId w:val="15"/>
  </w:num>
  <w:num w:numId="3">
    <w:abstractNumId w:val="31"/>
  </w:num>
  <w:num w:numId="4">
    <w:abstractNumId w:val="29"/>
  </w:num>
  <w:num w:numId="5">
    <w:abstractNumId w:val="7"/>
  </w:num>
  <w:num w:numId="6">
    <w:abstractNumId w:val="21"/>
  </w:num>
  <w:num w:numId="7">
    <w:abstractNumId w:val="24"/>
  </w:num>
  <w:num w:numId="8">
    <w:abstractNumId w:val="21"/>
    <w:lvlOverride w:ilvl="0">
      <w:startOverride w:val="1"/>
    </w:lvlOverride>
  </w:num>
  <w:num w:numId="9">
    <w:abstractNumId w:val="12"/>
  </w:num>
  <w:num w:numId="10">
    <w:abstractNumId w:val="3"/>
  </w:num>
  <w:num w:numId="11">
    <w:abstractNumId w:val="8"/>
  </w:num>
  <w:num w:numId="12">
    <w:abstractNumId w:val="26"/>
  </w:num>
  <w:num w:numId="13">
    <w:abstractNumId w:val="27"/>
  </w:num>
  <w:num w:numId="14">
    <w:abstractNumId w:val="22"/>
  </w:num>
  <w:num w:numId="15">
    <w:abstractNumId w:val="19"/>
  </w:num>
  <w:num w:numId="16">
    <w:abstractNumId w:val="13"/>
  </w:num>
  <w:num w:numId="17">
    <w:abstractNumId w:val="10"/>
  </w:num>
  <w:num w:numId="18">
    <w:abstractNumId w:val="16"/>
  </w:num>
  <w:num w:numId="19">
    <w:abstractNumId w:val="5"/>
  </w:num>
  <w:num w:numId="20">
    <w:abstractNumId w:val="1"/>
  </w:num>
  <w:num w:numId="21">
    <w:abstractNumId w:val="20"/>
  </w:num>
  <w:num w:numId="22">
    <w:abstractNumId w:val="23"/>
  </w:num>
  <w:num w:numId="23">
    <w:abstractNumId w:val="17"/>
  </w:num>
  <w:num w:numId="24">
    <w:abstractNumId w:val="14"/>
  </w:num>
  <w:num w:numId="25">
    <w:abstractNumId w:val="0"/>
  </w:num>
  <w:num w:numId="26">
    <w:abstractNumId w:val="2"/>
  </w:num>
  <w:num w:numId="27">
    <w:abstractNumId w:val="6"/>
  </w:num>
  <w:num w:numId="28">
    <w:abstractNumId w:val="4"/>
  </w:num>
  <w:num w:numId="29">
    <w:abstractNumId w:val="25"/>
  </w:num>
  <w:num w:numId="30">
    <w:abstractNumId w:val="28"/>
  </w:num>
  <w:num w:numId="31">
    <w:abstractNumId w:val="18"/>
  </w:num>
  <w:num w:numId="32">
    <w:abstractNumId w:val="30"/>
  </w:num>
  <w:num w:numId="33">
    <w:abstractNumId w:val="11"/>
  </w:num>
  <w:numIdMacAtCleanup w:val="3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193"/>
    <w:rsid w:val="00000BC7"/>
    <w:rsid w:val="00000D85"/>
    <w:rsid w:val="00001263"/>
    <w:rsid w:val="00001B9E"/>
    <w:rsid w:val="00002573"/>
    <w:rsid w:val="000029DF"/>
    <w:rsid w:val="000039F2"/>
    <w:rsid w:val="0000541E"/>
    <w:rsid w:val="0000746E"/>
    <w:rsid w:val="000075C9"/>
    <w:rsid w:val="00013F69"/>
    <w:rsid w:val="0001438A"/>
    <w:rsid w:val="000153BF"/>
    <w:rsid w:val="00016B3D"/>
    <w:rsid w:val="000206E8"/>
    <w:rsid w:val="00021769"/>
    <w:rsid w:val="00023ED5"/>
    <w:rsid w:val="00024139"/>
    <w:rsid w:val="00024A35"/>
    <w:rsid w:val="00024ABD"/>
    <w:rsid w:val="0002548A"/>
    <w:rsid w:val="0002693B"/>
    <w:rsid w:val="00026B92"/>
    <w:rsid w:val="0002750E"/>
    <w:rsid w:val="000311B0"/>
    <w:rsid w:val="00032A95"/>
    <w:rsid w:val="00034C35"/>
    <w:rsid w:val="00034F0F"/>
    <w:rsid w:val="00035149"/>
    <w:rsid w:val="00035827"/>
    <w:rsid w:val="00036476"/>
    <w:rsid w:val="00040F89"/>
    <w:rsid w:val="0004179B"/>
    <w:rsid w:val="00045841"/>
    <w:rsid w:val="00047A59"/>
    <w:rsid w:val="00050C6E"/>
    <w:rsid w:val="000538B6"/>
    <w:rsid w:val="00054C21"/>
    <w:rsid w:val="00055F1E"/>
    <w:rsid w:val="00060477"/>
    <w:rsid w:val="00060F1D"/>
    <w:rsid w:val="000613D0"/>
    <w:rsid w:val="00062BDA"/>
    <w:rsid w:val="00062EDA"/>
    <w:rsid w:val="00064FFB"/>
    <w:rsid w:val="00065117"/>
    <w:rsid w:val="000656B1"/>
    <w:rsid w:val="0006612E"/>
    <w:rsid w:val="0006698D"/>
    <w:rsid w:val="00066B68"/>
    <w:rsid w:val="00072827"/>
    <w:rsid w:val="00072ABF"/>
    <w:rsid w:val="000740F9"/>
    <w:rsid w:val="000741EE"/>
    <w:rsid w:val="00074AAF"/>
    <w:rsid w:val="00074FA7"/>
    <w:rsid w:val="00076932"/>
    <w:rsid w:val="00077899"/>
    <w:rsid w:val="00077FB5"/>
    <w:rsid w:val="00080C6E"/>
    <w:rsid w:val="00080FDE"/>
    <w:rsid w:val="00081A8A"/>
    <w:rsid w:val="00082CB6"/>
    <w:rsid w:val="00082E63"/>
    <w:rsid w:val="00085D4F"/>
    <w:rsid w:val="00090EB2"/>
    <w:rsid w:val="00090ED6"/>
    <w:rsid w:val="000918CD"/>
    <w:rsid w:val="00091E4E"/>
    <w:rsid w:val="000924F8"/>
    <w:rsid w:val="000927C3"/>
    <w:rsid w:val="000929EF"/>
    <w:rsid w:val="00092BEF"/>
    <w:rsid w:val="000954F3"/>
    <w:rsid w:val="00095ED5"/>
    <w:rsid w:val="0009619A"/>
    <w:rsid w:val="000963AE"/>
    <w:rsid w:val="000964E2"/>
    <w:rsid w:val="00096D9F"/>
    <w:rsid w:val="00097371"/>
    <w:rsid w:val="00097DFA"/>
    <w:rsid w:val="000A0357"/>
    <w:rsid w:val="000A0818"/>
    <w:rsid w:val="000A170B"/>
    <w:rsid w:val="000A1D3A"/>
    <w:rsid w:val="000A1D60"/>
    <w:rsid w:val="000A2225"/>
    <w:rsid w:val="000A29FE"/>
    <w:rsid w:val="000A2D4D"/>
    <w:rsid w:val="000A3AF3"/>
    <w:rsid w:val="000A44C2"/>
    <w:rsid w:val="000A4A28"/>
    <w:rsid w:val="000A5397"/>
    <w:rsid w:val="000A6DD2"/>
    <w:rsid w:val="000B0337"/>
    <w:rsid w:val="000B06A4"/>
    <w:rsid w:val="000B1964"/>
    <w:rsid w:val="000B242D"/>
    <w:rsid w:val="000B2991"/>
    <w:rsid w:val="000B2DB4"/>
    <w:rsid w:val="000B2EA9"/>
    <w:rsid w:val="000B2FB3"/>
    <w:rsid w:val="000B432B"/>
    <w:rsid w:val="000B4679"/>
    <w:rsid w:val="000B487B"/>
    <w:rsid w:val="000B65C6"/>
    <w:rsid w:val="000B763D"/>
    <w:rsid w:val="000C0C6C"/>
    <w:rsid w:val="000C0F73"/>
    <w:rsid w:val="000C1B33"/>
    <w:rsid w:val="000C1FB0"/>
    <w:rsid w:val="000C1FFA"/>
    <w:rsid w:val="000C2728"/>
    <w:rsid w:val="000C2932"/>
    <w:rsid w:val="000C35D8"/>
    <w:rsid w:val="000C37F8"/>
    <w:rsid w:val="000C446C"/>
    <w:rsid w:val="000C4760"/>
    <w:rsid w:val="000C6AB6"/>
    <w:rsid w:val="000C7D73"/>
    <w:rsid w:val="000D103E"/>
    <w:rsid w:val="000D415E"/>
    <w:rsid w:val="000D4912"/>
    <w:rsid w:val="000E22E8"/>
    <w:rsid w:val="000E2D59"/>
    <w:rsid w:val="000E2D81"/>
    <w:rsid w:val="000E30B2"/>
    <w:rsid w:val="000E4307"/>
    <w:rsid w:val="000E48FF"/>
    <w:rsid w:val="000E55CF"/>
    <w:rsid w:val="000E6313"/>
    <w:rsid w:val="000E74E7"/>
    <w:rsid w:val="000E7618"/>
    <w:rsid w:val="000E7BA8"/>
    <w:rsid w:val="000F0595"/>
    <w:rsid w:val="000F0C4A"/>
    <w:rsid w:val="000F1181"/>
    <w:rsid w:val="000F1440"/>
    <w:rsid w:val="000F16AF"/>
    <w:rsid w:val="000F1AFA"/>
    <w:rsid w:val="000F1BA8"/>
    <w:rsid w:val="000F29A5"/>
    <w:rsid w:val="000F2B73"/>
    <w:rsid w:val="000F33E9"/>
    <w:rsid w:val="000F3B58"/>
    <w:rsid w:val="000F5221"/>
    <w:rsid w:val="000F58AC"/>
    <w:rsid w:val="000F60FA"/>
    <w:rsid w:val="000F6360"/>
    <w:rsid w:val="000F67D9"/>
    <w:rsid w:val="000F6C9B"/>
    <w:rsid w:val="000F7B4D"/>
    <w:rsid w:val="0010257F"/>
    <w:rsid w:val="001043EA"/>
    <w:rsid w:val="00104784"/>
    <w:rsid w:val="00104812"/>
    <w:rsid w:val="00104841"/>
    <w:rsid w:val="00105FAA"/>
    <w:rsid w:val="0010606D"/>
    <w:rsid w:val="001067AA"/>
    <w:rsid w:val="00111A60"/>
    <w:rsid w:val="00112472"/>
    <w:rsid w:val="00112A12"/>
    <w:rsid w:val="00112F25"/>
    <w:rsid w:val="0011358E"/>
    <w:rsid w:val="00113B2C"/>
    <w:rsid w:val="0011405B"/>
    <w:rsid w:val="00115935"/>
    <w:rsid w:val="00116735"/>
    <w:rsid w:val="00117377"/>
    <w:rsid w:val="0011797A"/>
    <w:rsid w:val="00117B58"/>
    <w:rsid w:val="0012052C"/>
    <w:rsid w:val="00121030"/>
    <w:rsid w:val="00121B25"/>
    <w:rsid w:val="00121BD0"/>
    <w:rsid w:val="001226A7"/>
    <w:rsid w:val="00123907"/>
    <w:rsid w:val="00123B39"/>
    <w:rsid w:val="00130AA4"/>
    <w:rsid w:val="00133D13"/>
    <w:rsid w:val="0013406B"/>
    <w:rsid w:val="00135033"/>
    <w:rsid w:val="001367AB"/>
    <w:rsid w:val="00136A83"/>
    <w:rsid w:val="00137AEB"/>
    <w:rsid w:val="00137D08"/>
    <w:rsid w:val="00141931"/>
    <w:rsid w:val="001429DE"/>
    <w:rsid w:val="00143A48"/>
    <w:rsid w:val="00143A94"/>
    <w:rsid w:val="0014719B"/>
    <w:rsid w:val="001473BB"/>
    <w:rsid w:val="00147473"/>
    <w:rsid w:val="001476F8"/>
    <w:rsid w:val="00147A27"/>
    <w:rsid w:val="001514EC"/>
    <w:rsid w:val="0015195E"/>
    <w:rsid w:val="00151E6C"/>
    <w:rsid w:val="00152574"/>
    <w:rsid w:val="00155319"/>
    <w:rsid w:val="001553DD"/>
    <w:rsid w:val="0015602F"/>
    <w:rsid w:val="001562A1"/>
    <w:rsid w:val="001573C7"/>
    <w:rsid w:val="001574D2"/>
    <w:rsid w:val="00157A5C"/>
    <w:rsid w:val="00157F80"/>
    <w:rsid w:val="001612A7"/>
    <w:rsid w:val="00162677"/>
    <w:rsid w:val="0016284D"/>
    <w:rsid w:val="00164595"/>
    <w:rsid w:val="00165279"/>
    <w:rsid w:val="00165890"/>
    <w:rsid w:val="00166F49"/>
    <w:rsid w:val="00167F12"/>
    <w:rsid w:val="001705C6"/>
    <w:rsid w:val="0017102A"/>
    <w:rsid w:val="0017199B"/>
    <w:rsid w:val="00171B4D"/>
    <w:rsid w:val="001732EC"/>
    <w:rsid w:val="0017363C"/>
    <w:rsid w:val="001739F9"/>
    <w:rsid w:val="00173CD2"/>
    <w:rsid w:val="00173EB5"/>
    <w:rsid w:val="00176E9C"/>
    <w:rsid w:val="00177DDD"/>
    <w:rsid w:val="00180080"/>
    <w:rsid w:val="001809A8"/>
    <w:rsid w:val="0018157E"/>
    <w:rsid w:val="001824EB"/>
    <w:rsid w:val="00182833"/>
    <w:rsid w:val="001828C6"/>
    <w:rsid w:val="00182ADA"/>
    <w:rsid w:val="00183F1A"/>
    <w:rsid w:val="00184A62"/>
    <w:rsid w:val="00185DCD"/>
    <w:rsid w:val="001917EC"/>
    <w:rsid w:val="00191CE1"/>
    <w:rsid w:val="00192426"/>
    <w:rsid w:val="00192837"/>
    <w:rsid w:val="00193532"/>
    <w:rsid w:val="001935FA"/>
    <w:rsid w:val="00193A33"/>
    <w:rsid w:val="00194DA4"/>
    <w:rsid w:val="00195794"/>
    <w:rsid w:val="00197018"/>
    <w:rsid w:val="001972BB"/>
    <w:rsid w:val="00197322"/>
    <w:rsid w:val="00197380"/>
    <w:rsid w:val="001976D0"/>
    <w:rsid w:val="00197BF3"/>
    <w:rsid w:val="001A02EF"/>
    <w:rsid w:val="001A0B54"/>
    <w:rsid w:val="001A0CFF"/>
    <w:rsid w:val="001A136A"/>
    <w:rsid w:val="001A1871"/>
    <w:rsid w:val="001A2C54"/>
    <w:rsid w:val="001A3902"/>
    <w:rsid w:val="001A3D24"/>
    <w:rsid w:val="001A3E03"/>
    <w:rsid w:val="001A4BC6"/>
    <w:rsid w:val="001A4C34"/>
    <w:rsid w:val="001A5D69"/>
    <w:rsid w:val="001A662D"/>
    <w:rsid w:val="001A694D"/>
    <w:rsid w:val="001A69B6"/>
    <w:rsid w:val="001B199F"/>
    <w:rsid w:val="001B1CC9"/>
    <w:rsid w:val="001B4392"/>
    <w:rsid w:val="001B570E"/>
    <w:rsid w:val="001B77B5"/>
    <w:rsid w:val="001B7E56"/>
    <w:rsid w:val="001C1694"/>
    <w:rsid w:val="001C4637"/>
    <w:rsid w:val="001C773A"/>
    <w:rsid w:val="001D138B"/>
    <w:rsid w:val="001D15D9"/>
    <w:rsid w:val="001D3103"/>
    <w:rsid w:val="001D3E8B"/>
    <w:rsid w:val="001D4439"/>
    <w:rsid w:val="001D58BD"/>
    <w:rsid w:val="001D6065"/>
    <w:rsid w:val="001E068E"/>
    <w:rsid w:val="001E0C5B"/>
    <w:rsid w:val="001E1B54"/>
    <w:rsid w:val="001E1C56"/>
    <w:rsid w:val="001E4050"/>
    <w:rsid w:val="001E48F0"/>
    <w:rsid w:val="001E4AE8"/>
    <w:rsid w:val="001E4B0E"/>
    <w:rsid w:val="001E53FC"/>
    <w:rsid w:val="001E716B"/>
    <w:rsid w:val="001E796D"/>
    <w:rsid w:val="001E7D4A"/>
    <w:rsid w:val="001F016D"/>
    <w:rsid w:val="001F0228"/>
    <w:rsid w:val="001F0400"/>
    <w:rsid w:val="001F0B36"/>
    <w:rsid w:val="001F1036"/>
    <w:rsid w:val="001F11C5"/>
    <w:rsid w:val="001F13A1"/>
    <w:rsid w:val="001F2A63"/>
    <w:rsid w:val="001F3283"/>
    <w:rsid w:val="001F32E2"/>
    <w:rsid w:val="001F3363"/>
    <w:rsid w:val="001F442F"/>
    <w:rsid w:val="001F48CC"/>
    <w:rsid w:val="001F4C40"/>
    <w:rsid w:val="001F66AC"/>
    <w:rsid w:val="001F7EC3"/>
    <w:rsid w:val="00203066"/>
    <w:rsid w:val="00203C46"/>
    <w:rsid w:val="00205550"/>
    <w:rsid w:val="002055D2"/>
    <w:rsid w:val="0020583F"/>
    <w:rsid w:val="00205FE9"/>
    <w:rsid w:val="00210B6B"/>
    <w:rsid w:val="00211356"/>
    <w:rsid w:val="00215239"/>
    <w:rsid w:val="002159CE"/>
    <w:rsid w:val="002159DE"/>
    <w:rsid w:val="00216C9E"/>
    <w:rsid w:val="00220A93"/>
    <w:rsid w:val="002216EE"/>
    <w:rsid w:val="00221700"/>
    <w:rsid w:val="00221748"/>
    <w:rsid w:val="0022199D"/>
    <w:rsid w:val="002220CD"/>
    <w:rsid w:val="00223195"/>
    <w:rsid w:val="00225BF8"/>
    <w:rsid w:val="002269CE"/>
    <w:rsid w:val="00226F13"/>
    <w:rsid w:val="0023070C"/>
    <w:rsid w:val="00230B16"/>
    <w:rsid w:val="0023166D"/>
    <w:rsid w:val="0023193D"/>
    <w:rsid w:val="00231FC9"/>
    <w:rsid w:val="00232158"/>
    <w:rsid w:val="00232422"/>
    <w:rsid w:val="00232D11"/>
    <w:rsid w:val="00233F8F"/>
    <w:rsid w:val="00235C7B"/>
    <w:rsid w:val="0023616B"/>
    <w:rsid w:val="00241763"/>
    <w:rsid w:val="0024274B"/>
    <w:rsid w:val="002429E4"/>
    <w:rsid w:val="00243292"/>
    <w:rsid w:val="002439DB"/>
    <w:rsid w:val="00243FCB"/>
    <w:rsid w:val="00244614"/>
    <w:rsid w:val="00244861"/>
    <w:rsid w:val="002453D5"/>
    <w:rsid w:val="00246B49"/>
    <w:rsid w:val="00251580"/>
    <w:rsid w:val="002519AD"/>
    <w:rsid w:val="002524ED"/>
    <w:rsid w:val="002541A2"/>
    <w:rsid w:val="00254D8A"/>
    <w:rsid w:val="00255B60"/>
    <w:rsid w:val="00255D3F"/>
    <w:rsid w:val="002560BE"/>
    <w:rsid w:val="002569BC"/>
    <w:rsid w:val="00257451"/>
    <w:rsid w:val="00257B1D"/>
    <w:rsid w:val="002618E7"/>
    <w:rsid w:val="0026201A"/>
    <w:rsid w:val="00262B1A"/>
    <w:rsid w:val="002643C1"/>
    <w:rsid w:val="00264DBB"/>
    <w:rsid w:val="002657B6"/>
    <w:rsid w:val="0026711E"/>
    <w:rsid w:val="00267DEC"/>
    <w:rsid w:val="00267E2F"/>
    <w:rsid w:val="0027268E"/>
    <w:rsid w:val="00272970"/>
    <w:rsid w:val="0027412D"/>
    <w:rsid w:val="00274327"/>
    <w:rsid w:val="002749E5"/>
    <w:rsid w:val="00274B46"/>
    <w:rsid w:val="00276016"/>
    <w:rsid w:val="0027615A"/>
    <w:rsid w:val="00277044"/>
    <w:rsid w:val="0027777A"/>
    <w:rsid w:val="002832CA"/>
    <w:rsid w:val="00283441"/>
    <w:rsid w:val="002839B4"/>
    <w:rsid w:val="00284E30"/>
    <w:rsid w:val="0028519D"/>
    <w:rsid w:val="00285BEA"/>
    <w:rsid w:val="00286A71"/>
    <w:rsid w:val="00286F90"/>
    <w:rsid w:val="00286FEC"/>
    <w:rsid w:val="00287F6B"/>
    <w:rsid w:val="002934FC"/>
    <w:rsid w:val="0029351A"/>
    <w:rsid w:val="002942BA"/>
    <w:rsid w:val="00295039"/>
    <w:rsid w:val="00295498"/>
    <w:rsid w:val="0029622F"/>
    <w:rsid w:val="00296A66"/>
    <w:rsid w:val="00296B54"/>
    <w:rsid w:val="0029745A"/>
    <w:rsid w:val="00297DCD"/>
    <w:rsid w:val="002A0D47"/>
    <w:rsid w:val="002A107C"/>
    <w:rsid w:val="002A31E1"/>
    <w:rsid w:val="002A4DBB"/>
    <w:rsid w:val="002A5404"/>
    <w:rsid w:val="002A5ED8"/>
    <w:rsid w:val="002A6233"/>
    <w:rsid w:val="002A66A5"/>
    <w:rsid w:val="002A6E47"/>
    <w:rsid w:val="002A7292"/>
    <w:rsid w:val="002B0E20"/>
    <w:rsid w:val="002B0E83"/>
    <w:rsid w:val="002B32F3"/>
    <w:rsid w:val="002B33A1"/>
    <w:rsid w:val="002B4AC1"/>
    <w:rsid w:val="002B4E69"/>
    <w:rsid w:val="002C2BE7"/>
    <w:rsid w:val="002C4A11"/>
    <w:rsid w:val="002C4C57"/>
    <w:rsid w:val="002C6329"/>
    <w:rsid w:val="002C7EA3"/>
    <w:rsid w:val="002D10EF"/>
    <w:rsid w:val="002D189C"/>
    <w:rsid w:val="002D696A"/>
    <w:rsid w:val="002D7047"/>
    <w:rsid w:val="002D7AB6"/>
    <w:rsid w:val="002D7B22"/>
    <w:rsid w:val="002D7F05"/>
    <w:rsid w:val="002E0D59"/>
    <w:rsid w:val="002E0F34"/>
    <w:rsid w:val="002E1C89"/>
    <w:rsid w:val="002E3ECC"/>
    <w:rsid w:val="002E4237"/>
    <w:rsid w:val="002E4A19"/>
    <w:rsid w:val="002E5C6E"/>
    <w:rsid w:val="002E62F3"/>
    <w:rsid w:val="002E7376"/>
    <w:rsid w:val="002E7778"/>
    <w:rsid w:val="002E7F71"/>
    <w:rsid w:val="002F01AD"/>
    <w:rsid w:val="002F0975"/>
    <w:rsid w:val="002F13FD"/>
    <w:rsid w:val="002F2C66"/>
    <w:rsid w:val="002F3896"/>
    <w:rsid w:val="002F574B"/>
    <w:rsid w:val="002F7559"/>
    <w:rsid w:val="003001A9"/>
    <w:rsid w:val="00300FF6"/>
    <w:rsid w:val="00301B1A"/>
    <w:rsid w:val="00304B97"/>
    <w:rsid w:val="00304F60"/>
    <w:rsid w:val="00305DF8"/>
    <w:rsid w:val="0030779C"/>
    <w:rsid w:val="00307EF2"/>
    <w:rsid w:val="0031054E"/>
    <w:rsid w:val="00311250"/>
    <w:rsid w:val="0031177F"/>
    <w:rsid w:val="00311D1D"/>
    <w:rsid w:val="003125B3"/>
    <w:rsid w:val="003148CE"/>
    <w:rsid w:val="003152B6"/>
    <w:rsid w:val="0031544C"/>
    <w:rsid w:val="00315E74"/>
    <w:rsid w:val="00316FC6"/>
    <w:rsid w:val="0031727F"/>
    <w:rsid w:val="00321482"/>
    <w:rsid w:val="003215BB"/>
    <w:rsid w:val="00322A77"/>
    <w:rsid w:val="00323E21"/>
    <w:rsid w:val="003244BF"/>
    <w:rsid w:val="00324C7C"/>
    <w:rsid w:val="00324F35"/>
    <w:rsid w:val="0032519E"/>
    <w:rsid w:val="00330D4A"/>
    <w:rsid w:val="00331353"/>
    <w:rsid w:val="003315E8"/>
    <w:rsid w:val="00332430"/>
    <w:rsid w:val="003345B6"/>
    <w:rsid w:val="003359BB"/>
    <w:rsid w:val="00336A71"/>
    <w:rsid w:val="00337BAA"/>
    <w:rsid w:val="003407FE"/>
    <w:rsid w:val="00341564"/>
    <w:rsid w:val="00341C6D"/>
    <w:rsid w:val="0034309D"/>
    <w:rsid w:val="00343D03"/>
    <w:rsid w:val="00344FB1"/>
    <w:rsid w:val="00345750"/>
    <w:rsid w:val="0035020C"/>
    <w:rsid w:val="00350502"/>
    <w:rsid w:val="00351DE9"/>
    <w:rsid w:val="00353D55"/>
    <w:rsid w:val="003576B5"/>
    <w:rsid w:val="00360584"/>
    <w:rsid w:val="003607C2"/>
    <w:rsid w:val="0036219D"/>
    <w:rsid w:val="00362755"/>
    <w:rsid w:val="00362962"/>
    <w:rsid w:val="003636F9"/>
    <w:rsid w:val="00363E89"/>
    <w:rsid w:val="00363EE9"/>
    <w:rsid w:val="00364399"/>
    <w:rsid w:val="0036459E"/>
    <w:rsid w:val="00364AA8"/>
    <w:rsid w:val="003655B2"/>
    <w:rsid w:val="003671B2"/>
    <w:rsid w:val="00367D7A"/>
    <w:rsid w:val="00367FF7"/>
    <w:rsid w:val="003705FA"/>
    <w:rsid w:val="0037078C"/>
    <w:rsid w:val="003711D1"/>
    <w:rsid w:val="00371251"/>
    <w:rsid w:val="003720D1"/>
    <w:rsid w:val="003725D2"/>
    <w:rsid w:val="00373609"/>
    <w:rsid w:val="00373FD8"/>
    <w:rsid w:val="00376D8C"/>
    <w:rsid w:val="00376E2A"/>
    <w:rsid w:val="00380F93"/>
    <w:rsid w:val="0038194D"/>
    <w:rsid w:val="0038350F"/>
    <w:rsid w:val="003840EF"/>
    <w:rsid w:val="00384902"/>
    <w:rsid w:val="003849E9"/>
    <w:rsid w:val="003863A9"/>
    <w:rsid w:val="00387568"/>
    <w:rsid w:val="00391A2E"/>
    <w:rsid w:val="00392B2C"/>
    <w:rsid w:val="00392C5F"/>
    <w:rsid w:val="00392E66"/>
    <w:rsid w:val="003931CA"/>
    <w:rsid w:val="003935DB"/>
    <w:rsid w:val="00393EFB"/>
    <w:rsid w:val="00394F30"/>
    <w:rsid w:val="003976F0"/>
    <w:rsid w:val="003A0058"/>
    <w:rsid w:val="003A06EB"/>
    <w:rsid w:val="003A1025"/>
    <w:rsid w:val="003A1C1C"/>
    <w:rsid w:val="003A2000"/>
    <w:rsid w:val="003A28C0"/>
    <w:rsid w:val="003A2E7D"/>
    <w:rsid w:val="003A36BD"/>
    <w:rsid w:val="003A3ED9"/>
    <w:rsid w:val="003A5912"/>
    <w:rsid w:val="003A6F54"/>
    <w:rsid w:val="003A7866"/>
    <w:rsid w:val="003A79B9"/>
    <w:rsid w:val="003B3237"/>
    <w:rsid w:val="003B3849"/>
    <w:rsid w:val="003B3D74"/>
    <w:rsid w:val="003B41EE"/>
    <w:rsid w:val="003B4744"/>
    <w:rsid w:val="003B522D"/>
    <w:rsid w:val="003B589D"/>
    <w:rsid w:val="003B58B8"/>
    <w:rsid w:val="003B601F"/>
    <w:rsid w:val="003B6213"/>
    <w:rsid w:val="003B6367"/>
    <w:rsid w:val="003B7AC4"/>
    <w:rsid w:val="003C0179"/>
    <w:rsid w:val="003C1720"/>
    <w:rsid w:val="003C260D"/>
    <w:rsid w:val="003C3714"/>
    <w:rsid w:val="003C3992"/>
    <w:rsid w:val="003C3ADB"/>
    <w:rsid w:val="003C46E8"/>
    <w:rsid w:val="003C4B01"/>
    <w:rsid w:val="003C4CB7"/>
    <w:rsid w:val="003C5929"/>
    <w:rsid w:val="003C5E32"/>
    <w:rsid w:val="003C73F5"/>
    <w:rsid w:val="003C7490"/>
    <w:rsid w:val="003C7B14"/>
    <w:rsid w:val="003C7F91"/>
    <w:rsid w:val="003D12D6"/>
    <w:rsid w:val="003D20FB"/>
    <w:rsid w:val="003D3BE0"/>
    <w:rsid w:val="003D3E55"/>
    <w:rsid w:val="003D3EAE"/>
    <w:rsid w:val="003D4B2E"/>
    <w:rsid w:val="003D5566"/>
    <w:rsid w:val="003D6320"/>
    <w:rsid w:val="003D69D8"/>
    <w:rsid w:val="003D7830"/>
    <w:rsid w:val="003D7BD7"/>
    <w:rsid w:val="003D7C78"/>
    <w:rsid w:val="003E1376"/>
    <w:rsid w:val="003E2D4A"/>
    <w:rsid w:val="003E330A"/>
    <w:rsid w:val="003E3496"/>
    <w:rsid w:val="003E543E"/>
    <w:rsid w:val="003E63E9"/>
    <w:rsid w:val="003E640D"/>
    <w:rsid w:val="003E69A5"/>
    <w:rsid w:val="003E770F"/>
    <w:rsid w:val="003F0BE2"/>
    <w:rsid w:val="003F1C77"/>
    <w:rsid w:val="003F1EAF"/>
    <w:rsid w:val="003F226B"/>
    <w:rsid w:val="003F2AB7"/>
    <w:rsid w:val="003F3A79"/>
    <w:rsid w:val="003F3FEE"/>
    <w:rsid w:val="003F497D"/>
    <w:rsid w:val="003F4A9D"/>
    <w:rsid w:val="003F5263"/>
    <w:rsid w:val="003F564A"/>
    <w:rsid w:val="003F5F6D"/>
    <w:rsid w:val="003F6E32"/>
    <w:rsid w:val="003F76FD"/>
    <w:rsid w:val="003F7A17"/>
    <w:rsid w:val="00400A05"/>
    <w:rsid w:val="00400EAF"/>
    <w:rsid w:val="00400EE8"/>
    <w:rsid w:val="00401763"/>
    <w:rsid w:val="00401C4D"/>
    <w:rsid w:val="0040310F"/>
    <w:rsid w:val="00403B64"/>
    <w:rsid w:val="0040538D"/>
    <w:rsid w:val="00407C2B"/>
    <w:rsid w:val="00407D0C"/>
    <w:rsid w:val="00410241"/>
    <w:rsid w:val="004108E4"/>
    <w:rsid w:val="004112F3"/>
    <w:rsid w:val="00420235"/>
    <w:rsid w:val="00421678"/>
    <w:rsid w:val="00421BDB"/>
    <w:rsid w:val="004221A4"/>
    <w:rsid w:val="004230A3"/>
    <w:rsid w:val="0042386C"/>
    <w:rsid w:val="004240DF"/>
    <w:rsid w:val="0042440D"/>
    <w:rsid w:val="00424F80"/>
    <w:rsid w:val="00425FD8"/>
    <w:rsid w:val="0042698B"/>
    <w:rsid w:val="00426CB8"/>
    <w:rsid w:val="00427CBF"/>
    <w:rsid w:val="00427FCC"/>
    <w:rsid w:val="0043032C"/>
    <w:rsid w:val="00433993"/>
    <w:rsid w:val="004343C7"/>
    <w:rsid w:val="00437D0E"/>
    <w:rsid w:val="0044100D"/>
    <w:rsid w:val="004412CE"/>
    <w:rsid w:val="00441853"/>
    <w:rsid w:val="00442B8A"/>
    <w:rsid w:val="00443FCF"/>
    <w:rsid w:val="00445E76"/>
    <w:rsid w:val="0044693F"/>
    <w:rsid w:val="00446CF4"/>
    <w:rsid w:val="004477F2"/>
    <w:rsid w:val="004503F0"/>
    <w:rsid w:val="00450725"/>
    <w:rsid w:val="00450A6A"/>
    <w:rsid w:val="00450C1E"/>
    <w:rsid w:val="0045183C"/>
    <w:rsid w:val="0045188F"/>
    <w:rsid w:val="00453759"/>
    <w:rsid w:val="004537BA"/>
    <w:rsid w:val="004547CE"/>
    <w:rsid w:val="00454C28"/>
    <w:rsid w:val="00454EB4"/>
    <w:rsid w:val="00455C6A"/>
    <w:rsid w:val="004562A2"/>
    <w:rsid w:val="004568AA"/>
    <w:rsid w:val="00457A1D"/>
    <w:rsid w:val="0046030E"/>
    <w:rsid w:val="00460BC5"/>
    <w:rsid w:val="00460D7D"/>
    <w:rsid w:val="00460E0A"/>
    <w:rsid w:val="00462D65"/>
    <w:rsid w:val="004631A2"/>
    <w:rsid w:val="004636C1"/>
    <w:rsid w:val="004642FF"/>
    <w:rsid w:val="00464743"/>
    <w:rsid w:val="0046499C"/>
    <w:rsid w:val="00464F4F"/>
    <w:rsid w:val="004655F5"/>
    <w:rsid w:val="004677A5"/>
    <w:rsid w:val="00467AAE"/>
    <w:rsid w:val="0047335F"/>
    <w:rsid w:val="004737B0"/>
    <w:rsid w:val="0047541D"/>
    <w:rsid w:val="00475A02"/>
    <w:rsid w:val="00475DE3"/>
    <w:rsid w:val="0047698F"/>
    <w:rsid w:val="004777AE"/>
    <w:rsid w:val="00477BBF"/>
    <w:rsid w:val="00477C78"/>
    <w:rsid w:val="004806F3"/>
    <w:rsid w:val="004816AE"/>
    <w:rsid w:val="00481964"/>
    <w:rsid w:val="00483812"/>
    <w:rsid w:val="004845DB"/>
    <w:rsid w:val="00485C04"/>
    <w:rsid w:val="00485DF7"/>
    <w:rsid w:val="00487F3F"/>
    <w:rsid w:val="00492C52"/>
    <w:rsid w:val="00492DFE"/>
    <w:rsid w:val="004935CC"/>
    <w:rsid w:val="004938EF"/>
    <w:rsid w:val="00493AAA"/>
    <w:rsid w:val="004941E1"/>
    <w:rsid w:val="004942D9"/>
    <w:rsid w:val="0049444A"/>
    <w:rsid w:val="00494A64"/>
    <w:rsid w:val="00494CA1"/>
    <w:rsid w:val="004950C5"/>
    <w:rsid w:val="004967A6"/>
    <w:rsid w:val="00497420"/>
    <w:rsid w:val="004A0560"/>
    <w:rsid w:val="004A07AC"/>
    <w:rsid w:val="004A0BBC"/>
    <w:rsid w:val="004A34B8"/>
    <w:rsid w:val="004A44FD"/>
    <w:rsid w:val="004A4D39"/>
    <w:rsid w:val="004A646B"/>
    <w:rsid w:val="004A6C7B"/>
    <w:rsid w:val="004A769B"/>
    <w:rsid w:val="004B0E15"/>
    <w:rsid w:val="004B1B10"/>
    <w:rsid w:val="004B1BAC"/>
    <w:rsid w:val="004B1D72"/>
    <w:rsid w:val="004B2BD6"/>
    <w:rsid w:val="004B3100"/>
    <w:rsid w:val="004B4F07"/>
    <w:rsid w:val="004B53A1"/>
    <w:rsid w:val="004B5C3D"/>
    <w:rsid w:val="004C067B"/>
    <w:rsid w:val="004C14FB"/>
    <w:rsid w:val="004C1860"/>
    <w:rsid w:val="004C2967"/>
    <w:rsid w:val="004C3912"/>
    <w:rsid w:val="004C455E"/>
    <w:rsid w:val="004C4FAC"/>
    <w:rsid w:val="004C6B96"/>
    <w:rsid w:val="004C6F58"/>
    <w:rsid w:val="004C714E"/>
    <w:rsid w:val="004C72B7"/>
    <w:rsid w:val="004C77E2"/>
    <w:rsid w:val="004D094F"/>
    <w:rsid w:val="004D19D9"/>
    <w:rsid w:val="004D1A3C"/>
    <w:rsid w:val="004D2E4B"/>
    <w:rsid w:val="004D3038"/>
    <w:rsid w:val="004D3D0B"/>
    <w:rsid w:val="004D3FE0"/>
    <w:rsid w:val="004D481E"/>
    <w:rsid w:val="004D5507"/>
    <w:rsid w:val="004D579E"/>
    <w:rsid w:val="004E0755"/>
    <w:rsid w:val="004E0766"/>
    <w:rsid w:val="004E07CC"/>
    <w:rsid w:val="004E0BBE"/>
    <w:rsid w:val="004E10D2"/>
    <w:rsid w:val="004E1D2E"/>
    <w:rsid w:val="004E3085"/>
    <w:rsid w:val="004E450A"/>
    <w:rsid w:val="004E48C5"/>
    <w:rsid w:val="004E4A10"/>
    <w:rsid w:val="004E66B9"/>
    <w:rsid w:val="004E6F2B"/>
    <w:rsid w:val="004F0386"/>
    <w:rsid w:val="004F1E57"/>
    <w:rsid w:val="004F30A9"/>
    <w:rsid w:val="004F3A67"/>
    <w:rsid w:val="004F4E0D"/>
    <w:rsid w:val="004F5D78"/>
    <w:rsid w:val="004F680D"/>
    <w:rsid w:val="004F6C72"/>
    <w:rsid w:val="00500263"/>
    <w:rsid w:val="005029E7"/>
    <w:rsid w:val="00503389"/>
    <w:rsid w:val="00504177"/>
    <w:rsid w:val="005051BC"/>
    <w:rsid w:val="0050546A"/>
    <w:rsid w:val="00505DDA"/>
    <w:rsid w:val="00506495"/>
    <w:rsid w:val="005066C5"/>
    <w:rsid w:val="00506FE7"/>
    <w:rsid w:val="00507110"/>
    <w:rsid w:val="00507957"/>
    <w:rsid w:val="00510299"/>
    <w:rsid w:val="0051032F"/>
    <w:rsid w:val="00510434"/>
    <w:rsid w:val="00510824"/>
    <w:rsid w:val="005110EB"/>
    <w:rsid w:val="00511813"/>
    <w:rsid w:val="0051262B"/>
    <w:rsid w:val="00513017"/>
    <w:rsid w:val="00513385"/>
    <w:rsid w:val="00514169"/>
    <w:rsid w:val="005141CB"/>
    <w:rsid w:val="00515FA0"/>
    <w:rsid w:val="00516674"/>
    <w:rsid w:val="00517AF9"/>
    <w:rsid w:val="005207E3"/>
    <w:rsid w:val="00522152"/>
    <w:rsid w:val="005228A5"/>
    <w:rsid w:val="0052361A"/>
    <w:rsid w:val="00523919"/>
    <w:rsid w:val="00523C46"/>
    <w:rsid w:val="005252CC"/>
    <w:rsid w:val="00527975"/>
    <w:rsid w:val="0053017C"/>
    <w:rsid w:val="005308FF"/>
    <w:rsid w:val="00530C41"/>
    <w:rsid w:val="0053264F"/>
    <w:rsid w:val="00532EDE"/>
    <w:rsid w:val="00533728"/>
    <w:rsid w:val="00533B17"/>
    <w:rsid w:val="00533CC1"/>
    <w:rsid w:val="005342D5"/>
    <w:rsid w:val="00534FC6"/>
    <w:rsid w:val="00536A28"/>
    <w:rsid w:val="00536E5A"/>
    <w:rsid w:val="0053732A"/>
    <w:rsid w:val="00537716"/>
    <w:rsid w:val="00537960"/>
    <w:rsid w:val="005400C1"/>
    <w:rsid w:val="005404AD"/>
    <w:rsid w:val="005409EA"/>
    <w:rsid w:val="00541B84"/>
    <w:rsid w:val="005423B2"/>
    <w:rsid w:val="005429C2"/>
    <w:rsid w:val="00543F11"/>
    <w:rsid w:val="005448D2"/>
    <w:rsid w:val="00544948"/>
    <w:rsid w:val="00544E70"/>
    <w:rsid w:val="00546C18"/>
    <w:rsid w:val="0054739E"/>
    <w:rsid w:val="0054787D"/>
    <w:rsid w:val="00550A73"/>
    <w:rsid w:val="00550CEA"/>
    <w:rsid w:val="00550EDD"/>
    <w:rsid w:val="00553CB2"/>
    <w:rsid w:val="00553D02"/>
    <w:rsid w:val="00554B8F"/>
    <w:rsid w:val="00554C4C"/>
    <w:rsid w:val="00560143"/>
    <w:rsid w:val="00563BF0"/>
    <w:rsid w:val="00563D05"/>
    <w:rsid w:val="00566A62"/>
    <w:rsid w:val="00566EC5"/>
    <w:rsid w:val="00571952"/>
    <w:rsid w:val="005721F9"/>
    <w:rsid w:val="00573E6B"/>
    <w:rsid w:val="00574363"/>
    <w:rsid w:val="005755C5"/>
    <w:rsid w:val="00581930"/>
    <w:rsid w:val="00582028"/>
    <w:rsid w:val="0058221C"/>
    <w:rsid w:val="005827E9"/>
    <w:rsid w:val="005833D5"/>
    <w:rsid w:val="00583E2F"/>
    <w:rsid w:val="00590A24"/>
    <w:rsid w:val="00591431"/>
    <w:rsid w:val="005924FF"/>
    <w:rsid w:val="005926E8"/>
    <w:rsid w:val="005944B7"/>
    <w:rsid w:val="00595489"/>
    <w:rsid w:val="005954B0"/>
    <w:rsid w:val="00596928"/>
    <w:rsid w:val="00597ED7"/>
    <w:rsid w:val="005A0348"/>
    <w:rsid w:val="005A0B6E"/>
    <w:rsid w:val="005A157B"/>
    <w:rsid w:val="005A1C99"/>
    <w:rsid w:val="005A1DA2"/>
    <w:rsid w:val="005A32AB"/>
    <w:rsid w:val="005A36CA"/>
    <w:rsid w:val="005A494E"/>
    <w:rsid w:val="005A539E"/>
    <w:rsid w:val="005A5A74"/>
    <w:rsid w:val="005A6042"/>
    <w:rsid w:val="005B071E"/>
    <w:rsid w:val="005B2000"/>
    <w:rsid w:val="005B2727"/>
    <w:rsid w:val="005B3079"/>
    <w:rsid w:val="005B4143"/>
    <w:rsid w:val="005B442A"/>
    <w:rsid w:val="005B4680"/>
    <w:rsid w:val="005B53E4"/>
    <w:rsid w:val="005B6F91"/>
    <w:rsid w:val="005B7248"/>
    <w:rsid w:val="005B744E"/>
    <w:rsid w:val="005C0A74"/>
    <w:rsid w:val="005C2AA8"/>
    <w:rsid w:val="005C321D"/>
    <w:rsid w:val="005C3D11"/>
    <w:rsid w:val="005C4FB5"/>
    <w:rsid w:val="005C5658"/>
    <w:rsid w:val="005C5B9A"/>
    <w:rsid w:val="005C5C9C"/>
    <w:rsid w:val="005C5D93"/>
    <w:rsid w:val="005D15D7"/>
    <w:rsid w:val="005D1FB1"/>
    <w:rsid w:val="005D1FD8"/>
    <w:rsid w:val="005D318B"/>
    <w:rsid w:val="005D4F7B"/>
    <w:rsid w:val="005D6B4A"/>
    <w:rsid w:val="005D7179"/>
    <w:rsid w:val="005E006F"/>
    <w:rsid w:val="005E06F4"/>
    <w:rsid w:val="005E1604"/>
    <w:rsid w:val="005E1822"/>
    <w:rsid w:val="005E1F8A"/>
    <w:rsid w:val="005E223E"/>
    <w:rsid w:val="005E30CA"/>
    <w:rsid w:val="005E3A65"/>
    <w:rsid w:val="005E408A"/>
    <w:rsid w:val="005E5B4B"/>
    <w:rsid w:val="005E5DE1"/>
    <w:rsid w:val="005E66A1"/>
    <w:rsid w:val="005E72E4"/>
    <w:rsid w:val="005F0BCA"/>
    <w:rsid w:val="005F2605"/>
    <w:rsid w:val="005F31D9"/>
    <w:rsid w:val="005F3329"/>
    <w:rsid w:val="005F3416"/>
    <w:rsid w:val="005F46F1"/>
    <w:rsid w:val="005F61EB"/>
    <w:rsid w:val="005F760F"/>
    <w:rsid w:val="00600083"/>
    <w:rsid w:val="006007EB"/>
    <w:rsid w:val="0060151E"/>
    <w:rsid w:val="006016B9"/>
    <w:rsid w:val="00602066"/>
    <w:rsid w:val="00603F5B"/>
    <w:rsid w:val="00604761"/>
    <w:rsid w:val="00607766"/>
    <w:rsid w:val="00607EAC"/>
    <w:rsid w:val="00610CDD"/>
    <w:rsid w:val="00611997"/>
    <w:rsid w:val="0061308C"/>
    <w:rsid w:val="00613B98"/>
    <w:rsid w:val="006141DD"/>
    <w:rsid w:val="006144BA"/>
    <w:rsid w:val="00614C14"/>
    <w:rsid w:val="00615461"/>
    <w:rsid w:val="0061671E"/>
    <w:rsid w:val="00616897"/>
    <w:rsid w:val="00616EBB"/>
    <w:rsid w:val="00616FA4"/>
    <w:rsid w:val="00617419"/>
    <w:rsid w:val="006204A6"/>
    <w:rsid w:val="00620E2A"/>
    <w:rsid w:val="00621602"/>
    <w:rsid w:val="0062337A"/>
    <w:rsid w:val="00623B29"/>
    <w:rsid w:val="00623D83"/>
    <w:rsid w:val="00623FFE"/>
    <w:rsid w:val="006247EE"/>
    <w:rsid w:val="0062712E"/>
    <w:rsid w:val="00631B06"/>
    <w:rsid w:val="006329E3"/>
    <w:rsid w:val="0063309C"/>
    <w:rsid w:val="00633F7A"/>
    <w:rsid w:val="006346DB"/>
    <w:rsid w:val="00634CC6"/>
    <w:rsid w:val="00635111"/>
    <w:rsid w:val="00636978"/>
    <w:rsid w:val="00636BB7"/>
    <w:rsid w:val="00636CBC"/>
    <w:rsid w:val="00642022"/>
    <w:rsid w:val="00642E4C"/>
    <w:rsid w:val="006433AE"/>
    <w:rsid w:val="00644726"/>
    <w:rsid w:val="006452C2"/>
    <w:rsid w:val="00646F6C"/>
    <w:rsid w:val="00646F76"/>
    <w:rsid w:val="0064773B"/>
    <w:rsid w:val="006539B7"/>
    <w:rsid w:val="00654A2B"/>
    <w:rsid w:val="00654E90"/>
    <w:rsid w:val="0065537E"/>
    <w:rsid w:val="00655707"/>
    <w:rsid w:val="00656664"/>
    <w:rsid w:val="00656F54"/>
    <w:rsid w:val="006577DE"/>
    <w:rsid w:val="00657E69"/>
    <w:rsid w:val="00657EEF"/>
    <w:rsid w:val="00661E54"/>
    <w:rsid w:val="0066326C"/>
    <w:rsid w:val="00664079"/>
    <w:rsid w:val="006657E1"/>
    <w:rsid w:val="0066674B"/>
    <w:rsid w:val="00667253"/>
    <w:rsid w:val="00671659"/>
    <w:rsid w:val="00671A40"/>
    <w:rsid w:val="00671B16"/>
    <w:rsid w:val="00671FD0"/>
    <w:rsid w:val="00672181"/>
    <w:rsid w:val="00674DF5"/>
    <w:rsid w:val="0067539E"/>
    <w:rsid w:val="00675A54"/>
    <w:rsid w:val="00676195"/>
    <w:rsid w:val="0067677D"/>
    <w:rsid w:val="006771B8"/>
    <w:rsid w:val="00680C88"/>
    <w:rsid w:val="00680DB5"/>
    <w:rsid w:val="00682023"/>
    <w:rsid w:val="00684488"/>
    <w:rsid w:val="00684A99"/>
    <w:rsid w:val="00685814"/>
    <w:rsid w:val="00685D07"/>
    <w:rsid w:val="00686047"/>
    <w:rsid w:val="00686684"/>
    <w:rsid w:val="006868AA"/>
    <w:rsid w:val="00687AA2"/>
    <w:rsid w:val="00687F16"/>
    <w:rsid w:val="006901DC"/>
    <w:rsid w:val="006907BE"/>
    <w:rsid w:val="00691298"/>
    <w:rsid w:val="00692B43"/>
    <w:rsid w:val="0069404D"/>
    <w:rsid w:val="00695789"/>
    <w:rsid w:val="00695839"/>
    <w:rsid w:val="00696BBA"/>
    <w:rsid w:val="00697D16"/>
    <w:rsid w:val="006A01B9"/>
    <w:rsid w:val="006A053F"/>
    <w:rsid w:val="006A0C3F"/>
    <w:rsid w:val="006A2292"/>
    <w:rsid w:val="006A231D"/>
    <w:rsid w:val="006A3CC4"/>
    <w:rsid w:val="006A4AC2"/>
    <w:rsid w:val="006A5C10"/>
    <w:rsid w:val="006A6333"/>
    <w:rsid w:val="006A6C22"/>
    <w:rsid w:val="006B25FC"/>
    <w:rsid w:val="006B51C3"/>
    <w:rsid w:val="006B64E9"/>
    <w:rsid w:val="006B679D"/>
    <w:rsid w:val="006B720E"/>
    <w:rsid w:val="006C04A2"/>
    <w:rsid w:val="006C1FEB"/>
    <w:rsid w:val="006C32C0"/>
    <w:rsid w:val="006C3388"/>
    <w:rsid w:val="006C429B"/>
    <w:rsid w:val="006C42AA"/>
    <w:rsid w:val="006C445C"/>
    <w:rsid w:val="006C57DD"/>
    <w:rsid w:val="006D0025"/>
    <w:rsid w:val="006D0A89"/>
    <w:rsid w:val="006D0AA9"/>
    <w:rsid w:val="006D1110"/>
    <w:rsid w:val="006D11AC"/>
    <w:rsid w:val="006D1377"/>
    <w:rsid w:val="006D14B3"/>
    <w:rsid w:val="006D2AAB"/>
    <w:rsid w:val="006D3ED8"/>
    <w:rsid w:val="006D4958"/>
    <w:rsid w:val="006D556A"/>
    <w:rsid w:val="006D5E07"/>
    <w:rsid w:val="006D6CCF"/>
    <w:rsid w:val="006D6DAD"/>
    <w:rsid w:val="006E1D5D"/>
    <w:rsid w:val="006E3711"/>
    <w:rsid w:val="006E5C7D"/>
    <w:rsid w:val="006E7BAA"/>
    <w:rsid w:val="006E7F0B"/>
    <w:rsid w:val="006F1738"/>
    <w:rsid w:val="006F1EAE"/>
    <w:rsid w:val="006F350F"/>
    <w:rsid w:val="006F3A50"/>
    <w:rsid w:val="006F3FE5"/>
    <w:rsid w:val="006F4525"/>
    <w:rsid w:val="006F5046"/>
    <w:rsid w:val="006F60C9"/>
    <w:rsid w:val="006F749A"/>
    <w:rsid w:val="0070070C"/>
    <w:rsid w:val="007009CE"/>
    <w:rsid w:val="0070373B"/>
    <w:rsid w:val="007046D0"/>
    <w:rsid w:val="00704A97"/>
    <w:rsid w:val="0070611A"/>
    <w:rsid w:val="007062FD"/>
    <w:rsid w:val="00706830"/>
    <w:rsid w:val="00707095"/>
    <w:rsid w:val="00707621"/>
    <w:rsid w:val="00707FC2"/>
    <w:rsid w:val="00712904"/>
    <w:rsid w:val="00712DF5"/>
    <w:rsid w:val="00713D23"/>
    <w:rsid w:val="00714D43"/>
    <w:rsid w:val="00717559"/>
    <w:rsid w:val="00717A9F"/>
    <w:rsid w:val="00717AB9"/>
    <w:rsid w:val="007201C6"/>
    <w:rsid w:val="00720CBE"/>
    <w:rsid w:val="00723C5C"/>
    <w:rsid w:val="00724660"/>
    <w:rsid w:val="00724EED"/>
    <w:rsid w:val="007268E6"/>
    <w:rsid w:val="00726F4B"/>
    <w:rsid w:val="00727B6D"/>
    <w:rsid w:val="00727F06"/>
    <w:rsid w:val="00730662"/>
    <w:rsid w:val="00731743"/>
    <w:rsid w:val="0073379F"/>
    <w:rsid w:val="00733C1D"/>
    <w:rsid w:val="00733CCD"/>
    <w:rsid w:val="00733E12"/>
    <w:rsid w:val="0073525F"/>
    <w:rsid w:val="00735350"/>
    <w:rsid w:val="00736140"/>
    <w:rsid w:val="00737CF6"/>
    <w:rsid w:val="00737D94"/>
    <w:rsid w:val="00740F01"/>
    <w:rsid w:val="007413C6"/>
    <w:rsid w:val="00741715"/>
    <w:rsid w:val="007525B3"/>
    <w:rsid w:val="007532CA"/>
    <w:rsid w:val="00753ADC"/>
    <w:rsid w:val="0075596A"/>
    <w:rsid w:val="007559C5"/>
    <w:rsid w:val="00756DFD"/>
    <w:rsid w:val="00757384"/>
    <w:rsid w:val="00757607"/>
    <w:rsid w:val="00757AB8"/>
    <w:rsid w:val="007609E6"/>
    <w:rsid w:val="00760F88"/>
    <w:rsid w:val="00760F96"/>
    <w:rsid w:val="007613F5"/>
    <w:rsid w:val="00762165"/>
    <w:rsid w:val="00762AA9"/>
    <w:rsid w:val="00763217"/>
    <w:rsid w:val="00764776"/>
    <w:rsid w:val="00765946"/>
    <w:rsid w:val="00767C78"/>
    <w:rsid w:val="00770F41"/>
    <w:rsid w:val="0077163A"/>
    <w:rsid w:val="00774324"/>
    <w:rsid w:val="0077475D"/>
    <w:rsid w:val="00774B00"/>
    <w:rsid w:val="0077637E"/>
    <w:rsid w:val="00776431"/>
    <w:rsid w:val="007764E1"/>
    <w:rsid w:val="007771FC"/>
    <w:rsid w:val="00777DB8"/>
    <w:rsid w:val="007808C8"/>
    <w:rsid w:val="00780F14"/>
    <w:rsid w:val="0078364D"/>
    <w:rsid w:val="00783A65"/>
    <w:rsid w:val="00784FD3"/>
    <w:rsid w:val="007862D7"/>
    <w:rsid w:val="00790E1B"/>
    <w:rsid w:val="007914BC"/>
    <w:rsid w:val="00791564"/>
    <w:rsid w:val="00792461"/>
    <w:rsid w:val="0079322E"/>
    <w:rsid w:val="007950BA"/>
    <w:rsid w:val="00796F11"/>
    <w:rsid w:val="007A022E"/>
    <w:rsid w:val="007A19E6"/>
    <w:rsid w:val="007A1D4E"/>
    <w:rsid w:val="007A28F2"/>
    <w:rsid w:val="007A2E67"/>
    <w:rsid w:val="007A4129"/>
    <w:rsid w:val="007A4F48"/>
    <w:rsid w:val="007A6249"/>
    <w:rsid w:val="007A770B"/>
    <w:rsid w:val="007A7777"/>
    <w:rsid w:val="007B2D26"/>
    <w:rsid w:val="007B38E5"/>
    <w:rsid w:val="007B3CA4"/>
    <w:rsid w:val="007B3D39"/>
    <w:rsid w:val="007B483C"/>
    <w:rsid w:val="007B5C9E"/>
    <w:rsid w:val="007B607A"/>
    <w:rsid w:val="007B7891"/>
    <w:rsid w:val="007B7A03"/>
    <w:rsid w:val="007C05C5"/>
    <w:rsid w:val="007C14F3"/>
    <w:rsid w:val="007C18EC"/>
    <w:rsid w:val="007C2E91"/>
    <w:rsid w:val="007C374A"/>
    <w:rsid w:val="007C4B98"/>
    <w:rsid w:val="007C63C0"/>
    <w:rsid w:val="007C70DC"/>
    <w:rsid w:val="007D1908"/>
    <w:rsid w:val="007D1D4B"/>
    <w:rsid w:val="007D2DD7"/>
    <w:rsid w:val="007D4F25"/>
    <w:rsid w:val="007D5350"/>
    <w:rsid w:val="007D57B2"/>
    <w:rsid w:val="007D6992"/>
    <w:rsid w:val="007D7C1A"/>
    <w:rsid w:val="007E193E"/>
    <w:rsid w:val="007E1CC2"/>
    <w:rsid w:val="007E1DEB"/>
    <w:rsid w:val="007E2C24"/>
    <w:rsid w:val="007E49F4"/>
    <w:rsid w:val="007E4B62"/>
    <w:rsid w:val="007E54BD"/>
    <w:rsid w:val="007E5C35"/>
    <w:rsid w:val="007E648F"/>
    <w:rsid w:val="007E6574"/>
    <w:rsid w:val="007F017F"/>
    <w:rsid w:val="007F2322"/>
    <w:rsid w:val="007F28AA"/>
    <w:rsid w:val="007F29E1"/>
    <w:rsid w:val="007F30D2"/>
    <w:rsid w:val="007F3397"/>
    <w:rsid w:val="007F34AF"/>
    <w:rsid w:val="007F3766"/>
    <w:rsid w:val="007F40E2"/>
    <w:rsid w:val="007F469A"/>
    <w:rsid w:val="007F7C5F"/>
    <w:rsid w:val="00800E13"/>
    <w:rsid w:val="00802E10"/>
    <w:rsid w:val="00804156"/>
    <w:rsid w:val="008043BB"/>
    <w:rsid w:val="00804AF1"/>
    <w:rsid w:val="00804B32"/>
    <w:rsid w:val="0080527E"/>
    <w:rsid w:val="0080554F"/>
    <w:rsid w:val="00807861"/>
    <w:rsid w:val="00810892"/>
    <w:rsid w:val="00810E7A"/>
    <w:rsid w:val="00811E99"/>
    <w:rsid w:val="008120A9"/>
    <w:rsid w:val="008136B2"/>
    <w:rsid w:val="0081399C"/>
    <w:rsid w:val="00815F07"/>
    <w:rsid w:val="00815F38"/>
    <w:rsid w:val="0081668D"/>
    <w:rsid w:val="00817343"/>
    <w:rsid w:val="008211F3"/>
    <w:rsid w:val="008215B4"/>
    <w:rsid w:val="008246B5"/>
    <w:rsid w:val="0082644A"/>
    <w:rsid w:val="008268AC"/>
    <w:rsid w:val="00826D18"/>
    <w:rsid w:val="00830AA9"/>
    <w:rsid w:val="00832B44"/>
    <w:rsid w:val="00833461"/>
    <w:rsid w:val="00833541"/>
    <w:rsid w:val="00834A48"/>
    <w:rsid w:val="008360E3"/>
    <w:rsid w:val="00836192"/>
    <w:rsid w:val="008372AA"/>
    <w:rsid w:val="00840633"/>
    <w:rsid w:val="00840CF7"/>
    <w:rsid w:val="00840D00"/>
    <w:rsid w:val="00840E0E"/>
    <w:rsid w:val="00841356"/>
    <w:rsid w:val="00841A6C"/>
    <w:rsid w:val="00842A54"/>
    <w:rsid w:val="00842D8C"/>
    <w:rsid w:val="00842FAC"/>
    <w:rsid w:val="008434E9"/>
    <w:rsid w:val="00843587"/>
    <w:rsid w:val="008441A0"/>
    <w:rsid w:val="008444AB"/>
    <w:rsid w:val="00844FE5"/>
    <w:rsid w:val="00845BF7"/>
    <w:rsid w:val="00845FF8"/>
    <w:rsid w:val="0084773B"/>
    <w:rsid w:val="00847972"/>
    <w:rsid w:val="008479B2"/>
    <w:rsid w:val="008505CB"/>
    <w:rsid w:val="0085138F"/>
    <w:rsid w:val="0085216C"/>
    <w:rsid w:val="00853510"/>
    <w:rsid w:val="0085424D"/>
    <w:rsid w:val="00854308"/>
    <w:rsid w:val="00854364"/>
    <w:rsid w:val="0085469C"/>
    <w:rsid w:val="00854A83"/>
    <w:rsid w:val="00855AEB"/>
    <w:rsid w:val="0085621C"/>
    <w:rsid w:val="00856A7C"/>
    <w:rsid w:val="008577F5"/>
    <w:rsid w:val="00857BFA"/>
    <w:rsid w:val="008600D4"/>
    <w:rsid w:val="00860E5C"/>
    <w:rsid w:val="008624B3"/>
    <w:rsid w:val="00862881"/>
    <w:rsid w:val="00862D2D"/>
    <w:rsid w:val="00864396"/>
    <w:rsid w:val="0086462C"/>
    <w:rsid w:val="008648EC"/>
    <w:rsid w:val="008653C5"/>
    <w:rsid w:val="00865B7B"/>
    <w:rsid w:val="00867777"/>
    <w:rsid w:val="00867D60"/>
    <w:rsid w:val="00870395"/>
    <w:rsid w:val="0087069B"/>
    <w:rsid w:val="008712B2"/>
    <w:rsid w:val="008713C9"/>
    <w:rsid w:val="00871478"/>
    <w:rsid w:val="008718AF"/>
    <w:rsid w:val="00872474"/>
    <w:rsid w:val="00873F38"/>
    <w:rsid w:val="00874379"/>
    <w:rsid w:val="00874735"/>
    <w:rsid w:val="00875A52"/>
    <w:rsid w:val="00876B3E"/>
    <w:rsid w:val="008776FC"/>
    <w:rsid w:val="00881723"/>
    <w:rsid w:val="00882A16"/>
    <w:rsid w:val="00883308"/>
    <w:rsid w:val="008850A4"/>
    <w:rsid w:val="00885987"/>
    <w:rsid w:val="00885E04"/>
    <w:rsid w:val="00886E84"/>
    <w:rsid w:val="00890294"/>
    <w:rsid w:val="008907CC"/>
    <w:rsid w:val="008908B0"/>
    <w:rsid w:val="00891A62"/>
    <w:rsid w:val="00892E26"/>
    <w:rsid w:val="00893769"/>
    <w:rsid w:val="0089447A"/>
    <w:rsid w:val="00896D5C"/>
    <w:rsid w:val="008A0175"/>
    <w:rsid w:val="008A0B58"/>
    <w:rsid w:val="008A114F"/>
    <w:rsid w:val="008A395D"/>
    <w:rsid w:val="008A39ED"/>
    <w:rsid w:val="008A3A73"/>
    <w:rsid w:val="008A3E9E"/>
    <w:rsid w:val="008A4DD3"/>
    <w:rsid w:val="008A5473"/>
    <w:rsid w:val="008A66A3"/>
    <w:rsid w:val="008A67AE"/>
    <w:rsid w:val="008A6DCC"/>
    <w:rsid w:val="008A7582"/>
    <w:rsid w:val="008A7D41"/>
    <w:rsid w:val="008B0017"/>
    <w:rsid w:val="008B0448"/>
    <w:rsid w:val="008B1102"/>
    <w:rsid w:val="008B1909"/>
    <w:rsid w:val="008B1915"/>
    <w:rsid w:val="008B1FD0"/>
    <w:rsid w:val="008B2A1A"/>
    <w:rsid w:val="008B336B"/>
    <w:rsid w:val="008B4DF1"/>
    <w:rsid w:val="008B6AF5"/>
    <w:rsid w:val="008B6CF8"/>
    <w:rsid w:val="008B7163"/>
    <w:rsid w:val="008B71B7"/>
    <w:rsid w:val="008B74FE"/>
    <w:rsid w:val="008B7661"/>
    <w:rsid w:val="008B7D2F"/>
    <w:rsid w:val="008C0F76"/>
    <w:rsid w:val="008C1037"/>
    <w:rsid w:val="008C25F3"/>
    <w:rsid w:val="008C270F"/>
    <w:rsid w:val="008C292A"/>
    <w:rsid w:val="008C35BF"/>
    <w:rsid w:val="008C4044"/>
    <w:rsid w:val="008C4B72"/>
    <w:rsid w:val="008C4CCE"/>
    <w:rsid w:val="008C4D7A"/>
    <w:rsid w:val="008C4E43"/>
    <w:rsid w:val="008C55CD"/>
    <w:rsid w:val="008C74BE"/>
    <w:rsid w:val="008C76F2"/>
    <w:rsid w:val="008D0524"/>
    <w:rsid w:val="008D1CD5"/>
    <w:rsid w:val="008D1CDB"/>
    <w:rsid w:val="008D2512"/>
    <w:rsid w:val="008D2A11"/>
    <w:rsid w:val="008D30AA"/>
    <w:rsid w:val="008D5270"/>
    <w:rsid w:val="008D6C44"/>
    <w:rsid w:val="008D6EF0"/>
    <w:rsid w:val="008E072E"/>
    <w:rsid w:val="008E0CD0"/>
    <w:rsid w:val="008E29A4"/>
    <w:rsid w:val="008E5ECF"/>
    <w:rsid w:val="008E7346"/>
    <w:rsid w:val="008E7FEC"/>
    <w:rsid w:val="008F07D8"/>
    <w:rsid w:val="008F0CBC"/>
    <w:rsid w:val="008F0FB5"/>
    <w:rsid w:val="008F1469"/>
    <w:rsid w:val="008F22CD"/>
    <w:rsid w:val="008F33C2"/>
    <w:rsid w:val="008F39CB"/>
    <w:rsid w:val="008F470D"/>
    <w:rsid w:val="008F4913"/>
    <w:rsid w:val="008F57A3"/>
    <w:rsid w:val="008F58A1"/>
    <w:rsid w:val="008F58A2"/>
    <w:rsid w:val="008F6716"/>
    <w:rsid w:val="008F6DE3"/>
    <w:rsid w:val="008F75A9"/>
    <w:rsid w:val="00900206"/>
    <w:rsid w:val="009004EF"/>
    <w:rsid w:val="00900745"/>
    <w:rsid w:val="0090163A"/>
    <w:rsid w:val="00904B45"/>
    <w:rsid w:val="00904DBC"/>
    <w:rsid w:val="009065D2"/>
    <w:rsid w:val="00906A90"/>
    <w:rsid w:val="00910C9B"/>
    <w:rsid w:val="009117AB"/>
    <w:rsid w:val="00911B50"/>
    <w:rsid w:val="00912ECD"/>
    <w:rsid w:val="009149E1"/>
    <w:rsid w:val="009150ED"/>
    <w:rsid w:val="00915681"/>
    <w:rsid w:val="00915748"/>
    <w:rsid w:val="00916194"/>
    <w:rsid w:val="00916254"/>
    <w:rsid w:val="00916528"/>
    <w:rsid w:val="00916AB0"/>
    <w:rsid w:val="009202B8"/>
    <w:rsid w:val="0092192E"/>
    <w:rsid w:val="00921E6C"/>
    <w:rsid w:val="00922287"/>
    <w:rsid w:val="00925488"/>
    <w:rsid w:val="00925B30"/>
    <w:rsid w:val="00925C33"/>
    <w:rsid w:val="009272D0"/>
    <w:rsid w:val="00931452"/>
    <w:rsid w:val="00931739"/>
    <w:rsid w:val="00931F2B"/>
    <w:rsid w:val="00932A5F"/>
    <w:rsid w:val="00932C8F"/>
    <w:rsid w:val="009335BA"/>
    <w:rsid w:val="0093696D"/>
    <w:rsid w:val="00937164"/>
    <w:rsid w:val="0093738D"/>
    <w:rsid w:val="009374A8"/>
    <w:rsid w:val="009400F9"/>
    <w:rsid w:val="00942514"/>
    <w:rsid w:val="00942A1D"/>
    <w:rsid w:val="00942BA3"/>
    <w:rsid w:val="009457AA"/>
    <w:rsid w:val="00946603"/>
    <w:rsid w:val="0094770E"/>
    <w:rsid w:val="009501F8"/>
    <w:rsid w:val="0095129C"/>
    <w:rsid w:val="00951526"/>
    <w:rsid w:val="00951F04"/>
    <w:rsid w:val="00952E6F"/>
    <w:rsid w:val="009535B5"/>
    <w:rsid w:val="009537F9"/>
    <w:rsid w:val="00954052"/>
    <w:rsid w:val="009543EC"/>
    <w:rsid w:val="009545D0"/>
    <w:rsid w:val="00955CB6"/>
    <w:rsid w:val="00956628"/>
    <w:rsid w:val="00956BCC"/>
    <w:rsid w:val="009578C2"/>
    <w:rsid w:val="009607A9"/>
    <w:rsid w:val="00961F1E"/>
    <w:rsid w:val="00962301"/>
    <w:rsid w:val="00962592"/>
    <w:rsid w:val="009629AF"/>
    <w:rsid w:val="009631B8"/>
    <w:rsid w:val="0096389F"/>
    <w:rsid w:val="0096686E"/>
    <w:rsid w:val="00966FF2"/>
    <w:rsid w:val="00971778"/>
    <w:rsid w:val="00971D85"/>
    <w:rsid w:val="00972BEB"/>
    <w:rsid w:val="009730C7"/>
    <w:rsid w:val="0097317F"/>
    <w:rsid w:val="009747F6"/>
    <w:rsid w:val="00975EFE"/>
    <w:rsid w:val="00975F8C"/>
    <w:rsid w:val="00976060"/>
    <w:rsid w:val="009760F4"/>
    <w:rsid w:val="009772BB"/>
    <w:rsid w:val="00977DB1"/>
    <w:rsid w:val="00981901"/>
    <w:rsid w:val="00983EEF"/>
    <w:rsid w:val="00984CF1"/>
    <w:rsid w:val="009861AD"/>
    <w:rsid w:val="009868EE"/>
    <w:rsid w:val="00986E75"/>
    <w:rsid w:val="009874E8"/>
    <w:rsid w:val="0099080D"/>
    <w:rsid w:val="00991CF6"/>
    <w:rsid w:val="009924AD"/>
    <w:rsid w:val="009938C8"/>
    <w:rsid w:val="00994AD8"/>
    <w:rsid w:val="00994EFD"/>
    <w:rsid w:val="00995692"/>
    <w:rsid w:val="009974F3"/>
    <w:rsid w:val="009A1B51"/>
    <w:rsid w:val="009A1BA0"/>
    <w:rsid w:val="009A296D"/>
    <w:rsid w:val="009A2991"/>
    <w:rsid w:val="009A365E"/>
    <w:rsid w:val="009A3A93"/>
    <w:rsid w:val="009A3EB7"/>
    <w:rsid w:val="009A460B"/>
    <w:rsid w:val="009A5B3F"/>
    <w:rsid w:val="009A5C81"/>
    <w:rsid w:val="009A62F3"/>
    <w:rsid w:val="009A7CBD"/>
    <w:rsid w:val="009B068D"/>
    <w:rsid w:val="009B07BC"/>
    <w:rsid w:val="009B0872"/>
    <w:rsid w:val="009B0C6A"/>
    <w:rsid w:val="009B1203"/>
    <w:rsid w:val="009B292B"/>
    <w:rsid w:val="009B32F1"/>
    <w:rsid w:val="009B35DD"/>
    <w:rsid w:val="009B382B"/>
    <w:rsid w:val="009B39C8"/>
    <w:rsid w:val="009B42FD"/>
    <w:rsid w:val="009C23C2"/>
    <w:rsid w:val="009C3DCD"/>
    <w:rsid w:val="009C528A"/>
    <w:rsid w:val="009C6B6F"/>
    <w:rsid w:val="009C77BB"/>
    <w:rsid w:val="009D1051"/>
    <w:rsid w:val="009D117D"/>
    <w:rsid w:val="009D2A7C"/>
    <w:rsid w:val="009D325F"/>
    <w:rsid w:val="009D39F7"/>
    <w:rsid w:val="009D4102"/>
    <w:rsid w:val="009D601B"/>
    <w:rsid w:val="009D6559"/>
    <w:rsid w:val="009E066C"/>
    <w:rsid w:val="009E1185"/>
    <w:rsid w:val="009E33C3"/>
    <w:rsid w:val="009E482E"/>
    <w:rsid w:val="009E5337"/>
    <w:rsid w:val="009E78B0"/>
    <w:rsid w:val="009F061F"/>
    <w:rsid w:val="009F09B6"/>
    <w:rsid w:val="009F0E56"/>
    <w:rsid w:val="009F2504"/>
    <w:rsid w:val="009F29B1"/>
    <w:rsid w:val="009F4568"/>
    <w:rsid w:val="009F4793"/>
    <w:rsid w:val="009F5699"/>
    <w:rsid w:val="009F5F16"/>
    <w:rsid w:val="009F643C"/>
    <w:rsid w:val="009F643D"/>
    <w:rsid w:val="009F7410"/>
    <w:rsid w:val="009F774F"/>
    <w:rsid w:val="00A00A4D"/>
    <w:rsid w:val="00A015E1"/>
    <w:rsid w:val="00A03017"/>
    <w:rsid w:val="00A03CD3"/>
    <w:rsid w:val="00A045F3"/>
    <w:rsid w:val="00A05503"/>
    <w:rsid w:val="00A05853"/>
    <w:rsid w:val="00A05A3C"/>
    <w:rsid w:val="00A06830"/>
    <w:rsid w:val="00A0697E"/>
    <w:rsid w:val="00A0699B"/>
    <w:rsid w:val="00A06D2F"/>
    <w:rsid w:val="00A0730D"/>
    <w:rsid w:val="00A10762"/>
    <w:rsid w:val="00A107CF"/>
    <w:rsid w:val="00A14812"/>
    <w:rsid w:val="00A15221"/>
    <w:rsid w:val="00A156A6"/>
    <w:rsid w:val="00A16805"/>
    <w:rsid w:val="00A17728"/>
    <w:rsid w:val="00A17F22"/>
    <w:rsid w:val="00A20380"/>
    <w:rsid w:val="00A2090D"/>
    <w:rsid w:val="00A2150E"/>
    <w:rsid w:val="00A2246C"/>
    <w:rsid w:val="00A22BCB"/>
    <w:rsid w:val="00A2307B"/>
    <w:rsid w:val="00A2378D"/>
    <w:rsid w:val="00A23F75"/>
    <w:rsid w:val="00A24447"/>
    <w:rsid w:val="00A248D3"/>
    <w:rsid w:val="00A24E77"/>
    <w:rsid w:val="00A24EE8"/>
    <w:rsid w:val="00A254AF"/>
    <w:rsid w:val="00A2788C"/>
    <w:rsid w:val="00A3092E"/>
    <w:rsid w:val="00A30B55"/>
    <w:rsid w:val="00A32C70"/>
    <w:rsid w:val="00A32E4A"/>
    <w:rsid w:val="00A33231"/>
    <w:rsid w:val="00A33C69"/>
    <w:rsid w:val="00A3404A"/>
    <w:rsid w:val="00A3647D"/>
    <w:rsid w:val="00A374B2"/>
    <w:rsid w:val="00A403F5"/>
    <w:rsid w:val="00A40DC0"/>
    <w:rsid w:val="00A412B9"/>
    <w:rsid w:val="00A42E81"/>
    <w:rsid w:val="00A43AA7"/>
    <w:rsid w:val="00A45001"/>
    <w:rsid w:val="00A46464"/>
    <w:rsid w:val="00A4689B"/>
    <w:rsid w:val="00A46F22"/>
    <w:rsid w:val="00A47234"/>
    <w:rsid w:val="00A474D6"/>
    <w:rsid w:val="00A50C30"/>
    <w:rsid w:val="00A528BF"/>
    <w:rsid w:val="00A53D6E"/>
    <w:rsid w:val="00A547DD"/>
    <w:rsid w:val="00A550F1"/>
    <w:rsid w:val="00A55316"/>
    <w:rsid w:val="00A56872"/>
    <w:rsid w:val="00A56967"/>
    <w:rsid w:val="00A576AD"/>
    <w:rsid w:val="00A57792"/>
    <w:rsid w:val="00A577D0"/>
    <w:rsid w:val="00A601CE"/>
    <w:rsid w:val="00A60C09"/>
    <w:rsid w:val="00A615F0"/>
    <w:rsid w:val="00A61A12"/>
    <w:rsid w:val="00A61D1F"/>
    <w:rsid w:val="00A62BE4"/>
    <w:rsid w:val="00A62C41"/>
    <w:rsid w:val="00A6654E"/>
    <w:rsid w:val="00A67A0A"/>
    <w:rsid w:val="00A67D61"/>
    <w:rsid w:val="00A7019D"/>
    <w:rsid w:val="00A708C3"/>
    <w:rsid w:val="00A70A1E"/>
    <w:rsid w:val="00A70C4A"/>
    <w:rsid w:val="00A70ED9"/>
    <w:rsid w:val="00A7371D"/>
    <w:rsid w:val="00A7396B"/>
    <w:rsid w:val="00A74101"/>
    <w:rsid w:val="00A74ACC"/>
    <w:rsid w:val="00A768A9"/>
    <w:rsid w:val="00A769B4"/>
    <w:rsid w:val="00A76ADE"/>
    <w:rsid w:val="00A76BF2"/>
    <w:rsid w:val="00A76F35"/>
    <w:rsid w:val="00A777C9"/>
    <w:rsid w:val="00A77E23"/>
    <w:rsid w:val="00A81088"/>
    <w:rsid w:val="00A81504"/>
    <w:rsid w:val="00A815E6"/>
    <w:rsid w:val="00A82A25"/>
    <w:rsid w:val="00A83104"/>
    <w:rsid w:val="00A855EA"/>
    <w:rsid w:val="00A8607E"/>
    <w:rsid w:val="00A86AB1"/>
    <w:rsid w:val="00A86EB9"/>
    <w:rsid w:val="00A86FE8"/>
    <w:rsid w:val="00A87DF9"/>
    <w:rsid w:val="00A90859"/>
    <w:rsid w:val="00A90E01"/>
    <w:rsid w:val="00A92EB7"/>
    <w:rsid w:val="00A9418D"/>
    <w:rsid w:val="00A94309"/>
    <w:rsid w:val="00A952E5"/>
    <w:rsid w:val="00AA004E"/>
    <w:rsid w:val="00AA1582"/>
    <w:rsid w:val="00AA284E"/>
    <w:rsid w:val="00AA309D"/>
    <w:rsid w:val="00AA32D0"/>
    <w:rsid w:val="00AA3CE1"/>
    <w:rsid w:val="00AA4975"/>
    <w:rsid w:val="00AA4CF7"/>
    <w:rsid w:val="00AA4DCD"/>
    <w:rsid w:val="00AA4E6A"/>
    <w:rsid w:val="00AA5404"/>
    <w:rsid w:val="00AA55B7"/>
    <w:rsid w:val="00AB2309"/>
    <w:rsid w:val="00AB2EFE"/>
    <w:rsid w:val="00AB3665"/>
    <w:rsid w:val="00AB4632"/>
    <w:rsid w:val="00AB55A7"/>
    <w:rsid w:val="00AB5E95"/>
    <w:rsid w:val="00AB625D"/>
    <w:rsid w:val="00AB7374"/>
    <w:rsid w:val="00AB7EF7"/>
    <w:rsid w:val="00AC18F5"/>
    <w:rsid w:val="00AC45D3"/>
    <w:rsid w:val="00AC6891"/>
    <w:rsid w:val="00AC6F04"/>
    <w:rsid w:val="00AD08EE"/>
    <w:rsid w:val="00AD0A06"/>
    <w:rsid w:val="00AD4F2D"/>
    <w:rsid w:val="00AD50B3"/>
    <w:rsid w:val="00AD6266"/>
    <w:rsid w:val="00AD7D32"/>
    <w:rsid w:val="00AE25C6"/>
    <w:rsid w:val="00AE276E"/>
    <w:rsid w:val="00AE3071"/>
    <w:rsid w:val="00AE3459"/>
    <w:rsid w:val="00AE3830"/>
    <w:rsid w:val="00AE4EFE"/>
    <w:rsid w:val="00AE57A8"/>
    <w:rsid w:val="00AE64E9"/>
    <w:rsid w:val="00AE69EC"/>
    <w:rsid w:val="00AE76D6"/>
    <w:rsid w:val="00AE7B02"/>
    <w:rsid w:val="00AF051D"/>
    <w:rsid w:val="00AF09F5"/>
    <w:rsid w:val="00AF148C"/>
    <w:rsid w:val="00AF1B30"/>
    <w:rsid w:val="00AF3F8C"/>
    <w:rsid w:val="00AF4250"/>
    <w:rsid w:val="00AF6217"/>
    <w:rsid w:val="00AF67B9"/>
    <w:rsid w:val="00AF6A71"/>
    <w:rsid w:val="00AF6E43"/>
    <w:rsid w:val="00B00DD7"/>
    <w:rsid w:val="00B017B8"/>
    <w:rsid w:val="00B0203A"/>
    <w:rsid w:val="00B02108"/>
    <w:rsid w:val="00B03201"/>
    <w:rsid w:val="00B05228"/>
    <w:rsid w:val="00B053A6"/>
    <w:rsid w:val="00B066CB"/>
    <w:rsid w:val="00B06AAA"/>
    <w:rsid w:val="00B073B3"/>
    <w:rsid w:val="00B07E45"/>
    <w:rsid w:val="00B07E90"/>
    <w:rsid w:val="00B10EA6"/>
    <w:rsid w:val="00B11587"/>
    <w:rsid w:val="00B12347"/>
    <w:rsid w:val="00B131CD"/>
    <w:rsid w:val="00B1483A"/>
    <w:rsid w:val="00B14C64"/>
    <w:rsid w:val="00B176D3"/>
    <w:rsid w:val="00B206A0"/>
    <w:rsid w:val="00B22454"/>
    <w:rsid w:val="00B228D1"/>
    <w:rsid w:val="00B231C3"/>
    <w:rsid w:val="00B23D30"/>
    <w:rsid w:val="00B23E7E"/>
    <w:rsid w:val="00B24487"/>
    <w:rsid w:val="00B24BC5"/>
    <w:rsid w:val="00B306A9"/>
    <w:rsid w:val="00B309ED"/>
    <w:rsid w:val="00B31707"/>
    <w:rsid w:val="00B320EF"/>
    <w:rsid w:val="00B325D9"/>
    <w:rsid w:val="00B32FE3"/>
    <w:rsid w:val="00B3343C"/>
    <w:rsid w:val="00B35AC8"/>
    <w:rsid w:val="00B35BCE"/>
    <w:rsid w:val="00B3638E"/>
    <w:rsid w:val="00B37301"/>
    <w:rsid w:val="00B37802"/>
    <w:rsid w:val="00B40653"/>
    <w:rsid w:val="00B41D5E"/>
    <w:rsid w:val="00B42D5E"/>
    <w:rsid w:val="00B435E3"/>
    <w:rsid w:val="00B438BD"/>
    <w:rsid w:val="00B44524"/>
    <w:rsid w:val="00B44875"/>
    <w:rsid w:val="00B44DAC"/>
    <w:rsid w:val="00B451CA"/>
    <w:rsid w:val="00B45EDD"/>
    <w:rsid w:val="00B45F34"/>
    <w:rsid w:val="00B51865"/>
    <w:rsid w:val="00B51F02"/>
    <w:rsid w:val="00B52D0A"/>
    <w:rsid w:val="00B52DB8"/>
    <w:rsid w:val="00B52DD6"/>
    <w:rsid w:val="00B5473E"/>
    <w:rsid w:val="00B54D0A"/>
    <w:rsid w:val="00B56EE8"/>
    <w:rsid w:val="00B57306"/>
    <w:rsid w:val="00B6087D"/>
    <w:rsid w:val="00B629EC"/>
    <w:rsid w:val="00B62C6B"/>
    <w:rsid w:val="00B6329E"/>
    <w:rsid w:val="00B63A38"/>
    <w:rsid w:val="00B6468F"/>
    <w:rsid w:val="00B7215E"/>
    <w:rsid w:val="00B73DBE"/>
    <w:rsid w:val="00B74DAC"/>
    <w:rsid w:val="00B75E04"/>
    <w:rsid w:val="00B766E4"/>
    <w:rsid w:val="00B76C82"/>
    <w:rsid w:val="00B80185"/>
    <w:rsid w:val="00B81BD6"/>
    <w:rsid w:val="00B84A07"/>
    <w:rsid w:val="00B8545F"/>
    <w:rsid w:val="00B859B9"/>
    <w:rsid w:val="00B86072"/>
    <w:rsid w:val="00B8627B"/>
    <w:rsid w:val="00B87FA5"/>
    <w:rsid w:val="00B9094E"/>
    <w:rsid w:val="00B90B51"/>
    <w:rsid w:val="00B90B65"/>
    <w:rsid w:val="00B922B6"/>
    <w:rsid w:val="00B92CD2"/>
    <w:rsid w:val="00B92DF9"/>
    <w:rsid w:val="00B9490D"/>
    <w:rsid w:val="00B9544A"/>
    <w:rsid w:val="00B962FA"/>
    <w:rsid w:val="00B972FC"/>
    <w:rsid w:val="00B977A5"/>
    <w:rsid w:val="00B97E88"/>
    <w:rsid w:val="00BA1686"/>
    <w:rsid w:val="00BA3DA7"/>
    <w:rsid w:val="00BA45B3"/>
    <w:rsid w:val="00BA6073"/>
    <w:rsid w:val="00BB052E"/>
    <w:rsid w:val="00BB0F7C"/>
    <w:rsid w:val="00BB153B"/>
    <w:rsid w:val="00BB1EFA"/>
    <w:rsid w:val="00BB3C7E"/>
    <w:rsid w:val="00BB40F3"/>
    <w:rsid w:val="00BB427A"/>
    <w:rsid w:val="00BB51BB"/>
    <w:rsid w:val="00BB5B9F"/>
    <w:rsid w:val="00BB6AC5"/>
    <w:rsid w:val="00BB6E1B"/>
    <w:rsid w:val="00BB79CD"/>
    <w:rsid w:val="00BC16B1"/>
    <w:rsid w:val="00BC205D"/>
    <w:rsid w:val="00BC2468"/>
    <w:rsid w:val="00BC280F"/>
    <w:rsid w:val="00BC3047"/>
    <w:rsid w:val="00BC5781"/>
    <w:rsid w:val="00BC640C"/>
    <w:rsid w:val="00BC6EFD"/>
    <w:rsid w:val="00BC7EEB"/>
    <w:rsid w:val="00BD041C"/>
    <w:rsid w:val="00BD07D0"/>
    <w:rsid w:val="00BD0BE5"/>
    <w:rsid w:val="00BD2350"/>
    <w:rsid w:val="00BD2440"/>
    <w:rsid w:val="00BD588E"/>
    <w:rsid w:val="00BD7575"/>
    <w:rsid w:val="00BD76C0"/>
    <w:rsid w:val="00BD7BE3"/>
    <w:rsid w:val="00BE056B"/>
    <w:rsid w:val="00BE0EA5"/>
    <w:rsid w:val="00BE4D4F"/>
    <w:rsid w:val="00BE5A81"/>
    <w:rsid w:val="00BE6A61"/>
    <w:rsid w:val="00BE6BBF"/>
    <w:rsid w:val="00BE701D"/>
    <w:rsid w:val="00BE743F"/>
    <w:rsid w:val="00BE7A4E"/>
    <w:rsid w:val="00BF0123"/>
    <w:rsid w:val="00BF03DF"/>
    <w:rsid w:val="00BF18FA"/>
    <w:rsid w:val="00BF32F1"/>
    <w:rsid w:val="00BF4D8A"/>
    <w:rsid w:val="00BF5452"/>
    <w:rsid w:val="00BF5D24"/>
    <w:rsid w:val="00BF6042"/>
    <w:rsid w:val="00BF64D7"/>
    <w:rsid w:val="00BF6950"/>
    <w:rsid w:val="00BF6AC2"/>
    <w:rsid w:val="00BF6CA5"/>
    <w:rsid w:val="00C016EB"/>
    <w:rsid w:val="00C032AF"/>
    <w:rsid w:val="00C03D4E"/>
    <w:rsid w:val="00C04CA6"/>
    <w:rsid w:val="00C05E9C"/>
    <w:rsid w:val="00C068F9"/>
    <w:rsid w:val="00C072D7"/>
    <w:rsid w:val="00C07777"/>
    <w:rsid w:val="00C07A9D"/>
    <w:rsid w:val="00C10A0B"/>
    <w:rsid w:val="00C10BBA"/>
    <w:rsid w:val="00C11B7D"/>
    <w:rsid w:val="00C12164"/>
    <w:rsid w:val="00C131A0"/>
    <w:rsid w:val="00C149A1"/>
    <w:rsid w:val="00C15CC8"/>
    <w:rsid w:val="00C15DBA"/>
    <w:rsid w:val="00C16F6C"/>
    <w:rsid w:val="00C170A7"/>
    <w:rsid w:val="00C209A8"/>
    <w:rsid w:val="00C21B9A"/>
    <w:rsid w:val="00C2281A"/>
    <w:rsid w:val="00C24162"/>
    <w:rsid w:val="00C2464A"/>
    <w:rsid w:val="00C25041"/>
    <w:rsid w:val="00C26CA9"/>
    <w:rsid w:val="00C31B34"/>
    <w:rsid w:val="00C32EFD"/>
    <w:rsid w:val="00C330F3"/>
    <w:rsid w:val="00C3363C"/>
    <w:rsid w:val="00C34E99"/>
    <w:rsid w:val="00C34FFE"/>
    <w:rsid w:val="00C35539"/>
    <w:rsid w:val="00C35696"/>
    <w:rsid w:val="00C36E67"/>
    <w:rsid w:val="00C3753C"/>
    <w:rsid w:val="00C40092"/>
    <w:rsid w:val="00C40270"/>
    <w:rsid w:val="00C424A8"/>
    <w:rsid w:val="00C436DE"/>
    <w:rsid w:val="00C43D85"/>
    <w:rsid w:val="00C454E1"/>
    <w:rsid w:val="00C45597"/>
    <w:rsid w:val="00C46C95"/>
    <w:rsid w:val="00C509AC"/>
    <w:rsid w:val="00C51534"/>
    <w:rsid w:val="00C51AF4"/>
    <w:rsid w:val="00C52DD3"/>
    <w:rsid w:val="00C52EB0"/>
    <w:rsid w:val="00C550BB"/>
    <w:rsid w:val="00C5605B"/>
    <w:rsid w:val="00C5647D"/>
    <w:rsid w:val="00C56EFC"/>
    <w:rsid w:val="00C60113"/>
    <w:rsid w:val="00C6013E"/>
    <w:rsid w:val="00C6043E"/>
    <w:rsid w:val="00C6078E"/>
    <w:rsid w:val="00C60F8B"/>
    <w:rsid w:val="00C61502"/>
    <w:rsid w:val="00C616AA"/>
    <w:rsid w:val="00C61AC4"/>
    <w:rsid w:val="00C63512"/>
    <w:rsid w:val="00C636A6"/>
    <w:rsid w:val="00C6385D"/>
    <w:rsid w:val="00C66AD3"/>
    <w:rsid w:val="00C67849"/>
    <w:rsid w:val="00C707B9"/>
    <w:rsid w:val="00C732A7"/>
    <w:rsid w:val="00C73BBF"/>
    <w:rsid w:val="00C73C79"/>
    <w:rsid w:val="00C73EC5"/>
    <w:rsid w:val="00C74AF9"/>
    <w:rsid w:val="00C74FB0"/>
    <w:rsid w:val="00C767E5"/>
    <w:rsid w:val="00C76EDA"/>
    <w:rsid w:val="00C80FD0"/>
    <w:rsid w:val="00C8132A"/>
    <w:rsid w:val="00C81562"/>
    <w:rsid w:val="00C817DF"/>
    <w:rsid w:val="00C82255"/>
    <w:rsid w:val="00C83A29"/>
    <w:rsid w:val="00C84578"/>
    <w:rsid w:val="00C846FC"/>
    <w:rsid w:val="00C84FB2"/>
    <w:rsid w:val="00C856FF"/>
    <w:rsid w:val="00C860AA"/>
    <w:rsid w:val="00C8744F"/>
    <w:rsid w:val="00C90EE8"/>
    <w:rsid w:val="00C914F6"/>
    <w:rsid w:val="00C92E9D"/>
    <w:rsid w:val="00C93563"/>
    <w:rsid w:val="00C96D1D"/>
    <w:rsid w:val="00CA13A7"/>
    <w:rsid w:val="00CA31D7"/>
    <w:rsid w:val="00CA33A4"/>
    <w:rsid w:val="00CA4DF4"/>
    <w:rsid w:val="00CA4E68"/>
    <w:rsid w:val="00CA6557"/>
    <w:rsid w:val="00CA686B"/>
    <w:rsid w:val="00CA7890"/>
    <w:rsid w:val="00CB0E09"/>
    <w:rsid w:val="00CB3FBB"/>
    <w:rsid w:val="00CB463D"/>
    <w:rsid w:val="00CB47B5"/>
    <w:rsid w:val="00CB50ED"/>
    <w:rsid w:val="00CB5317"/>
    <w:rsid w:val="00CB5593"/>
    <w:rsid w:val="00CB566A"/>
    <w:rsid w:val="00CC00F4"/>
    <w:rsid w:val="00CC0DD4"/>
    <w:rsid w:val="00CC3047"/>
    <w:rsid w:val="00CC3165"/>
    <w:rsid w:val="00CC40F0"/>
    <w:rsid w:val="00CC727D"/>
    <w:rsid w:val="00CD069F"/>
    <w:rsid w:val="00CD11CC"/>
    <w:rsid w:val="00CD1C56"/>
    <w:rsid w:val="00CD21BD"/>
    <w:rsid w:val="00CD21E8"/>
    <w:rsid w:val="00CD2AD9"/>
    <w:rsid w:val="00CD4313"/>
    <w:rsid w:val="00CD6464"/>
    <w:rsid w:val="00CD6767"/>
    <w:rsid w:val="00CD7FAC"/>
    <w:rsid w:val="00CE000A"/>
    <w:rsid w:val="00CE0E1C"/>
    <w:rsid w:val="00CE0F32"/>
    <w:rsid w:val="00CE436E"/>
    <w:rsid w:val="00CE51CD"/>
    <w:rsid w:val="00CE52E5"/>
    <w:rsid w:val="00CE60B6"/>
    <w:rsid w:val="00CE7A7F"/>
    <w:rsid w:val="00CF4B79"/>
    <w:rsid w:val="00CF53AB"/>
    <w:rsid w:val="00CF6B8F"/>
    <w:rsid w:val="00CF6E20"/>
    <w:rsid w:val="00CF7090"/>
    <w:rsid w:val="00D00249"/>
    <w:rsid w:val="00D00650"/>
    <w:rsid w:val="00D006E7"/>
    <w:rsid w:val="00D008DA"/>
    <w:rsid w:val="00D0094D"/>
    <w:rsid w:val="00D01816"/>
    <w:rsid w:val="00D048F4"/>
    <w:rsid w:val="00D04907"/>
    <w:rsid w:val="00D05E47"/>
    <w:rsid w:val="00D06CBB"/>
    <w:rsid w:val="00D07139"/>
    <w:rsid w:val="00D07EA0"/>
    <w:rsid w:val="00D1177E"/>
    <w:rsid w:val="00D12C91"/>
    <w:rsid w:val="00D13724"/>
    <w:rsid w:val="00D14F47"/>
    <w:rsid w:val="00D15121"/>
    <w:rsid w:val="00D15589"/>
    <w:rsid w:val="00D15F91"/>
    <w:rsid w:val="00D173CE"/>
    <w:rsid w:val="00D175F7"/>
    <w:rsid w:val="00D23003"/>
    <w:rsid w:val="00D2308E"/>
    <w:rsid w:val="00D23945"/>
    <w:rsid w:val="00D23DF5"/>
    <w:rsid w:val="00D243E4"/>
    <w:rsid w:val="00D25DD5"/>
    <w:rsid w:val="00D269DB"/>
    <w:rsid w:val="00D27EA0"/>
    <w:rsid w:val="00D31187"/>
    <w:rsid w:val="00D3146F"/>
    <w:rsid w:val="00D31EE0"/>
    <w:rsid w:val="00D32D0C"/>
    <w:rsid w:val="00D32F0F"/>
    <w:rsid w:val="00D332CA"/>
    <w:rsid w:val="00D3342B"/>
    <w:rsid w:val="00D335E0"/>
    <w:rsid w:val="00D33874"/>
    <w:rsid w:val="00D3514D"/>
    <w:rsid w:val="00D35A03"/>
    <w:rsid w:val="00D36160"/>
    <w:rsid w:val="00D36E36"/>
    <w:rsid w:val="00D37BA4"/>
    <w:rsid w:val="00D40DC9"/>
    <w:rsid w:val="00D4201F"/>
    <w:rsid w:val="00D42755"/>
    <w:rsid w:val="00D43291"/>
    <w:rsid w:val="00D432E4"/>
    <w:rsid w:val="00D45358"/>
    <w:rsid w:val="00D4543B"/>
    <w:rsid w:val="00D45704"/>
    <w:rsid w:val="00D46511"/>
    <w:rsid w:val="00D47D3A"/>
    <w:rsid w:val="00D50C41"/>
    <w:rsid w:val="00D52EB7"/>
    <w:rsid w:val="00D54026"/>
    <w:rsid w:val="00D546E3"/>
    <w:rsid w:val="00D54810"/>
    <w:rsid w:val="00D561C6"/>
    <w:rsid w:val="00D56967"/>
    <w:rsid w:val="00D6118C"/>
    <w:rsid w:val="00D61AFD"/>
    <w:rsid w:val="00D64294"/>
    <w:rsid w:val="00D643AA"/>
    <w:rsid w:val="00D64DB1"/>
    <w:rsid w:val="00D651E2"/>
    <w:rsid w:val="00D656DE"/>
    <w:rsid w:val="00D67DE2"/>
    <w:rsid w:val="00D70084"/>
    <w:rsid w:val="00D703A4"/>
    <w:rsid w:val="00D709D4"/>
    <w:rsid w:val="00D70E6B"/>
    <w:rsid w:val="00D71682"/>
    <w:rsid w:val="00D7184C"/>
    <w:rsid w:val="00D71BE6"/>
    <w:rsid w:val="00D71FE9"/>
    <w:rsid w:val="00D721DC"/>
    <w:rsid w:val="00D721E2"/>
    <w:rsid w:val="00D726C2"/>
    <w:rsid w:val="00D73CD1"/>
    <w:rsid w:val="00D74E5C"/>
    <w:rsid w:val="00D75780"/>
    <w:rsid w:val="00D76144"/>
    <w:rsid w:val="00D77F44"/>
    <w:rsid w:val="00D810DE"/>
    <w:rsid w:val="00D818FD"/>
    <w:rsid w:val="00D81B07"/>
    <w:rsid w:val="00D81D84"/>
    <w:rsid w:val="00D821D4"/>
    <w:rsid w:val="00D828E7"/>
    <w:rsid w:val="00D82ADC"/>
    <w:rsid w:val="00D83399"/>
    <w:rsid w:val="00D836F5"/>
    <w:rsid w:val="00D83979"/>
    <w:rsid w:val="00D83D7A"/>
    <w:rsid w:val="00D84F85"/>
    <w:rsid w:val="00D86053"/>
    <w:rsid w:val="00D876A1"/>
    <w:rsid w:val="00D90AD5"/>
    <w:rsid w:val="00D90B9D"/>
    <w:rsid w:val="00D90CF3"/>
    <w:rsid w:val="00D91711"/>
    <w:rsid w:val="00D919B6"/>
    <w:rsid w:val="00D92825"/>
    <w:rsid w:val="00D92EA0"/>
    <w:rsid w:val="00D9376A"/>
    <w:rsid w:val="00D94058"/>
    <w:rsid w:val="00D94B47"/>
    <w:rsid w:val="00D965EE"/>
    <w:rsid w:val="00D96FB7"/>
    <w:rsid w:val="00D97371"/>
    <w:rsid w:val="00DA0E05"/>
    <w:rsid w:val="00DA0FFA"/>
    <w:rsid w:val="00DA162F"/>
    <w:rsid w:val="00DA1A61"/>
    <w:rsid w:val="00DA1E70"/>
    <w:rsid w:val="00DA21D7"/>
    <w:rsid w:val="00DA5606"/>
    <w:rsid w:val="00DA6EA4"/>
    <w:rsid w:val="00DA6ED5"/>
    <w:rsid w:val="00DA7272"/>
    <w:rsid w:val="00DA761A"/>
    <w:rsid w:val="00DA7FD6"/>
    <w:rsid w:val="00DB3177"/>
    <w:rsid w:val="00DB3813"/>
    <w:rsid w:val="00DB4674"/>
    <w:rsid w:val="00DB5636"/>
    <w:rsid w:val="00DB5650"/>
    <w:rsid w:val="00DB64BA"/>
    <w:rsid w:val="00DB65CF"/>
    <w:rsid w:val="00DC05B1"/>
    <w:rsid w:val="00DC1B73"/>
    <w:rsid w:val="00DC20C4"/>
    <w:rsid w:val="00DC2948"/>
    <w:rsid w:val="00DC2ACC"/>
    <w:rsid w:val="00DC4A39"/>
    <w:rsid w:val="00DC5EFD"/>
    <w:rsid w:val="00DC7030"/>
    <w:rsid w:val="00DC7E24"/>
    <w:rsid w:val="00DD04E5"/>
    <w:rsid w:val="00DD0AF2"/>
    <w:rsid w:val="00DD16B7"/>
    <w:rsid w:val="00DD1AE4"/>
    <w:rsid w:val="00DD508E"/>
    <w:rsid w:val="00DD53E4"/>
    <w:rsid w:val="00DD6D5B"/>
    <w:rsid w:val="00DD6DC5"/>
    <w:rsid w:val="00DE0ACB"/>
    <w:rsid w:val="00DE0E1A"/>
    <w:rsid w:val="00DE13F9"/>
    <w:rsid w:val="00DE184C"/>
    <w:rsid w:val="00DE1A75"/>
    <w:rsid w:val="00DE2EA1"/>
    <w:rsid w:val="00DE456B"/>
    <w:rsid w:val="00DE5224"/>
    <w:rsid w:val="00DE539E"/>
    <w:rsid w:val="00DE58FC"/>
    <w:rsid w:val="00DE6252"/>
    <w:rsid w:val="00DE7444"/>
    <w:rsid w:val="00DE7601"/>
    <w:rsid w:val="00DF1AEE"/>
    <w:rsid w:val="00DF28E0"/>
    <w:rsid w:val="00DF2DC0"/>
    <w:rsid w:val="00DF484F"/>
    <w:rsid w:val="00DF62DE"/>
    <w:rsid w:val="00DF77E9"/>
    <w:rsid w:val="00DF7FF1"/>
    <w:rsid w:val="00E013BF"/>
    <w:rsid w:val="00E0216B"/>
    <w:rsid w:val="00E06214"/>
    <w:rsid w:val="00E0658D"/>
    <w:rsid w:val="00E0664A"/>
    <w:rsid w:val="00E11CD3"/>
    <w:rsid w:val="00E121E1"/>
    <w:rsid w:val="00E12AAB"/>
    <w:rsid w:val="00E14646"/>
    <w:rsid w:val="00E1495B"/>
    <w:rsid w:val="00E14F88"/>
    <w:rsid w:val="00E15082"/>
    <w:rsid w:val="00E15247"/>
    <w:rsid w:val="00E165E5"/>
    <w:rsid w:val="00E17B1F"/>
    <w:rsid w:val="00E212FE"/>
    <w:rsid w:val="00E21E16"/>
    <w:rsid w:val="00E25644"/>
    <w:rsid w:val="00E26503"/>
    <w:rsid w:val="00E27185"/>
    <w:rsid w:val="00E273FF"/>
    <w:rsid w:val="00E27D01"/>
    <w:rsid w:val="00E3067E"/>
    <w:rsid w:val="00E32134"/>
    <w:rsid w:val="00E3345E"/>
    <w:rsid w:val="00E335EA"/>
    <w:rsid w:val="00E36AAD"/>
    <w:rsid w:val="00E37222"/>
    <w:rsid w:val="00E37B7D"/>
    <w:rsid w:val="00E41110"/>
    <w:rsid w:val="00E4262C"/>
    <w:rsid w:val="00E42AC5"/>
    <w:rsid w:val="00E44EDD"/>
    <w:rsid w:val="00E45618"/>
    <w:rsid w:val="00E47115"/>
    <w:rsid w:val="00E522CF"/>
    <w:rsid w:val="00E52C72"/>
    <w:rsid w:val="00E52DBB"/>
    <w:rsid w:val="00E52E10"/>
    <w:rsid w:val="00E52F17"/>
    <w:rsid w:val="00E54EF7"/>
    <w:rsid w:val="00E553F2"/>
    <w:rsid w:val="00E55905"/>
    <w:rsid w:val="00E55F4B"/>
    <w:rsid w:val="00E607BF"/>
    <w:rsid w:val="00E60932"/>
    <w:rsid w:val="00E609E3"/>
    <w:rsid w:val="00E61566"/>
    <w:rsid w:val="00E618EE"/>
    <w:rsid w:val="00E61F5F"/>
    <w:rsid w:val="00E622BC"/>
    <w:rsid w:val="00E62781"/>
    <w:rsid w:val="00E642A9"/>
    <w:rsid w:val="00E6462F"/>
    <w:rsid w:val="00E647B7"/>
    <w:rsid w:val="00E668DA"/>
    <w:rsid w:val="00E6763B"/>
    <w:rsid w:val="00E70073"/>
    <w:rsid w:val="00E70FCB"/>
    <w:rsid w:val="00E71F02"/>
    <w:rsid w:val="00E74567"/>
    <w:rsid w:val="00E748AE"/>
    <w:rsid w:val="00E7490D"/>
    <w:rsid w:val="00E768B9"/>
    <w:rsid w:val="00E768C4"/>
    <w:rsid w:val="00E8092C"/>
    <w:rsid w:val="00E80DC9"/>
    <w:rsid w:val="00E81B71"/>
    <w:rsid w:val="00E83542"/>
    <w:rsid w:val="00E8390F"/>
    <w:rsid w:val="00E839A7"/>
    <w:rsid w:val="00E844C1"/>
    <w:rsid w:val="00E847D9"/>
    <w:rsid w:val="00E86487"/>
    <w:rsid w:val="00E87B1A"/>
    <w:rsid w:val="00E87C64"/>
    <w:rsid w:val="00E915E0"/>
    <w:rsid w:val="00E9188C"/>
    <w:rsid w:val="00E91F7A"/>
    <w:rsid w:val="00E92300"/>
    <w:rsid w:val="00E9335C"/>
    <w:rsid w:val="00E96AE7"/>
    <w:rsid w:val="00E96E06"/>
    <w:rsid w:val="00EA0010"/>
    <w:rsid w:val="00EA029E"/>
    <w:rsid w:val="00EA0E3E"/>
    <w:rsid w:val="00EA16AC"/>
    <w:rsid w:val="00EA3CC6"/>
    <w:rsid w:val="00EA41E3"/>
    <w:rsid w:val="00EA4EC8"/>
    <w:rsid w:val="00EA5330"/>
    <w:rsid w:val="00EA55FF"/>
    <w:rsid w:val="00EA59F7"/>
    <w:rsid w:val="00EA5D0D"/>
    <w:rsid w:val="00EA5F27"/>
    <w:rsid w:val="00EA6120"/>
    <w:rsid w:val="00EA6E32"/>
    <w:rsid w:val="00EB1786"/>
    <w:rsid w:val="00EB2AC8"/>
    <w:rsid w:val="00EB372E"/>
    <w:rsid w:val="00EB3C59"/>
    <w:rsid w:val="00EB64F5"/>
    <w:rsid w:val="00EB68FE"/>
    <w:rsid w:val="00EB7187"/>
    <w:rsid w:val="00EB72C6"/>
    <w:rsid w:val="00EB7668"/>
    <w:rsid w:val="00EB7768"/>
    <w:rsid w:val="00EB7B2C"/>
    <w:rsid w:val="00EC0AC1"/>
    <w:rsid w:val="00EC1E5E"/>
    <w:rsid w:val="00EC258E"/>
    <w:rsid w:val="00EC55AD"/>
    <w:rsid w:val="00EC5FAA"/>
    <w:rsid w:val="00EC75E9"/>
    <w:rsid w:val="00EC7918"/>
    <w:rsid w:val="00EC7DA4"/>
    <w:rsid w:val="00ED04C3"/>
    <w:rsid w:val="00ED1304"/>
    <w:rsid w:val="00ED1D71"/>
    <w:rsid w:val="00ED20BB"/>
    <w:rsid w:val="00ED2556"/>
    <w:rsid w:val="00ED2E35"/>
    <w:rsid w:val="00ED3668"/>
    <w:rsid w:val="00ED4B52"/>
    <w:rsid w:val="00ED5CA9"/>
    <w:rsid w:val="00ED5DEC"/>
    <w:rsid w:val="00ED625E"/>
    <w:rsid w:val="00ED765A"/>
    <w:rsid w:val="00EE0FEA"/>
    <w:rsid w:val="00EE1451"/>
    <w:rsid w:val="00EE1D84"/>
    <w:rsid w:val="00EE280A"/>
    <w:rsid w:val="00EE2A0B"/>
    <w:rsid w:val="00EE2F63"/>
    <w:rsid w:val="00EE42A3"/>
    <w:rsid w:val="00EE465B"/>
    <w:rsid w:val="00EE48CB"/>
    <w:rsid w:val="00EE582D"/>
    <w:rsid w:val="00EE7691"/>
    <w:rsid w:val="00EF015E"/>
    <w:rsid w:val="00EF4416"/>
    <w:rsid w:val="00EF4DA4"/>
    <w:rsid w:val="00EF53B9"/>
    <w:rsid w:val="00EF69CB"/>
    <w:rsid w:val="00EF73AC"/>
    <w:rsid w:val="00F00BAF"/>
    <w:rsid w:val="00F014BD"/>
    <w:rsid w:val="00F01F1F"/>
    <w:rsid w:val="00F02B0A"/>
    <w:rsid w:val="00F02E17"/>
    <w:rsid w:val="00F0306D"/>
    <w:rsid w:val="00F03123"/>
    <w:rsid w:val="00F0377F"/>
    <w:rsid w:val="00F05507"/>
    <w:rsid w:val="00F06D1F"/>
    <w:rsid w:val="00F1076D"/>
    <w:rsid w:val="00F11212"/>
    <w:rsid w:val="00F141D6"/>
    <w:rsid w:val="00F158BF"/>
    <w:rsid w:val="00F15A89"/>
    <w:rsid w:val="00F15F7B"/>
    <w:rsid w:val="00F17838"/>
    <w:rsid w:val="00F202B9"/>
    <w:rsid w:val="00F20C50"/>
    <w:rsid w:val="00F22C93"/>
    <w:rsid w:val="00F24E9F"/>
    <w:rsid w:val="00F259B1"/>
    <w:rsid w:val="00F25E61"/>
    <w:rsid w:val="00F263B4"/>
    <w:rsid w:val="00F26C61"/>
    <w:rsid w:val="00F32DA7"/>
    <w:rsid w:val="00F339FD"/>
    <w:rsid w:val="00F3418A"/>
    <w:rsid w:val="00F34B00"/>
    <w:rsid w:val="00F34E5C"/>
    <w:rsid w:val="00F35495"/>
    <w:rsid w:val="00F3582D"/>
    <w:rsid w:val="00F35AEE"/>
    <w:rsid w:val="00F35BF2"/>
    <w:rsid w:val="00F36FE8"/>
    <w:rsid w:val="00F37905"/>
    <w:rsid w:val="00F400A0"/>
    <w:rsid w:val="00F40151"/>
    <w:rsid w:val="00F41C40"/>
    <w:rsid w:val="00F421EE"/>
    <w:rsid w:val="00F42DC7"/>
    <w:rsid w:val="00F461BA"/>
    <w:rsid w:val="00F463F7"/>
    <w:rsid w:val="00F46A87"/>
    <w:rsid w:val="00F46CBD"/>
    <w:rsid w:val="00F46CFA"/>
    <w:rsid w:val="00F479BA"/>
    <w:rsid w:val="00F52381"/>
    <w:rsid w:val="00F523F8"/>
    <w:rsid w:val="00F529E0"/>
    <w:rsid w:val="00F533FF"/>
    <w:rsid w:val="00F53BEB"/>
    <w:rsid w:val="00F56982"/>
    <w:rsid w:val="00F56E5A"/>
    <w:rsid w:val="00F576B8"/>
    <w:rsid w:val="00F57798"/>
    <w:rsid w:val="00F57CA8"/>
    <w:rsid w:val="00F600E6"/>
    <w:rsid w:val="00F60EAB"/>
    <w:rsid w:val="00F61464"/>
    <w:rsid w:val="00F62049"/>
    <w:rsid w:val="00F6252B"/>
    <w:rsid w:val="00F62DAC"/>
    <w:rsid w:val="00F63400"/>
    <w:rsid w:val="00F63DEF"/>
    <w:rsid w:val="00F64064"/>
    <w:rsid w:val="00F640A1"/>
    <w:rsid w:val="00F641EA"/>
    <w:rsid w:val="00F643A9"/>
    <w:rsid w:val="00F646D5"/>
    <w:rsid w:val="00F64E66"/>
    <w:rsid w:val="00F65FBF"/>
    <w:rsid w:val="00F66689"/>
    <w:rsid w:val="00F67716"/>
    <w:rsid w:val="00F71841"/>
    <w:rsid w:val="00F71CB8"/>
    <w:rsid w:val="00F71D2E"/>
    <w:rsid w:val="00F723E3"/>
    <w:rsid w:val="00F73F6C"/>
    <w:rsid w:val="00F74257"/>
    <w:rsid w:val="00F7481B"/>
    <w:rsid w:val="00F75275"/>
    <w:rsid w:val="00F7533E"/>
    <w:rsid w:val="00F76621"/>
    <w:rsid w:val="00F80D57"/>
    <w:rsid w:val="00F828F5"/>
    <w:rsid w:val="00F83570"/>
    <w:rsid w:val="00F83B84"/>
    <w:rsid w:val="00F84502"/>
    <w:rsid w:val="00F846A2"/>
    <w:rsid w:val="00F851E8"/>
    <w:rsid w:val="00F8628F"/>
    <w:rsid w:val="00F869AC"/>
    <w:rsid w:val="00F86AA6"/>
    <w:rsid w:val="00F9081A"/>
    <w:rsid w:val="00F90BDD"/>
    <w:rsid w:val="00F9243C"/>
    <w:rsid w:val="00F92A6B"/>
    <w:rsid w:val="00F92E8D"/>
    <w:rsid w:val="00F92EB7"/>
    <w:rsid w:val="00F935A8"/>
    <w:rsid w:val="00F93E40"/>
    <w:rsid w:val="00F94777"/>
    <w:rsid w:val="00F951F4"/>
    <w:rsid w:val="00F95C62"/>
    <w:rsid w:val="00F97370"/>
    <w:rsid w:val="00FA0099"/>
    <w:rsid w:val="00FA129B"/>
    <w:rsid w:val="00FA14DF"/>
    <w:rsid w:val="00FA186F"/>
    <w:rsid w:val="00FA18E7"/>
    <w:rsid w:val="00FA1BC0"/>
    <w:rsid w:val="00FA27F2"/>
    <w:rsid w:val="00FA300D"/>
    <w:rsid w:val="00FA3EA8"/>
    <w:rsid w:val="00FA422F"/>
    <w:rsid w:val="00FA53DD"/>
    <w:rsid w:val="00FA60F8"/>
    <w:rsid w:val="00FB033D"/>
    <w:rsid w:val="00FB08CC"/>
    <w:rsid w:val="00FB1AC2"/>
    <w:rsid w:val="00FB275E"/>
    <w:rsid w:val="00FB2A4A"/>
    <w:rsid w:val="00FB3ED1"/>
    <w:rsid w:val="00FB4143"/>
    <w:rsid w:val="00FB4E4B"/>
    <w:rsid w:val="00FB4E95"/>
    <w:rsid w:val="00FB7D6A"/>
    <w:rsid w:val="00FC1502"/>
    <w:rsid w:val="00FC1860"/>
    <w:rsid w:val="00FC2B32"/>
    <w:rsid w:val="00FC4135"/>
    <w:rsid w:val="00FC4964"/>
    <w:rsid w:val="00FC53BE"/>
    <w:rsid w:val="00FC57A9"/>
    <w:rsid w:val="00FC62A9"/>
    <w:rsid w:val="00FC7F7F"/>
    <w:rsid w:val="00FD01DA"/>
    <w:rsid w:val="00FD0721"/>
    <w:rsid w:val="00FD08F6"/>
    <w:rsid w:val="00FD0D14"/>
    <w:rsid w:val="00FD25BE"/>
    <w:rsid w:val="00FD26C4"/>
    <w:rsid w:val="00FD27D2"/>
    <w:rsid w:val="00FD30B3"/>
    <w:rsid w:val="00FD3448"/>
    <w:rsid w:val="00FD3EE9"/>
    <w:rsid w:val="00FD5ABE"/>
    <w:rsid w:val="00FD5D99"/>
    <w:rsid w:val="00FD6B70"/>
    <w:rsid w:val="00FD7C22"/>
    <w:rsid w:val="00FE18B2"/>
    <w:rsid w:val="00FE1E7F"/>
    <w:rsid w:val="00FE29CB"/>
    <w:rsid w:val="00FE5C7D"/>
    <w:rsid w:val="00FE6938"/>
    <w:rsid w:val="00FE6CFD"/>
    <w:rsid w:val="00FE6F89"/>
    <w:rsid w:val="00FE72F4"/>
    <w:rsid w:val="00FE7DCB"/>
    <w:rsid w:val="00FF05FC"/>
    <w:rsid w:val="00FF197B"/>
    <w:rsid w:val="00FF1C9A"/>
    <w:rsid w:val="00FF3870"/>
    <w:rsid w:val="00FF3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2"/>
    <o:shapelayout v:ext="edit">
      <o:idmap v:ext="edit" data="1"/>
      <o:rules v:ext="edit">
        <o:r id="V:Rule15" type="connector" idref="#_x0000_s1049"/>
        <o:r id="V:Rule16" type="connector" idref="#_x0000_s1035"/>
        <o:r id="V:Rule17" type="connector" idref="#_x0000_s1045"/>
        <o:r id="V:Rule18" type="connector" idref="#_x0000_s1041"/>
        <o:r id="V:Rule19" type="connector" idref="#_x0000_s1036"/>
        <o:r id="V:Rule20" type="connector" idref="#_x0000_s1043"/>
        <o:r id="V:Rule21" type="connector" idref="#_x0000_s1042"/>
        <o:r id="V:Rule22" type="connector" idref="#_x0000_s1046"/>
        <o:r id="V:Rule23" type="connector" idref="#_x0000_s1048"/>
        <o:r id="V:Rule24" type="connector" idref="#_x0000_s1033"/>
        <o:r id="V:Rule25" type="connector" idref="#_x0000_s1044"/>
        <o:r id="V:Rule26" type="connector" idref="#_x0000_s1038"/>
        <o:r id="V:Rule27" type="connector" idref="#_x0000_s1047"/>
        <o:r id="V:Rule28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6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F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F6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0E0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FD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304F60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13F69"/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63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63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6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63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840E0E"/>
    <w:rPr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F226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6A226-40FE-43E8-B93A-A92110DE2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50799</TotalTime>
  <Pages>20</Pages>
  <Words>1655</Words>
  <Characters>9437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heguoming</cp:lastModifiedBy>
  <cp:revision>1595</cp:revision>
  <dcterms:created xsi:type="dcterms:W3CDTF">2016-07-22T01:13:00Z</dcterms:created>
  <dcterms:modified xsi:type="dcterms:W3CDTF">2017-05-17T11:39:00Z</dcterms:modified>
</cp:coreProperties>
</file>