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EB6EF1" w:rsidP="002B0E83">
      <w:pPr>
        <w:pStyle w:val="Title"/>
      </w:pPr>
      <w:r>
        <w:rPr>
          <w:rFonts w:hint="eastAsia"/>
        </w:rPr>
        <w:t>Alter</w:t>
      </w:r>
      <w:r>
        <w:rPr>
          <w:rFonts w:hint="eastAsia"/>
        </w:rPr>
        <w:t>改进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8C5032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EB6EF1" w:rsidP="002B0E83">
            <w:pPr>
              <w:ind w:left="0"/>
            </w:pPr>
            <w:r>
              <w:rPr>
                <w:rFonts w:hint="eastAsia"/>
              </w:rPr>
              <w:t>2018-02-06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He Guoming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38417F" w:rsidP="002B0E83">
            <w:pPr>
              <w:ind w:left="0"/>
            </w:pPr>
            <w:r>
              <w:rPr>
                <w:rFonts w:hint="eastAsia"/>
              </w:rPr>
              <w:t>2018-03-08  He Guoming</w:t>
            </w:r>
          </w:p>
        </w:tc>
        <w:tc>
          <w:tcPr>
            <w:tcW w:w="5437" w:type="dxa"/>
          </w:tcPr>
          <w:p w:rsidR="002B0E83" w:rsidRDefault="0038417F" w:rsidP="002B0E83">
            <w:pPr>
              <w:ind w:left="0"/>
            </w:pPr>
            <w:r>
              <w:rPr>
                <w:rFonts w:hint="eastAsia"/>
              </w:rPr>
              <w:t>Update review comments</w:t>
            </w: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</w:t>
      </w:r>
      <w:r w:rsidR="00EB6EF1">
        <w:rPr>
          <w:rFonts w:hint="eastAsia"/>
        </w:rPr>
        <w:t>.Cat.010   Alter</w:t>
      </w:r>
      <w:r w:rsidR="00EB6EF1">
        <w:rPr>
          <w:rFonts w:hint="eastAsia"/>
        </w:rPr>
        <w:t>改进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584315" w:rsidRDefault="00584315">
      <w:pPr>
        <w:rPr>
          <w:color w:val="00B0F0"/>
        </w:rPr>
      </w:pPr>
    </w:p>
    <w:p w:rsidR="00584315" w:rsidRDefault="00584315" w:rsidP="00584315">
      <w:r>
        <w:rPr>
          <w:rFonts w:hint="eastAsia"/>
        </w:rPr>
        <w:t>扩展</w:t>
      </w:r>
      <w:r>
        <w:rPr>
          <w:rFonts w:hint="eastAsia"/>
        </w:rPr>
        <w:t>alter</w:t>
      </w:r>
      <w:r>
        <w:rPr>
          <w:rFonts w:hint="eastAsia"/>
        </w:rPr>
        <w:t>接口相关功能：</w:t>
      </w:r>
    </w:p>
    <w:p w:rsidR="00584315" w:rsidRDefault="00584315" w:rsidP="00584315"/>
    <w:p w:rsidR="00584315" w:rsidRDefault="00584315" w:rsidP="00584315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可以进行增加、删除、修改</w:t>
      </w:r>
    </w:p>
    <w:p w:rsidR="00584315" w:rsidRPr="00F94E9B" w:rsidRDefault="00584315" w:rsidP="00584315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对属性使用注册的方式，简化添加新属性流程</w:t>
      </w:r>
    </w:p>
    <w:p w:rsidR="00584315" w:rsidRPr="00584315" w:rsidRDefault="00584315">
      <w:pPr>
        <w:rPr>
          <w:color w:val="00B0F0"/>
        </w:rPr>
      </w:pP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704D85" w:rsidRDefault="00704D85" w:rsidP="004B1D72"/>
    <w:p w:rsidR="00704D85" w:rsidRDefault="00704D85" w:rsidP="00704D85">
      <w:pPr>
        <w:pStyle w:val="Heading3"/>
      </w:pPr>
      <w:r>
        <w:rPr>
          <w:rFonts w:hint="eastAsia"/>
        </w:rPr>
        <w:t>修改属性的格式</w:t>
      </w:r>
    </w:p>
    <w:p w:rsidR="00704D85" w:rsidRDefault="00AC7BCD" w:rsidP="00704D85">
      <w:r>
        <w:rPr>
          <w:rFonts w:hint="eastAsia"/>
        </w:rPr>
        <w:t>SdbXxxx.</w:t>
      </w:r>
      <w:r w:rsidR="00704D85">
        <w:rPr>
          <w:rFonts w:hint="eastAsia"/>
        </w:rPr>
        <w:t>alter( &lt;options&gt; )</w:t>
      </w:r>
    </w:p>
    <w:p w:rsidR="00704D85" w:rsidRDefault="00704D85" w:rsidP="00704D85"/>
    <w:p w:rsidR="00704D85" w:rsidRDefault="00704D85" w:rsidP="00134334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可以进行增加、删除、修改</w:t>
      </w:r>
    </w:p>
    <w:p w:rsidR="00464D3D" w:rsidRDefault="00464D3D" w:rsidP="00134334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兼容</w:t>
      </w:r>
      <w:r w:rsidR="00BD379F">
        <w:rPr>
          <w:rFonts w:hint="eastAsia"/>
        </w:rPr>
        <w:t>旧有接口</w:t>
      </w:r>
    </w:p>
    <w:p w:rsidR="00704D85" w:rsidRDefault="00704D85" w:rsidP="00704D85"/>
    <w:p w:rsidR="00464D3D" w:rsidRDefault="00F41D2B" w:rsidP="00464D3D">
      <w:pPr>
        <w:pStyle w:val="Heading4"/>
      </w:pPr>
      <w:r>
        <w:rPr>
          <w:rFonts w:hint="eastAsia"/>
        </w:rPr>
        <w:t>基本</w:t>
      </w:r>
      <w:r w:rsidR="00464D3D">
        <w:rPr>
          <w:rFonts w:hint="eastAsia"/>
        </w:rPr>
        <w:t>格式</w:t>
      </w:r>
    </w:p>
    <w:p w:rsidR="00464D3D" w:rsidRDefault="00464D3D" w:rsidP="00704D85"/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164664" w:rsidTr="00164664">
        <w:tc>
          <w:tcPr>
            <w:tcW w:w="8522" w:type="dxa"/>
          </w:tcPr>
          <w:p w:rsidR="00164664" w:rsidRDefault="00164664" w:rsidP="00704D85">
            <w:pPr>
              <w:ind w:left="0"/>
            </w:pPr>
            <w:r>
              <w:rPr>
                <w:rFonts w:hint="eastAsia"/>
              </w:rPr>
              <w:t>{</w:t>
            </w:r>
            <w:r w:rsidR="00117D79">
              <w:rPr>
                <w:rFonts w:hint="eastAsia"/>
              </w:rPr>
              <w:t xml:space="preserve"> </w:t>
            </w:r>
          </w:p>
          <w:p w:rsidR="00164664" w:rsidRDefault="00164664" w:rsidP="00704D85">
            <w:pPr>
              <w:ind w:left="0"/>
            </w:pPr>
            <w:r>
              <w:rPr>
                <w:rFonts w:hint="eastAsia"/>
              </w:rPr>
              <w:t xml:space="preserve">  AlterType : "&lt;alter_type&gt;",</w:t>
            </w:r>
            <w:r w:rsidR="00117D79">
              <w:rPr>
                <w:rFonts w:hint="eastAsia"/>
              </w:rPr>
              <w:t xml:space="preserve"> // collection</w:t>
            </w:r>
          </w:p>
          <w:p w:rsidR="00164664" w:rsidRDefault="00164664" w:rsidP="00704D85">
            <w:pPr>
              <w:ind w:left="0"/>
            </w:pPr>
            <w:r>
              <w:rPr>
                <w:rFonts w:hint="eastAsia"/>
              </w:rPr>
              <w:t xml:space="preserve">  </w:t>
            </w:r>
            <w:r w:rsidR="007769F1">
              <w:rPr>
                <w:rFonts w:hint="eastAsia"/>
              </w:rPr>
              <w:t xml:space="preserve">Version : 1,            //// </w:t>
            </w:r>
            <w:r w:rsidR="007769F1">
              <w:rPr>
                <w:rFonts w:hint="eastAsia"/>
              </w:rPr>
              <w:t>驱动添加</w:t>
            </w:r>
          </w:p>
          <w:p w:rsidR="00164664" w:rsidRDefault="00164664" w:rsidP="00704D85">
            <w:pPr>
              <w:ind w:left="0"/>
            </w:pPr>
            <w:r>
              <w:rPr>
                <w:rFonts w:hint="eastAsia"/>
              </w:rPr>
              <w:lastRenderedPageBreak/>
              <w:t xml:space="preserve">  Name : "&lt;object_name&gt;",</w:t>
            </w:r>
            <w:r w:rsidR="00117D79">
              <w:rPr>
                <w:rFonts w:hint="eastAsia"/>
              </w:rPr>
              <w:t xml:space="preserve"> // foo.bar</w:t>
            </w:r>
          </w:p>
          <w:p w:rsidR="00C860D0" w:rsidRDefault="00C860D0" w:rsidP="00704D85">
            <w:pPr>
              <w:ind w:left="0"/>
            </w:pPr>
            <w:r>
              <w:rPr>
                <w:rFonts w:hint="eastAsia"/>
              </w:rPr>
              <w:t xml:space="preserve">  Options : { &lt;options&gt; }</w:t>
            </w:r>
            <w:r w:rsidR="00316789">
              <w:rPr>
                <w:rFonts w:hint="eastAsia"/>
              </w:rPr>
              <w:t>,</w:t>
            </w:r>
            <w:r w:rsidR="00587A47">
              <w:rPr>
                <w:rFonts w:hint="eastAsia"/>
              </w:rPr>
              <w:t xml:space="preserve">   // ignoreException</w:t>
            </w:r>
          </w:p>
          <w:p w:rsidR="00164664" w:rsidRDefault="00164664" w:rsidP="00704D85">
            <w:pPr>
              <w:ind w:left="0"/>
            </w:pPr>
            <w:r>
              <w:rPr>
                <w:rFonts w:hint="eastAsia"/>
              </w:rPr>
              <w:t xml:space="preserve">  Alter :</w:t>
            </w:r>
          </w:p>
          <w:p w:rsidR="00164664" w:rsidRDefault="00164664" w:rsidP="00704D85">
            <w:pPr>
              <w:ind w:left="0"/>
            </w:pPr>
            <w:r>
              <w:rPr>
                <w:rFonts w:hint="eastAsia"/>
              </w:rPr>
              <w:t xml:space="preserve">  {</w:t>
            </w:r>
          </w:p>
          <w:p w:rsidR="00164664" w:rsidRDefault="00164664" w:rsidP="00704D85">
            <w:pPr>
              <w:ind w:left="0"/>
            </w:pPr>
            <w:r>
              <w:rPr>
                <w:rFonts w:hint="eastAsia"/>
              </w:rPr>
              <w:t xml:space="preserve">    Name : "&lt;alter_action&gt;",</w:t>
            </w:r>
            <w:r w:rsidR="00587A47">
              <w:rPr>
                <w:rFonts w:hint="eastAsia"/>
              </w:rPr>
              <w:t xml:space="preserve">  // create id index</w:t>
            </w:r>
          </w:p>
          <w:p w:rsidR="00164664" w:rsidRDefault="00164664" w:rsidP="00704D85">
            <w:pPr>
              <w:ind w:left="0"/>
            </w:pPr>
            <w:r>
              <w:rPr>
                <w:rFonts w:hint="eastAsia"/>
              </w:rPr>
              <w:t xml:space="preserve">    Args : { &lt;alter_options&gt; }</w:t>
            </w:r>
            <w:r w:rsidR="00587A47">
              <w:rPr>
                <w:rFonts w:hint="eastAsia"/>
              </w:rPr>
              <w:t xml:space="preserve">  // SortBufSize</w:t>
            </w:r>
          </w:p>
          <w:p w:rsidR="00164664" w:rsidRDefault="00164664" w:rsidP="00704D85">
            <w:pPr>
              <w:ind w:left="0"/>
            </w:pPr>
            <w:r>
              <w:rPr>
                <w:rFonts w:hint="eastAsia"/>
              </w:rPr>
              <w:t xml:space="preserve">  }</w:t>
            </w:r>
          </w:p>
          <w:p w:rsidR="00164664" w:rsidRDefault="00164664" w:rsidP="00704D85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</w:tbl>
    <w:p w:rsidR="00164664" w:rsidRDefault="00164664" w:rsidP="00704D85"/>
    <w:p w:rsidR="00D50BD6" w:rsidRDefault="00D50BD6" w:rsidP="00704D85">
      <w:r>
        <w:rPr>
          <w:rFonts w:hint="eastAsia"/>
        </w:rPr>
        <w:t>或者</w:t>
      </w:r>
    </w:p>
    <w:p w:rsidR="00D50BD6" w:rsidRDefault="00D50BD6" w:rsidP="00704D85"/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D50BD6" w:rsidTr="00D50BD6">
        <w:tc>
          <w:tcPr>
            <w:tcW w:w="8522" w:type="dxa"/>
          </w:tcPr>
          <w:p w:rsidR="00D50BD6" w:rsidRDefault="00D50BD6" w:rsidP="00D50BD6">
            <w:pPr>
              <w:ind w:left="0"/>
            </w:pPr>
            <w:r>
              <w:rPr>
                <w:rFonts w:hint="eastAsia"/>
              </w:rPr>
              <w:t>{</w:t>
            </w:r>
          </w:p>
          <w:p w:rsidR="00D50BD6" w:rsidRDefault="00D50BD6" w:rsidP="00D50BD6">
            <w:pPr>
              <w:ind w:left="0"/>
            </w:pPr>
            <w:r>
              <w:rPr>
                <w:rFonts w:hint="eastAsia"/>
              </w:rPr>
              <w:t xml:space="preserve">  AlterType : "&lt;alter_type&gt;",</w:t>
            </w:r>
          </w:p>
          <w:p w:rsidR="00D50BD6" w:rsidRDefault="00D50BD6" w:rsidP="00D50BD6">
            <w:pPr>
              <w:ind w:left="0"/>
            </w:pPr>
            <w:r>
              <w:rPr>
                <w:rFonts w:hint="eastAsia"/>
              </w:rPr>
              <w:t xml:space="preserve">  Version : 1,</w:t>
            </w:r>
            <w:r w:rsidR="009E6F35">
              <w:rPr>
                <w:rFonts w:hint="eastAsia"/>
              </w:rPr>
              <w:t xml:space="preserve">            //// </w:t>
            </w:r>
            <w:r w:rsidR="009E6F35">
              <w:rPr>
                <w:rFonts w:hint="eastAsia"/>
              </w:rPr>
              <w:t>驱动添加</w:t>
            </w:r>
          </w:p>
          <w:p w:rsidR="00D50BD6" w:rsidRDefault="00D50BD6" w:rsidP="00D50BD6">
            <w:pPr>
              <w:ind w:left="0"/>
            </w:pPr>
            <w:r>
              <w:rPr>
                <w:rFonts w:hint="eastAsia"/>
              </w:rPr>
              <w:t xml:space="preserve">  Name : "&lt;object_name&gt;",</w:t>
            </w:r>
          </w:p>
          <w:p w:rsidR="00316789" w:rsidRDefault="00316789" w:rsidP="00316789">
            <w:pPr>
              <w:ind w:left="0"/>
            </w:pPr>
            <w:r>
              <w:rPr>
                <w:rFonts w:hint="eastAsia"/>
              </w:rPr>
              <w:t xml:space="preserve">  Options : { &lt;options&gt; },</w:t>
            </w:r>
          </w:p>
          <w:p w:rsidR="00D50BD6" w:rsidRDefault="00D50BD6" w:rsidP="00D50BD6">
            <w:pPr>
              <w:ind w:left="0"/>
            </w:pPr>
            <w:r>
              <w:rPr>
                <w:rFonts w:hint="eastAsia"/>
              </w:rPr>
              <w:t xml:space="preserve">  Alter :</w:t>
            </w:r>
          </w:p>
          <w:p w:rsidR="00D50BD6" w:rsidRDefault="00D50BD6" w:rsidP="00D50BD6">
            <w:pPr>
              <w:ind w:left="0"/>
            </w:pPr>
            <w:r>
              <w:rPr>
                <w:rFonts w:hint="eastAsia"/>
              </w:rPr>
              <w:t xml:space="preserve">  [</w:t>
            </w:r>
          </w:p>
          <w:p w:rsidR="00D50BD6" w:rsidRDefault="00D50BD6" w:rsidP="00D50BD6">
            <w:pPr>
              <w:ind w:left="0" w:firstLineChars="200" w:firstLine="420"/>
            </w:pPr>
            <w:r>
              <w:rPr>
                <w:rFonts w:hint="eastAsia"/>
              </w:rPr>
              <w:t>{</w:t>
            </w:r>
          </w:p>
          <w:p w:rsidR="00D50BD6" w:rsidRDefault="00D50BD6" w:rsidP="00D50BD6">
            <w:pPr>
              <w:ind w:left="0"/>
            </w:pPr>
            <w:r>
              <w:rPr>
                <w:rFonts w:hint="eastAsia"/>
              </w:rPr>
              <w:t xml:space="preserve">      Name : "&lt;alter_action&gt;",</w:t>
            </w:r>
          </w:p>
          <w:p w:rsidR="00D50BD6" w:rsidRDefault="00D50BD6" w:rsidP="00D50BD6">
            <w:pPr>
              <w:ind w:left="0" w:firstLineChars="100" w:firstLine="210"/>
            </w:pPr>
            <w:r>
              <w:rPr>
                <w:rFonts w:hint="eastAsia"/>
              </w:rPr>
              <w:t xml:space="preserve">    Args : { &lt;alter_options&gt; }</w:t>
            </w:r>
          </w:p>
          <w:p w:rsidR="00D50BD6" w:rsidRDefault="00D50BD6" w:rsidP="00D50BD6">
            <w:pPr>
              <w:ind w:left="0"/>
            </w:pPr>
            <w:r>
              <w:rPr>
                <w:rFonts w:hint="eastAsia"/>
              </w:rPr>
              <w:t xml:space="preserve">    },</w:t>
            </w:r>
          </w:p>
          <w:p w:rsidR="00D50BD6" w:rsidRDefault="00D50BD6" w:rsidP="00D50BD6">
            <w:pPr>
              <w:ind w:left="0"/>
            </w:pPr>
            <w:r>
              <w:rPr>
                <w:rFonts w:hint="eastAsia"/>
              </w:rPr>
              <w:t xml:space="preserve">    {</w:t>
            </w:r>
          </w:p>
          <w:p w:rsidR="00D50BD6" w:rsidRDefault="00D50BD6" w:rsidP="00D50BD6">
            <w:pPr>
              <w:ind w:left="0"/>
            </w:pPr>
            <w:r>
              <w:rPr>
                <w:rFonts w:hint="eastAsia"/>
              </w:rPr>
              <w:t xml:space="preserve">      ...</w:t>
            </w:r>
          </w:p>
          <w:p w:rsidR="00D50BD6" w:rsidRDefault="00D50BD6" w:rsidP="00D50BD6">
            <w:pPr>
              <w:ind w:left="0"/>
            </w:pPr>
            <w:r>
              <w:rPr>
                <w:rFonts w:hint="eastAsia"/>
              </w:rPr>
              <w:t xml:space="preserve">    },</w:t>
            </w:r>
          </w:p>
          <w:p w:rsidR="00D50BD6" w:rsidRDefault="00D50BD6" w:rsidP="00D50BD6">
            <w:pPr>
              <w:ind w:left="0"/>
            </w:pPr>
            <w:r>
              <w:rPr>
                <w:rFonts w:hint="eastAsia"/>
              </w:rPr>
              <w:t xml:space="preserve">    ...</w:t>
            </w:r>
          </w:p>
          <w:p w:rsidR="00D50BD6" w:rsidRDefault="00D50BD6" w:rsidP="00D50BD6">
            <w:pPr>
              <w:ind w:left="0"/>
            </w:pPr>
            <w:r>
              <w:rPr>
                <w:rFonts w:hint="eastAsia"/>
              </w:rPr>
              <w:t xml:space="preserve">  ]</w:t>
            </w:r>
          </w:p>
          <w:p w:rsidR="00D50BD6" w:rsidRDefault="00D50BD6" w:rsidP="00D50BD6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</w:tbl>
    <w:p w:rsidR="00D50BD6" w:rsidRDefault="00D50BD6" w:rsidP="00704D85"/>
    <w:p w:rsidR="00C30C34" w:rsidRDefault="00C30C34" w:rsidP="00C30C34">
      <w:r>
        <w:rPr>
          <w:rFonts w:hint="eastAsia"/>
        </w:rPr>
        <w:t>注：与原有格式一致</w:t>
      </w:r>
    </w:p>
    <w:p w:rsidR="00164664" w:rsidRDefault="00BD379F" w:rsidP="00BD379F">
      <w:pPr>
        <w:pStyle w:val="Heading5"/>
      </w:pPr>
      <w:r>
        <w:rPr>
          <w:rFonts w:hint="eastAsia"/>
        </w:rPr>
        <w:t>alter_type</w:t>
      </w:r>
    </w:p>
    <w:p w:rsidR="002C40BC" w:rsidRDefault="002C40BC" w:rsidP="00385CC8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"db"</w:t>
      </w:r>
      <w:r w:rsidR="00B53DC4">
        <w:rPr>
          <w:rFonts w:hint="eastAsia"/>
        </w:rPr>
        <w:t>（暂未使用）</w:t>
      </w:r>
    </w:p>
    <w:p w:rsidR="00385CC8" w:rsidRDefault="00385CC8" w:rsidP="00385CC8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"collection"</w:t>
      </w:r>
    </w:p>
    <w:p w:rsidR="00385CC8" w:rsidRDefault="00385CC8" w:rsidP="00385CC8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"collection space"</w:t>
      </w:r>
    </w:p>
    <w:p w:rsidR="00385CC8" w:rsidRDefault="00385CC8" w:rsidP="00385CC8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"domain"</w:t>
      </w:r>
    </w:p>
    <w:p w:rsidR="002C40BC" w:rsidRDefault="002C40BC" w:rsidP="00385CC8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"group"</w:t>
      </w:r>
      <w:r w:rsidR="00B53DC4">
        <w:rPr>
          <w:rFonts w:hint="eastAsia"/>
        </w:rPr>
        <w:t>（暂未使用）</w:t>
      </w:r>
    </w:p>
    <w:p w:rsidR="002C40BC" w:rsidRDefault="002C40BC" w:rsidP="00385CC8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"node"</w:t>
      </w:r>
      <w:r w:rsidR="00B53DC4">
        <w:rPr>
          <w:rFonts w:hint="eastAsia"/>
        </w:rPr>
        <w:t>（暂未使用）</w:t>
      </w:r>
    </w:p>
    <w:p w:rsidR="00385CC8" w:rsidRDefault="00385CC8" w:rsidP="00385CC8"/>
    <w:p w:rsidR="00385CC8" w:rsidRDefault="00F03F0B" w:rsidP="00F03F0B">
      <w:pPr>
        <w:pStyle w:val="Heading5"/>
      </w:pPr>
      <w:r>
        <w:rPr>
          <w:rFonts w:hint="eastAsia"/>
        </w:rPr>
        <w:lastRenderedPageBreak/>
        <w:t>alter_action</w:t>
      </w:r>
    </w:p>
    <w:p w:rsidR="00592BDC" w:rsidRDefault="00592BDC" w:rsidP="00592BDC">
      <w:r>
        <w:rPr>
          <w:rFonts w:hint="eastAsia"/>
        </w:rPr>
        <w:t>Alter</w:t>
      </w:r>
      <w:r>
        <w:rPr>
          <w:rFonts w:hint="eastAsia"/>
        </w:rPr>
        <w:t>可以有以下动作：</w:t>
      </w:r>
    </w:p>
    <w:p w:rsidR="00592BDC" w:rsidRPr="00592BDC" w:rsidRDefault="00592BDC" w:rsidP="00592BDC"/>
    <w:p w:rsidR="00F03F0B" w:rsidRDefault="00F03F0B" w:rsidP="00F03F0B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"create &lt;sub-object&gt;"</w:t>
      </w:r>
    </w:p>
    <w:p w:rsidR="00F03F0B" w:rsidRDefault="00F03F0B" w:rsidP="00F03F0B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"drop &lt;sub-object&gt;"</w:t>
      </w:r>
    </w:p>
    <w:p w:rsidR="00F03F0B" w:rsidRDefault="00F03F0B" w:rsidP="00F03F0B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"enable &lt;feature&gt;"</w:t>
      </w:r>
    </w:p>
    <w:p w:rsidR="00F03F0B" w:rsidRDefault="00F03F0B" w:rsidP="00F03F0B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"disable &lt;feature&gt;"</w:t>
      </w:r>
    </w:p>
    <w:p w:rsidR="00B62A50" w:rsidRDefault="00B62A50" w:rsidP="00F03F0B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"add &lt;reference&gt;"</w:t>
      </w:r>
    </w:p>
    <w:p w:rsidR="003D0B01" w:rsidRDefault="003D0B01" w:rsidP="00F03F0B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"set &lt;reference&gt;"</w:t>
      </w:r>
    </w:p>
    <w:p w:rsidR="00B62A50" w:rsidRDefault="00B62A50" w:rsidP="00F03F0B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"remove &lt;reference&gt;"</w:t>
      </w:r>
    </w:p>
    <w:p w:rsidR="00882D3E" w:rsidRDefault="00F03F0B" w:rsidP="005E13D4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"set attributes"</w:t>
      </w:r>
    </w:p>
    <w:p w:rsidR="002D502D" w:rsidRDefault="002D502D" w:rsidP="002D502D"/>
    <w:p w:rsidR="002D502D" w:rsidRDefault="002D502D" w:rsidP="002D502D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sub-object</w:t>
      </w:r>
      <w:r>
        <w:rPr>
          <w:rFonts w:hint="eastAsia"/>
        </w:rPr>
        <w:t>：对象内部的子对象，如</w:t>
      </w:r>
      <w:r>
        <w:rPr>
          <w:rFonts w:hint="eastAsia"/>
        </w:rPr>
        <w:t>Index</w:t>
      </w:r>
      <w:r>
        <w:rPr>
          <w:rFonts w:hint="eastAsia"/>
        </w:rPr>
        <w:t>相对于</w:t>
      </w:r>
      <w:r>
        <w:rPr>
          <w:rFonts w:hint="eastAsia"/>
        </w:rPr>
        <w:t>Collection</w:t>
      </w:r>
    </w:p>
    <w:p w:rsidR="002D502D" w:rsidRDefault="002D502D" w:rsidP="002D502D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feature</w:t>
      </w:r>
      <w:r>
        <w:rPr>
          <w:rFonts w:hint="eastAsia"/>
        </w:rPr>
        <w:t>：对象的某个涉及多个属性的功能性特性，如</w:t>
      </w:r>
      <w:r>
        <w:rPr>
          <w:rFonts w:hint="eastAsia"/>
        </w:rPr>
        <w:t>Sharding</w:t>
      </w:r>
      <w:r>
        <w:rPr>
          <w:rFonts w:hint="eastAsia"/>
        </w:rPr>
        <w:t>相对于</w:t>
      </w:r>
      <w:r>
        <w:rPr>
          <w:rFonts w:hint="eastAsia"/>
        </w:rPr>
        <w:t>Collecition</w:t>
      </w:r>
    </w:p>
    <w:p w:rsidR="002D502D" w:rsidRDefault="002D502D" w:rsidP="002D502D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reference</w:t>
      </w:r>
      <w:r>
        <w:rPr>
          <w:rFonts w:hint="eastAsia"/>
        </w:rPr>
        <w:t>：引用的某个对象，如</w:t>
      </w:r>
      <w:r>
        <w:rPr>
          <w:rFonts w:hint="eastAsia"/>
        </w:rPr>
        <w:t>Group</w:t>
      </w:r>
      <w:r>
        <w:rPr>
          <w:rFonts w:hint="eastAsia"/>
        </w:rPr>
        <w:t>相对于</w:t>
      </w:r>
      <w:r>
        <w:rPr>
          <w:rFonts w:hint="eastAsia"/>
        </w:rPr>
        <w:t>Domain</w:t>
      </w:r>
      <w:r>
        <w:rPr>
          <w:rFonts w:hint="eastAsia"/>
        </w:rPr>
        <w:t>，</w:t>
      </w:r>
      <w:r>
        <w:rPr>
          <w:rFonts w:hint="eastAsia"/>
        </w:rPr>
        <w:t>Domain</w:t>
      </w:r>
      <w:r>
        <w:rPr>
          <w:rFonts w:hint="eastAsia"/>
        </w:rPr>
        <w:t>相对于</w:t>
      </w:r>
      <w:r>
        <w:rPr>
          <w:rFonts w:hint="eastAsia"/>
        </w:rPr>
        <w:t>Collection Space</w:t>
      </w:r>
    </w:p>
    <w:p w:rsidR="002D502D" w:rsidRDefault="002D502D" w:rsidP="002D502D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attributes</w:t>
      </w:r>
      <w:r>
        <w:rPr>
          <w:rFonts w:hint="eastAsia"/>
        </w:rPr>
        <w:t>：对象的某个属性，</w:t>
      </w:r>
      <w:r w:rsidR="00897BA8">
        <w:rPr>
          <w:rFonts w:hint="eastAsia"/>
        </w:rPr>
        <w:t>如</w:t>
      </w:r>
      <w:r w:rsidR="00897BA8">
        <w:rPr>
          <w:rFonts w:hint="eastAsia"/>
        </w:rPr>
        <w:t>ShardingType</w:t>
      </w:r>
      <w:r w:rsidR="00897BA8">
        <w:rPr>
          <w:rFonts w:hint="eastAsia"/>
        </w:rPr>
        <w:t>相对于</w:t>
      </w:r>
      <w:r w:rsidR="00897BA8">
        <w:rPr>
          <w:rFonts w:hint="eastAsia"/>
        </w:rPr>
        <w:t>Collection</w:t>
      </w:r>
    </w:p>
    <w:p w:rsidR="005E13D4" w:rsidRDefault="005E13D4" w:rsidP="005E13D4"/>
    <w:p w:rsidR="00934F7C" w:rsidRDefault="00934F7C" w:rsidP="00934F7C">
      <w:pPr>
        <w:pStyle w:val="Heading5"/>
      </w:pPr>
      <w:r>
        <w:rPr>
          <w:rFonts w:hint="eastAsia"/>
        </w:rPr>
        <w:t>options</w:t>
      </w:r>
    </w:p>
    <w:p w:rsidR="00BD1442" w:rsidRDefault="00BD1442" w:rsidP="00BD1442">
      <w:pPr>
        <w:pStyle w:val="ListParagraph"/>
        <w:numPr>
          <w:ilvl w:val="0"/>
          <w:numId w:val="27"/>
        </w:numPr>
        <w:ind w:firstLineChars="0"/>
      </w:pPr>
      <w:r>
        <w:rPr>
          <w:rFonts w:hint="eastAsia"/>
        </w:rPr>
        <w:t>IgnoreExceptions(Bool)</w:t>
      </w:r>
      <w:r>
        <w:rPr>
          <w:rFonts w:hint="eastAsia"/>
        </w:rPr>
        <w:t>：出错时是否忽略错误</w:t>
      </w:r>
    </w:p>
    <w:p w:rsidR="00934F7C" w:rsidRDefault="00BD1442" w:rsidP="00BD1442">
      <w:pPr>
        <w:pStyle w:val="ListParagraph"/>
        <w:numPr>
          <w:ilvl w:val="1"/>
          <w:numId w:val="27"/>
        </w:numPr>
        <w:ind w:firstLineChars="0"/>
      </w:pP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时，执行多个动作时，如果某个动作出错，继续执行后续的动作</w:t>
      </w:r>
    </w:p>
    <w:p w:rsidR="00BD1442" w:rsidRDefault="00BD1442" w:rsidP="00BD1442">
      <w:pPr>
        <w:pStyle w:val="ListParagraph"/>
        <w:numPr>
          <w:ilvl w:val="1"/>
          <w:numId w:val="27"/>
        </w:numPr>
        <w:ind w:firstLineChars="0"/>
      </w:pPr>
      <w:r>
        <w:rPr>
          <w:rFonts w:hint="eastAsia"/>
        </w:rPr>
        <w:t>默认是</w:t>
      </w:r>
      <w:r>
        <w:rPr>
          <w:rFonts w:hint="eastAsia"/>
        </w:rPr>
        <w:t>false</w:t>
      </w:r>
    </w:p>
    <w:p w:rsidR="002F4F35" w:rsidRDefault="002F4F35" w:rsidP="00753535">
      <w:pPr>
        <w:pStyle w:val="Heading3"/>
      </w:pPr>
      <w:r>
        <w:rPr>
          <w:rFonts w:hint="eastAsia"/>
        </w:rPr>
        <w:t>支持的接口</w:t>
      </w:r>
    </w:p>
    <w:p w:rsidR="002F4F35" w:rsidRDefault="002F4F35" w:rsidP="002F4F35"/>
    <w:p w:rsidR="002F4F35" w:rsidRDefault="002F4F35" w:rsidP="002F4F35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SdbCollection.alter()</w:t>
      </w:r>
    </w:p>
    <w:p w:rsidR="002F4F35" w:rsidRDefault="002F4F35" w:rsidP="002F4F35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SdbCS.alter()</w:t>
      </w:r>
    </w:p>
    <w:p w:rsidR="002F4F35" w:rsidRDefault="002F4F35" w:rsidP="002F4F35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SdbDomain.alter()</w:t>
      </w:r>
    </w:p>
    <w:p w:rsidR="00753535" w:rsidRDefault="00753535" w:rsidP="00753535"/>
    <w:p w:rsidR="009B4BE9" w:rsidRDefault="009B4BE9" w:rsidP="00753535">
      <w:r>
        <w:rPr>
          <w:rFonts w:hint="eastAsia"/>
        </w:rPr>
        <w:t>注：</w:t>
      </w:r>
      <w:r>
        <w:rPr>
          <w:rFonts w:hint="eastAsia"/>
        </w:rPr>
        <w:t>Sdb</w:t>
      </w:r>
      <w:r>
        <w:rPr>
          <w:rFonts w:hint="eastAsia"/>
        </w:rPr>
        <w:t>、</w:t>
      </w:r>
      <w:r w:rsidRPr="009B4BE9">
        <w:t>SdbReplicaGroup</w:t>
      </w:r>
      <w:r>
        <w:rPr>
          <w:rFonts w:hint="eastAsia"/>
        </w:rPr>
        <w:t>、</w:t>
      </w:r>
      <w:r>
        <w:rPr>
          <w:rFonts w:hint="eastAsia"/>
        </w:rPr>
        <w:t>SdbNode</w:t>
      </w:r>
      <w:r>
        <w:rPr>
          <w:rFonts w:hint="eastAsia"/>
        </w:rPr>
        <w:t>暂不支持</w:t>
      </w:r>
      <w:r>
        <w:rPr>
          <w:rFonts w:hint="eastAsia"/>
        </w:rPr>
        <w:t>alter()</w:t>
      </w:r>
    </w:p>
    <w:p w:rsidR="003451F0" w:rsidRDefault="003451F0" w:rsidP="00753535"/>
    <w:p w:rsidR="005960BB" w:rsidRDefault="005960BB" w:rsidP="005960BB">
      <w:pPr>
        <w:pStyle w:val="Heading4"/>
      </w:pPr>
      <w:r>
        <w:rPr>
          <w:rFonts w:hint="eastAsia"/>
        </w:rPr>
        <w:t>SdbCollection.alter()</w:t>
      </w:r>
    </w:p>
    <w:p w:rsidR="00AA4003" w:rsidRDefault="00AA4003" w:rsidP="00AA4003">
      <w:r>
        <w:rPr>
          <w:rFonts w:hint="eastAsia"/>
        </w:rPr>
        <w:t>扩展接口</w:t>
      </w:r>
      <w:r w:rsidR="0033733F">
        <w:rPr>
          <w:rFonts w:hint="eastAsia"/>
        </w:rPr>
        <w:t>：</w:t>
      </w:r>
    </w:p>
    <w:p w:rsidR="0033733F" w:rsidRDefault="0033733F" w:rsidP="00AA4003"/>
    <w:p w:rsidR="00AA4003" w:rsidRDefault="00AA4003" w:rsidP="00AA4003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SdbCollection.createIdIndex()</w:t>
      </w:r>
    </w:p>
    <w:p w:rsidR="00AA4003" w:rsidRDefault="00AA4003" w:rsidP="00AA4003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SdbCollection.dropIdIndex()</w:t>
      </w:r>
    </w:p>
    <w:p w:rsidR="00AA4003" w:rsidRPr="003451F0" w:rsidRDefault="00AA4003" w:rsidP="00AA4003">
      <w:pPr>
        <w:pStyle w:val="ListParagraph"/>
        <w:numPr>
          <w:ilvl w:val="0"/>
          <w:numId w:val="21"/>
        </w:numPr>
        <w:ind w:firstLineChars="0"/>
        <w:rPr>
          <w:color w:val="FF0000"/>
        </w:rPr>
      </w:pPr>
      <w:r w:rsidRPr="003451F0">
        <w:rPr>
          <w:rFonts w:hint="eastAsia"/>
          <w:color w:val="FF0000"/>
        </w:rPr>
        <w:lastRenderedPageBreak/>
        <w:t>SdbCollection.enableCompression()</w:t>
      </w:r>
    </w:p>
    <w:p w:rsidR="0033733F" w:rsidRPr="003451F0" w:rsidRDefault="0033733F" w:rsidP="00AA4003">
      <w:pPr>
        <w:pStyle w:val="ListParagraph"/>
        <w:numPr>
          <w:ilvl w:val="0"/>
          <w:numId w:val="21"/>
        </w:numPr>
        <w:ind w:firstLineChars="0"/>
        <w:rPr>
          <w:color w:val="FF0000"/>
        </w:rPr>
      </w:pPr>
      <w:r w:rsidRPr="003451F0">
        <w:rPr>
          <w:rFonts w:hint="eastAsia"/>
          <w:color w:val="FF0000"/>
        </w:rPr>
        <w:t>SdbCollection.disableCompression()</w:t>
      </w:r>
    </w:p>
    <w:p w:rsidR="0033733F" w:rsidRPr="003451F0" w:rsidRDefault="0033733F" w:rsidP="00AA4003">
      <w:pPr>
        <w:pStyle w:val="ListParagraph"/>
        <w:numPr>
          <w:ilvl w:val="0"/>
          <w:numId w:val="21"/>
        </w:numPr>
        <w:ind w:firstLineChars="0"/>
        <w:rPr>
          <w:color w:val="FF0000"/>
        </w:rPr>
      </w:pPr>
      <w:r w:rsidRPr="003451F0">
        <w:rPr>
          <w:rFonts w:hint="eastAsia"/>
          <w:color w:val="FF0000"/>
        </w:rPr>
        <w:t>SdbCollection.</w:t>
      </w:r>
      <w:r w:rsidR="00CA700E" w:rsidRPr="003451F0">
        <w:rPr>
          <w:rFonts w:hint="eastAsia"/>
          <w:color w:val="FF0000"/>
        </w:rPr>
        <w:t>enableSharding()</w:t>
      </w:r>
    </w:p>
    <w:p w:rsidR="00CA700E" w:rsidRPr="003451F0" w:rsidRDefault="00CA700E" w:rsidP="00AA4003">
      <w:pPr>
        <w:pStyle w:val="ListParagraph"/>
        <w:numPr>
          <w:ilvl w:val="0"/>
          <w:numId w:val="21"/>
        </w:numPr>
        <w:ind w:firstLineChars="0"/>
        <w:rPr>
          <w:color w:val="FF0000"/>
        </w:rPr>
      </w:pPr>
      <w:r w:rsidRPr="003451F0">
        <w:rPr>
          <w:rFonts w:hint="eastAsia"/>
          <w:color w:val="FF0000"/>
        </w:rPr>
        <w:t>SdbCollection.disableSharding()</w:t>
      </w:r>
    </w:p>
    <w:p w:rsidR="00CA700E" w:rsidRPr="003451F0" w:rsidRDefault="00CA700E" w:rsidP="00AA4003">
      <w:pPr>
        <w:pStyle w:val="ListParagraph"/>
        <w:numPr>
          <w:ilvl w:val="0"/>
          <w:numId w:val="21"/>
        </w:numPr>
        <w:ind w:firstLineChars="0"/>
        <w:rPr>
          <w:color w:val="FF0000"/>
        </w:rPr>
      </w:pPr>
      <w:r w:rsidRPr="003451F0">
        <w:rPr>
          <w:rFonts w:hint="eastAsia"/>
          <w:color w:val="FF0000"/>
        </w:rPr>
        <w:t>SdbCollection.setAttributes()</w:t>
      </w:r>
      <w:r w:rsidR="00E334C6">
        <w:rPr>
          <w:rFonts w:hint="eastAsia"/>
          <w:color w:val="FF0000"/>
        </w:rPr>
        <w:t xml:space="preserve">  =  alter()</w:t>
      </w:r>
    </w:p>
    <w:p w:rsidR="00AA4003" w:rsidRPr="00AA4003" w:rsidRDefault="00AA4003" w:rsidP="00AA4003"/>
    <w:p w:rsidR="005960BB" w:rsidRDefault="005E13D4" w:rsidP="005E13D4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sub-object</w:t>
      </w:r>
    </w:p>
    <w:p w:rsidR="0046465D" w:rsidRDefault="005E13D4" w:rsidP="0046465D">
      <w:pPr>
        <w:pStyle w:val="ListParagraph"/>
        <w:numPr>
          <w:ilvl w:val="1"/>
          <w:numId w:val="20"/>
        </w:numPr>
        <w:ind w:firstLineChars="0"/>
      </w:pPr>
      <w:r>
        <w:rPr>
          <w:rFonts w:hint="eastAsia"/>
        </w:rPr>
        <w:t>id index</w:t>
      </w:r>
      <w:r w:rsidR="00A721C9">
        <w:rPr>
          <w:rFonts w:hint="eastAsia"/>
        </w:rPr>
        <w:t>：</w:t>
      </w:r>
      <w:r w:rsidR="00A721C9">
        <w:rPr>
          <w:rFonts w:hint="eastAsia"/>
        </w:rPr>
        <w:t>"$id"</w:t>
      </w:r>
      <w:r w:rsidR="00A721C9">
        <w:rPr>
          <w:rFonts w:hint="eastAsia"/>
        </w:rPr>
        <w:t>索引</w:t>
      </w:r>
    </w:p>
    <w:p w:rsidR="00E11369" w:rsidRDefault="00E11369" w:rsidP="0046465D">
      <w:pPr>
        <w:pStyle w:val="ListParagraph"/>
        <w:numPr>
          <w:ilvl w:val="2"/>
          <w:numId w:val="20"/>
        </w:numPr>
        <w:ind w:firstLineChars="0"/>
      </w:pPr>
      <w:r>
        <w:rPr>
          <w:rFonts w:hint="eastAsia"/>
        </w:rPr>
        <w:t>create</w:t>
      </w:r>
      <w:r w:rsidR="007E2AB7">
        <w:rPr>
          <w:rFonts w:hint="eastAsia"/>
        </w:rPr>
        <w:t xml:space="preserve"> id index</w:t>
      </w:r>
      <w:r w:rsidR="007E2AB7">
        <w:rPr>
          <w:rFonts w:hint="eastAsia"/>
        </w:rPr>
        <w:t>：创建</w:t>
      </w:r>
      <w:r w:rsidR="007E2AB7">
        <w:rPr>
          <w:rFonts w:hint="eastAsia"/>
        </w:rPr>
        <w:t>"$id"</w:t>
      </w:r>
      <w:r w:rsidR="007E2AB7">
        <w:rPr>
          <w:rFonts w:hint="eastAsia"/>
        </w:rPr>
        <w:t>索引</w:t>
      </w:r>
    </w:p>
    <w:p w:rsidR="00762E1F" w:rsidRDefault="0046465D" w:rsidP="00E11369">
      <w:pPr>
        <w:pStyle w:val="ListParagraph"/>
        <w:numPr>
          <w:ilvl w:val="3"/>
          <w:numId w:val="20"/>
        </w:numPr>
        <w:ind w:firstLineChars="0"/>
      </w:pPr>
      <w:r w:rsidRPr="0046465D">
        <w:t>SortBufferSize</w:t>
      </w:r>
      <w:r w:rsidR="00B970BB">
        <w:rPr>
          <w:rFonts w:hint="eastAsia"/>
        </w:rPr>
        <w:t>(</w:t>
      </w:r>
      <w:r w:rsidR="00263D47">
        <w:rPr>
          <w:rFonts w:hint="eastAsia"/>
        </w:rPr>
        <w:t>NumberInt</w:t>
      </w:r>
      <w:r w:rsidR="00B970BB">
        <w:rPr>
          <w:rFonts w:hint="eastAsia"/>
        </w:rPr>
        <w:t>)</w:t>
      </w:r>
      <w:r w:rsidR="002D503E">
        <w:rPr>
          <w:rFonts w:hint="eastAsia"/>
        </w:rPr>
        <w:t>：</w:t>
      </w:r>
      <w:r w:rsidR="00762E1F">
        <w:rPr>
          <w:rFonts w:hint="eastAsia"/>
        </w:rPr>
        <w:t>创建索引时使用的排序缓存的大小</w:t>
      </w:r>
    </w:p>
    <w:p w:rsidR="00762E1F" w:rsidRDefault="002D503E" w:rsidP="00762E1F">
      <w:pPr>
        <w:pStyle w:val="ListParagraph"/>
        <w:numPr>
          <w:ilvl w:val="4"/>
          <w:numId w:val="20"/>
        </w:numPr>
        <w:ind w:firstLineChars="0"/>
      </w:pPr>
      <w:r w:rsidRPr="002D503E">
        <w:rPr>
          <w:rFonts w:hint="eastAsia"/>
        </w:rPr>
        <w:t>单位为</w:t>
      </w:r>
      <w:r w:rsidRPr="002D503E">
        <w:rPr>
          <w:rFonts w:hint="eastAsia"/>
        </w:rPr>
        <w:t>MB</w:t>
      </w:r>
    </w:p>
    <w:p w:rsidR="00762E1F" w:rsidRDefault="002D503E" w:rsidP="00762E1F">
      <w:pPr>
        <w:pStyle w:val="ListParagraph"/>
        <w:numPr>
          <w:ilvl w:val="4"/>
          <w:numId w:val="20"/>
        </w:numPr>
        <w:ind w:firstLineChars="0"/>
      </w:pPr>
      <w:r w:rsidRPr="002D503E">
        <w:rPr>
          <w:rFonts w:hint="eastAsia"/>
        </w:rPr>
        <w:t>取值为</w:t>
      </w:r>
      <w:r w:rsidRPr="002D503E">
        <w:rPr>
          <w:rFonts w:hint="eastAsia"/>
        </w:rPr>
        <w:t>0</w:t>
      </w:r>
      <w:r w:rsidR="00762E1F">
        <w:rPr>
          <w:rFonts w:hint="eastAsia"/>
        </w:rPr>
        <w:t>时表示不使用排序缓存</w:t>
      </w:r>
    </w:p>
    <w:p w:rsidR="0046465D" w:rsidRDefault="002D503E" w:rsidP="00762E1F">
      <w:pPr>
        <w:pStyle w:val="ListParagraph"/>
        <w:numPr>
          <w:ilvl w:val="4"/>
          <w:numId w:val="20"/>
        </w:numPr>
        <w:ind w:firstLineChars="0"/>
      </w:pPr>
      <w:r w:rsidRPr="002D503E">
        <w:rPr>
          <w:rFonts w:hint="eastAsia"/>
        </w:rPr>
        <w:t>默认为</w:t>
      </w:r>
      <w:r w:rsidRPr="002D503E">
        <w:rPr>
          <w:rFonts w:hint="eastAsia"/>
        </w:rPr>
        <w:t>64</w:t>
      </w:r>
    </w:p>
    <w:p w:rsidR="0046465D" w:rsidRDefault="0046465D" w:rsidP="00E11369">
      <w:pPr>
        <w:pStyle w:val="ListParagraph"/>
        <w:numPr>
          <w:ilvl w:val="2"/>
          <w:numId w:val="20"/>
        </w:numPr>
        <w:ind w:firstLineChars="0"/>
      </w:pPr>
      <w:r>
        <w:rPr>
          <w:rFonts w:hint="eastAsia"/>
        </w:rPr>
        <w:t>drop</w:t>
      </w:r>
      <w:r w:rsidR="007E2AB7">
        <w:rPr>
          <w:rFonts w:hint="eastAsia"/>
        </w:rPr>
        <w:t xml:space="preserve"> id index</w:t>
      </w:r>
      <w:r w:rsidR="007E2AB7">
        <w:rPr>
          <w:rFonts w:hint="eastAsia"/>
        </w:rPr>
        <w:t>：删除</w:t>
      </w:r>
      <w:r w:rsidR="007E2AB7">
        <w:rPr>
          <w:rFonts w:hint="eastAsia"/>
        </w:rPr>
        <w:t>"$id"</w:t>
      </w:r>
      <w:r w:rsidR="007E2AB7">
        <w:rPr>
          <w:rFonts w:hint="eastAsia"/>
        </w:rPr>
        <w:t>索引</w:t>
      </w:r>
    </w:p>
    <w:p w:rsidR="005E13D4" w:rsidRDefault="005E13D4" w:rsidP="005E13D4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feature</w:t>
      </w:r>
    </w:p>
    <w:p w:rsidR="00F86BC2" w:rsidRDefault="00F86BC2" w:rsidP="005E13D4">
      <w:pPr>
        <w:pStyle w:val="ListParagraph"/>
        <w:numPr>
          <w:ilvl w:val="1"/>
          <w:numId w:val="20"/>
        </w:numPr>
        <w:ind w:firstLineChars="0"/>
      </w:pPr>
      <w:r>
        <w:rPr>
          <w:rFonts w:hint="eastAsia"/>
        </w:rPr>
        <w:t>compress</w:t>
      </w:r>
      <w:r w:rsidR="00AA4003">
        <w:rPr>
          <w:rFonts w:hint="eastAsia"/>
        </w:rPr>
        <w:t>ion</w:t>
      </w:r>
      <w:r w:rsidR="00762E1F">
        <w:rPr>
          <w:rFonts w:hint="eastAsia"/>
        </w:rPr>
        <w:t>：数据压缩</w:t>
      </w:r>
    </w:p>
    <w:p w:rsidR="009C1A66" w:rsidRDefault="00762E1F" w:rsidP="009C1A66">
      <w:pPr>
        <w:pStyle w:val="ListParagraph"/>
        <w:numPr>
          <w:ilvl w:val="2"/>
          <w:numId w:val="20"/>
        </w:numPr>
        <w:ind w:firstLineChars="0"/>
      </w:pPr>
      <w:r>
        <w:rPr>
          <w:rFonts w:hint="eastAsia"/>
        </w:rPr>
        <w:t>enable compress</w:t>
      </w:r>
      <w:r w:rsidR="00AA4003">
        <w:rPr>
          <w:rFonts w:hint="eastAsia"/>
        </w:rPr>
        <w:t>ion</w:t>
      </w:r>
      <w:r>
        <w:rPr>
          <w:rFonts w:hint="eastAsia"/>
        </w:rPr>
        <w:t>：开启数据压缩</w:t>
      </w:r>
    </w:p>
    <w:p w:rsidR="009C1A66" w:rsidRDefault="002D503E" w:rsidP="009C1A66">
      <w:pPr>
        <w:pStyle w:val="ListParagraph"/>
        <w:numPr>
          <w:ilvl w:val="3"/>
          <w:numId w:val="20"/>
        </w:numPr>
        <w:ind w:firstLineChars="0"/>
      </w:pPr>
      <w:r w:rsidRPr="002D503E">
        <w:t>CompressionType</w:t>
      </w:r>
      <w:r w:rsidR="00762E1F">
        <w:rPr>
          <w:rFonts w:hint="eastAsia"/>
        </w:rPr>
        <w:t>(String)</w:t>
      </w:r>
      <w:r w:rsidR="00762E1F">
        <w:rPr>
          <w:rFonts w:hint="eastAsia"/>
        </w:rPr>
        <w:t>：</w:t>
      </w:r>
      <w:r w:rsidR="009C1A66">
        <w:rPr>
          <w:rFonts w:hint="eastAsia"/>
        </w:rPr>
        <w:t>压缩算法类型</w:t>
      </w:r>
    </w:p>
    <w:p w:rsidR="009C1A66" w:rsidRDefault="00762E1F" w:rsidP="009C1A66">
      <w:pPr>
        <w:pStyle w:val="ListParagraph"/>
        <w:numPr>
          <w:ilvl w:val="4"/>
          <w:numId w:val="20"/>
        </w:numPr>
        <w:ind w:firstLineChars="0"/>
      </w:pPr>
      <w:r>
        <w:rPr>
          <w:rFonts w:hint="eastAsia"/>
        </w:rPr>
        <w:t>默认为</w:t>
      </w:r>
      <w:r w:rsidR="000C182D">
        <w:rPr>
          <w:rFonts w:hint="eastAsia"/>
        </w:rPr>
        <w:t>snappy</w:t>
      </w:r>
      <w:r>
        <w:rPr>
          <w:rFonts w:hint="eastAsia"/>
        </w:rPr>
        <w:t>算法。</w:t>
      </w:r>
    </w:p>
    <w:p w:rsidR="009C1A66" w:rsidRDefault="00762E1F" w:rsidP="009C1A66">
      <w:pPr>
        <w:pStyle w:val="ListParagraph"/>
        <w:numPr>
          <w:ilvl w:val="4"/>
          <w:numId w:val="20"/>
        </w:numPr>
        <w:ind w:firstLineChars="0"/>
      </w:pPr>
      <w:r>
        <w:rPr>
          <w:rFonts w:hint="eastAsia"/>
        </w:rPr>
        <w:t>"snappy"</w:t>
      </w:r>
      <w:r>
        <w:rPr>
          <w:rFonts w:hint="eastAsia"/>
        </w:rPr>
        <w:t>：使用</w:t>
      </w:r>
      <w:r w:rsidR="000C182D">
        <w:rPr>
          <w:rFonts w:hint="eastAsia"/>
        </w:rPr>
        <w:t>snappy</w:t>
      </w:r>
      <w:r w:rsidR="009C1A66">
        <w:rPr>
          <w:rFonts w:hint="eastAsia"/>
        </w:rPr>
        <w:t>算法压缩</w:t>
      </w:r>
    </w:p>
    <w:p w:rsidR="002D503E" w:rsidRDefault="00762E1F" w:rsidP="009C1A66">
      <w:pPr>
        <w:pStyle w:val="ListParagraph"/>
        <w:numPr>
          <w:ilvl w:val="4"/>
          <w:numId w:val="20"/>
        </w:numPr>
        <w:ind w:firstLineChars="0"/>
      </w:pPr>
      <w:r>
        <w:rPr>
          <w:rFonts w:hint="eastAsia"/>
        </w:rPr>
        <w:t>"lzw"</w:t>
      </w:r>
      <w:r>
        <w:rPr>
          <w:rFonts w:hint="eastAsia"/>
        </w:rPr>
        <w:t>：使用</w:t>
      </w:r>
      <w:r w:rsidR="000C182D">
        <w:rPr>
          <w:rFonts w:hint="eastAsia"/>
        </w:rPr>
        <w:t>lzw</w:t>
      </w:r>
      <w:r w:rsidR="009C1A66">
        <w:rPr>
          <w:rFonts w:hint="eastAsia"/>
        </w:rPr>
        <w:t>算法压缩</w:t>
      </w:r>
    </w:p>
    <w:p w:rsidR="002D503E" w:rsidRDefault="002D503E" w:rsidP="00A976EE">
      <w:pPr>
        <w:pStyle w:val="ListParagraph"/>
        <w:numPr>
          <w:ilvl w:val="2"/>
          <w:numId w:val="20"/>
        </w:numPr>
        <w:ind w:firstLineChars="0"/>
      </w:pPr>
      <w:r>
        <w:rPr>
          <w:rFonts w:hint="eastAsia"/>
        </w:rPr>
        <w:t>disable compression</w:t>
      </w:r>
    </w:p>
    <w:p w:rsidR="000F533A" w:rsidRDefault="000F533A" w:rsidP="005E13D4">
      <w:pPr>
        <w:pStyle w:val="ListParagraph"/>
        <w:numPr>
          <w:ilvl w:val="1"/>
          <w:numId w:val="20"/>
        </w:numPr>
        <w:ind w:firstLineChars="0"/>
      </w:pPr>
      <w:r>
        <w:rPr>
          <w:rFonts w:hint="eastAsia"/>
        </w:rPr>
        <w:t>sharding</w:t>
      </w:r>
    </w:p>
    <w:p w:rsidR="00A976EE" w:rsidRDefault="00A976EE" w:rsidP="00A976EE">
      <w:pPr>
        <w:pStyle w:val="ListParagraph"/>
        <w:numPr>
          <w:ilvl w:val="2"/>
          <w:numId w:val="20"/>
        </w:numPr>
        <w:ind w:firstLineChars="0"/>
      </w:pPr>
      <w:r>
        <w:rPr>
          <w:rFonts w:hint="eastAsia"/>
        </w:rPr>
        <w:t>enable sharding</w:t>
      </w:r>
      <w:r>
        <w:rPr>
          <w:rFonts w:hint="eastAsia"/>
        </w:rPr>
        <w:t>：启用切分</w:t>
      </w:r>
    </w:p>
    <w:p w:rsidR="00F70D9F" w:rsidRDefault="00F70D9F" w:rsidP="00F70D9F">
      <w:pPr>
        <w:pStyle w:val="ListParagraph"/>
        <w:numPr>
          <w:ilvl w:val="3"/>
          <w:numId w:val="20"/>
        </w:numPr>
        <w:ind w:firstLineChars="0"/>
      </w:pPr>
      <w:r>
        <w:rPr>
          <w:rFonts w:hint="eastAsia"/>
        </w:rPr>
        <w:t>ShardingKey(Object)</w:t>
      </w:r>
      <w:r>
        <w:rPr>
          <w:rFonts w:hint="eastAsia"/>
        </w:rPr>
        <w:t>：</w:t>
      </w:r>
      <w:r w:rsidRPr="00F70D9F">
        <w:rPr>
          <w:rFonts w:hint="eastAsia"/>
        </w:rPr>
        <w:t>分区键</w:t>
      </w:r>
    </w:p>
    <w:p w:rsidR="003B3427" w:rsidRDefault="003B3427" w:rsidP="003B3427">
      <w:pPr>
        <w:pStyle w:val="ListParagraph"/>
        <w:numPr>
          <w:ilvl w:val="3"/>
          <w:numId w:val="20"/>
        </w:numPr>
        <w:ind w:firstLineChars="0"/>
      </w:pPr>
      <w:r>
        <w:rPr>
          <w:rFonts w:hint="eastAsia"/>
        </w:rPr>
        <w:t>ShardingType(String)</w:t>
      </w:r>
      <w:r>
        <w:rPr>
          <w:rFonts w:hint="eastAsia"/>
        </w:rPr>
        <w:t>：分区方式</w:t>
      </w:r>
    </w:p>
    <w:p w:rsidR="003B3427" w:rsidRDefault="003B3427" w:rsidP="003B3427">
      <w:pPr>
        <w:pStyle w:val="ListParagraph"/>
        <w:numPr>
          <w:ilvl w:val="4"/>
          <w:numId w:val="20"/>
        </w:numPr>
        <w:ind w:firstLineChars="0"/>
      </w:pPr>
      <w:r>
        <w:rPr>
          <w:rFonts w:hint="eastAsia"/>
        </w:rPr>
        <w:t>默认为</w:t>
      </w:r>
      <w:r>
        <w:rPr>
          <w:rFonts w:hint="eastAsia"/>
        </w:rPr>
        <w:t>hash</w:t>
      </w:r>
      <w:r>
        <w:rPr>
          <w:rFonts w:hint="eastAsia"/>
        </w:rPr>
        <w:t>分区</w:t>
      </w:r>
    </w:p>
    <w:p w:rsidR="003B3427" w:rsidRDefault="003B3427" w:rsidP="003B3427">
      <w:pPr>
        <w:pStyle w:val="ListParagraph"/>
        <w:numPr>
          <w:ilvl w:val="4"/>
          <w:numId w:val="20"/>
        </w:numPr>
        <w:ind w:firstLineChars="0"/>
      </w:pPr>
      <w:r>
        <w:rPr>
          <w:rFonts w:hint="eastAsia"/>
        </w:rPr>
        <w:t>"hash"</w:t>
      </w:r>
      <w:r>
        <w:rPr>
          <w:rFonts w:hint="eastAsia"/>
        </w:rPr>
        <w:t>：使用</w:t>
      </w:r>
      <w:r>
        <w:rPr>
          <w:rFonts w:hint="eastAsia"/>
        </w:rPr>
        <w:t>hash</w:t>
      </w:r>
      <w:r>
        <w:rPr>
          <w:rFonts w:hint="eastAsia"/>
        </w:rPr>
        <w:t>分区</w:t>
      </w:r>
    </w:p>
    <w:p w:rsidR="003B3427" w:rsidRDefault="003B3427" w:rsidP="003B3427">
      <w:pPr>
        <w:pStyle w:val="ListParagraph"/>
        <w:numPr>
          <w:ilvl w:val="4"/>
          <w:numId w:val="20"/>
        </w:numPr>
        <w:ind w:firstLineChars="0"/>
      </w:pPr>
      <w:r>
        <w:rPr>
          <w:rFonts w:hint="eastAsia"/>
        </w:rPr>
        <w:t>"range"</w:t>
      </w:r>
      <w:r>
        <w:rPr>
          <w:rFonts w:hint="eastAsia"/>
        </w:rPr>
        <w:t>：使用范围分区</w:t>
      </w:r>
    </w:p>
    <w:p w:rsidR="002A061A" w:rsidRDefault="002A061A" w:rsidP="002A061A">
      <w:pPr>
        <w:pStyle w:val="ListParagraph"/>
        <w:numPr>
          <w:ilvl w:val="3"/>
          <w:numId w:val="20"/>
        </w:numPr>
        <w:ind w:firstLineChars="0"/>
      </w:pPr>
      <w:r>
        <w:rPr>
          <w:rFonts w:hint="eastAsia"/>
        </w:rPr>
        <w:t>Partition(NumberInt)</w:t>
      </w:r>
      <w:r>
        <w:rPr>
          <w:rFonts w:hint="eastAsia"/>
        </w:rPr>
        <w:t>：分区数</w:t>
      </w:r>
    </w:p>
    <w:p w:rsidR="002A061A" w:rsidRDefault="002A061A" w:rsidP="002A061A">
      <w:pPr>
        <w:pStyle w:val="ListParagraph"/>
        <w:numPr>
          <w:ilvl w:val="4"/>
          <w:numId w:val="20"/>
        </w:numPr>
        <w:ind w:firstLineChars="0"/>
      </w:pPr>
      <w:r>
        <w:rPr>
          <w:rFonts w:hint="eastAsia"/>
        </w:rPr>
        <w:t>仅当选择</w:t>
      </w:r>
      <w:r>
        <w:rPr>
          <w:rFonts w:hint="eastAsia"/>
        </w:rPr>
        <w:t>hash</w:t>
      </w:r>
      <w:r>
        <w:rPr>
          <w:rFonts w:hint="eastAsia"/>
        </w:rPr>
        <w:t>分区时使用，代表</w:t>
      </w:r>
      <w:r>
        <w:rPr>
          <w:rFonts w:hint="eastAsia"/>
        </w:rPr>
        <w:t>hash</w:t>
      </w:r>
      <w:r>
        <w:rPr>
          <w:rFonts w:hint="eastAsia"/>
        </w:rPr>
        <w:t>分区的个数</w:t>
      </w:r>
    </w:p>
    <w:p w:rsidR="002A061A" w:rsidRDefault="002A061A" w:rsidP="002A061A">
      <w:pPr>
        <w:pStyle w:val="ListParagraph"/>
        <w:numPr>
          <w:ilvl w:val="4"/>
          <w:numId w:val="20"/>
        </w:numPr>
        <w:ind w:firstLineChars="0"/>
      </w:pPr>
      <w:r>
        <w:rPr>
          <w:rFonts w:hint="eastAsia"/>
        </w:rPr>
        <w:t>其值必须是</w:t>
      </w:r>
      <w:r>
        <w:rPr>
          <w:rFonts w:hint="eastAsia"/>
        </w:rPr>
        <w:t>2</w:t>
      </w:r>
      <w:r>
        <w:rPr>
          <w:rFonts w:hint="eastAsia"/>
        </w:rPr>
        <w:t>的幂</w:t>
      </w:r>
    </w:p>
    <w:p w:rsidR="002A061A" w:rsidRDefault="002A061A" w:rsidP="002A061A">
      <w:pPr>
        <w:pStyle w:val="ListParagraph"/>
        <w:numPr>
          <w:ilvl w:val="4"/>
          <w:numId w:val="20"/>
        </w:numPr>
        <w:ind w:firstLineChars="0"/>
      </w:pPr>
      <w:r>
        <w:rPr>
          <w:rFonts w:hint="eastAsia"/>
        </w:rPr>
        <w:t>范围在</w:t>
      </w:r>
      <w:r>
        <w:rPr>
          <w:rFonts w:hint="eastAsia"/>
        </w:rPr>
        <w:t>[ 2^3, 2^20 ]</w:t>
      </w:r>
    </w:p>
    <w:p w:rsidR="00F82AA0" w:rsidRDefault="00F82AA0" w:rsidP="00F82AA0">
      <w:pPr>
        <w:pStyle w:val="ListParagraph"/>
        <w:numPr>
          <w:ilvl w:val="3"/>
          <w:numId w:val="20"/>
        </w:numPr>
        <w:ind w:firstLineChars="0"/>
      </w:pPr>
      <w:r>
        <w:rPr>
          <w:rFonts w:hint="eastAsia"/>
        </w:rPr>
        <w:t>EnsureShardingIndex(Bool)</w:t>
      </w:r>
      <w:r>
        <w:rPr>
          <w:rFonts w:hint="eastAsia"/>
        </w:rPr>
        <w:t>：</w:t>
      </w:r>
      <w:r w:rsidRPr="00F82AA0">
        <w:rPr>
          <w:rFonts w:hint="eastAsia"/>
        </w:rPr>
        <w:t>标识集合是否自动使用</w:t>
      </w:r>
      <w:r w:rsidRPr="00F82AA0">
        <w:rPr>
          <w:rFonts w:hint="eastAsia"/>
        </w:rPr>
        <w:t>ShardingKey</w:t>
      </w:r>
      <w:r w:rsidRPr="00F82AA0">
        <w:rPr>
          <w:rFonts w:hint="eastAsia"/>
        </w:rPr>
        <w:t>包含的字段创建名字为</w:t>
      </w:r>
      <w:r w:rsidRPr="00F82AA0">
        <w:rPr>
          <w:rFonts w:hint="eastAsia"/>
        </w:rPr>
        <w:t>"$shard"</w:t>
      </w:r>
      <w:r w:rsidRPr="00F82AA0">
        <w:rPr>
          <w:rFonts w:hint="eastAsia"/>
        </w:rPr>
        <w:t>的索引</w:t>
      </w:r>
    </w:p>
    <w:p w:rsidR="00F82AA0" w:rsidRDefault="00F82AA0" w:rsidP="00F82AA0">
      <w:pPr>
        <w:pStyle w:val="ListParagraph"/>
        <w:numPr>
          <w:ilvl w:val="4"/>
          <w:numId w:val="20"/>
        </w:numPr>
        <w:ind w:firstLineChars="0"/>
        <w:rPr>
          <w:rFonts w:hint="eastAsia"/>
        </w:rPr>
      </w:pPr>
      <w:r>
        <w:rPr>
          <w:rFonts w:hint="eastAsia"/>
        </w:rPr>
        <w:t>默认为</w:t>
      </w:r>
      <w:r>
        <w:rPr>
          <w:rFonts w:hint="eastAsia"/>
        </w:rPr>
        <w:t>FALSE</w:t>
      </w:r>
    </w:p>
    <w:p w:rsidR="00406AF2" w:rsidRDefault="00406AF2" w:rsidP="00406AF2">
      <w:pPr>
        <w:pStyle w:val="ListParagraph"/>
        <w:numPr>
          <w:ilvl w:val="3"/>
          <w:numId w:val="20"/>
        </w:numPr>
        <w:ind w:firstLineChars="0"/>
        <w:rPr>
          <w:rFonts w:hint="eastAsia"/>
        </w:rPr>
      </w:pPr>
      <w:r>
        <w:rPr>
          <w:rFonts w:hint="eastAsia"/>
        </w:rPr>
        <w:t>AutoSplit(Bool)</w:t>
      </w:r>
      <w:r>
        <w:rPr>
          <w:rFonts w:hint="eastAsia"/>
        </w:rPr>
        <w:t>：标识是否进行自动切分</w:t>
      </w:r>
    </w:p>
    <w:p w:rsidR="00406AF2" w:rsidRDefault="00406AF2" w:rsidP="00406AF2">
      <w:pPr>
        <w:pStyle w:val="ListParagraph"/>
        <w:numPr>
          <w:ilvl w:val="4"/>
          <w:numId w:val="20"/>
        </w:numPr>
        <w:ind w:firstLineChars="0"/>
        <w:rPr>
          <w:rFonts w:hint="eastAsia"/>
        </w:rPr>
      </w:pPr>
      <w:r>
        <w:rPr>
          <w:rFonts w:hint="eastAsia"/>
        </w:rPr>
        <w:t>仅当</w:t>
      </w:r>
      <w:r>
        <w:rPr>
          <w:rFonts w:hint="eastAsia"/>
        </w:rPr>
        <w:t>hash</w:t>
      </w:r>
      <w:r>
        <w:rPr>
          <w:rFonts w:hint="eastAsia"/>
        </w:rPr>
        <w:t>分区时使用</w:t>
      </w:r>
    </w:p>
    <w:p w:rsidR="00406AF2" w:rsidRDefault="00406AF2" w:rsidP="00406AF2">
      <w:pPr>
        <w:pStyle w:val="ListParagraph"/>
        <w:numPr>
          <w:ilvl w:val="4"/>
          <w:numId w:val="20"/>
        </w:numPr>
        <w:ind w:firstLineChars="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AutoSplit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时，切分到</w:t>
      </w:r>
      <w:r>
        <w:rPr>
          <w:rFonts w:hint="eastAsia"/>
        </w:rPr>
        <w:t>domain</w:t>
      </w:r>
      <w:r>
        <w:rPr>
          <w:rFonts w:hint="eastAsia"/>
        </w:rPr>
        <w:t>所在的数据组上（没有</w:t>
      </w:r>
      <w:r>
        <w:rPr>
          <w:rFonts w:hint="eastAsia"/>
        </w:rPr>
        <w:t>domain</w:t>
      </w:r>
      <w:r>
        <w:rPr>
          <w:rFonts w:hint="eastAsia"/>
        </w:rPr>
        <w:t>为</w:t>
      </w:r>
      <w:r>
        <w:rPr>
          <w:rFonts w:hint="eastAsia"/>
        </w:rPr>
        <w:t>SYSDOMAIN</w:t>
      </w:r>
      <w:r>
        <w:rPr>
          <w:rFonts w:hint="eastAsia"/>
        </w:rPr>
        <w:t>）</w:t>
      </w:r>
    </w:p>
    <w:p w:rsidR="00406AF2" w:rsidRDefault="00406AF2" w:rsidP="00406AF2">
      <w:pPr>
        <w:pStyle w:val="ListParagraph"/>
        <w:numPr>
          <w:ilvl w:val="4"/>
          <w:numId w:val="20"/>
        </w:numPr>
        <w:ind w:firstLineChars="0"/>
      </w:pPr>
      <w:r>
        <w:rPr>
          <w:rFonts w:hint="eastAsia"/>
        </w:rPr>
        <w:t>默认为</w:t>
      </w:r>
      <w:r>
        <w:rPr>
          <w:rFonts w:hint="eastAsia"/>
        </w:rPr>
        <w:t>FALSE</w:t>
      </w:r>
    </w:p>
    <w:p w:rsidR="00A976EE" w:rsidRDefault="00A976EE" w:rsidP="00A976EE">
      <w:pPr>
        <w:pStyle w:val="ListParagraph"/>
        <w:numPr>
          <w:ilvl w:val="2"/>
          <w:numId w:val="20"/>
        </w:numPr>
        <w:ind w:firstLineChars="0"/>
      </w:pPr>
      <w:r>
        <w:rPr>
          <w:rFonts w:hint="eastAsia"/>
        </w:rPr>
        <w:t>disable sharding</w:t>
      </w:r>
      <w:r>
        <w:rPr>
          <w:rFonts w:hint="eastAsia"/>
        </w:rPr>
        <w:t>：关闭切分</w:t>
      </w:r>
    </w:p>
    <w:p w:rsidR="00752E29" w:rsidRDefault="00297F2E" w:rsidP="00752E29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attributes</w:t>
      </w:r>
    </w:p>
    <w:p w:rsidR="00752E29" w:rsidRDefault="00752E29" w:rsidP="00752E29">
      <w:pPr>
        <w:pStyle w:val="ListParagraph"/>
        <w:numPr>
          <w:ilvl w:val="1"/>
          <w:numId w:val="20"/>
        </w:numPr>
        <w:ind w:firstLineChars="0"/>
      </w:pPr>
      <w:r>
        <w:t>ShardingKey</w:t>
      </w:r>
    </w:p>
    <w:p w:rsidR="00752E29" w:rsidRDefault="00752E29" w:rsidP="00752E29">
      <w:pPr>
        <w:pStyle w:val="ListParagraph"/>
        <w:numPr>
          <w:ilvl w:val="1"/>
          <w:numId w:val="20"/>
        </w:numPr>
        <w:ind w:firstLineChars="0"/>
      </w:pPr>
      <w:r>
        <w:lastRenderedPageBreak/>
        <w:t>ShardingType</w:t>
      </w:r>
    </w:p>
    <w:p w:rsidR="00752E29" w:rsidRDefault="00752E29" w:rsidP="00752E29">
      <w:pPr>
        <w:pStyle w:val="ListParagraph"/>
        <w:numPr>
          <w:ilvl w:val="1"/>
          <w:numId w:val="20"/>
        </w:numPr>
        <w:ind w:firstLineChars="0"/>
      </w:pPr>
      <w:r>
        <w:t>Partition</w:t>
      </w:r>
    </w:p>
    <w:p w:rsidR="00F61398" w:rsidRDefault="00752E29" w:rsidP="00752E29">
      <w:pPr>
        <w:pStyle w:val="ListParagraph"/>
        <w:numPr>
          <w:ilvl w:val="1"/>
          <w:numId w:val="20"/>
        </w:numPr>
        <w:ind w:firstLineChars="0"/>
      </w:pPr>
      <w:r>
        <w:t>CompressionType</w:t>
      </w:r>
    </w:p>
    <w:p w:rsidR="00F61398" w:rsidRDefault="00752E29" w:rsidP="00752E29">
      <w:pPr>
        <w:pStyle w:val="ListParagraph"/>
        <w:numPr>
          <w:ilvl w:val="1"/>
          <w:numId w:val="20"/>
        </w:numPr>
        <w:ind w:firstLineChars="0"/>
      </w:pPr>
      <w:r>
        <w:t>EnsureShardingIndex</w:t>
      </w:r>
    </w:p>
    <w:p w:rsidR="00F61398" w:rsidRDefault="00752E29" w:rsidP="00752E29">
      <w:pPr>
        <w:pStyle w:val="ListParagraph"/>
        <w:numPr>
          <w:ilvl w:val="1"/>
          <w:numId w:val="20"/>
        </w:numPr>
        <w:ind w:firstLineChars="0"/>
      </w:pPr>
      <w:r>
        <w:t>Size</w:t>
      </w:r>
    </w:p>
    <w:p w:rsidR="00F61398" w:rsidRDefault="00752E29" w:rsidP="00F61398">
      <w:pPr>
        <w:pStyle w:val="ListParagraph"/>
        <w:numPr>
          <w:ilvl w:val="1"/>
          <w:numId w:val="20"/>
        </w:numPr>
        <w:ind w:firstLineChars="0"/>
      </w:pPr>
      <w:r>
        <w:t>Max</w:t>
      </w:r>
    </w:p>
    <w:p w:rsidR="00F61398" w:rsidRDefault="00752E29" w:rsidP="00752E29">
      <w:pPr>
        <w:pStyle w:val="ListParagraph"/>
        <w:numPr>
          <w:ilvl w:val="1"/>
          <w:numId w:val="20"/>
        </w:numPr>
        <w:ind w:firstLineChars="0"/>
      </w:pPr>
      <w:r>
        <w:t>OverWrite</w:t>
      </w:r>
    </w:p>
    <w:p w:rsidR="00F61398" w:rsidRDefault="00752E29" w:rsidP="00752E29">
      <w:pPr>
        <w:pStyle w:val="ListParagraph"/>
        <w:numPr>
          <w:ilvl w:val="1"/>
          <w:numId w:val="20"/>
        </w:numPr>
        <w:ind w:firstLineChars="0"/>
      </w:pPr>
      <w:r>
        <w:t>ReplSize</w:t>
      </w:r>
    </w:p>
    <w:p w:rsidR="00752E29" w:rsidRDefault="00752E29" w:rsidP="00752E29">
      <w:pPr>
        <w:pStyle w:val="ListParagraph"/>
        <w:numPr>
          <w:ilvl w:val="1"/>
          <w:numId w:val="20"/>
        </w:numPr>
        <w:ind w:firstLineChars="0"/>
      </w:pPr>
      <w:r>
        <w:t>StrictDataMode</w:t>
      </w:r>
    </w:p>
    <w:p w:rsidR="0015789B" w:rsidRDefault="0015789B" w:rsidP="0015789B">
      <w:pPr>
        <w:pStyle w:val="Heading4"/>
      </w:pPr>
      <w:r>
        <w:rPr>
          <w:rFonts w:hint="eastAsia"/>
        </w:rPr>
        <w:t>SdbCS.alter()</w:t>
      </w:r>
    </w:p>
    <w:p w:rsidR="00DC6EB9" w:rsidRDefault="00DC6EB9" w:rsidP="00DC6EB9">
      <w:r>
        <w:rPr>
          <w:rFonts w:hint="eastAsia"/>
        </w:rPr>
        <w:t>扩展接口：</w:t>
      </w:r>
    </w:p>
    <w:p w:rsidR="00DC6EB9" w:rsidRDefault="00DC6EB9" w:rsidP="00DC6EB9"/>
    <w:p w:rsidR="00484942" w:rsidRDefault="00484942" w:rsidP="00192966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SdbCS.setDomain()</w:t>
      </w:r>
    </w:p>
    <w:p w:rsidR="00DC6EB9" w:rsidRDefault="00192966" w:rsidP="00192966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SdbCS</w:t>
      </w:r>
      <w:r w:rsidR="00DC6EB9">
        <w:rPr>
          <w:rFonts w:hint="eastAsia"/>
        </w:rPr>
        <w:t>.</w:t>
      </w:r>
      <w:r>
        <w:rPr>
          <w:rFonts w:hint="eastAsia"/>
        </w:rPr>
        <w:t>removeDomain</w:t>
      </w:r>
      <w:r w:rsidR="00DC6EB9">
        <w:rPr>
          <w:rFonts w:hint="eastAsia"/>
        </w:rPr>
        <w:t>()</w:t>
      </w:r>
    </w:p>
    <w:p w:rsidR="00EF4939" w:rsidRDefault="00EF4939" w:rsidP="00192966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SdbCS.enableCapped()</w:t>
      </w:r>
    </w:p>
    <w:p w:rsidR="00EF4939" w:rsidRDefault="00EF4939" w:rsidP="00192966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SdbCS.disableCapped()</w:t>
      </w:r>
    </w:p>
    <w:p w:rsidR="00E1584D" w:rsidRDefault="00E1584D" w:rsidP="00192966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SdbCS.setAttributes()</w:t>
      </w:r>
    </w:p>
    <w:p w:rsidR="0015789B" w:rsidRDefault="0015789B" w:rsidP="0015789B"/>
    <w:p w:rsidR="008B1794" w:rsidRDefault="00363132" w:rsidP="00363132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reference</w:t>
      </w:r>
    </w:p>
    <w:p w:rsidR="00363132" w:rsidRDefault="00363132" w:rsidP="00363132">
      <w:pPr>
        <w:pStyle w:val="ListParagraph"/>
        <w:numPr>
          <w:ilvl w:val="1"/>
          <w:numId w:val="23"/>
        </w:numPr>
        <w:ind w:firstLineChars="0"/>
      </w:pPr>
      <w:r>
        <w:rPr>
          <w:rFonts w:hint="eastAsia"/>
        </w:rPr>
        <w:t>domain</w:t>
      </w:r>
    </w:p>
    <w:p w:rsidR="00AE100B" w:rsidRDefault="00AE100B" w:rsidP="00363132">
      <w:pPr>
        <w:pStyle w:val="ListParagraph"/>
        <w:numPr>
          <w:ilvl w:val="2"/>
          <w:numId w:val="23"/>
        </w:numPr>
        <w:ind w:firstLineChars="0"/>
      </w:pPr>
      <w:r>
        <w:rPr>
          <w:rFonts w:hint="eastAsia"/>
        </w:rPr>
        <w:t>set domain</w:t>
      </w:r>
      <w:r w:rsidR="00482DB8">
        <w:rPr>
          <w:rFonts w:hint="eastAsia"/>
        </w:rPr>
        <w:t>：修改域</w:t>
      </w:r>
    </w:p>
    <w:p w:rsidR="00482DB8" w:rsidRDefault="00482DB8" w:rsidP="00482DB8">
      <w:pPr>
        <w:pStyle w:val="ListParagraph"/>
        <w:numPr>
          <w:ilvl w:val="3"/>
          <w:numId w:val="23"/>
        </w:numPr>
        <w:ind w:firstLineChars="0"/>
      </w:pPr>
      <w:r>
        <w:rPr>
          <w:rFonts w:hint="eastAsia"/>
        </w:rPr>
        <w:t>Domain(String)</w:t>
      </w:r>
      <w:r>
        <w:rPr>
          <w:rFonts w:hint="eastAsia"/>
        </w:rPr>
        <w:t>：域的名字</w:t>
      </w:r>
    </w:p>
    <w:p w:rsidR="00482DB8" w:rsidRDefault="00363132" w:rsidP="00DD47F9">
      <w:pPr>
        <w:pStyle w:val="ListParagraph"/>
        <w:numPr>
          <w:ilvl w:val="2"/>
          <w:numId w:val="23"/>
        </w:numPr>
        <w:ind w:firstLineChars="0"/>
      </w:pPr>
      <w:r>
        <w:rPr>
          <w:rFonts w:hint="eastAsia"/>
        </w:rPr>
        <w:t>remove domain</w:t>
      </w:r>
      <w:r w:rsidR="00111B06">
        <w:rPr>
          <w:rFonts w:hint="eastAsia"/>
        </w:rPr>
        <w:t>：删除域</w:t>
      </w:r>
    </w:p>
    <w:p w:rsidR="00EF4939" w:rsidRDefault="00EF4939" w:rsidP="003D0B01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feature</w:t>
      </w:r>
    </w:p>
    <w:p w:rsidR="00EF4939" w:rsidRDefault="00EF4939" w:rsidP="00EF4939">
      <w:pPr>
        <w:pStyle w:val="ListParagraph"/>
        <w:numPr>
          <w:ilvl w:val="1"/>
          <w:numId w:val="23"/>
        </w:numPr>
        <w:ind w:firstLineChars="0"/>
      </w:pPr>
      <w:r>
        <w:rPr>
          <w:rFonts w:hint="eastAsia"/>
        </w:rPr>
        <w:t>capped</w:t>
      </w:r>
    </w:p>
    <w:p w:rsidR="00EF4939" w:rsidRDefault="00EF4939" w:rsidP="00EF4939">
      <w:pPr>
        <w:pStyle w:val="ListParagraph"/>
        <w:numPr>
          <w:ilvl w:val="2"/>
          <w:numId w:val="23"/>
        </w:numPr>
        <w:ind w:firstLineChars="0"/>
      </w:pPr>
      <w:r>
        <w:rPr>
          <w:rFonts w:hint="eastAsia"/>
        </w:rPr>
        <w:t>enable capped</w:t>
      </w:r>
      <w:r>
        <w:rPr>
          <w:rFonts w:hint="eastAsia"/>
        </w:rPr>
        <w:t>：开启固定集合功能</w:t>
      </w:r>
    </w:p>
    <w:p w:rsidR="00EF4939" w:rsidRDefault="00EF4939" w:rsidP="00EF4939">
      <w:pPr>
        <w:pStyle w:val="ListParagraph"/>
        <w:numPr>
          <w:ilvl w:val="3"/>
          <w:numId w:val="23"/>
        </w:numPr>
        <w:ind w:firstLineChars="0"/>
      </w:pPr>
      <w:r>
        <w:rPr>
          <w:rFonts w:hint="eastAsia"/>
        </w:rPr>
        <w:t>约束：空</w:t>
      </w:r>
      <w:r>
        <w:rPr>
          <w:rFonts w:hint="eastAsia"/>
        </w:rPr>
        <w:t>collection space</w:t>
      </w:r>
    </w:p>
    <w:p w:rsidR="00EF4939" w:rsidRDefault="00EF4939" w:rsidP="00EF4939">
      <w:pPr>
        <w:pStyle w:val="ListParagraph"/>
        <w:numPr>
          <w:ilvl w:val="2"/>
          <w:numId w:val="23"/>
        </w:numPr>
        <w:ind w:firstLineChars="0"/>
      </w:pPr>
      <w:r>
        <w:rPr>
          <w:rFonts w:hint="eastAsia"/>
        </w:rPr>
        <w:t>disable capped</w:t>
      </w:r>
      <w:r>
        <w:rPr>
          <w:rFonts w:hint="eastAsia"/>
        </w:rPr>
        <w:t>：关闭固定集合功能</w:t>
      </w:r>
    </w:p>
    <w:p w:rsidR="00EF4939" w:rsidRDefault="00EF4939" w:rsidP="00EF4939">
      <w:pPr>
        <w:pStyle w:val="ListParagraph"/>
        <w:numPr>
          <w:ilvl w:val="3"/>
          <w:numId w:val="23"/>
        </w:numPr>
        <w:ind w:firstLineChars="0"/>
      </w:pPr>
      <w:r>
        <w:rPr>
          <w:rFonts w:hint="eastAsia"/>
        </w:rPr>
        <w:t>约束：空</w:t>
      </w:r>
      <w:r>
        <w:rPr>
          <w:rFonts w:hint="eastAsia"/>
        </w:rPr>
        <w:t>collection space</w:t>
      </w:r>
    </w:p>
    <w:p w:rsidR="003D0B01" w:rsidRDefault="003D0B01" w:rsidP="003D0B01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attributes</w:t>
      </w:r>
    </w:p>
    <w:p w:rsidR="003D0B01" w:rsidRDefault="00655B8D" w:rsidP="003D0B01">
      <w:pPr>
        <w:pStyle w:val="ListParagraph"/>
        <w:numPr>
          <w:ilvl w:val="1"/>
          <w:numId w:val="23"/>
        </w:numPr>
        <w:ind w:firstLineChars="0"/>
      </w:pPr>
      <w:r>
        <w:rPr>
          <w:rFonts w:hint="eastAsia"/>
        </w:rPr>
        <w:t>D</w:t>
      </w:r>
      <w:r w:rsidR="003D0B01">
        <w:rPr>
          <w:rFonts w:hint="eastAsia"/>
        </w:rPr>
        <w:t>omain</w:t>
      </w:r>
    </w:p>
    <w:p w:rsidR="003D0B01" w:rsidRDefault="00655B8D" w:rsidP="003D0B01">
      <w:pPr>
        <w:pStyle w:val="ListParagraph"/>
        <w:numPr>
          <w:ilvl w:val="1"/>
          <w:numId w:val="23"/>
        </w:numPr>
        <w:ind w:firstLineChars="0"/>
      </w:pPr>
      <w:r>
        <w:rPr>
          <w:rFonts w:hint="eastAsia"/>
        </w:rPr>
        <w:t>PageSize</w:t>
      </w:r>
    </w:p>
    <w:p w:rsidR="00655B8D" w:rsidRDefault="00655B8D" w:rsidP="003D0B01">
      <w:pPr>
        <w:pStyle w:val="ListParagraph"/>
        <w:numPr>
          <w:ilvl w:val="1"/>
          <w:numId w:val="23"/>
        </w:numPr>
        <w:ind w:firstLineChars="0"/>
      </w:pPr>
      <w:r>
        <w:rPr>
          <w:rFonts w:hint="eastAsia"/>
        </w:rPr>
        <w:t>LobPageSize</w:t>
      </w:r>
    </w:p>
    <w:p w:rsidR="0015789B" w:rsidRDefault="0015789B" w:rsidP="0015789B">
      <w:pPr>
        <w:pStyle w:val="Heading4"/>
      </w:pPr>
      <w:r>
        <w:rPr>
          <w:rFonts w:hint="eastAsia"/>
        </w:rPr>
        <w:t>SdbDomain.alter()</w:t>
      </w:r>
    </w:p>
    <w:p w:rsidR="00E047C3" w:rsidRDefault="00E047C3" w:rsidP="00E047C3">
      <w:r>
        <w:rPr>
          <w:rFonts w:hint="eastAsia"/>
        </w:rPr>
        <w:t>扩展接口：</w:t>
      </w:r>
    </w:p>
    <w:p w:rsidR="00E047C3" w:rsidRDefault="00E047C3" w:rsidP="00E047C3"/>
    <w:p w:rsidR="00E047C3" w:rsidRDefault="009A3129" w:rsidP="000D74B0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SdbDomain</w:t>
      </w:r>
      <w:r w:rsidR="00E047C3">
        <w:rPr>
          <w:rFonts w:hint="eastAsia"/>
        </w:rPr>
        <w:t>.</w:t>
      </w:r>
      <w:r w:rsidR="00705E15">
        <w:rPr>
          <w:rFonts w:hint="eastAsia"/>
        </w:rPr>
        <w:t>addGroups</w:t>
      </w:r>
      <w:r w:rsidR="00E047C3">
        <w:rPr>
          <w:rFonts w:hint="eastAsia"/>
        </w:rPr>
        <w:t>()</w:t>
      </w:r>
    </w:p>
    <w:p w:rsidR="00E047C3" w:rsidRDefault="009A3129" w:rsidP="000D74B0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SdbDomain</w:t>
      </w:r>
      <w:r w:rsidR="00705E15">
        <w:rPr>
          <w:rFonts w:hint="eastAsia"/>
        </w:rPr>
        <w:t>.setGroups</w:t>
      </w:r>
      <w:r w:rsidR="00E047C3">
        <w:rPr>
          <w:rFonts w:hint="eastAsia"/>
        </w:rPr>
        <w:t>()</w:t>
      </w:r>
    </w:p>
    <w:p w:rsidR="00E047C3" w:rsidRDefault="009A3129" w:rsidP="000D74B0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SdbDomain</w:t>
      </w:r>
      <w:r w:rsidR="00E047C3">
        <w:rPr>
          <w:rFonts w:hint="eastAsia"/>
        </w:rPr>
        <w:t>.</w:t>
      </w:r>
      <w:r w:rsidR="00705E15">
        <w:rPr>
          <w:rFonts w:hint="eastAsia"/>
        </w:rPr>
        <w:t>removeGroups</w:t>
      </w:r>
      <w:r w:rsidR="00E047C3">
        <w:rPr>
          <w:rFonts w:hint="eastAsia"/>
        </w:rPr>
        <w:t>()</w:t>
      </w:r>
    </w:p>
    <w:p w:rsidR="00E1584D" w:rsidRDefault="00E1584D" w:rsidP="000D74B0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lastRenderedPageBreak/>
        <w:t>SdbDomain.setAttributes()</w:t>
      </w:r>
    </w:p>
    <w:p w:rsidR="00705E15" w:rsidRDefault="00705E15" w:rsidP="00705E15"/>
    <w:p w:rsidR="00705E15" w:rsidRDefault="00705E15" w:rsidP="00774C21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reference</w:t>
      </w:r>
    </w:p>
    <w:p w:rsidR="00705E15" w:rsidRDefault="00774C21" w:rsidP="00774C21">
      <w:pPr>
        <w:pStyle w:val="ListParagraph"/>
        <w:numPr>
          <w:ilvl w:val="1"/>
          <w:numId w:val="25"/>
        </w:numPr>
        <w:ind w:firstLineChars="0"/>
      </w:pPr>
      <w:r>
        <w:rPr>
          <w:rFonts w:hint="eastAsia"/>
        </w:rPr>
        <w:t>groups</w:t>
      </w:r>
    </w:p>
    <w:p w:rsidR="00705E15" w:rsidRDefault="00705E15" w:rsidP="00774C21">
      <w:pPr>
        <w:pStyle w:val="ListParagraph"/>
        <w:numPr>
          <w:ilvl w:val="2"/>
          <w:numId w:val="25"/>
        </w:numPr>
        <w:ind w:firstLineChars="0"/>
      </w:pPr>
      <w:r>
        <w:rPr>
          <w:rFonts w:hint="eastAsia"/>
        </w:rPr>
        <w:t xml:space="preserve">add </w:t>
      </w:r>
      <w:r w:rsidR="00774C21">
        <w:rPr>
          <w:rFonts w:hint="eastAsia"/>
        </w:rPr>
        <w:t>groups</w:t>
      </w:r>
      <w:r w:rsidR="00774C21">
        <w:rPr>
          <w:rFonts w:hint="eastAsia"/>
        </w:rPr>
        <w:t>：添加复制组</w:t>
      </w:r>
    </w:p>
    <w:p w:rsidR="00705E15" w:rsidRDefault="00774C21" w:rsidP="00774C21">
      <w:pPr>
        <w:pStyle w:val="ListParagraph"/>
        <w:numPr>
          <w:ilvl w:val="3"/>
          <w:numId w:val="25"/>
        </w:numPr>
        <w:ind w:firstLineChars="0"/>
      </w:pPr>
      <w:r>
        <w:rPr>
          <w:rFonts w:hint="eastAsia"/>
        </w:rPr>
        <w:t>Groups</w:t>
      </w:r>
      <w:r w:rsidR="00705E15">
        <w:rPr>
          <w:rFonts w:hint="eastAsia"/>
        </w:rPr>
        <w:t>(</w:t>
      </w:r>
      <w:r>
        <w:rPr>
          <w:rFonts w:hint="eastAsia"/>
        </w:rPr>
        <w:t>Array)</w:t>
      </w:r>
      <w:r>
        <w:rPr>
          <w:rFonts w:hint="eastAsia"/>
        </w:rPr>
        <w:t>：复制组名称的数组</w:t>
      </w:r>
    </w:p>
    <w:p w:rsidR="00705E15" w:rsidRDefault="00774C21" w:rsidP="00774C21">
      <w:pPr>
        <w:pStyle w:val="ListParagraph"/>
        <w:numPr>
          <w:ilvl w:val="2"/>
          <w:numId w:val="25"/>
        </w:numPr>
        <w:ind w:firstLineChars="0"/>
      </w:pPr>
      <w:r>
        <w:rPr>
          <w:rFonts w:hint="eastAsia"/>
        </w:rPr>
        <w:t>set groups</w:t>
      </w:r>
      <w:r>
        <w:rPr>
          <w:rFonts w:hint="eastAsia"/>
        </w:rPr>
        <w:t>：修改复制组</w:t>
      </w:r>
    </w:p>
    <w:p w:rsidR="00705E15" w:rsidRDefault="00774C21" w:rsidP="00774C21">
      <w:pPr>
        <w:pStyle w:val="ListParagraph"/>
        <w:numPr>
          <w:ilvl w:val="3"/>
          <w:numId w:val="25"/>
        </w:numPr>
        <w:ind w:firstLineChars="0"/>
      </w:pPr>
      <w:r>
        <w:rPr>
          <w:rFonts w:hint="eastAsia"/>
        </w:rPr>
        <w:t>Groups(Array)</w:t>
      </w:r>
      <w:r>
        <w:rPr>
          <w:rFonts w:hint="eastAsia"/>
        </w:rPr>
        <w:t>：复制组名称的数组</w:t>
      </w:r>
    </w:p>
    <w:p w:rsidR="00705E15" w:rsidRDefault="00014FDA" w:rsidP="00774C21">
      <w:pPr>
        <w:pStyle w:val="ListParagraph"/>
        <w:numPr>
          <w:ilvl w:val="2"/>
          <w:numId w:val="25"/>
        </w:numPr>
        <w:ind w:firstLineChars="0"/>
      </w:pPr>
      <w:r>
        <w:rPr>
          <w:rFonts w:hint="eastAsia"/>
        </w:rPr>
        <w:t>remove g</w:t>
      </w:r>
      <w:r w:rsidR="00774C21">
        <w:rPr>
          <w:rFonts w:hint="eastAsia"/>
        </w:rPr>
        <w:t>r</w:t>
      </w:r>
      <w:r>
        <w:rPr>
          <w:rFonts w:hint="eastAsia"/>
        </w:rPr>
        <w:t>o</w:t>
      </w:r>
      <w:r w:rsidR="00774C21">
        <w:rPr>
          <w:rFonts w:hint="eastAsia"/>
        </w:rPr>
        <w:t>ups</w:t>
      </w:r>
      <w:r w:rsidR="00774C21">
        <w:rPr>
          <w:rFonts w:hint="eastAsia"/>
        </w:rPr>
        <w:t>：删除复制组</w:t>
      </w:r>
    </w:p>
    <w:p w:rsidR="00705E15" w:rsidRDefault="00774C21" w:rsidP="00774C21">
      <w:pPr>
        <w:pStyle w:val="ListParagraph"/>
        <w:numPr>
          <w:ilvl w:val="3"/>
          <w:numId w:val="25"/>
        </w:numPr>
        <w:ind w:firstLineChars="0"/>
      </w:pPr>
      <w:r>
        <w:rPr>
          <w:rFonts w:hint="eastAsia"/>
        </w:rPr>
        <w:t>Groups(Array)</w:t>
      </w:r>
      <w:r>
        <w:rPr>
          <w:rFonts w:hint="eastAsia"/>
        </w:rPr>
        <w:t>：复制组名称的数组</w:t>
      </w:r>
    </w:p>
    <w:p w:rsidR="00705E15" w:rsidRDefault="00705E15" w:rsidP="00774C21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attributes</w:t>
      </w:r>
    </w:p>
    <w:p w:rsidR="00705E15" w:rsidRDefault="001474EF" w:rsidP="00774C21">
      <w:pPr>
        <w:pStyle w:val="ListParagraph"/>
        <w:numPr>
          <w:ilvl w:val="1"/>
          <w:numId w:val="25"/>
        </w:numPr>
        <w:ind w:firstLineChars="0"/>
      </w:pPr>
      <w:r>
        <w:rPr>
          <w:rFonts w:hint="eastAsia"/>
        </w:rPr>
        <w:t>Groups</w:t>
      </w:r>
    </w:p>
    <w:p w:rsidR="00705E15" w:rsidRDefault="001474EF" w:rsidP="00774C21">
      <w:pPr>
        <w:pStyle w:val="ListParagraph"/>
        <w:numPr>
          <w:ilvl w:val="1"/>
          <w:numId w:val="25"/>
        </w:numPr>
        <w:ind w:firstLineChars="0"/>
      </w:pPr>
      <w:r>
        <w:rPr>
          <w:rFonts w:hint="eastAsia"/>
        </w:rPr>
        <w:t>AutoSplit</w:t>
      </w:r>
    </w:p>
    <w:p w:rsidR="00705E15" w:rsidRDefault="001474EF" w:rsidP="00774C21">
      <w:pPr>
        <w:pStyle w:val="ListParagraph"/>
        <w:numPr>
          <w:ilvl w:val="1"/>
          <w:numId w:val="25"/>
        </w:numPr>
        <w:ind w:firstLineChars="0"/>
      </w:pPr>
      <w:r>
        <w:rPr>
          <w:rFonts w:hint="eastAsia"/>
        </w:rPr>
        <w:t>AutoRebalance</w:t>
      </w:r>
    </w:p>
    <w:p w:rsidR="00705E15" w:rsidRDefault="00705E15" w:rsidP="00705E15"/>
    <w:p w:rsidR="0015789B" w:rsidRDefault="0015789B" w:rsidP="0015789B"/>
    <w:p w:rsidR="00753535" w:rsidRDefault="00753535" w:rsidP="00753535">
      <w:pPr>
        <w:pStyle w:val="Heading3"/>
      </w:pPr>
      <w:r>
        <w:rPr>
          <w:rFonts w:hint="eastAsia"/>
        </w:rPr>
        <w:t>支持的驱动</w:t>
      </w:r>
    </w:p>
    <w:p w:rsidR="00753535" w:rsidRDefault="00753535" w:rsidP="00753535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优先：</w:t>
      </w:r>
    </w:p>
    <w:p w:rsidR="00753535" w:rsidRDefault="00753535" w:rsidP="00753535">
      <w:pPr>
        <w:pStyle w:val="ListParagraph"/>
        <w:numPr>
          <w:ilvl w:val="1"/>
          <w:numId w:val="13"/>
        </w:numPr>
        <w:ind w:firstLineChars="0"/>
      </w:pPr>
      <w:r>
        <w:rPr>
          <w:rFonts w:hint="eastAsia"/>
        </w:rPr>
        <w:t>C/C++</w:t>
      </w:r>
    </w:p>
    <w:p w:rsidR="00753535" w:rsidRDefault="00753535" w:rsidP="00753535">
      <w:pPr>
        <w:pStyle w:val="ListParagraph"/>
        <w:numPr>
          <w:ilvl w:val="1"/>
          <w:numId w:val="13"/>
        </w:numPr>
        <w:ind w:firstLineChars="0"/>
      </w:pPr>
      <w:r>
        <w:rPr>
          <w:rFonts w:hint="eastAsia"/>
        </w:rPr>
        <w:t>JAVA</w:t>
      </w:r>
    </w:p>
    <w:p w:rsidR="00753535" w:rsidRDefault="00753535" w:rsidP="00753535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依赖</w:t>
      </w:r>
    </w:p>
    <w:p w:rsidR="00F03108" w:rsidRDefault="00F03108" w:rsidP="00753535">
      <w:pPr>
        <w:pStyle w:val="ListParagraph"/>
        <w:numPr>
          <w:ilvl w:val="1"/>
          <w:numId w:val="13"/>
        </w:numPr>
        <w:ind w:firstLineChars="0"/>
      </w:pPr>
      <w:r>
        <w:rPr>
          <w:rFonts w:hint="eastAsia"/>
        </w:rPr>
        <w:t>SdbShell</w:t>
      </w:r>
      <w:r>
        <w:rPr>
          <w:rFonts w:hint="eastAsia"/>
        </w:rPr>
        <w:t>：</w:t>
      </w:r>
      <w:r>
        <w:rPr>
          <w:rFonts w:hint="eastAsia"/>
        </w:rPr>
        <w:t>C/C++</w:t>
      </w:r>
    </w:p>
    <w:p w:rsidR="00753535" w:rsidRDefault="00753535" w:rsidP="00753535">
      <w:pPr>
        <w:pStyle w:val="ListParagraph"/>
        <w:numPr>
          <w:ilvl w:val="1"/>
          <w:numId w:val="13"/>
        </w:numPr>
        <w:ind w:firstLineChars="0"/>
      </w:pPr>
      <w:r>
        <w:rPr>
          <w:rFonts w:hint="eastAsia"/>
        </w:rPr>
        <w:t>PHP</w:t>
      </w:r>
      <w:r>
        <w:rPr>
          <w:rFonts w:hint="eastAsia"/>
        </w:rPr>
        <w:t>：</w:t>
      </w:r>
      <w:r>
        <w:rPr>
          <w:rFonts w:hint="eastAsia"/>
        </w:rPr>
        <w:t>C</w:t>
      </w:r>
    </w:p>
    <w:p w:rsidR="00753535" w:rsidRDefault="00753535" w:rsidP="00753535">
      <w:pPr>
        <w:pStyle w:val="ListParagraph"/>
        <w:numPr>
          <w:ilvl w:val="1"/>
          <w:numId w:val="13"/>
        </w:numPr>
        <w:ind w:firstLineChars="0"/>
      </w:pPr>
      <w:r>
        <w:rPr>
          <w:rFonts w:hint="eastAsia"/>
        </w:rPr>
        <w:t>Python</w:t>
      </w:r>
      <w:r>
        <w:rPr>
          <w:rFonts w:hint="eastAsia"/>
        </w:rPr>
        <w:t>：</w:t>
      </w:r>
      <w:r>
        <w:rPr>
          <w:rFonts w:hint="eastAsia"/>
        </w:rPr>
        <w:t>C++</w:t>
      </w:r>
    </w:p>
    <w:p w:rsidR="00753535" w:rsidRDefault="00753535" w:rsidP="00753535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次要</w:t>
      </w:r>
    </w:p>
    <w:p w:rsidR="00753535" w:rsidRDefault="00753535" w:rsidP="00753535">
      <w:pPr>
        <w:pStyle w:val="ListParagraph"/>
        <w:numPr>
          <w:ilvl w:val="1"/>
          <w:numId w:val="13"/>
        </w:numPr>
        <w:ind w:firstLineChars="0"/>
      </w:pPr>
      <w:r>
        <w:rPr>
          <w:rFonts w:hint="eastAsia"/>
        </w:rPr>
        <w:t>C#</w:t>
      </w:r>
    </w:p>
    <w:p w:rsidR="00753535" w:rsidRDefault="00753535" w:rsidP="00753535">
      <w:pPr>
        <w:pStyle w:val="ListParagraph"/>
        <w:numPr>
          <w:ilvl w:val="1"/>
          <w:numId w:val="13"/>
        </w:numPr>
        <w:ind w:firstLineChars="0"/>
      </w:pPr>
      <w:r>
        <w:rPr>
          <w:rFonts w:hint="eastAsia"/>
        </w:rPr>
        <w:t>Rest</w:t>
      </w:r>
    </w:p>
    <w:p w:rsidR="00753535" w:rsidRPr="00753535" w:rsidRDefault="00753535" w:rsidP="00753535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A5539D" w:rsidRPr="00A5539D" w:rsidRDefault="00A5539D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807656">
      <w:pPr>
        <w:pStyle w:val="Heading3"/>
        <w:numPr>
          <w:ilvl w:val="0"/>
          <w:numId w:val="9"/>
        </w:numPr>
      </w:pPr>
      <w:r>
        <w:rPr>
          <w:rFonts w:hint="eastAsia"/>
        </w:rPr>
        <w:t>相关模块架构图</w:t>
      </w:r>
    </w:p>
    <w:p w:rsidR="004B1D72" w:rsidRDefault="004B1D72" w:rsidP="004B1D72">
      <w:pPr>
        <w:rPr>
          <w:color w:val="00B0F0"/>
        </w:rPr>
      </w:pPr>
    </w:p>
    <w:p w:rsidR="000D58C4" w:rsidRDefault="00CB5714" w:rsidP="004B1D72">
      <w:r>
        <w:rPr>
          <w:noProof/>
        </w:rPr>
        <w:lastRenderedPageBreak/>
        <w:drawing>
          <wp:inline distT="0" distB="0" distL="0" distR="0">
            <wp:extent cx="5274310" cy="2781518"/>
            <wp:effectExtent l="19050" t="0" r="254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1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8C4" w:rsidRDefault="000D58C4" w:rsidP="004B1D72"/>
    <w:p w:rsidR="00F711B4" w:rsidRDefault="00F711B4" w:rsidP="00F711B4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utilCatalogProperty</w:t>
      </w:r>
    </w:p>
    <w:p w:rsidR="00F711B4" w:rsidRDefault="00F711B4" w:rsidP="00F711B4">
      <w:pPr>
        <w:pStyle w:val="ListParagraph"/>
        <w:numPr>
          <w:ilvl w:val="1"/>
          <w:numId w:val="14"/>
        </w:numPr>
        <w:ind w:firstLineChars="0"/>
      </w:pPr>
      <w:r>
        <w:rPr>
          <w:rFonts w:hint="eastAsia"/>
        </w:rPr>
        <w:t>元数据的属性，记录元数据属性的名字，</w:t>
      </w:r>
      <w:r>
        <w:rPr>
          <w:rFonts w:hint="eastAsia"/>
        </w:rPr>
        <w:t>BSON</w:t>
      </w:r>
      <w:r w:rsidR="009963A8">
        <w:rPr>
          <w:rFonts w:hint="eastAsia"/>
        </w:rPr>
        <w:t>类型，</w:t>
      </w:r>
      <w:r w:rsidR="00C04AB9">
        <w:rPr>
          <w:rFonts w:hint="eastAsia"/>
        </w:rPr>
        <w:t>依赖，</w:t>
      </w:r>
      <w:r w:rsidR="009963A8">
        <w:rPr>
          <w:rFonts w:hint="eastAsia"/>
        </w:rPr>
        <w:t>如何存储等</w:t>
      </w:r>
    </w:p>
    <w:p w:rsidR="00CB553A" w:rsidRDefault="00CB553A" w:rsidP="00F711B4">
      <w:pPr>
        <w:pStyle w:val="ListParagraph"/>
        <w:numPr>
          <w:ilvl w:val="1"/>
          <w:numId w:val="14"/>
        </w:numPr>
        <w:ind w:firstLineChars="0"/>
      </w:pPr>
      <w:r>
        <w:rPr>
          <w:rFonts w:hint="eastAsia"/>
        </w:rPr>
        <w:t>提供接口进行修改、检查等</w:t>
      </w:r>
    </w:p>
    <w:p w:rsidR="00F711B4" w:rsidRDefault="00F711B4" w:rsidP="00F711B4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utilCatalogSchema</w:t>
      </w:r>
    </w:p>
    <w:p w:rsidR="00F711B4" w:rsidRDefault="00F711B4" w:rsidP="00F711B4">
      <w:pPr>
        <w:pStyle w:val="ListParagraph"/>
        <w:numPr>
          <w:ilvl w:val="1"/>
          <w:numId w:val="14"/>
        </w:numPr>
        <w:ind w:firstLineChars="0"/>
      </w:pPr>
      <w:r>
        <w:rPr>
          <w:rFonts w:hint="eastAsia"/>
        </w:rPr>
        <w:t>元数据的模式，包含元数据的属性的列表</w:t>
      </w:r>
    </w:p>
    <w:p w:rsidR="00F711B4" w:rsidRDefault="00CB553A" w:rsidP="00F711B4">
      <w:pPr>
        <w:pStyle w:val="ListParagraph"/>
        <w:numPr>
          <w:ilvl w:val="1"/>
          <w:numId w:val="14"/>
        </w:numPr>
        <w:ind w:firstLineChars="0"/>
      </w:pPr>
      <w:r>
        <w:rPr>
          <w:rFonts w:hint="eastAsia"/>
        </w:rPr>
        <w:t>可以对单个属性进行检查，也</w:t>
      </w:r>
      <w:r w:rsidR="009E5E2D">
        <w:rPr>
          <w:rFonts w:hint="eastAsia"/>
        </w:rPr>
        <w:t>可以</w:t>
      </w:r>
      <w:r>
        <w:rPr>
          <w:rFonts w:hint="eastAsia"/>
        </w:rPr>
        <w:t>对属性进行统一检查</w:t>
      </w:r>
    </w:p>
    <w:p w:rsidR="00BC0121" w:rsidRDefault="00BC0121" w:rsidP="00BC0121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utilCatalogObject</w:t>
      </w:r>
    </w:p>
    <w:p w:rsidR="00BC0121" w:rsidRDefault="004B4318" w:rsidP="00BC0121">
      <w:pPr>
        <w:pStyle w:val="ListParagraph"/>
        <w:numPr>
          <w:ilvl w:val="1"/>
          <w:numId w:val="14"/>
        </w:numPr>
        <w:ind w:firstLineChars="0"/>
      </w:pPr>
      <w:r>
        <w:rPr>
          <w:rFonts w:hint="eastAsia"/>
        </w:rPr>
        <w:t>元数据的实例，包括域、集合空间、集合等</w:t>
      </w:r>
    </w:p>
    <w:p w:rsidR="004B4318" w:rsidRDefault="004B4318" w:rsidP="00BC0121">
      <w:pPr>
        <w:pStyle w:val="ListParagraph"/>
        <w:numPr>
          <w:ilvl w:val="1"/>
          <w:numId w:val="14"/>
        </w:numPr>
        <w:ind w:firstLineChars="0"/>
      </w:pPr>
      <w:r>
        <w:rPr>
          <w:rFonts w:hint="eastAsia"/>
        </w:rPr>
        <w:t>可以直接</w:t>
      </w:r>
      <w:r>
        <w:rPr>
          <w:rFonts w:hint="eastAsia"/>
        </w:rPr>
        <w:t>serialize</w:t>
      </w:r>
      <w:r>
        <w:rPr>
          <w:rFonts w:hint="eastAsia"/>
        </w:rPr>
        <w:t>到</w:t>
      </w:r>
      <w:r>
        <w:rPr>
          <w:rFonts w:hint="eastAsia"/>
        </w:rPr>
        <w:t>SYS</w:t>
      </w:r>
      <w:r>
        <w:rPr>
          <w:rFonts w:hint="eastAsia"/>
        </w:rPr>
        <w:t>集合中，或者从</w:t>
      </w:r>
      <w:r>
        <w:rPr>
          <w:rFonts w:hint="eastAsia"/>
        </w:rPr>
        <w:t>SYS</w:t>
      </w:r>
      <w:r>
        <w:rPr>
          <w:rFonts w:hint="eastAsia"/>
        </w:rPr>
        <w:t>集合中</w:t>
      </w:r>
      <w:r>
        <w:rPr>
          <w:rFonts w:hint="eastAsia"/>
        </w:rPr>
        <w:t>deserialize</w:t>
      </w:r>
      <w:r>
        <w:rPr>
          <w:rFonts w:hint="eastAsia"/>
        </w:rPr>
        <w:t>到实例中</w:t>
      </w:r>
    </w:p>
    <w:p w:rsidR="00296265" w:rsidRDefault="00296265" w:rsidP="00BC0121">
      <w:pPr>
        <w:pStyle w:val="ListParagraph"/>
        <w:numPr>
          <w:ilvl w:val="1"/>
          <w:numId w:val="14"/>
        </w:numPr>
        <w:ind w:firstLineChars="0"/>
      </w:pPr>
      <w:r>
        <w:rPr>
          <w:rFonts w:hint="eastAsia"/>
        </w:rPr>
        <w:t>可以通过</w:t>
      </w:r>
      <w:r>
        <w:rPr>
          <w:rFonts w:hint="eastAsia"/>
        </w:rPr>
        <w:t>bind</w:t>
      </w:r>
      <w:r>
        <w:rPr>
          <w:rFonts w:hint="eastAsia"/>
        </w:rPr>
        <w:t>等绑定内存结构，如</w:t>
      </w:r>
      <w:r>
        <w:rPr>
          <w:rFonts w:hint="eastAsia"/>
        </w:rPr>
        <w:t>clsCatalogSet</w:t>
      </w:r>
      <w:r>
        <w:rPr>
          <w:rFonts w:hint="eastAsia"/>
        </w:rPr>
        <w:t>等</w:t>
      </w:r>
    </w:p>
    <w:p w:rsidR="000D58C4" w:rsidRDefault="000D58C4" w:rsidP="004B1D72"/>
    <w:p w:rsidR="002F166E" w:rsidRDefault="002F166E" w:rsidP="004B1D72"/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7A411B" w:rsidP="007A411B">
      <w:pPr>
        <w:pStyle w:val="Heading4"/>
      </w:pPr>
      <w:r>
        <w:rPr>
          <w:rFonts w:hint="eastAsia"/>
        </w:rPr>
        <w:t>Alter Collection</w:t>
      </w:r>
    </w:p>
    <w:p w:rsidR="004F0023" w:rsidRDefault="004F0023" w:rsidP="004F0023">
      <w:pPr>
        <w:pStyle w:val="Heading5"/>
      </w:pPr>
      <w:r>
        <w:rPr>
          <w:rFonts w:hint="eastAsia"/>
        </w:rPr>
        <w:t>流程</w:t>
      </w:r>
    </w:p>
    <w:p w:rsidR="002867A6" w:rsidRPr="002867A6" w:rsidRDefault="002867A6" w:rsidP="002867A6">
      <w:r>
        <w:rPr>
          <w:rFonts w:hint="eastAsia"/>
        </w:rPr>
        <w:t>2P</w:t>
      </w:r>
      <w:r>
        <w:rPr>
          <w:rFonts w:hint="eastAsia"/>
        </w:rPr>
        <w:t>：</w:t>
      </w:r>
    </w:p>
    <w:p w:rsidR="007A411B" w:rsidRDefault="008F4D14" w:rsidP="007A411B">
      <w:r>
        <w:rPr>
          <w:noProof/>
        </w:rPr>
        <w:lastRenderedPageBreak/>
        <w:drawing>
          <wp:inline distT="0" distB="0" distL="0" distR="0">
            <wp:extent cx="5274310" cy="6066336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66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023" w:rsidRDefault="002867A6" w:rsidP="007A411B">
      <w:r>
        <w:rPr>
          <w:rFonts w:hint="eastAsia"/>
        </w:rPr>
        <w:t>3P</w:t>
      </w:r>
      <w:r>
        <w:rPr>
          <w:rFonts w:hint="eastAsia"/>
        </w:rPr>
        <w:t>：</w:t>
      </w:r>
    </w:p>
    <w:p w:rsidR="002867A6" w:rsidRDefault="002867A6" w:rsidP="007A411B">
      <w:r>
        <w:rPr>
          <w:noProof/>
        </w:rPr>
        <w:lastRenderedPageBreak/>
        <w:drawing>
          <wp:inline distT="0" distB="0" distL="0" distR="0">
            <wp:extent cx="5274310" cy="7613466"/>
            <wp:effectExtent l="19050" t="0" r="254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13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023" w:rsidRDefault="004F0023" w:rsidP="004F0023">
      <w:pPr>
        <w:pStyle w:val="Heading5"/>
      </w:pPr>
      <w:r>
        <w:rPr>
          <w:rFonts w:hint="eastAsia"/>
        </w:rPr>
        <w:t>同步日志</w:t>
      </w:r>
    </w:p>
    <w:p w:rsidR="004F0023" w:rsidRDefault="004F0023" w:rsidP="004F0023">
      <w:r>
        <w:rPr>
          <w:rFonts w:hint="eastAsia"/>
        </w:rPr>
        <w:t>添加</w:t>
      </w:r>
      <w:r>
        <w:rPr>
          <w:rFonts w:hint="eastAsia"/>
        </w:rPr>
        <w:t xml:space="preserve"> alter collection </w:t>
      </w:r>
      <w:r>
        <w:rPr>
          <w:rFonts w:hint="eastAsia"/>
        </w:rPr>
        <w:t>日志同步数据节点上对</w:t>
      </w:r>
      <w:r>
        <w:rPr>
          <w:rFonts w:hint="eastAsia"/>
        </w:rPr>
        <w:t xml:space="preserve"> collection </w:t>
      </w:r>
      <w:r>
        <w:rPr>
          <w:rFonts w:hint="eastAsia"/>
        </w:rPr>
        <w:t>元数据的修改</w:t>
      </w:r>
    </w:p>
    <w:p w:rsidR="003B4AD9" w:rsidRDefault="003B4AD9" w:rsidP="004F0023"/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4C2E2C" w:rsidTr="004C2E2C">
        <w:tc>
          <w:tcPr>
            <w:tcW w:w="8522" w:type="dxa"/>
          </w:tcPr>
          <w:p w:rsidR="004C2E2C" w:rsidRDefault="004C2E2C" w:rsidP="004C2E2C">
            <w:pPr>
              <w:ind w:left="0"/>
            </w:pPr>
            <w:r>
              <w:rPr>
                <w:rFonts w:hint="eastAsia"/>
              </w:rPr>
              <w:t>ALTERCOLLECTION</w:t>
            </w:r>
          </w:p>
          <w:p w:rsidR="004C2E2C" w:rsidRDefault="004C2E2C" w:rsidP="004C2E2C">
            <w:pPr>
              <w:ind w:left="0"/>
              <w:jc w:val="left"/>
            </w:pPr>
            <w:r>
              <w:rPr>
                <w:rFonts w:hint="eastAsia"/>
              </w:rPr>
              <w:t>CLFullName (201) : "csName.clName"</w:t>
            </w:r>
          </w:p>
          <w:p w:rsidR="004C2E2C" w:rsidRDefault="00380F0B" w:rsidP="00380F0B">
            <w:pPr>
              <w:ind w:left="0"/>
            </w:pPr>
            <w:r>
              <w:rPr>
                <w:rFonts w:hint="eastAsia"/>
              </w:rPr>
              <w:t>ObjectType</w:t>
            </w:r>
            <w:r w:rsidR="004C2E2C">
              <w:rPr>
                <w:rFonts w:hint="eastAsia"/>
              </w:rPr>
              <w:t xml:space="preserve">(1) : </w:t>
            </w:r>
            <w:r>
              <w:rPr>
                <w:rFonts w:hint="eastAsia"/>
              </w:rPr>
              <w:t>CL/CS/Domain/... (int)</w:t>
            </w:r>
          </w:p>
          <w:p w:rsidR="00380F0B" w:rsidRDefault="00380F0B" w:rsidP="00380F0B">
            <w:pPr>
              <w:ind w:left="0"/>
            </w:pPr>
            <w:r>
              <w:rPr>
                <w:rFonts w:hint="eastAsia"/>
              </w:rPr>
              <w:t>AlterObject(2) : AlterObject (BSON)</w:t>
            </w:r>
          </w:p>
        </w:tc>
      </w:tr>
    </w:tbl>
    <w:p w:rsidR="003B4AD9" w:rsidRDefault="003B4AD9" w:rsidP="004F0023"/>
    <w:p w:rsidR="004F0023" w:rsidRDefault="00F92ED0" w:rsidP="00F92ED0">
      <w:pPr>
        <w:pStyle w:val="Heading5"/>
      </w:pPr>
      <w:r>
        <w:rPr>
          <w:rFonts w:hint="eastAsia"/>
        </w:rPr>
        <w:t>错误处理</w:t>
      </w:r>
    </w:p>
    <w:p w:rsidR="00094FCF" w:rsidRDefault="00094FCF" w:rsidP="00094FCF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不需要回滚</w:t>
      </w:r>
      <w:r w:rsidR="0058613D">
        <w:rPr>
          <w:rFonts w:hint="eastAsia"/>
        </w:rPr>
        <w:t>（有些</w:t>
      </w:r>
      <w:r w:rsidR="002B3F48">
        <w:rPr>
          <w:rFonts w:hint="eastAsia"/>
        </w:rPr>
        <w:t>命令</w:t>
      </w:r>
      <w:r w:rsidR="0058613D">
        <w:rPr>
          <w:rFonts w:hint="eastAsia"/>
        </w:rPr>
        <w:t>需要考虑回滚）</w:t>
      </w:r>
    </w:p>
    <w:p w:rsidR="00F92ED0" w:rsidRPr="00F92ED0" w:rsidRDefault="00F92ED0" w:rsidP="00094FCF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可以通过多次</w:t>
      </w:r>
      <w:r>
        <w:rPr>
          <w:rFonts w:hint="eastAsia"/>
        </w:rPr>
        <w:t>alter</w:t>
      </w:r>
      <w:r>
        <w:rPr>
          <w:rFonts w:hint="eastAsia"/>
        </w:rPr>
        <w:t>修正</w:t>
      </w:r>
    </w:p>
    <w:p w:rsidR="00AF2AAF" w:rsidRDefault="00AF2AAF" w:rsidP="008F09C1">
      <w:pPr>
        <w:pStyle w:val="Heading5"/>
      </w:pPr>
      <w:r>
        <w:rPr>
          <w:rFonts w:hint="eastAsia"/>
        </w:rPr>
        <w:t>选项</w:t>
      </w:r>
    </w:p>
    <w:p w:rsidR="00BA3B42" w:rsidRDefault="00BA3B42" w:rsidP="004937FE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名字</w:t>
      </w:r>
    </w:p>
    <w:p w:rsidR="00FF227A" w:rsidRDefault="00FF227A" w:rsidP="00BA3B42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Name</w:t>
      </w:r>
      <w:r>
        <w:rPr>
          <w:rFonts w:hint="eastAsia"/>
        </w:rPr>
        <w:t>：集合名称</w:t>
      </w:r>
    </w:p>
    <w:p w:rsidR="00E9591B" w:rsidRDefault="00E9591B" w:rsidP="00E9591B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String</w:t>
      </w:r>
    </w:p>
    <w:p w:rsidR="005B536F" w:rsidRDefault="005B536F" w:rsidP="005B536F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5B536F" w:rsidRDefault="005B536F" w:rsidP="005B536F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5B536F" w:rsidRDefault="005B536F" w:rsidP="005B536F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MetadataBlock</w:t>
      </w:r>
    </w:p>
    <w:p w:rsidR="00123405" w:rsidRDefault="00123405" w:rsidP="00123405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创建：必须</w:t>
      </w:r>
    </w:p>
    <w:p w:rsidR="00123405" w:rsidRDefault="00123405" w:rsidP="00123405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约束</w:t>
      </w:r>
    </w:p>
    <w:p w:rsidR="00123405" w:rsidRDefault="00123405" w:rsidP="00123405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 xml:space="preserve">1-127 </w:t>
      </w:r>
      <w:r>
        <w:rPr>
          <w:rFonts w:hint="eastAsia"/>
        </w:rPr>
        <w:t>个字符</w:t>
      </w:r>
    </w:p>
    <w:p w:rsidR="00123405" w:rsidRDefault="00123405" w:rsidP="00123405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不以</w:t>
      </w:r>
      <w:r>
        <w:rPr>
          <w:rFonts w:hint="eastAsia"/>
        </w:rPr>
        <w:t>"$"</w:t>
      </w:r>
      <w:r>
        <w:rPr>
          <w:rFonts w:hint="eastAsia"/>
        </w:rPr>
        <w:t>开头</w:t>
      </w:r>
    </w:p>
    <w:p w:rsidR="00123405" w:rsidRDefault="00123405" w:rsidP="00123405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不包含</w:t>
      </w:r>
      <w:r>
        <w:rPr>
          <w:rFonts w:hint="eastAsia"/>
        </w:rPr>
        <w:t>"."</w:t>
      </w:r>
    </w:p>
    <w:p w:rsidR="00123405" w:rsidRDefault="00123405" w:rsidP="00123405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不以</w:t>
      </w:r>
      <w:r>
        <w:rPr>
          <w:rFonts w:hint="eastAsia"/>
        </w:rPr>
        <w:t>"SYS"</w:t>
      </w:r>
      <w:r>
        <w:rPr>
          <w:rFonts w:hint="eastAsia"/>
        </w:rPr>
        <w:t>开头</w:t>
      </w:r>
    </w:p>
    <w:p w:rsidR="006B62F4" w:rsidRDefault="006B62F4" w:rsidP="00123405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修改：不可（使用</w:t>
      </w:r>
      <w:r>
        <w:rPr>
          <w:rFonts w:hint="eastAsia"/>
        </w:rPr>
        <w:t>rename</w:t>
      </w:r>
      <w:r>
        <w:rPr>
          <w:rFonts w:hint="eastAsia"/>
        </w:rPr>
        <w:t>）</w:t>
      </w:r>
    </w:p>
    <w:p w:rsidR="00BA3B42" w:rsidRDefault="00BA3B42" w:rsidP="004937FE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分区</w:t>
      </w:r>
    </w:p>
    <w:p w:rsidR="004937FE" w:rsidRDefault="004937FE" w:rsidP="00BA3B42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ShardingKey</w:t>
      </w:r>
      <w:r>
        <w:rPr>
          <w:rFonts w:hint="eastAsia"/>
        </w:rPr>
        <w:t>：分区键</w:t>
      </w:r>
    </w:p>
    <w:p w:rsidR="00E9591B" w:rsidRDefault="00702449" w:rsidP="00162030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Object</w:t>
      </w:r>
    </w:p>
    <w:p w:rsidR="005B536F" w:rsidRDefault="005B536F" w:rsidP="005B536F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5B536F" w:rsidRDefault="005B536F" w:rsidP="005B536F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5B536F" w:rsidRDefault="005B536F" w:rsidP="005B536F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CatalogCache</w:t>
      </w:r>
    </w:p>
    <w:p w:rsidR="00162030" w:rsidRDefault="00162030" w:rsidP="00162030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162030" w:rsidRDefault="00162030" w:rsidP="00162030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约束</w:t>
      </w:r>
    </w:p>
    <w:p w:rsidR="00162030" w:rsidRDefault="00162030" w:rsidP="00162030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格式：</w:t>
      </w:r>
      <w:r>
        <w:rPr>
          <w:rFonts w:hint="eastAsia"/>
        </w:rPr>
        <w:t>{ "</w:t>
      </w:r>
      <w:r>
        <w:rPr>
          <w:rFonts w:hint="eastAsia"/>
        </w:rPr>
        <w:t>字段名</w:t>
      </w:r>
      <w:r>
        <w:rPr>
          <w:rFonts w:hint="eastAsia"/>
        </w:rPr>
        <w:t xml:space="preserve">" : </w:t>
      </w:r>
      <w:r>
        <w:rPr>
          <w:rFonts w:hint="eastAsia"/>
        </w:rPr>
        <w:t>排序方式</w:t>
      </w:r>
      <w:r>
        <w:rPr>
          <w:rFonts w:hint="eastAsia"/>
        </w:rPr>
        <w:t>, [ "</w:t>
      </w:r>
      <w:r>
        <w:rPr>
          <w:rFonts w:hint="eastAsia"/>
        </w:rPr>
        <w:t>字段名</w:t>
      </w:r>
      <w:r>
        <w:rPr>
          <w:rFonts w:hint="eastAsia"/>
        </w:rPr>
        <w:t xml:space="preserve">" : </w:t>
      </w:r>
      <w:r>
        <w:rPr>
          <w:rFonts w:hint="eastAsia"/>
        </w:rPr>
        <w:t>排序方式</w:t>
      </w:r>
      <w:r>
        <w:rPr>
          <w:rFonts w:hint="eastAsia"/>
        </w:rPr>
        <w:t>, ... ] }</w:t>
      </w:r>
    </w:p>
    <w:p w:rsidR="00162030" w:rsidRDefault="00162030" w:rsidP="00162030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字段名不为空，不包含</w:t>
      </w:r>
      <w:r>
        <w:rPr>
          <w:rFonts w:hint="eastAsia"/>
        </w:rPr>
        <w:t>"$"</w:t>
      </w:r>
      <w:r>
        <w:rPr>
          <w:rFonts w:hint="eastAsia"/>
        </w:rPr>
        <w:t>字符</w:t>
      </w:r>
    </w:p>
    <w:p w:rsidR="00162030" w:rsidRDefault="00162030" w:rsidP="00162030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排序方式为</w:t>
      </w:r>
      <w:r>
        <w:rPr>
          <w:rFonts w:hint="eastAsia"/>
        </w:rPr>
        <w:t>NumberInt</w:t>
      </w:r>
      <w:r>
        <w:rPr>
          <w:rFonts w:hint="eastAsia"/>
        </w:rPr>
        <w:t>类型，只能是</w:t>
      </w:r>
      <w:r>
        <w:rPr>
          <w:rFonts w:hint="eastAsia"/>
        </w:rPr>
        <w:t>1</w:t>
      </w:r>
      <w:r>
        <w:rPr>
          <w:rFonts w:hint="eastAsia"/>
        </w:rPr>
        <w:t>（升序）或者</w:t>
      </w:r>
      <w:r>
        <w:rPr>
          <w:rFonts w:hint="eastAsia"/>
        </w:rPr>
        <w:t>-1</w:t>
      </w:r>
      <w:r>
        <w:rPr>
          <w:rFonts w:hint="eastAsia"/>
        </w:rPr>
        <w:t>（降序）</w:t>
      </w:r>
    </w:p>
    <w:p w:rsidR="00162030" w:rsidRDefault="00162030" w:rsidP="00162030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修改：可以</w:t>
      </w:r>
    </w:p>
    <w:p w:rsidR="00162030" w:rsidRDefault="00162030" w:rsidP="00162030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阶段：</w:t>
      </w:r>
      <w:r>
        <w:rPr>
          <w:rFonts w:hint="eastAsia"/>
        </w:rPr>
        <w:t>2P</w:t>
      </w:r>
      <w:r w:rsidR="00267C21">
        <w:rPr>
          <w:rFonts w:hint="eastAsia"/>
        </w:rPr>
        <w:t>+</w:t>
      </w:r>
      <w:r w:rsidR="00267C21">
        <w:rPr>
          <w:rFonts w:hint="eastAsia"/>
        </w:rPr>
        <w:t>回滚</w:t>
      </w:r>
      <w:r w:rsidR="003E62E3">
        <w:rPr>
          <w:rFonts w:hint="eastAsia"/>
        </w:rPr>
        <w:t>(</w:t>
      </w:r>
      <w:r w:rsidR="003E62E3">
        <w:rPr>
          <w:rFonts w:hint="eastAsia"/>
        </w:rPr>
        <w:t>执行</w:t>
      </w:r>
      <w:r w:rsidR="003E62E3">
        <w:rPr>
          <w:rFonts w:hint="eastAsia"/>
        </w:rPr>
        <w:t>disableSharding)</w:t>
      </w:r>
    </w:p>
    <w:p w:rsidR="00162030" w:rsidRDefault="00162030" w:rsidP="00162030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修改条件</w:t>
      </w:r>
    </w:p>
    <w:p w:rsidR="00162030" w:rsidRDefault="00162030" w:rsidP="00162030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只有一个数据组</w:t>
      </w:r>
    </w:p>
    <w:p w:rsidR="00162030" w:rsidRDefault="00162030" w:rsidP="00162030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没有</w:t>
      </w:r>
      <w:r>
        <w:rPr>
          <w:rFonts w:hint="eastAsia"/>
        </w:rPr>
        <w:t>Split</w:t>
      </w:r>
      <w:r>
        <w:rPr>
          <w:rFonts w:hint="eastAsia"/>
        </w:rPr>
        <w:t>任务</w:t>
      </w:r>
    </w:p>
    <w:p w:rsidR="00162030" w:rsidRDefault="00162030" w:rsidP="00162030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lastRenderedPageBreak/>
        <w:t>修改步骤</w:t>
      </w:r>
    </w:p>
    <w:p w:rsidR="00162030" w:rsidRDefault="00162030" w:rsidP="00162030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：修改</w:t>
      </w:r>
      <w:r>
        <w:rPr>
          <w:rFonts w:hint="eastAsia"/>
        </w:rPr>
        <w:t>SYSCAT.SYSCOLLECTIONS</w:t>
      </w:r>
      <w:r w:rsidR="00C13614">
        <w:rPr>
          <w:rFonts w:hint="eastAsia"/>
        </w:rPr>
        <w:t>（增加</w:t>
      </w:r>
      <w:r w:rsidR="00C13614">
        <w:rPr>
          <w:rFonts w:hint="eastAsia"/>
        </w:rPr>
        <w:t>version</w:t>
      </w:r>
      <w:r w:rsidR="00C13614">
        <w:rPr>
          <w:rFonts w:hint="eastAsia"/>
        </w:rPr>
        <w:t>）</w:t>
      </w:r>
    </w:p>
    <w:p w:rsidR="00162030" w:rsidRDefault="00162030" w:rsidP="00162030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Data</w:t>
      </w:r>
    </w:p>
    <w:p w:rsidR="00162030" w:rsidRDefault="00BB329B" w:rsidP="00162030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更新</w:t>
      </w:r>
      <w:r w:rsidR="00162030">
        <w:rPr>
          <w:rFonts w:hint="eastAsia"/>
        </w:rPr>
        <w:t>Catalog</w:t>
      </w:r>
      <w:r w:rsidR="00162030">
        <w:rPr>
          <w:rFonts w:hint="eastAsia"/>
        </w:rPr>
        <w:t>缓存</w:t>
      </w:r>
    </w:p>
    <w:p w:rsidR="00162030" w:rsidRDefault="00162030" w:rsidP="00162030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删除旧</w:t>
      </w:r>
      <w:r>
        <w:rPr>
          <w:rFonts w:hint="eastAsia"/>
        </w:rPr>
        <w:t>$sharding</w:t>
      </w:r>
      <w:r>
        <w:rPr>
          <w:rFonts w:hint="eastAsia"/>
        </w:rPr>
        <w:t>索引</w:t>
      </w:r>
    </w:p>
    <w:p w:rsidR="00162030" w:rsidRDefault="00162030" w:rsidP="00162030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创建新</w:t>
      </w:r>
      <w:r>
        <w:rPr>
          <w:rFonts w:hint="eastAsia"/>
        </w:rPr>
        <w:t>$sharding</w:t>
      </w:r>
      <w:r>
        <w:rPr>
          <w:rFonts w:hint="eastAsia"/>
        </w:rPr>
        <w:t>索引</w:t>
      </w:r>
    </w:p>
    <w:p w:rsidR="00162030" w:rsidRDefault="00162030" w:rsidP="00162030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Coord</w:t>
      </w:r>
      <w:r w:rsidR="002733D2">
        <w:rPr>
          <w:rFonts w:hint="eastAsia"/>
        </w:rPr>
        <w:t>：更新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4937FE" w:rsidRDefault="004937FE" w:rsidP="00BA3B42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ShardingType</w:t>
      </w:r>
      <w:r>
        <w:rPr>
          <w:rFonts w:hint="eastAsia"/>
        </w:rPr>
        <w:t>：分区方式</w:t>
      </w:r>
    </w:p>
    <w:p w:rsidR="00702449" w:rsidRDefault="00702449" w:rsidP="00E9591B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String</w:t>
      </w:r>
    </w:p>
    <w:p w:rsidR="00B10B15" w:rsidRDefault="00B10B15" w:rsidP="00B10B15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默认值：</w:t>
      </w:r>
      <w:r>
        <w:rPr>
          <w:rFonts w:hint="eastAsia"/>
        </w:rPr>
        <w:t>"hash"</w:t>
      </w:r>
    </w:p>
    <w:p w:rsidR="00687A2B" w:rsidRDefault="00687A2B" w:rsidP="00687A2B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687A2B" w:rsidRDefault="00687A2B" w:rsidP="00687A2B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687A2B" w:rsidRDefault="00687A2B" w:rsidP="00687A2B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CatalogCache</w:t>
      </w:r>
    </w:p>
    <w:p w:rsidR="00E9591B" w:rsidRDefault="00E9591B" w:rsidP="00E9591B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702449" w:rsidRDefault="00702449" w:rsidP="00E9591B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约束：取值为</w:t>
      </w:r>
      <w:r>
        <w:rPr>
          <w:rFonts w:hint="eastAsia"/>
        </w:rPr>
        <w:t>"hash"</w:t>
      </w:r>
      <w:r>
        <w:rPr>
          <w:rFonts w:hint="eastAsia"/>
        </w:rPr>
        <w:t>或者</w:t>
      </w:r>
      <w:r>
        <w:rPr>
          <w:rFonts w:hint="eastAsia"/>
        </w:rPr>
        <w:t>"range"</w:t>
      </w:r>
    </w:p>
    <w:p w:rsidR="00702449" w:rsidRDefault="00702449" w:rsidP="00E9591B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依赖：</w:t>
      </w:r>
      <w:r>
        <w:rPr>
          <w:rFonts w:hint="eastAsia"/>
        </w:rPr>
        <w:t>ShardingKey</w:t>
      </w:r>
      <w:r>
        <w:rPr>
          <w:rFonts w:hint="eastAsia"/>
        </w:rPr>
        <w:t>不为空</w:t>
      </w:r>
    </w:p>
    <w:p w:rsidR="00C86E2F" w:rsidRDefault="00C86E2F" w:rsidP="00C86E2F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修改：可以</w:t>
      </w:r>
    </w:p>
    <w:p w:rsidR="00C86E2F" w:rsidRDefault="00C86E2F" w:rsidP="00C86E2F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阶段：</w:t>
      </w:r>
      <w:r>
        <w:rPr>
          <w:rFonts w:hint="eastAsia"/>
        </w:rPr>
        <w:t>2P</w:t>
      </w:r>
    </w:p>
    <w:p w:rsidR="00C86E2F" w:rsidRDefault="00C86E2F" w:rsidP="00C86E2F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修改条件</w:t>
      </w:r>
    </w:p>
    <w:p w:rsidR="00C86E2F" w:rsidRDefault="00C86E2F" w:rsidP="00C86E2F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只有一个数据组</w:t>
      </w:r>
    </w:p>
    <w:p w:rsidR="00C86E2F" w:rsidRDefault="00C86E2F" w:rsidP="00C86E2F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没有</w:t>
      </w:r>
      <w:r>
        <w:rPr>
          <w:rFonts w:hint="eastAsia"/>
        </w:rPr>
        <w:t>Split</w:t>
      </w:r>
      <w:r>
        <w:rPr>
          <w:rFonts w:hint="eastAsia"/>
        </w:rPr>
        <w:t>任务</w:t>
      </w:r>
    </w:p>
    <w:p w:rsidR="005A3B85" w:rsidRDefault="005A3B85" w:rsidP="005A3B85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修改步骤</w:t>
      </w:r>
    </w:p>
    <w:p w:rsidR="005A3B85" w:rsidRDefault="005A3B85" w:rsidP="005A3B85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</w:t>
      </w:r>
      <w:r w:rsidRPr="005A3B85">
        <w:rPr>
          <w:rFonts w:hint="eastAsia"/>
        </w:rPr>
        <w:t>修改</w:t>
      </w:r>
      <w:r w:rsidRPr="005A3B85">
        <w:rPr>
          <w:rFonts w:hint="eastAsia"/>
        </w:rPr>
        <w:t>SYSCAT.SYSCOLLECTIONS</w:t>
      </w:r>
    </w:p>
    <w:p w:rsidR="005A3B85" w:rsidRDefault="005A3B85" w:rsidP="005A3B85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 w:rsidRPr="005A3B85">
        <w:rPr>
          <w:rFonts w:hint="eastAsia"/>
        </w:rPr>
        <w:t>更新</w:t>
      </w:r>
      <w:r w:rsidRPr="005A3B85">
        <w:rPr>
          <w:rFonts w:hint="eastAsia"/>
        </w:rPr>
        <w:t>Catalog</w:t>
      </w:r>
      <w:r w:rsidRPr="005A3B85">
        <w:rPr>
          <w:rFonts w:hint="eastAsia"/>
        </w:rPr>
        <w:t>缓存</w:t>
      </w:r>
    </w:p>
    <w:p w:rsidR="005A3B85" w:rsidRDefault="005A3B85" w:rsidP="005A3B85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Coord</w:t>
      </w:r>
      <w:r w:rsidR="002733D2">
        <w:rPr>
          <w:rFonts w:hint="eastAsia"/>
        </w:rPr>
        <w:t>：更新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4937FE" w:rsidRDefault="004937FE" w:rsidP="00BA3B42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Partition</w:t>
      </w:r>
      <w:r>
        <w:rPr>
          <w:rFonts w:hint="eastAsia"/>
        </w:rPr>
        <w:t>：</w:t>
      </w:r>
      <w:r w:rsidR="00F2711F">
        <w:rPr>
          <w:rFonts w:hint="eastAsia"/>
        </w:rPr>
        <w:t>hash</w:t>
      </w:r>
      <w:r w:rsidR="00F2711F">
        <w:rPr>
          <w:rFonts w:hint="eastAsia"/>
        </w:rPr>
        <w:t>分区的</w:t>
      </w:r>
      <w:r>
        <w:rPr>
          <w:rFonts w:hint="eastAsia"/>
        </w:rPr>
        <w:t>分区数</w:t>
      </w:r>
    </w:p>
    <w:p w:rsidR="00742F44" w:rsidRDefault="00742F44" w:rsidP="00742F44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NumberInt</w:t>
      </w:r>
    </w:p>
    <w:p w:rsidR="002F5C63" w:rsidRDefault="002F5C63" w:rsidP="00742F44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默认值：</w:t>
      </w:r>
      <w:r>
        <w:rPr>
          <w:rFonts w:hint="eastAsia"/>
        </w:rPr>
        <w:t>4096</w:t>
      </w:r>
    </w:p>
    <w:p w:rsidR="00C61B5B" w:rsidRDefault="00C61B5B" w:rsidP="00C61B5B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C61B5B" w:rsidRDefault="00C61B5B" w:rsidP="00C61B5B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C61B5B" w:rsidRDefault="00C61B5B" w:rsidP="00C61B5B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CatalogCache</w:t>
      </w:r>
    </w:p>
    <w:p w:rsidR="00760941" w:rsidRDefault="00760941" w:rsidP="00742F44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B71C8E" w:rsidRDefault="00B71C8E" w:rsidP="00B71C8E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约束：</w:t>
      </w:r>
      <w:r w:rsidRPr="00B71C8E">
        <w:rPr>
          <w:rFonts w:hint="eastAsia"/>
        </w:rPr>
        <w:t>取值范围：</w:t>
      </w:r>
      <w:r w:rsidRPr="00B71C8E">
        <w:rPr>
          <w:rFonts w:hint="eastAsia"/>
        </w:rPr>
        <w:t>2</w:t>
      </w:r>
      <w:r w:rsidRPr="00B71C8E">
        <w:rPr>
          <w:rFonts w:hint="eastAsia"/>
        </w:rPr>
        <w:t>的幂，</w:t>
      </w:r>
      <w:r w:rsidRPr="00B71C8E">
        <w:rPr>
          <w:rFonts w:hint="eastAsia"/>
        </w:rPr>
        <w:t>8</w:t>
      </w:r>
      <w:r w:rsidRPr="00B71C8E">
        <w:rPr>
          <w:rFonts w:hint="eastAsia"/>
        </w:rPr>
        <w:t>（</w:t>
      </w:r>
      <w:r w:rsidRPr="00B71C8E">
        <w:rPr>
          <w:rFonts w:hint="eastAsia"/>
        </w:rPr>
        <w:t>2^3</w:t>
      </w:r>
      <w:r w:rsidRPr="00B71C8E">
        <w:rPr>
          <w:rFonts w:hint="eastAsia"/>
        </w:rPr>
        <w:t>）</w:t>
      </w:r>
      <w:r w:rsidRPr="00B71C8E">
        <w:rPr>
          <w:rFonts w:hint="eastAsia"/>
        </w:rPr>
        <w:t xml:space="preserve"> - 1048576</w:t>
      </w:r>
      <w:r w:rsidRPr="00B71C8E">
        <w:rPr>
          <w:rFonts w:hint="eastAsia"/>
        </w:rPr>
        <w:t>（</w:t>
      </w:r>
      <w:r w:rsidRPr="00B71C8E">
        <w:rPr>
          <w:rFonts w:hint="eastAsia"/>
        </w:rPr>
        <w:t>2^20</w:t>
      </w:r>
      <w:r w:rsidRPr="00B71C8E">
        <w:rPr>
          <w:rFonts w:hint="eastAsia"/>
        </w:rPr>
        <w:t>）</w:t>
      </w:r>
    </w:p>
    <w:p w:rsidR="00B71C8E" w:rsidRDefault="00B71C8E" w:rsidP="00B71C8E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依赖</w:t>
      </w:r>
    </w:p>
    <w:p w:rsidR="00B71C8E" w:rsidRDefault="00B71C8E" w:rsidP="00B71C8E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ShardingKey</w:t>
      </w:r>
      <w:r>
        <w:rPr>
          <w:rFonts w:hint="eastAsia"/>
        </w:rPr>
        <w:t>不为空</w:t>
      </w:r>
    </w:p>
    <w:p w:rsidR="00B71C8E" w:rsidRDefault="00B71C8E" w:rsidP="00B71C8E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ShardingType</w:t>
      </w:r>
      <w:r>
        <w:rPr>
          <w:rFonts w:hint="eastAsia"/>
        </w:rPr>
        <w:t>为</w:t>
      </w:r>
      <w:r>
        <w:rPr>
          <w:rFonts w:hint="eastAsia"/>
        </w:rPr>
        <w:t>"hash"</w:t>
      </w:r>
    </w:p>
    <w:p w:rsidR="00C61B5B" w:rsidRDefault="00C61B5B" w:rsidP="00C61B5B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修改：可以</w:t>
      </w:r>
    </w:p>
    <w:p w:rsidR="00C61B5B" w:rsidRDefault="00C61B5B" w:rsidP="00C61B5B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阶段：</w:t>
      </w:r>
      <w:r>
        <w:rPr>
          <w:rFonts w:hint="eastAsia"/>
        </w:rPr>
        <w:t>2P</w:t>
      </w:r>
    </w:p>
    <w:p w:rsidR="009602CE" w:rsidRDefault="009602CE" w:rsidP="00C61B5B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修改条件</w:t>
      </w:r>
    </w:p>
    <w:p w:rsidR="009602CE" w:rsidRDefault="009602CE" w:rsidP="009602CE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只有一个组</w:t>
      </w:r>
    </w:p>
    <w:p w:rsidR="009602CE" w:rsidRDefault="009602CE" w:rsidP="009602CE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没有</w:t>
      </w:r>
      <w:r>
        <w:rPr>
          <w:rFonts w:hint="eastAsia"/>
        </w:rPr>
        <w:t>Split</w:t>
      </w:r>
      <w:r>
        <w:rPr>
          <w:rFonts w:hint="eastAsia"/>
        </w:rPr>
        <w:t>任务</w:t>
      </w:r>
    </w:p>
    <w:p w:rsidR="009602CE" w:rsidRDefault="009602CE" w:rsidP="009602CE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ShardingType</w:t>
      </w:r>
      <w:r>
        <w:rPr>
          <w:rFonts w:hint="eastAsia"/>
        </w:rPr>
        <w:t>为</w:t>
      </w:r>
      <w:r>
        <w:rPr>
          <w:rFonts w:hint="eastAsia"/>
        </w:rPr>
        <w:t>"hash"</w:t>
      </w:r>
    </w:p>
    <w:p w:rsidR="00BB178F" w:rsidRDefault="00BB178F" w:rsidP="00BB178F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修改步骤</w:t>
      </w:r>
    </w:p>
    <w:p w:rsidR="00BB178F" w:rsidRDefault="00BB178F" w:rsidP="00BB178F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：修改</w:t>
      </w:r>
      <w:r w:rsidRPr="005A3B85">
        <w:rPr>
          <w:rFonts w:hint="eastAsia"/>
        </w:rPr>
        <w:t>SYSCAT.SYSCOLLECTIONS</w:t>
      </w:r>
    </w:p>
    <w:p w:rsidR="00BB178F" w:rsidRDefault="00BB178F" w:rsidP="00BB178F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lastRenderedPageBreak/>
        <w:t>Data</w:t>
      </w:r>
      <w:r>
        <w:rPr>
          <w:rFonts w:hint="eastAsia"/>
        </w:rPr>
        <w:t>：</w:t>
      </w:r>
      <w:r w:rsidRPr="005A3B85">
        <w:rPr>
          <w:rFonts w:hint="eastAsia"/>
        </w:rPr>
        <w:t>更新</w:t>
      </w:r>
      <w:r w:rsidRPr="005A3B85">
        <w:rPr>
          <w:rFonts w:hint="eastAsia"/>
        </w:rPr>
        <w:t>Catalog</w:t>
      </w:r>
      <w:r w:rsidRPr="005A3B85">
        <w:rPr>
          <w:rFonts w:hint="eastAsia"/>
        </w:rPr>
        <w:t>缓存</w:t>
      </w:r>
    </w:p>
    <w:p w:rsidR="00BB178F" w:rsidRDefault="00BB178F" w:rsidP="00BB178F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：更新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4937FE" w:rsidRDefault="004937FE" w:rsidP="00BA3B42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IsMainCL</w:t>
      </w:r>
      <w:r>
        <w:rPr>
          <w:rFonts w:hint="eastAsia"/>
        </w:rPr>
        <w:t>：</w:t>
      </w:r>
      <w:r w:rsidR="00F2711F">
        <w:rPr>
          <w:rFonts w:hint="eastAsia"/>
        </w:rPr>
        <w:t>指定</w:t>
      </w:r>
      <w:r w:rsidRPr="004937FE">
        <w:rPr>
          <w:rFonts w:hint="eastAsia"/>
        </w:rPr>
        <w:t>集合是否为主分区集合</w:t>
      </w:r>
    </w:p>
    <w:p w:rsidR="00B71C8E" w:rsidRDefault="00B71C8E" w:rsidP="00B71C8E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Bool</w:t>
      </w:r>
    </w:p>
    <w:p w:rsidR="00680F95" w:rsidRDefault="00680F95" w:rsidP="00B71C8E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默认值：</w:t>
      </w:r>
      <w:r>
        <w:rPr>
          <w:rFonts w:hint="eastAsia"/>
        </w:rPr>
        <w:t>FALSE</w:t>
      </w:r>
    </w:p>
    <w:p w:rsidR="00DB4805" w:rsidRDefault="00DB4805" w:rsidP="00DB4805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DB4805" w:rsidRDefault="00DB4805" w:rsidP="00DB4805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DB4805" w:rsidRDefault="00DB4805" w:rsidP="00DB4805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CatalogCache</w:t>
      </w:r>
    </w:p>
    <w:p w:rsidR="00B71C8E" w:rsidRDefault="00B71C8E" w:rsidP="00B71C8E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B71C8E" w:rsidRDefault="00B71C8E" w:rsidP="00B71C8E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依赖</w:t>
      </w:r>
    </w:p>
    <w:p w:rsidR="00B71C8E" w:rsidRDefault="00B71C8E" w:rsidP="00B71C8E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ShardingKey</w:t>
      </w:r>
      <w:r>
        <w:rPr>
          <w:rFonts w:hint="eastAsia"/>
        </w:rPr>
        <w:t>不为空</w:t>
      </w:r>
    </w:p>
    <w:p w:rsidR="00B71C8E" w:rsidRDefault="00B71C8E" w:rsidP="00B71C8E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ShardingType</w:t>
      </w:r>
      <w:r>
        <w:rPr>
          <w:rFonts w:hint="eastAsia"/>
        </w:rPr>
        <w:t>为</w:t>
      </w:r>
      <w:r>
        <w:rPr>
          <w:rFonts w:hint="eastAsia"/>
        </w:rPr>
        <w:t>"range"</w:t>
      </w:r>
    </w:p>
    <w:p w:rsidR="00B71C8E" w:rsidRDefault="00B71C8E" w:rsidP="00B71C8E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不能设置</w:t>
      </w:r>
      <w:r>
        <w:rPr>
          <w:rFonts w:hint="eastAsia"/>
        </w:rPr>
        <w:t>AutoIndexId</w:t>
      </w:r>
      <w:r>
        <w:rPr>
          <w:rFonts w:hint="eastAsia"/>
        </w:rPr>
        <w:t>、</w:t>
      </w:r>
      <w:r>
        <w:rPr>
          <w:rFonts w:hint="eastAsia"/>
        </w:rPr>
        <w:t>Capped</w:t>
      </w:r>
      <w:r>
        <w:rPr>
          <w:rFonts w:hint="eastAsia"/>
        </w:rPr>
        <w:t>、</w:t>
      </w:r>
      <w:r>
        <w:rPr>
          <w:rFonts w:hint="eastAsia"/>
        </w:rPr>
        <w:t>Size</w:t>
      </w:r>
      <w:r>
        <w:rPr>
          <w:rFonts w:hint="eastAsia"/>
        </w:rPr>
        <w:t>、</w:t>
      </w:r>
      <w:r>
        <w:rPr>
          <w:rFonts w:hint="eastAsia"/>
        </w:rPr>
        <w:t>Max</w:t>
      </w:r>
      <w:r>
        <w:rPr>
          <w:rFonts w:hint="eastAsia"/>
        </w:rPr>
        <w:t>、</w:t>
      </w:r>
      <w:r>
        <w:rPr>
          <w:rFonts w:hint="eastAsia"/>
        </w:rPr>
        <w:t>OverWrite</w:t>
      </w:r>
    </w:p>
    <w:p w:rsidR="00DB4805" w:rsidRDefault="00DB4805" w:rsidP="00DB4805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修改：不可</w:t>
      </w:r>
    </w:p>
    <w:p w:rsidR="00BA3B42" w:rsidRDefault="00BA3B42" w:rsidP="00BA3B42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AutoSplit</w:t>
      </w:r>
      <w:r>
        <w:rPr>
          <w:rFonts w:hint="eastAsia"/>
        </w:rPr>
        <w:t>：</w:t>
      </w:r>
      <w:r w:rsidR="00F2711F">
        <w:rPr>
          <w:rFonts w:hint="eastAsia"/>
        </w:rPr>
        <w:t>指定</w:t>
      </w:r>
      <w:r w:rsidRPr="00BA3B42">
        <w:rPr>
          <w:rFonts w:hint="eastAsia"/>
        </w:rPr>
        <w:t>集合是否开启自动切分功能</w:t>
      </w:r>
    </w:p>
    <w:p w:rsidR="00513672" w:rsidRDefault="00513672" w:rsidP="00513672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Bool</w:t>
      </w:r>
    </w:p>
    <w:p w:rsidR="006F6561" w:rsidRDefault="006F6561" w:rsidP="006F656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6F6561" w:rsidRDefault="006F6561" w:rsidP="006F656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6F6561" w:rsidRDefault="006F6561" w:rsidP="006F656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CatalogCache</w:t>
      </w:r>
    </w:p>
    <w:p w:rsidR="00513672" w:rsidRDefault="00513672" w:rsidP="00513672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513672" w:rsidRDefault="00513672" w:rsidP="00513672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默认值：</w:t>
      </w:r>
      <w:r>
        <w:rPr>
          <w:rFonts w:hint="eastAsia"/>
        </w:rPr>
        <w:t>FALSE</w:t>
      </w:r>
    </w:p>
    <w:p w:rsidR="00513672" w:rsidRDefault="00513672" w:rsidP="00513672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依赖</w:t>
      </w:r>
    </w:p>
    <w:p w:rsidR="006F6561" w:rsidRDefault="006F6561" w:rsidP="00513672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ShardingType</w:t>
      </w:r>
      <w:r>
        <w:rPr>
          <w:rFonts w:hint="eastAsia"/>
        </w:rPr>
        <w:t>为</w:t>
      </w:r>
      <w:r>
        <w:rPr>
          <w:rFonts w:hint="eastAsia"/>
        </w:rPr>
        <w:t>"hash"</w:t>
      </w:r>
    </w:p>
    <w:p w:rsidR="00513672" w:rsidRDefault="00513672" w:rsidP="00513672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ShardingKey</w:t>
      </w:r>
      <w:r>
        <w:rPr>
          <w:rFonts w:hint="eastAsia"/>
        </w:rPr>
        <w:t>不为空</w:t>
      </w:r>
    </w:p>
    <w:p w:rsidR="00513672" w:rsidRDefault="00513672" w:rsidP="00513672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Group</w:t>
      </w:r>
      <w:r>
        <w:rPr>
          <w:rFonts w:hint="eastAsia"/>
        </w:rPr>
        <w:t>为空（可以为</w:t>
      </w:r>
      <w:r>
        <w:rPr>
          <w:rFonts w:hint="eastAsia"/>
        </w:rPr>
        <w:t>"$follow"</w:t>
      </w:r>
      <w:r>
        <w:rPr>
          <w:rFonts w:hint="eastAsia"/>
        </w:rPr>
        <w:t>或者</w:t>
      </w:r>
      <w:r>
        <w:rPr>
          <w:rFonts w:hint="eastAsia"/>
        </w:rPr>
        <w:t>"$random"</w:t>
      </w:r>
      <w:r>
        <w:rPr>
          <w:rFonts w:hint="eastAsia"/>
        </w:rPr>
        <w:t>）</w:t>
      </w:r>
    </w:p>
    <w:p w:rsidR="00513672" w:rsidRDefault="00513672" w:rsidP="00513672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后续动作：</w:t>
      </w:r>
      <w:r w:rsidR="007A3D06">
        <w:rPr>
          <w:rFonts w:hint="eastAsia"/>
        </w:rPr>
        <w:t>如果没有设置，且</w:t>
      </w:r>
      <w:r>
        <w:rPr>
          <w:rFonts w:hint="eastAsia"/>
        </w:rPr>
        <w:t>ShardingType</w:t>
      </w:r>
      <w:r w:rsidRPr="00513672">
        <w:rPr>
          <w:rFonts w:hint="eastAsia"/>
        </w:rPr>
        <w:t>为</w:t>
      </w:r>
      <w:r w:rsidRPr="00513672">
        <w:rPr>
          <w:rFonts w:hint="eastAsia"/>
        </w:rPr>
        <w:t>"hash"</w:t>
      </w:r>
      <w:r w:rsidRPr="00513672">
        <w:rPr>
          <w:rFonts w:hint="eastAsia"/>
        </w:rPr>
        <w:t>，从</w:t>
      </w:r>
      <w:r w:rsidRPr="00513672">
        <w:rPr>
          <w:rFonts w:hint="eastAsia"/>
        </w:rPr>
        <w:t>Domain</w:t>
      </w:r>
      <w:r w:rsidRPr="00513672">
        <w:rPr>
          <w:rFonts w:hint="eastAsia"/>
        </w:rPr>
        <w:t>上获取</w:t>
      </w:r>
      <w:r w:rsidRPr="00513672">
        <w:rPr>
          <w:rFonts w:hint="eastAsia"/>
        </w:rPr>
        <w:t>AutoSplit</w:t>
      </w:r>
      <w:r w:rsidRPr="00513672">
        <w:rPr>
          <w:rFonts w:hint="eastAsia"/>
        </w:rPr>
        <w:t>选项</w:t>
      </w:r>
    </w:p>
    <w:p w:rsidR="00E73C91" w:rsidRDefault="00E73C91" w:rsidP="006F656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</w:t>
      </w:r>
      <w:r w:rsidR="00FF20BC">
        <w:rPr>
          <w:rFonts w:hint="eastAsia"/>
        </w:rPr>
        <w:t>可以</w:t>
      </w:r>
    </w:p>
    <w:p w:rsidR="00A92638" w:rsidRDefault="00A92638" w:rsidP="00E73C9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修改条件</w:t>
      </w:r>
    </w:p>
    <w:p w:rsidR="00A92638" w:rsidRDefault="00A92638" w:rsidP="00A92638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只有一个数据组</w:t>
      </w:r>
    </w:p>
    <w:p w:rsidR="00A92638" w:rsidRDefault="00A92638" w:rsidP="00A92638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没有</w:t>
      </w:r>
      <w:r>
        <w:rPr>
          <w:rFonts w:hint="eastAsia"/>
        </w:rPr>
        <w:t>Split</w:t>
      </w:r>
      <w:r>
        <w:rPr>
          <w:rFonts w:hint="eastAsia"/>
        </w:rPr>
        <w:t>任务</w:t>
      </w:r>
    </w:p>
    <w:p w:rsidR="00CA2B5E" w:rsidRDefault="00CA2B5E" w:rsidP="00A92638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与</w:t>
      </w:r>
      <w:r>
        <w:rPr>
          <w:rFonts w:hint="eastAsia"/>
        </w:rPr>
        <w:t>ShardingKey</w:t>
      </w:r>
      <w:r>
        <w:rPr>
          <w:rFonts w:hint="eastAsia"/>
        </w:rPr>
        <w:t>等分区选项一起修改</w:t>
      </w:r>
    </w:p>
    <w:p w:rsidR="00611E72" w:rsidRDefault="00A92638" w:rsidP="00E73C9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修改步骤</w:t>
      </w:r>
    </w:p>
    <w:p w:rsidR="006F6561" w:rsidRDefault="00CA2B5E" w:rsidP="00CA2B5E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修改为</w:t>
      </w:r>
      <w:r>
        <w:rPr>
          <w:rFonts w:hint="eastAsia"/>
        </w:rPr>
        <w:t>true</w:t>
      </w:r>
      <w:r>
        <w:rPr>
          <w:rFonts w:hint="eastAsia"/>
        </w:rPr>
        <w:t>时</w:t>
      </w:r>
      <w:r w:rsidR="00611E72">
        <w:rPr>
          <w:rFonts w:hint="eastAsia"/>
        </w:rPr>
        <w:t>：</w:t>
      </w:r>
      <w:r w:rsidR="00FF20BC">
        <w:rPr>
          <w:rFonts w:hint="eastAsia"/>
        </w:rPr>
        <w:t>创建</w:t>
      </w:r>
      <w:r w:rsidR="00F93FAE">
        <w:rPr>
          <w:rFonts w:hint="eastAsia"/>
        </w:rPr>
        <w:t>同</w:t>
      </w:r>
      <w:r w:rsidR="00FF20BC">
        <w:rPr>
          <w:rFonts w:hint="eastAsia"/>
        </w:rPr>
        <w:t>步</w:t>
      </w:r>
      <w:r w:rsidR="00FF20BC">
        <w:rPr>
          <w:rFonts w:hint="eastAsia"/>
        </w:rPr>
        <w:t>split</w:t>
      </w:r>
    </w:p>
    <w:p w:rsidR="00BA3B42" w:rsidRDefault="00BA3B42" w:rsidP="00BA3B42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AutoRebalance</w:t>
      </w:r>
      <w:r w:rsidR="00F2711F">
        <w:rPr>
          <w:rFonts w:hint="eastAsia"/>
        </w:rPr>
        <w:t>：指定</w:t>
      </w:r>
      <w:r>
        <w:rPr>
          <w:rFonts w:hint="eastAsia"/>
        </w:rPr>
        <w:t>集合是否开启自动负载平衡功能（暂未使用）</w:t>
      </w:r>
    </w:p>
    <w:p w:rsidR="00513672" w:rsidRDefault="00513672" w:rsidP="00513672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Bool</w:t>
      </w:r>
    </w:p>
    <w:p w:rsidR="00290EC2" w:rsidRDefault="00290EC2" w:rsidP="00513672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默认值：</w:t>
      </w:r>
      <w:r>
        <w:rPr>
          <w:rFonts w:hint="eastAsia"/>
        </w:rPr>
        <w:t>FALSE</w:t>
      </w:r>
    </w:p>
    <w:p w:rsidR="00624181" w:rsidRDefault="00624181" w:rsidP="0062418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624181" w:rsidRDefault="00624181" w:rsidP="0062418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624181" w:rsidRDefault="00624181" w:rsidP="0062418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CatalogCache</w:t>
      </w:r>
    </w:p>
    <w:p w:rsidR="00513672" w:rsidRDefault="00513672" w:rsidP="00513672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513672" w:rsidRDefault="00513672" w:rsidP="00513672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依赖</w:t>
      </w:r>
    </w:p>
    <w:p w:rsidR="00513672" w:rsidRDefault="00513672" w:rsidP="00513672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ShardingKey</w:t>
      </w:r>
      <w:r>
        <w:rPr>
          <w:rFonts w:hint="eastAsia"/>
        </w:rPr>
        <w:t>不为空</w:t>
      </w:r>
    </w:p>
    <w:p w:rsidR="00513672" w:rsidRDefault="00513672" w:rsidP="00513672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Group</w:t>
      </w:r>
      <w:r>
        <w:rPr>
          <w:rFonts w:hint="eastAsia"/>
        </w:rPr>
        <w:t>为空（可以为</w:t>
      </w:r>
      <w:r>
        <w:rPr>
          <w:rFonts w:hint="eastAsia"/>
        </w:rPr>
        <w:t>"$follow"</w:t>
      </w:r>
      <w:r>
        <w:rPr>
          <w:rFonts w:hint="eastAsia"/>
        </w:rPr>
        <w:t>或者</w:t>
      </w:r>
      <w:r>
        <w:rPr>
          <w:rFonts w:hint="eastAsia"/>
        </w:rPr>
        <w:t>"$random"</w:t>
      </w:r>
      <w:r>
        <w:rPr>
          <w:rFonts w:hint="eastAsia"/>
        </w:rPr>
        <w:t>）</w:t>
      </w:r>
    </w:p>
    <w:p w:rsidR="00513672" w:rsidRDefault="00513672" w:rsidP="00513672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lastRenderedPageBreak/>
        <w:t>后续动作：</w:t>
      </w:r>
      <w:r w:rsidRPr="00513672">
        <w:rPr>
          <w:rFonts w:hint="eastAsia"/>
        </w:rPr>
        <w:t>如果</w:t>
      </w:r>
      <w:r>
        <w:rPr>
          <w:rFonts w:hint="eastAsia"/>
        </w:rPr>
        <w:t>ShardingType</w:t>
      </w:r>
      <w:r w:rsidRPr="00513672">
        <w:rPr>
          <w:rFonts w:hint="eastAsia"/>
        </w:rPr>
        <w:t>为</w:t>
      </w:r>
      <w:r w:rsidRPr="00513672">
        <w:rPr>
          <w:rFonts w:hint="eastAsia"/>
        </w:rPr>
        <w:t>"hash"</w:t>
      </w:r>
      <w:r w:rsidRPr="00513672">
        <w:rPr>
          <w:rFonts w:hint="eastAsia"/>
        </w:rPr>
        <w:t>，从</w:t>
      </w:r>
      <w:r w:rsidRPr="00513672">
        <w:rPr>
          <w:rFonts w:hint="eastAsia"/>
        </w:rPr>
        <w:t>Domain</w:t>
      </w:r>
      <w:r w:rsidRPr="00513672">
        <w:rPr>
          <w:rFonts w:hint="eastAsia"/>
        </w:rPr>
        <w:t>上获取</w:t>
      </w:r>
      <w:r w:rsidRPr="00513672">
        <w:rPr>
          <w:rFonts w:hint="eastAsia"/>
        </w:rPr>
        <w:t>AutoSplit</w:t>
      </w:r>
      <w:r w:rsidRPr="00513672">
        <w:rPr>
          <w:rFonts w:hint="eastAsia"/>
        </w:rPr>
        <w:t>选项</w:t>
      </w:r>
    </w:p>
    <w:p w:rsidR="00624181" w:rsidRDefault="00624181" w:rsidP="0062418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修改：不可</w:t>
      </w:r>
    </w:p>
    <w:p w:rsidR="00F2711F" w:rsidRDefault="00F2711F" w:rsidP="00BA3B42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Group</w:t>
      </w:r>
      <w:r>
        <w:rPr>
          <w:rFonts w:hint="eastAsia"/>
        </w:rPr>
        <w:t>：指定集合创建的复制组</w:t>
      </w:r>
    </w:p>
    <w:p w:rsidR="00513672" w:rsidRDefault="00513672" w:rsidP="00513672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String</w:t>
      </w:r>
    </w:p>
    <w:p w:rsidR="008C089D" w:rsidRDefault="008C089D" w:rsidP="008C089D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8C089D" w:rsidRDefault="008C089D" w:rsidP="008C089D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：字段（转化为</w:t>
      </w:r>
      <w:r>
        <w:rPr>
          <w:rFonts w:hint="eastAsia"/>
        </w:rPr>
        <w:t>CataInfo</w:t>
      </w:r>
      <w:r>
        <w:rPr>
          <w:rFonts w:hint="eastAsia"/>
        </w:rPr>
        <w:t>）</w:t>
      </w:r>
    </w:p>
    <w:p w:rsidR="008C089D" w:rsidRDefault="008C089D" w:rsidP="008C089D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CatalogCache</w:t>
      </w:r>
    </w:p>
    <w:p w:rsidR="00513672" w:rsidRDefault="00513672" w:rsidP="00513672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513672" w:rsidRDefault="00513672" w:rsidP="00513672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约束：</w:t>
      </w:r>
      <w:r w:rsidRPr="00513672">
        <w:rPr>
          <w:rFonts w:hint="eastAsia"/>
        </w:rPr>
        <w:t>特殊取值：</w:t>
      </w:r>
      <w:r w:rsidRPr="00513672">
        <w:rPr>
          <w:rFonts w:hint="eastAsia"/>
        </w:rPr>
        <w:t xml:space="preserve">"$follow" </w:t>
      </w:r>
      <w:r w:rsidRPr="00513672">
        <w:rPr>
          <w:rFonts w:hint="eastAsia"/>
        </w:rPr>
        <w:t>或者</w:t>
      </w:r>
      <w:r w:rsidRPr="00513672">
        <w:rPr>
          <w:rFonts w:hint="eastAsia"/>
        </w:rPr>
        <w:t xml:space="preserve"> "$random"</w:t>
      </w:r>
    </w:p>
    <w:p w:rsidR="008C089D" w:rsidRDefault="008C089D" w:rsidP="008C089D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修改：不可</w:t>
      </w:r>
    </w:p>
    <w:p w:rsidR="00A030DC" w:rsidRDefault="00A030DC" w:rsidP="00A030DC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压缩</w:t>
      </w:r>
    </w:p>
    <w:p w:rsidR="00F2711F" w:rsidRDefault="00F2711F" w:rsidP="00BA3B42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Compressed</w:t>
      </w:r>
      <w:r>
        <w:rPr>
          <w:rFonts w:hint="eastAsia"/>
        </w:rPr>
        <w:t>：指定是否压缩数据</w:t>
      </w:r>
    </w:p>
    <w:p w:rsidR="00AF113F" w:rsidRDefault="00AF113F" w:rsidP="00AF113F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Bool</w:t>
      </w:r>
    </w:p>
    <w:p w:rsidR="002E33C0" w:rsidRDefault="002E33C0" w:rsidP="00AF113F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默认值：</w:t>
      </w:r>
      <w:r>
        <w:rPr>
          <w:rFonts w:hint="eastAsia"/>
        </w:rPr>
        <w:t>FALSE</w:t>
      </w:r>
    </w:p>
    <w:p w:rsidR="002011EC" w:rsidRDefault="002011EC" w:rsidP="002011EC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2011EC" w:rsidRDefault="002011EC" w:rsidP="002011EC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</w:t>
      </w:r>
      <w:r>
        <w:rPr>
          <w:rFonts w:hint="eastAsia"/>
        </w:rPr>
        <w:t>attribute</w:t>
      </w:r>
    </w:p>
    <w:p w:rsidR="002011EC" w:rsidRDefault="002011EC" w:rsidP="002011EC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attribute</w:t>
      </w:r>
    </w:p>
    <w:p w:rsidR="00AF113F" w:rsidRDefault="00AF113F" w:rsidP="002E33C0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764627" w:rsidRDefault="002011EC" w:rsidP="00AA6528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</w:t>
      </w:r>
      <w:r w:rsidR="0025090F">
        <w:rPr>
          <w:rFonts w:hint="eastAsia"/>
        </w:rPr>
        <w:t>可选</w:t>
      </w:r>
    </w:p>
    <w:p w:rsidR="00A030DC" w:rsidRDefault="00A030DC" w:rsidP="00BA3B42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CompressionType</w:t>
      </w:r>
      <w:r>
        <w:rPr>
          <w:rFonts w:hint="eastAsia"/>
        </w:rPr>
        <w:t>：</w:t>
      </w:r>
      <w:r w:rsidRPr="00A030DC">
        <w:rPr>
          <w:rFonts w:hint="eastAsia"/>
        </w:rPr>
        <w:t>指定压缩算法类型</w:t>
      </w:r>
    </w:p>
    <w:p w:rsidR="002E33C0" w:rsidRDefault="002E33C0" w:rsidP="002E33C0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String</w:t>
      </w:r>
    </w:p>
    <w:p w:rsidR="002E33C0" w:rsidRDefault="002E33C0" w:rsidP="002E33C0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默认值：</w:t>
      </w:r>
      <w:r>
        <w:rPr>
          <w:rFonts w:hint="eastAsia"/>
        </w:rPr>
        <w:t>"snappy"</w:t>
      </w:r>
    </w:p>
    <w:p w:rsidR="00AA6528" w:rsidRDefault="00AA6528" w:rsidP="00AA6528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AA6528" w:rsidRDefault="00AA6528" w:rsidP="00AA6528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AA6528" w:rsidRDefault="00AA6528" w:rsidP="00AA6528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MetadataBlock</w:t>
      </w:r>
    </w:p>
    <w:p w:rsidR="002E33C0" w:rsidRDefault="002E33C0" w:rsidP="002E33C0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2E33C0" w:rsidRDefault="002E33C0" w:rsidP="002E33C0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依赖：</w:t>
      </w:r>
      <w:r>
        <w:rPr>
          <w:rFonts w:hint="eastAsia"/>
        </w:rPr>
        <w:t>Compressed</w:t>
      </w:r>
      <w:r>
        <w:rPr>
          <w:rFonts w:hint="eastAsia"/>
        </w:rPr>
        <w:t>为</w:t>
      </w:r>
      <w:r>
        <w:rPr>
          <w:rFonts w:hint="eastAsia"/>
        </w:rPr>
        <w:t>TRUE</w:t>
      </w:r>
    </w:p>
    <w:p w:rsidR="002E33C0" w:rsidRDefault="002E33C0" w:rsidP="002E33C0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后续动作：</w:t>
      </w:r>
      <w:r w:rsidRPr="002E33C0">
        <w:rPr>
          <w:rFonts w:hint="eastAsia"/>
        </w:rPr>
        <w:t>如果为</w:t>
      </w:r>
      <w:r>
        <w:rPr>
          <w:rFonts w:hint="eastAsia"/>
        </w:rPr>
        <w:t>Compressed</w:t>
      </w:r>
      <w:r>
        <w:rPr>
          <w:rFonts w:hint="eastAsia"/>
        </w:rPr>
        <w:t>为</w:t>
      </w:r>
      <w:r w:rsidRPr="002E33C0">
        <w:rPr>
          <w:rFonts w:hint="eastAsia"/>
        </w:rPr>
        <w:t>TRUE</w:t>
      </w:r>
      <w:r w:rsidRPr="002E33C0">
        <w:rPr>
          <w:rFonts w:hint="eastAsia"/>
        </w:rPr>
        <w:t>，且</w:t>
      </w:r>
      <w:r>
        <w:rPr>
          <w:rFonts w:hint="eastAsia"/>
        </w:rPr>
        <w:t>CompressionType</w:t>
      </w:r>
      <w:r w:rsidRPr="002E33C0">
        <w:rPr>
          <w:rFonts w:hint="eastAsia"/>
        </w:rPr>
        <w:t>为空则设置</w:t>
      </w:r>
      <w:r>
        <w:rPr>
          <w:rFonts w:hint="eastAsia"/>
        </w:rPr>
        <w:t>CompressionType</w:t>
      </w:r>
      <w:r w:rsidRPr="002E33C0">
        <w:rPr>
          <w:rFonts w:hint="eastAsia"/>
        </w:rPr>
        <w:t>为</w:t>
      </w:r>
      <w:r w:rsidRPr="002E33C0">
        <w:rPr>
          <w:rFonts w:hint="eastAsia"/>
        </w:rPr>
        <w:t>"snappy"</w:t>
      </w:r>
    </w:p>
    <w:p w:rsidR="001A460D" w:rsidRDefault="001A460D" w:rsidP="001A460D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修改：可以</w:t>
      </w:r>
    </w:p>
    <w:p w:rsidR="001A460D" w:rsidRDefault="001A460D" w:rsidP="001A460D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阶段：</w:t>
      </w:r>
      <w:r w:rsidR="00E75CD9">
        <w:rPr>
          <w:rFonts w:hint="eastAsia"/>
        </w:rPr>
        <w:t>3P</w:t>
      </w:r>
    </w:p>
    <w:p w:rsidR="001A460D" w:rsidRDefault="001A460D" w:rsidP="001A460D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修改条件</w:t>
      </w:r>
    </w:p>
    <w:p w:rsidR="001A460D" w:rsidRDefault="001A460D" w:rsidP="001A460D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"snappy"</w:t>
      </w:r>
      <w:r>
        <w:rPr>
          <w:rFonts w:hint="eastAsia"/>
        </w:rPr>
        <w:t>改成</w:t>
      </w:r>
      <w:r>
        <w:rPr>
          <w:rFonts w:hint="eastAsia"/>
        </w:rPr>
        <w:t>"lzw"</w:t>
      </w:r>
      <w:r>
        <w:rPr>
          <w:rFonts w:hint="eastAsia"/>
        </w:rPr>
        <w:t>：</w:t>
      </w:r>
      <w:r>
        <w:rPr>
          <w:rFonts w:hint="eastAsia"/>
        </w:rPr>
        <w:t>Collection</w:t>
      </w:r>
      <w:r>
        <w:rPr>
          <w:rFonts w:hint="eastAsia"/>
        </w:rPr>
        <w:t>中没有数据</w:t>
      </w:r>
    </w:p>
    <w:p w:rsidR="001A460D" w:rsidRDefault="001A460D" w:rsidP="001A460D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"lzw"</w:t>
      </w:r>
      <w:r>
        <w:rPr>
          <w:rFonts w:hint="eastAsia"/>
        </w:rPr>
        <w:t>改成</w:t>
      </w:r>
      <w:r>
        <w:rPr>
          <w:rFonts w:hint="eastAsia"/>
        </w:rPr>
        <w:t>"snappy"</w:t>
      </w:r>
      <w:r>
        <w:rPr>
          <w:rFonts w:hint="eastAsia"/>
        </w:rPr>
        <w:t>：</w:t>
      </w:r>
      <w:r>
        <w:rPr>
          <w:rFonts w:hint="eastAsia"/>
        </w:rPr>
        <w:t>Collection</w:t>
      </w:r>
      <w:r>
        <w:rPr>
          <w:rFonts w:hint="eastAsia"/>
        </w:rPr>
        <w:t>中没有字典</w:t>
      </w:r>
    </w:p>
    <w:p w:rsidR="00433C92" w:rsidRDefault="00433C92" w:rsidP="00433C92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修改步骤</w:t>
      </w:r>
    </w:p>
    <w:p w:rsidR="00433C92" w:rsidRDefault="00433C92" w:rsidP="00433C92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：修改</w:t>
      </w:r>
      <w:r>
        <w:rPr>
          <w:rFonts w:hint="eastAsia"/>
        </w:rPr>
        <w:t>SYSCAT.SYSCOLLECTIONS</w:t>
      </w:r>
    </w:p>
    <w:p w:rsidR="00433C92" w:rsidRDefault="00433C92" w:rsidP="00433C92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Data</w:t>
      </w:r>
    </w:p>
    <w:p w:rsidR="00433C92" w:rsidRDefault="00433C92" w:rsidP="00433C92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433C92" w:rsidRDefault="00F45BE7" w:rsidP="00433C92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修改</w:t>
      </w:r>
      <w:r w:rsidR="00433C92">
        <w:rPr>
          <w:rFonts w:hint="eastAsia"/>
        </w:rPr>
        <w:t>DMS</w:t>
      </w:r>
      <w:r w:rsidR="00433C92">
        <w:rPr>
          <w:rFonts w:hint="eastAsia"/>
        </w:rPr>
        <w:t>元数据</w:t>
      </w:r>
    </w:p>
    <w:p w:rsidR="00433C92" w:rsidRDefault="00433C92" w:rsidP="00433C92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CompressionType</w:t>
      </w:r>
      <w:r>
        <w:rPr>
          <w:rFonts w:hint="eastAsia"/>
        </w:rPr>
        <w:t>为</w:t>
      </w:r>
      <w:r>
        <w:rPr>
          <w:rFonts w:hint="eastAsia"/>
        </w:rPr>
        <w:t>"lzw"</w:t>
      </w:r>
      <w:r>
        <w:rPr>
          <w:rFonts w:hint="eastAsia"/>
        </w:rPr>
        <w:t>则创建字典</w:t>
      </w:r>
    </w:p>
    <w:p w:rsidR="00433C92" w:rsidRDefault="00AB66BC" w:rsidP="00244458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：更新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A030DC" w:rsidRDefault="00A030DC" w:rsidP="00A030DC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索引</w:t>
      </w:r>
    </w:p>
    <w:p w:rsidR="00A030DC" w:rsidRDefault="00F45BE7" w:rsidP="00A030DC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AutoIndexId</w:t>
      </w:r>
      <w:r w:rsidR="00A030DC">
        <w:rPr>
          <w:rFonts w:hint="eastAsia"/>
        </w:rPr>
        <w:t>：标识</w:t>
      </w:r>
      <w:r w:rsidR="00A030DC" w:rsidRPr="00A030DC">
        <w:rPr>
          <w:rFonts w:hint="eastAsia"/>
        </w:rPr>
        <w:t>集合是否自动使用</w:t>
      </w:r>
      <w:r w:rsidR="00A030DC" w:rsidRPr="00A030DC">
        <w:rPr>
          <w:rFonts w:hint="eastAsia"/>
        </w:rPr>
        <w:t>_id</w:t>
      </w:r>
      <w:r w:rsidR="00A030DC" w:rsidRPr="00A030DC">
        <w:rPr>
          <w:rFonts w:hint="eastAsia"/>
        </w:rPr>
        <w:t>字段创建名字为</w:t>
      </w:r>
      <w:r w:rsidR="00A030DC" w:rsidRPr="00A030DC">
        <w:rPr>
          <w:rFonts w:hint="eastAsia"/>
        </w:rPr>
        <w:t>"$id"</w:t>
      </w:r>
      <w:r w:rsidR="00A030DC" w:rsidRPr="00A030DC">
        <w:rPr>
          <w:rFonts w:hint="eastAsia"/>
        </w:rPr>
        <w:t>的唯一索引</w:t>
      </w:r>
    </w:p>
    <w:p w:rsidR="00305521" w:rsidRDefault="00305521" w:rsidP="0030552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lastRenderedPageBreak/>
        <w:t>类型：</w:t>
      </w:r>
      <w:r>
        <w:rPr>
          <w:rFonts w:hint="eastAsia"/>
        </w:rPr>
        <w:t>Bool</w:t>
      </w:r>
    </w:p>
    <w:p w:rsidR="00244458" w:rsidRDefault="00244458" w:rsidP="00244458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244458" w:rsidRDefault="00244458" w:rsidP="00244458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</w:t>
      </w:r>
      <w:r>
        <w:rPr>
          <w:rFonts w:hint="eastAsia"/>
        </w:rPr>
        <w:t>attribute</w:t>
      </w:r>
      <w:r>
        <w:rPr>
          <w:rFonts w:hint="eastAsia"/>
        </w:rPr>
        <w:t>、字段</w:t>
      </w:r>
    </w:p>
    <w:p w:rsidR="00244458" w:rsidRDefault="00244458" w:rsidP="00244458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attribute</w:t>
      </w:r>
    </w:p>
    <w:p w:rsidR="00305521" w:rsidRDefault="00305521" w:rsidP="0030552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244458" w:rsidRDefault="00244458" w:rsidP="0030552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</w:t>
      </w:r>
      <w:r w:rsidR="00F45BE7">
        <w:rPr>
          <w:rFonts w:hint="eastAsia"/>
        </w:rPr>
        <w:t>：可以</w:t>
      </w:r>
    </w:p>
    <w:p w:rsidR="00F45BE7" w:rsidRDefault="00F45BE7" w:rsidP="00F45BE7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阶段：</w:t>
      </w:r>
      <w:r>
        <w:rPr>
          <w:rFonts w:hint="eastAsia"/>
        </w:rPr>
        <w:t>2P</w:t>
      </w:r>
    </w:p>
    <w:p w:rsidR="00F45BE7" w:rsidRDefault="00F45BE7" w:rsidP="00F45BE7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修改步骤</w:t>
      </w:r>
    </w:p>
    <w:p w:rsidR="00F45BE7" w:rsidRDefault="00F45BE7" w:rsidP="00F45BE7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：修改</w:t>
      </w:r>
      <w:r>
        <w:rPr>
          <w:rFonts w:hint="eastAsia"/>
        </w:rPr>
        <w:t>SYSCAT.SYSCOLLECTIONS</w:t>
      </w:r>
    </w:p>
    <w:p w:rsidR="00F45BE7" w:rsidRDefault="00F45BE7" w:rsidP="00F45BE7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Data</w:t>
      </w:r>
    </w:p>
    <w:p w:rsidR="00F45BE7" w:rsidRDefault="00F45BE7" w:rsidP="00F45BE7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F45BE7" w:rsidRDefault="00F45BE7" w:rsidP="00F45BE7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DMS</w:t>
      </w:r>
      <w:r>
        <w:rPr>
          <w:rFonts w:hint="eastAsia"/>
        </w:rPr>
        <w:t>元数据</w:t>
      </w:r>
    </w:p>
    <w:p w:rsidR="00F45BE7" w:rsidRDefault="00F45BE7" w:rsidP="00F45BE7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AutoIndexId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时，创建</w:t>
      </w:r>
      <w:r>
        <w:rPr>
          <w:rFonts w:hint="eastAsia"/>
        </w:rPr>
        <w:t>"$id"</w:t>
      </w:r>
      <w:r>
        <w:rPr>
          <w:rFonts w:hint="eastAsia"/>
        </w:rPr>
        <w:t>索引</w:t>
      </w:r>
    </w:p>
    <w:p w:rsidR="00F45BE7" w:rsidRDefault="00F45BE7" w:rsidP="00DD472D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Coord</w:t>
      </w:r>
      <w:r w:rsidR="00DD472D">
        <w:rPr>
          <w:rFonts w:hint="eastAsia"/>
        </w:rPr>
        <w:t>：</w:t>
      </w:r>
      <w:r>
        <w:rPr>
          <w:rFonts w:hint="eastAsia"/>
        </w:rPr>
        <w:t>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A030DC" w:rsidRDefault="00A030DC" w:rsidP="00A030DC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EnsureShardingIndex</w:t>
      </w:r>
      <w:r>
        <w:rPr>
          <w:rFonts w:hint="eastAsia"/>
        </w:rPr>
        <w:t>：</w:t>
      </w:r>
      <w:r w:rsidRPr="00A030DC">
        <w:rPr>
          <w:rFonts w:hint="eastAsia"/>
        </w:rPr>
        <w:t>标识集合是否自动使用</w:t>
      </w:r>
      <w:r w:rsidRPr="00A030DC">
        <w:rPr>
          <w:rFonts w:hint="eastAsia"/>
        </w:rPr>
        <w:t>ShardingKey</w:t>
      </w:r>
      <w:r w:rsidRPr="00A030DC">
        <w:rPr>
          <w:rFonts w:hint="eastAsia"/>
        </w:rPr>
        <w:t>包含的字段创建名字为</w:t>
      </w:r>
      <w:r w:rsidRPr="00A030DC">
        <w:rPr>
          <w:rFonts w:hint="eastAsia"/>
        </w:rPr>
        <w:t>"$shard"</w:t>
      </w:r>
      <w:r w:rsidRPr="00A030DC">
        <w:rPr>
          <w:rFonts w:hint="eastAsia"/>
        </w:rPr>
        <w:t>的索引</w:t>
      </w:r>
    </w:p>
    <w:p w:rsidR="00305521" w:rsidRDefault="00305521" w:rsidP="0030552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Bool</w:t>
      </w:r>
    </w:p>
    <w:p w:rsidR="00F45BE7" w:rsidRDefault="00F45BE7" w:rsidP="00F45BE7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F45BE7" w:rsidRDefault="00F45BE7" w:rsidP="00F45BE7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F45BE7" w:rsidRDefault="00F45BE7" w:rsidP="00F45BE7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CatalogCache</w:t>
      </w:r>
    </w:p>
    <w:p w:rsidR="00305521" w:rsidRDefault="00305521" w:rsidP="0030552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305521" w:rsidRDefault="00305521" w:rsidP="0030552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依赖：</w:t>
      </w:r>
      <w:r>
        <w:rPr>
          <w:rFonts w:hint="eastAsia"/>
        </w:rPr>
        <w:t>ShardingKey</w:t>
      </w:r>
      <w:r>
        <w:rPr>
          <w:rFonts w:hint="eastAsia"/>
        </w:rPr>
        <w:t>不为空</w:t>
      </w:r>
    </w:p>
    <w:p w:rsidR="00F45BE7" w:rsidRDefault="00F45BE7" w:rsidP="00F45BE7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修改：可以</w:t>
      </w:r>
    </w:p>
    <w:p w:rsidR="00F45BE7" w:rsidRDefault="00F45BE7" w:rsidP="00F45BE7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阶段：</w:t>
      </w:r>
      <w:r w:rsidR="00A17E02">
        <w:rPr>
          <w:rFonts w:hint="eastAsia"/>
        </w:rPr>
        <w:t>2</w:t>
      </w:r>
      <w:r>
        <w:rPr>
          <w:rFonts w:hint="eastAsia"/>
        </w:rPr>
        <w:t>P</w:t>
      </w:r>
    </w:p>
    <w:p w:rsidR="00A17E02" w:rsidRDefault="00A17E02" w:rsidP="00F45BE7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修改条件</w:t>
      </w:r>
    </w:p>
    <w:p w:rsidR="00A17E02" w:rsidRDefault="00A17E02" w:rsidP="00A17E02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ShardingKey</w:t>
      </w:r>
      <w:r>
        <w:rPr>
          <w:rFonts w:hint="eastAsia"/>
        </w:rPr>
        <w:t>不为空</w:t>
      </w:r>
    </w:p>
    <w:p w:rsidR="00A17E02" w:rsidRDefault="00A17E02" w:rsidP="00A17E02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没有</w:t>
      </w:r>
      <w:r>
        <w:rPr>
          <w:rFonts w:hint="eastAsia"/>
        </w:rPr>
        <w:t>Split</w:t>
      </w:r>
      <w:r>
        <w:rPr>
          <w:rFonts w:hint="eastAsia"/>
        </w:rPr>
        <w:t>任务</w:t>
      </w:r>
    </w:p>
    <w:p w:rsidR="00DD5DA5" w:rsidRDefault="00DD5DA5" w:rsidP="00A17E02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与</w:t>
      </w:r>
      <w:r>
        <w:rPr>
          <w:rFonts w:hint="eastAsia"/>
        </w:rPr>
        <w:t>ShardingKey</w:t>
      </w:r>
      <w:r>
        <w:rPr>
          <w:rFonts w:hint="eastAsia"/>
        </w:rPr>
        <w:t>等分区选项一起修改</w:t>
      </w:r>
    </w:p>
    <w:p w:rsidR="00A17E02" w:rsidRDefault="00A17E02" w:rsidP="00F45BE7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修改步骤</w:t>
      </w:r>
    </w:p>
    <w:p w:rsidR="00A17E02" w:rsidRDefault="00A17E02" w:rsidP="00A17E02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：修改</w:t>
      </w:r>
      <w:r>
        <w:rPr>
          <w:rFonts w:hint="eastAsia"/>
        </w:rPr>
        <w:t>SYSCAT.SYSCOLLECTIONS</w:t>
      </w:r>
    </w:p>
    <w:p w:rsidR="004678CD" w:rsidRDefault="004678CD" w:rsidP="00A17E02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Data</w:t>
      </w:r>
    </w:p>
    <w:p w:rsidR="004678CD" w:rsidRDefault="004678CD" w:rsidP="004678CD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293C57" w:rsidRDefault="004678CD" w:rsidP="00A62648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EnsureShardingIndex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时，创建</w:t>
      </w:r>
      <w:r>
        <w:rPr>
          <w:rFonts w:hint="eastAsia"/>
        </w:rPr>
        <w:t>"$shard"</w:t>
      </w:r>
      <w:r>
        <w:rPr>
          <w:rFonts w:hint="eastAsia"/>
        </w:rPr>
        <w:t>索引</w:t>
      </w:r>
    </w:p>
    <w:p w:rsidR="00D916E8" w:rsidRDefault="00D916E8" w:rsidP="00A62648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EnsureShardingIndex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时，不创建</w:t>
      </w:r>
      <w:r>
        <w:rPr>
          <w:rFonts w:hint="eastAsia"/>
        </w:rPr>
        <w:t>"$shard"</w:t>
      </w:r>
      <w:r>
        <w:rPr>
          <w:rFonts w:hint="eastAsia"/>
        </w:rPr>
        <w:t>索引</w:t>
      </w:r>
    </w:p>
    <w:p w:rsidR="00972AF4" w:rsidRDefault="00972AF4" w:rsidP="00972AF4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：更新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A030DC" w:rsidRDefault="00A030DC" w:rsidP="00A030DC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固定集合</w:t>
      </w:r>
    </w:p>
    <w:p w:rsidR="00A030DC" w:rsidRDefault="00A030DC" w:rsidP="00A030DC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Capped</w:t>
      </w:r>
      <w:r>
        <w:rPr>
          <w:rFonts w:hint="eastAsia"/>
        </w:rPr>
        <w:t>：</w:t>
      </w:r>
      <w:r w:rsidRPr="00A030DC">
        <w:rPr>
          <w:rFonts w:hint="eastAsia"/>
        </w:rPr>
        <w:t>标识集合是否为固定集合</w:t>
      </w:r>
    </w:p>
    <w:p w:rsidR="00305521" w:rsidRDefault="00305521" w:rsidP="0030552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Bool</w:t>
      </w:r>
    </w:p>
    <w:p w:rsidR="00305521" w:rsidRDefault="00305521" w:rsidP="0030552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默认值：</w:t>
      </w:r>
      <w:r>
        <w:rPr>
          <w:rFonts w:hint="eastAsia"/>
        </w:rPr>
        <w:t>FALSE</w:t>
      </w:r>
    </w:p>
    <w:p w:rsidR="00EC669C" w:rsidRDefault="00EC669C" w:rsidP="00EC669C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EC669C" w:rsidRDefault="00EC669C" w:rsidP="00EC669C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</w:t>
      </w:r>
      <w:r>
        <w:rPr>
          <w:rFonts w:hint="eastAsia"/>
        </w:rPr>
        <w:t>attribute</w:t>
      </w:r>
    </w:p>
    <w:p w:rsidR="00EC669C" w:rsidRDefault="00EC669C" w:rsidP="00EC669C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attribute</w:t>
      </w:r>
    </w:p>
    <w:p w:rsidR="00305521" w:rsidRDefault="00305521" w:rsidP="0030552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305521" w:rsidRDefault="00305521" w:rsidP="0030552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后续动作：检查</w:t>
      </w:r>
      <w:r>
        <w:rPr>
          <w:rFonts w:hint="eastAsia"/>
        </w:rPr>
        <w:t>Collection Space</w:t>
      </w:r>
      <w:r>
        <w:rPr>
          <w:rFonts w:hint="eastAsia"/>
        </w:rPr>
        <w:t>必须为</w:t>
      </w:r>
      <w:r>
        <w:rPr>
          <w:rFonts w:hint="eastAsia"/>
        </w:rPr>
        <w:t>Capped</w:t>
      </w:r>
    </w:p>
    <w:p w:rsidR="00EC669C" w:rsidRDefault="00EC669C" w:rsidP="00EC669C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lastRenderedPageBreak/>
        <w:t>修改：不可</w:t>
      </w:r>
    </w:p>
    <w:p w:rsidR="00A030DC" w:rsidRDefault="00A030DC" w:rsidP="00A030DC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Size</w:t>
      </w:r>
      <w:r>
        <w:rPr>
          <w:rFonts w:hint="eastAsia"/>
        </w:rPr>
        <w:t>：固定集合最大空间大小</w:t>
      </w:r>
    </w:p>
    <w:p w:rsidR="00305521" w:rsidRDefault="00305521" w:rsidP="0030552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NumberInt</w:t>
      </w:r>
    </w:p>
    <w:p w:rsidR="00EC669C" w:rsidRDefault="00EC669C" w:rsidP="00EC669C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EC669C" w:rsidRDefault="00EC669C" w:rsidP="00EC669C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EC669C" w:rsidRDefault="00EC669C" w:rsidP="00EC669C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expOptions</w:t>
      </w:r>
    </w:p>
    <w:p w:rsidR="00305521" w:rsidRDefault="00305521" w:rsidP="0030552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305521" w:rsidRDefault="00305521" w:rsidP="0030552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约束：自动向上取整至</w:t>
      </w:r>
      <w:r>
        <w:rPr>
          <w:rFonts w:hint="eastAsia"/>
        </w:rPr>
        <w:t>32MB</w:t>
      </w:r>
      <w:r>
        <w:rPr>
          <w:rFonts w:hint="eastAsia"/>
        </w:rPr>
        <w:t>的倍数</w:t>
      </w:r>
    </w:p>
    <w:p w:rsidR="00305521" w:rsidRDefault="00305521" w:rsidP="0030552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后续动作：检查</w:t>
      </w:r>
      <w:r>
        <w:rPr>
          <w:rFonts w:hint="eastAsia"/>
        </w:rPr>
        <w:t>Collection Space</w:t>
      </w:r>
      <w:r>
        <w:rPr>
          <w:rFonts w:hint="eastAsia"/>
        </w:rPr>
        <w:t>必须为</w:t>
      </w:r>
      <w:r>
        <w:rPr>
          <w:rFonts w:hint="eastAsia"/>
        </w:rPr>
        <w:t>Capped</w:t>
      </w:r>
    </w:p>
    <w:p w:rsidR="0069026B" w:rsidRDefault="0069026B" w:rsidP="0069026B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修改：可以</w:t>
      </w:r>
    </w:p>
    <w:p w:rsidR="0069026B" w:rsidRDefault="0069026B" w:rsidP="0069026B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阶段：</w:t>
      </w:r>
      <w:r>
        <w:rPr>
          <w:rFonts w:hint="eastAsia"/>
        </w:rPr>
        <w:t>2P</w:t>
      </w:r>
    </w:p>
    <w:p w:rsidR="0069026B" w:rsidRDefault="0069026B" w:rsidP="0069026B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修改条件：</w:t>
      </w:r>
      <w:r>
        <w:rPr>
          <w:rFonts w:hint="eastAsia"/>
        </w:rPr>
        <w:t>Capped</w:t>
      </w:r>
      <w:r>
        <w:rPr>
          <w:rFonts w:hint="eastAsia"/>
        </w:rPr>
        <w:t>为</w:t>
      </w:r>
      <w:r>
        <w:rPr>
          <w:rFonts w:hint="eastAsia"/>
        </w:rPr>
        <w:t>TRUE</w:t>
      </w:r>
    </w:p>
    <w:p w:rsidR="0069026B" w:rsidRDefault="0069026B" w:rsidP="0069026B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修改步骤：</w:t>
      </w:r>
    </w:p>
    <w:p w:rsidR="0069026B" w:rsidRDefault="0069026B" w:rsidP="0069026B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：修改</w:t>
      </w:r>
      <w:r>
        <w:rPr>
          <w:rFonts w:hint="eastAsia"/>
        </w:rPr>
        <w:t>SYSCAT.SYSCOLLECTIONS</w:t>
      </w:r>
    </w:p>
    <w:p w:rsidR="0069026B" w:rsidRDefault="0069026B" w:rsidP="0069026B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Data</w:t>
      </w:r>
    </w:p>
    <w:p w:rsidR="0069026B" w:rsidRDefault="0069026B" w:rsidP="0069026B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69026B" w:rsidRDefault="0069026B" w:rsidP="0069026B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DMS</w:t>
      </w:r>
      <w:r>
        <w:rPr>
          <w:rFonts w:hint="eastAsia"/>
        </w:rPr>
        <w:t>元数据</w:t>
      </w:r>
    </w:p>
    <w:p w:rsidR="0069026B" w:rsidRDefault="0069026B" w:rsidP="0069026B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：更新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A030DC" w:rsidRDefault="00A030DC" w:rsidP="00A030DC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Max</w:t>
      </w:r>
      <w:r>
        <w:rPr>
          <w:rFonts w:hint="eastAsia"/>
        </w:rPr>
        <w:t>：固定集合最大记录数</w:t>
      </w:r>
    </w:p>
    <w:p w:rsidR="00A06A86" w:rsidRDefault="00A06A86" w:rsidP="00A06A86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NumberInt</w:t>
      </w:r>
    </w:p>
    <w:p w:rsidR="00FB2D74" w:rsidRDefault="00FB2D74" w:rsidP="00FB2D74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FB2D74" w:rsidRDefault="00FB2D74" w:rsidP="00FB2D74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FB2D74" w:rsidRDefault="00FB2D74" w:rsidP="00FB2D74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expOptions</w:t>
      </w:r>
    </w:p>
    <w:p w:rsidR="00A06A86" w:rsidRDefault="00A06A86" w:rsidP="00A06A86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A06A86" w:rsidRDefault="00A06A86" w:rsidP="00A06A86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依赖：如果设置</w:t>
      </w:r>
      <w:r>
        <w:rPr>
          <w:rFonts w:hint="eastAsia"/>
        </w:rPr>
        <w:t>Max</w:t>
      </w:r>
      <w:r>
        <w:rPr>
          <w:rFonts w:hint="eastAsia"/>
        </w:rPr>
        <w:t>，</w:t>
      </w:r>
      <w:r>
        <w:rPr>
          <w:rFonts w:hint="eastAsia"/>
        </w:rPr>
        <w:t>Capped</w:t>
      </w:r>
      <w:r>
        <w:rPr>
          <w:rFonts w:hint="eastAsia"/>
        </w:rPr>
        <w:t>自动设置为</w:t>
      </w:r>
      <w:r>
        <w:rPr>
          <w:rFonts w:hint="eastAsia"/>
        </w:rPr>
        <w:t>TRUE</w:t>
      </w:r>
    </w:p>
    <w:p w:rsidR="00A06A86" w:rsidRDefault="00A06A86" w:rsidP="00A06A86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后续动作：检查</w:t>
      </w:r>
      <w:r>
        <w:rPr>
          <w:rFonts w:hint="eastAsia"/>
        </w:rPr>
        <w:t>Collection Space</w:t>
      </w:r>
      <w:r>
        <w:rPr>
          <w:rFonts w:hint="eastAsia"/>
        </w:rPr>
        <w:t>必须为</w:t>
      </w:r>
      <w:r>
        <w:rPr>
          <w:rFonts w:hint="eastAsia"/>
        </w:rPr>
        <w:t>Capped</w:t>
      </w:r>
    </w:p>
    <w:p w:rsidR="00D17AF5" w:rsidRDefault="00D17AF5" w:rsidP="00D17AF5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修改：可以</w:t>
      </w:r>
    </w:p>
    <w:p w:rsidR="00D17AF5" w:rsidRDefault="00D17AF5" w:rsidP="00D17AF5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阶段：</w:t>
      </w:r>
      <w:r>
        <w:rPr>
          <w:rFonts w:hint="eastAsia"/>
        </w:rPr>
        <w:t>2P</w:t>
      </w:r>
    </w:p>
    <w:p w:rsidR="00D17AF5" w:rsidRDefault="00D17AF5" w:rsidP="00D17AF5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修改条件：</w:t>
      </w:r>
      <w:r>
        <w:rPr>
          <w:rFonts w:hint="eastAsia"/>
        </w:rPr>
        <w:t>Capped</w:t>
      </w:r>
      <w:r>
        <w:rPr>
          <w:rFonts w:hint="eastAsia"/>
        </w:rPr>
        <w:t>为</w:t>
      </w:r>
      <w:r>
        <w:rPr>
          <w:rFonts w:hint="eastAsia"/>
        </w:rPr>
        <w:t>TRUE</w:t>
      </w:r>
    </w:p>
    <w:p w:rsidR="00D17AF5" w:rsidRDefault="00D17AF5" w:rsidP="00D17AF5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修改步骤：</w:t>
      </w:r>
    </w:p>
    <w:p w:rsidR="00D17AF5" w:rsidRDefault="00D17AF5" w:rsidP="00D17AF5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：修改</w:t>
      </w:r>
      <w:r>
        <w:rPr>
          <w:rFonts w:hint="eastAsia"/>
        </w:rPr>
        <w:t>SYSCAT.SYSCOLLECTIONS</w:t>
      </w:r>
    </w:p>
    <w:p w:rsidR="00D17AF5" w:rsidRDefault="00D17AF5" w:rsidP="00D17AF5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Data</w:t>
      </w:r>
    </w:p>
    <w:p w:rsidR="00D17AF5" w:rsidRDefault="00D17AF5" w:rsidP="00D17AF5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D17AF5" w:rsidRDefault="00D17AF5" w:rsidP="00D17AF5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DMS</w:t>
      </w:r>
      <w:r>
        <w:rPr>
          <w:rFonts w:hint="eastAsia"/>
        </w:rPr>
        <w:t>元数据</w:t>
      </w:r>
    </w:p>
    <w:p w:rsidR="00D17AF5" w:rsidRDefault="00D17AF5" w:rsidP="00D17AF5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：更新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4C7113" w:rsidRDefault="004C7113" w:rsidP="00A030DC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OverWrite</w:t>
      </w:r>
      <w:r>
        <w:rPr>
          <w:rFonts w:hint="eastAsia"/>
        </w:rPr>
        <w:t>：固定</w:t>
      </w:r>
      <w:r w:rsidRPr="004C7113">
        <w:rPr>
          <w:rFonts w:hint="eastAsia"/>
        </w:rPr>
        <w:t>集合记录超过最大记录数时是否允许重复使用</w:t>
      </w:r>
    </w:p>
    <w:p w:rsidR="003C7DD9" w:rsidRDefault="003C7DD9" w:rsidP="003C7DD9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Bool</w:t>
      </w:r>
    </w:p>
    <w:p w:rsidR="003C7DD9" w:rsidRDefault="003C7DD9" w:rsidP="003C7DD9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默认值：</w:t>
      </w:r>
      <w:r>
        <w:rPr>
          <w:rFonts w:hint="eastAsia"/>
        </w:rPr>
        <w:t>FALSE</w:t>
      </w:r>
    </w:p>
    <w:p w:rsidR="00FB2D74" w:rsidRDefault="00FB2D74" w:rsidP="00FB2D74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FB2D74" w:rsidRDefault="00FB2D74" w:rsidP="00FB2D74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FB2D74" w:rsidRDefault="00FB2D74" w:rsidP="00FB2D74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extOptions</w:t>
      </w:r>
    </w:p>
    <w:p w:rsidR="003C7DD9" w:rsidRDefault="003C7DD9" w:rsidP="003C7DD9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3C7DD9" w:rsidRDefault="003C7DD9" w:rsidP="003C7DD9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后续动作：</w:t>
      </w:r>
      <w:r w:rsidRPr="003C7DD9">
        <w:rPr>
          <w:rFonts w:hint="eastAsia"/>
        </w:rPr>
        <w:t>检查</w:t>
      </w:r>
      <w:r w:rsidRPr="003C7DD9">
        <w:rPr>
          <w:rFonts w:hint="eastAsia"/>
        </w:rPr>
        <w:t>Collection Space</w:t>
      </w:r>
      <w:r w:rsidRPr="003C7DD9">
        <w:rPr>
          <w:rFonts w:hint="eastAsia"/>
        </w:rPr>
        <w:t>必须为</w:t>
      </w:r>
      <w:r w:rsidRPr="003C7DD9">
        <w:rPr>
          <w:rFonts w:hint="eastAsia"/>
        </w:rPr>
        <w:t>Capped</w:t>
      </w:r>
    </w:p>
    <w:p w:rsidR="00946DFB" w:rsidRDefault="00946DFB" w:rsidP="00946DFB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修改：可以</w:t>
      </w:r>
    </w:p>
    <w:p w:rsidR="00946DFB" w:rsidRDefault="00946DFB" w:rsidP="00946DFB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lastRenderedPageBreak/>
        <w:t>阶段：</w:t>
      </w:r>
      <w:r>
        <w:rPr>
          <w:rFonts w:hint="eastAsia"/>
        </w:rPr>
        <w:t>2P</w:t>
      </w:r>
    </w:p>
    <w:p w:rsidR="00946DFB" w:rsidRDefault="00946DFB" w:rsidP="00946DFB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修改条件：</w:t>
      </w:r>
      <w:r>
        <w:rPr>
          <w:rFonts w:hint="eastAsia"/>
        </w:rPr>
        <w:t>Capped</w:t>
      </w:r>
      <w:r>
        <w:rPr>
          <w:rFonts w:hint="eastAsia"/>
        </w:rPr>
        <w:t>为</w:t>
      </w:r>
      <w:r>
        <w:rPr>
          <w:rFonts w:hint="eastAsia"/>
        </w:rPr>
        <w:t>TRUE</w:t>
      </w:r>
    </w:p>
    <w:p w:rsidR="00946DFB" w:rsidRDefault="00946DFB" w:rsidP="00946DFB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修改步骤：</w:t>
      </w:r>
    </w:p>
    <w:p w:rsidR="00946DFB" w:rsidRDefault="00946DFB" w:rsidP="00946DFB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：修改</w:t>
      </w:r>
      <w:r>
        <w:rPr>
          <w:rFonts w:hint="eastAsia"/>
        </w:rPr>
        <w:t>SYSCAT.SYSCOLLECTIONS</w:t>
      </w:r>
    </w:p>
    <w:p w:rsidR="00946DFB" w:rsidRDefault="00946DFB" w:rsidP="00946DFB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Data</w:t>
      </w:r>
    </w:p>
    <w:p w:rsidR="00946DFB" w:rsidRDefault="00946DFB" w:rsidP="00946DFB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946DFB" w:rsidRDefault="00946DFB" w:rsidP="00946DFB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DMS</w:t>
      </w:r>
      <w:r>
        <w:rPr>
          <w:rFonts w:hint="eastAsia"/>
        </w:rPr>
        <w:t>元数据</w:t>
      </w:r>
    </w:p>
    <w:p w:rsidR="00946DFB" w:rsidRDefault="00946DFB" w:rsidP="00946DFB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：更新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4C7113" w:rsidRDefault="004C7113" w:rsidP="004C7113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普通属性</w:t>
      </w:r>
    </w:p>
    <w:p w:rsidR="004C7113" w:rsidRDefault="004C7113" w:rsidP="004C7113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ReplSize</w:t>
      </w:r>
      <w:r>
        <w:rPr>
          <w:rFonts w:hint="eastAsia"/>
        </w:rPr>
        <w:t>：</w:t>
      </w:r>
      <w:r w:rsidRPr="004C7113">
        <w:rPr>
          <w:rFonts w:hint="eastAsia"/>
        </w:rPr>
        <w:t>写操作需同步的副本数</w:t>
      </w:r>
    </w:p>
    <w:p w:rsidR="003C7DD9" w:rsidRDefault="003C7DD9" w:rsidP="003C7DD9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NumberInt</w:t>
      </w:r>
    </w:p>
    <w:p w:rsidR="003C7DD9" w:rsidRDefault="003C7DD9" w:rsidP="003C7DD9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默认值：</w:t>
      </w:r>
      <w:r>
        <w:rPr>
          <w:rFonts w:hint="eastAsia"/>
        </w:rPr>
        <w:t>1</w:t>
      </w:r>
    </w:p>
    <w:p w:rsidR="00C97231" w:rsidRDefault="00C97231" w:rsidP="00C9723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C97231" w:rsidRDefault="00C97231" w:rsidP="00C9723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C97231" w:rsidRDefault="00C97231" w:rsidP="00C9723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CatalogCache</w:t>
      </w:r>
    </w:p>
    <w:p w:rsidR="003C7DD9" w:rsidRDefault="003C7DD9" w:rsidP="003C7DD9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3C7DD9" w:rsidRDefault="003C7DD9" w:rsidP="003C7DD9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约束：取值范围为</w:t>
      </w:r>
      <w:r w:rsidR="00120DA1">
        <w:rPr>
          <w:rFonts w:hint="eastAsia"/>
        </w:rPr>
        <w:t>-1 -</w:t>
      </w:r>
      <w:r>
        <w:rPr>
          <w:rFonts w:hint="eastAsia"/>
        </w:rPr>
        <w:t xml:space="preserve"> 7</w:t>
      </w:r>
    </w:p>
    <w:p w:rsidR="00C97231" w:rsidRDefault="00C97231" w:rsidP="00C9723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修改：可以</w:t>
      </w:r>
    </w:p>
    <w:p w:rsidR="00C97231" w:rsidRDefault="00C97231" w:rsidP="00C9723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阶段：</w:t>
      </w:r>
      <w:r>
        <w:rPr>
          <w:rFonts w:hint="eastAsia"/>
        </w:rPr>
        <w:t>2P</w:t>
      </w:r>
    </w:p>
    <w:p w:rsidR="00C97231" w:rsidRDefault="00C97231" w:rsidP="00C9723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修改步骤：</w:t>
      </w:r>
    </w:p>
    <w:p w:rsidR="00C97231" w:rsidRDefault="00C97231" w:rsidP="00C97231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：修改</w:t>
      </w:r>
      <w:r>
        <w:rPr>
          <w:rFonts w:hint="eastAsia"/>
        </w:rPr>
        <w:t>SYSCAT.SYSCOLLECTIONS</w:t>
      </w:r>
    </w:p>
    <w:p w:rsidR="00C97231" w:rsidRDefault="00C97231" w:rsidP="0096754A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Data</w:t>
      </w:r>
      <w:r w:rsidR="0096754A">
        <w:rPr>
          <w:rFonts w:hint="eastAsia"/>
        </w:rPr>
        <w:t>：</w:t>
      </w:r>
      <w:r>
        <w:rPr>
          <w:rFonts w:hint="eastAsia"/>
        </w:rPr>
        <w:t>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C97231" w:rsidRDefault="00C97231" w:rsidP="00C97231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：更新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4C7113" w:rsidRDefault="004C7113" w:rsidP="004C7113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StrictDataMode</w:t>
      </w:r>
      <w:r>
        <w:rPr>
          <w:rFonts w:hint="eastAsia"/>
        </w:rPr>
        <w:t>：</w:t>
      </w:r>
      <w:r w:rsidRPr="004C7113">
        <w:rPr>
          <w:rFonts w:hint="eastAsia"/>
        </w:rPr>
        <w:t>标识对该集合的操作是否开启严格数据类型模式</w:t>
      </w:r>
    </w:p>
    <w:p w:rsidR="003917DB" w:rsidRDefault="003917DB" w:rsidP="003917DB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Bool</w:t>
      </w:r>
    </w:p>
    <w:p w:rsidR="003917DB" w:rsidRDefault="003917DB" w:rsidP="003917DB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默认值：</w:t>
      </w:r>
      <w:r>
        <w:rPr>
          <w:rFonts w:hint="eastAsia"/>
        </w:rPr>
        <w:t>FALSE</w:t>
      </w:r>
    </w:p>
    <w:p w:rsidR="00DA04F2" w:rsidRDefault="00DA04F2" w:rsidP="00DA04F2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DA04F2" w:rsidRDefault="00DA04F2" w:rsidP="00DA04F2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</w:t>
      </w:r>
      <w:r>
        <w:rPr>
          <w:rFonts w:hint="eastAsia"/>
        </w:rPr>
        <w:t>attribute</w:t>
      </w:r>
    </w:p>
    <w:p w:rsidR="00DA04F2" w:rsidRDefault="00DA04F2" w:rsidP="00DA04F2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attribute</w:t>
      </w:r>
    </w:p>
    <w:p w:rsidR="003917DB" w:rsidRDefault="003917DB" w:rsidP="003917DB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创建：可选</w:t>
      </w:r>
    </w:p>
    <w:p w:rsidR="00B236D1" w:rsidRDefault="00B236D1" w:rsidP="00B236D1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修改：可以</w:t>
      </w:r>
    </w:p>
    <w:p w:rsidR="00B236D1" w:rsidRDefault="00B236D1" w:rsidP="00B236D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阶段：</w:t>
      </w:r>
      <w:r>
        <w:rPr>
          <w:rFonts w:hint="eastAsia"/>
        </w:rPr>
        <w:t>2P</w:t>
      </w:r>
    </w:p>
    <w:p w:rsidR="00B236D1" w:rsidRDefault="00B236D1" w:rsidP="00B236D1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修改步骤：</w:t>
      </w:r>
    </w:p>
    <w:p w:rsidR="00B236D1" w:rsidRDefault="00B236D1" w:rsidP="00B236D1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：修改</w:t>
      </w:r>
      <w:r>
        <w:rPr>
          <w:rFonts w:hint="eastAsia"/>
        </w:rPr>
        <w:t>SYSCAT.SYSCOLLECTIONS</w:t>
      </w:r>
    </w:p>
    <w:p w:rsidR="00B236D1" w:rsidRDefault="00B236D1" w:rsidP="00B236D1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Data</w:t>
      </w:r>
    </w:p>
    <w:p w:rsidR="00B236D1" w:rsidRDefault="00B236D1" w:rsidP="00B236D1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B236D1" w:rsidRDefault="00B236D1" w:rsidP="00B236D1">
      <w:pPr>
        <w:pStyle w:val="ListParagraph"/>
        <w:numPr>
          <w:ilvl w:val="5"/>
          <w:numId w:val="28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DMS</w:t>
      </w:r>
      <w:r>
        <w:rPr>
          <w:rFonts w:hint="eastAsia"/>
        </w:rPr>
        <w:t>元数据</w:t>
      </w:r>
    </w:p>
    <w:p w:rsidR="0096754A" w:rsidRDefault="00B236D1" w:rsidP="00B236D1">
      <w:pPr>
        <w:pStyle w:val="ListParagraph"/>
        <w:numPr>
          <w:ilvl w:val="4"/>
          <w:numId w:val="28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：更新</w:t>
      </w:r>
      <w:r>
        <w:rPr>
          <w:rFonts w:hint="eastAsia"/>
        </w:rPr>
        <w:t>Catalog</w:t>
      </w:r>
      <w:r>
        <w:rPr>
          <w:rFonts w:hint="eastAsia"/>
        </w:rPr>
        <w:t>缓存</w:t>
      </w:r>
    </w:p>
    <w:p w:rsidR="007F2A84" w:rsidRDefault="007F2A84" w:rsidP="007F2A84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内部属性</w:t>
      </w:r>
    </w:p>
    <w:p w:rsidR="007F2A84" w:rsidRDefault="007F2A84" w:rsidP="007F2A84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Version</w:t>
      </w:r>
      <w:r>
        <w:rPr>
          <w:rFonts w:hint="eastAsia"/>
        </w:rPr>
        <w:t>：</w:t>
      </w:r>
      <w:r>
        <w:rPr>
          <w:rFonts w:hint="eastAsia"/>
        </w:rPr>
        <w:t>Collection</w:t>
      </w:r>
      <w:r>
        <w:rPr>
          <w:rFonts w:hint="eastAsia"/>
        </w:rPr>
        <w:t>的版本</w:t>
      </w:r>
    </w:p>
    <w:p w:rsidR="007F2A84" w:rsidRDefault="007F2A84" w:rsidP="007F2A84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NumberInt</w:t>
      </w:r>
    </w:p>
    <w:p w:rsidR="007F2A84" w:rsidRDefault="00617855" w:rsidP="007F2A84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7F2A84" w:rsidRDefault="007F2A84" w:rsidP="007F2A84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7F2A84" w:rsidRDefault="007F2A84" w:rsidP="007F2A84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CatalogCache</w:t>
      </w:r>
    </w:p>
    <w:p w:rsidR="007F2A84" w:rsidRDefault="007F2A84" w:rsidP="007F2A84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lastRenderedPageBreak/>
        <w:t>InternalV</w:t>
      </w:r>
      <w:r>
        <w:rPr>
          <w:rFonts w:hint="eastAsia"/>
        </w:rPr>
        <w:t>：内部版本</w:t>
      </w:r>
    </w:p>
    <w:p w:rsidR="007F2A84" w:rsidRDefault="007F2A84" w:rsidP="007F2A84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NumberInt</w:t>
      </w:r>
    </w:p>
    <w:p w:rsidR="007F2A84" w:rsidRDefault="007F2A84" w:rsidP="007F2A84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7F2A84" w:rsidRDefault="007F2A84" w:rsidP="007F2A84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7F2A84" w:rsidRDefault="007F2A84" w:rsidP="007F2A84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CatalogCache</w:t>
      </w:r>
    </w:p>
    <w:p w:rsidR="007F2A84" w:rsidRDefault="007F2A84" w:rsidP="007F2A84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CataInfo</w:t>
      </w:r>
    </w:p>
    <w:p w:rsidR="007F2A84" w:rsidRDefault="007F2A84" w:rsidP="007F2A84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类型：</w:t>
      </w:r>
      <w:r>
        <w:rPr>
          <w:rFonts w:hint="eastAsia"/>
        </w:rPr>
        <w:t>Object</w:t>
      </w:r>
    </w:p>
    <w:p w:rsidR="007F2A84" w:rsidRDefault="007F2A84" w:rsidP="007F2A84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存储</w:t>
      </w:r>
    </w:p>
    <w:p w:rsidR="007F2A84" w:rsidRDefault="007F2A84" w:rsidP="007F2A84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：字段</w:t>
      </w:r>
    </w:p>
    <w:p w:rsidR="007F2A84" w:rsidRPr="00FF227A" w:rsidRDefault="007F2A84" w:rsidP="007F2A84">
      <w:pPr>
        <w:pStyle w:val="ListParagraph"/>
        <w:numPr>
          <w:ilvl w:val="3"/>
          <w:numId w:val="28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CatalogCache</w:t>
      </w:r>
    </w:p>
    <w:p w:rsidR="00AF2AAF" w:rsidRDefault="00AF2AAF" w:rsidP="007A411B"/>
    <w:p w:rsidR="005F3FB5" w:rsidRDefault="005F3FB5" w:rsidP="005F3FB5">
      <w:pPr>
        <w:pStyle w:val="Heading5"/>
      </w:pPr>
      <w:r>
        <w:rPr>
          <w:rFonts w:hint="eastAsia"/>
        </w:rPr>
        <w:t>扩展接口</w:t>
      </w:r>
    </w:p>
    <w:p w:rsidR="005F3FB5" w:rsidRPr="005F3FB5" w:rsidRDefault="005F3FB5" w:rsidP="005F3FB5"/>
    <w:p w:rsidR="00E226AA" w:rsidRDefault="00E226AA" w:rsidP="00E226AA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create id index</w:t>
      </w:r>
      <w:r>
        <w:rPr>
          <w:rFonts w:hint="eastAsia"/>
        </w:rPr>
        <w:t>：创建</w:t>
      </w:r>
      <w:r>
        <w:rPr>
          <w:rFonts w:hint="eastAsia"/>
        </w:rPr>
        <w:t>"$id"</w:t>
      </w:r>
      <w:r>
        <w:rPr>
          <w:rFonts w:hint="eastAsia"/>
        </w:rPr>
        <w:t>索引</w:t>
      </w:r>
    </w:p>
    <w:p w:rsidR="00E226AA" w:rsidRDefault="00E226AA" w:rsidP="00E226AA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drop id index</w:t>
      </w:r>
      <w:r>
        <w:rPr>
          <w:rFonts w:hint="eastAsia"/>
        </w:rPr>
        <w:t>：删除</w:t>
      </w:r>
      <w:r>
        <w:rPr>
          <w:rFonts w:hint="eastAsia"/>
        </w:rPr>
        <w:t>"$id"</w:t>
      </w:r>
      <w:r>
        <w:rPr>
          <w:rFonts w:hint="eastAsia"/>
        </w:rPr>
        <w:t>索引</w:t>
      </w:r>
    </w:p>
    <w:p w:rsidR="00E226AA" w:rsidRDefault="00E226AA" w:rsidP="00045357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enable compression</w:t>
      </w:r>
      <w:r>
        <w:rPr>
          <w:rFonts w:hint="eastAsia"/>
        </w:rPr>
        <w:t>：开启数据压缩</w:t>
      </w:r>
    </w:p>
    <w:p w:rsidR="00064F53" w:rsidRDefault="00064F53" w:rsidP="00064F53">
      <w:pPr>
        <w:pStyle w:val="ListParagraph"/>
        <w:numPr>
          <w:ilvl w:val="1"/>
          <w:numId w:val="29"/>
        </w:numPr>
        <w:ind w:firstLineChars="0"/>
      </w:pPr>
      <w:r>
        <w:rPr>
          <w:rFonts w:hint="eastAsia"/>
        </w:rPr>
        <w:t>约束</w:t>
      </w:r>
    </w:p>
    <w:p w:rsidR="00064F53" w:rsidRDefault="00064F53" w:rsidP="00064F53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非主表、非</w:t>
      </w:r>
      <w:r>
        <w:rPr>
          <w:rFonts w:hint="eastAsia"/>
        </w:rPr>
        <w:t>Capped</w:t>
      </w:r>
      <w:r>
        <w:rPr>
          <w:rFonts w:hint="eastAsia"/>
        </w:rPr>
        <w:t>表</w:t>
      </w:r>
    </w:p>
    <w:p w:rsidR="00064F53" w:rsidRDefault="00064F53" w:rsidP="00064F53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旧数据升级不能有</w:t>
      </w:r>
      <w:r>
        <w:rPr>
          <w:rFonts w:hint="eastAsia"/>
        </w:rPr>
        <w:t>lzw</w:t>
      </w:r>
      <w:r>
        <w:rPr>
          <w:rFonts w:hint="eastAsia"/>
        </w:rPr>
        <w:t>字典</w:t>
      </w:r>
    </w:p>
    <w:p w:rsidR="00E226AA" w:rsidRDefault="00E226AA" w:rsidP="00045357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disable compression</w:t>
      </w:r>
      <w:r w:rsidR="00045357">
        <w:rPr>
          <w:rFonts w:hint="eastAsia"/>
        </w:rPr>
        <w:t>：关闭数据压缩</w:t>
      </w:r>
    </w:p>
    <w:p w:rsidR="00064F53" w:rsidRDefault="00064F53" w:rsidP="00064F53">
      <w:pPr>
        <w:pStyle w:val="ListParagraph"/>
        <w:numPr>
          <w:ilvl w:val="1"/>
          <w:numId w:val="29"/>
        </w:numPr>
        <w:ind w:firstLineChars="0"/>
      </w:pPr>
      <w:r>
        <w:rPr>
          <w:rFonts w:hint="eastAsia"/>
        </w:rPr>
        <w:t>约束</w:t>
      </w:r>
    </w:p>
    <w:p w:rsidR="00064F53" w:rsidRDefault="00064F53" w:rsidP="00064F53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非主表、非</w:t>
      </w:r>
      <w:r>
        <w:rPr>
          <w:rFonts w:hint="eastAsia"/>
        </w:rPr>
        <w:t>Capped</w:t>
      </w:r>
      <w:r>
        <w:rPr>
          <w:rFonts w:hint="eastAsia"/>
        </w:rPr>
        <w:t>表</w:t>
      </w:r>
    </w:p>
    <w:p w:rsidR="00064F53" w:rsidRDefault="00064F53" w:rsidP="00064F53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旧数据升级不能有</w:t>
      </w:r>
      <w:r>
        <w:rPr>
          <w:rFonts w:hint="eastAsia"/>
        </w:rPr>
        <w:t>lzw</w:t>
      </w:r>
      <w:r>
        <w:rPr>
          <w:rFonts w:hint="eastAsia"/>
        </w:rPr>
        <w:t>字典</w:t>
      </w:r>
    </w:p>
    <w:p w:rsidR="00E226AA" w:rsidRDefault="00E226AA" w:rsidP="00045357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enable sharding</w:t>
      </w:r>
      <w:r>
        <w:rPr>
          <w:rFonts w:hint="eastAsia"/>
        </w:rPr>
        <w:t>：启用切分</w:t>
      </w:r>
    </w:p>
    <w:p w:rsidR="00045357" w:rsidRDefault="00045357" w:rsidP="00045357">
      <w:pPr>
        <w:pStyle w:val="ListParagraph"/>
        <w:numPr>
          <w:ilvl w:val="1"/>
          <w:numId w:val="29"/>
        </w:numPr>
        <w:ind w:firstLineChars="0"/>
      </w:pPr>
      <w:r>
        <w:rPr>
          <w:rFonts w:hint="eastAsia"/>
        </w:rPr>
        <w:t>约束</w:t>
      </w:r>
    </w:p>
    <w:p w:rsidR="00EE19E2" w:rsidRDefault="00EE19E2" w:rsidP="00045357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非主表、非</w:t>
      </w:r>
      <w:r>
        <w:rPr>
          <w:rFonts w:hint="eastAsia"/>
        </w:rPr>
        <w:t>Capped</w:t>
      </w:r>
      <w:r>
        <w:rPr>
          <w:rFonts w:hint="eastAsia"/>
        </w:rPr>
        <w:t>表</w:t>
      </w:r>
    </w:p>
    <w:p w:rsidR="00EE19E2" w:rsidRDefault="00045357" w:rsidP="00045357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只有一个数据组</w:t>
      </w:r>
    </w:p>
    <w:p w:rsidR="00E226AA" w:rsidRDefault="00E226AA" w:rsidP="00045357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disable sharding</w:t>
      </w:r>
      <w:r>
        <w:rPr>
          <w:rFonts w:hint="eastAsia"/>
        </w:rPr>
        <w:t>：关闭切分</w:t>
      </w:r>
    </w:p>
    <w:p w:rsidR="00045357" w:rsidRDefault="00045357" w:rsidP="00045357">
      <w:pPr>
        <w:pStyle w:val="ListParagraph"/>
        <w:numPr>
          <w:ilvl w:val="1"/>
          <w:numId w:val="29"/>
        </w:numPr>
        <w:ind w:firstLineChars="0"/>
      </w:pPr>
      <w:r>
        <w:rPr>
          <w:rFonts w:hint="eastAsia"/>
        </w:rPr>
        <w:t>约束</w:t>
      </w:r>
    </w:p>
    <w:p w:rsidR="00045357" w:rsidRDefault="00EE19E2" w:rsidP="00045357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非主表、非</w:t>
      </w:r>
      <w:r>
        <w:rPr>
          <w:rFonts w:hint="eastAsia"/>
        </w:rPr>
        <w:t>Capped</w:t>
      </w:r>
      <w:r>
        <w:rPr>
          <w:rFonts w:hint="eastAsia"/>
        </w:rPr>
        <w:t>表</w:t>
      </w:r>
    </w:p>
    <w:p w:rsidR="00045357" w:rsidRDefault="00045357" w:rsidP="00045357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只有一个数据组</w:t>
      </w:r>
    </w:p>
    <w:p w:rsidR="00E226AA" w:rsidRDefault="00E226AA" w:rsidP="00E226AA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attributes</w:t>
      </w:r>
    </w:p>
    <w:p w:rsidR="00E226AA" w:rsidRDefault="00E226AA" w:rsidP="00E226AA">
      <w:pPr>
        <w:pStyle w:val="ListParagraph"/>
        <w:numPr>
          <w:ilvl w:val="1"/>
          <w:numId w:val="29"/>
        </w:numPr>
        <w:ind w:firstLineChars="0"/>
      </w:pPr>
      <w:r>
        <w:t>ShardingKey</w:t>
      </w:r>
    </w:p>
    <w:p w:rsidR="00E226AA" w:rsidRDefault="00E226AA" w:rsidP="00E226AA">
      <w:pPr>
        <w:pStyle w:val="ListParagraph"/>
        <w:numPr>
          <w:ilvl w:val="1"/>
          <w:numId w:val="29"/>
        </w:numPr>
        <w:ind w:firstLineChars="0"/>
      </w:pPr>
      <w:r>
        <w:t>ShardingType</w:t>
      </w:r>
    </w:p>
    <w:p w:rsidR="00E226AA" w:rsidRDefault="00E226AA" w:rsidP="00E226AA">
      <w:pPr>
        <w:pStyle w:val="ListParagraph"/>
        <w:numPr>
          <w:ilvl w:val="1"/>
          <w:numId w:val="29"/>
        </w:numPr>
        <w:ind w:firstLineChars="0"/>
      </w:pPr>
      <w:r>
        <w:t>Partition</w:t>
      </w:r>
    </w:p>
    <w:p w:rsidR="00E226AA" w:rsidRDefault="00E226AA" w:rsidP="00E226AA">
      <w:pPr>
        <w:pStyle w:val="ListParagraph"/>
        <w:numPr>
          <w:ilvl w:val="1"/>
          <w:numId w:val="29"/>
        </w:numPr>
        <w:ind w:firstLineChars="0"/>
      </w:pPr>
      <w:r>
        <w:t>CompressionType</w:t>
      </w:r>
    </w:p>
    <w:p w:rsidR="00E226AA" w:rsidRDefault="00E226AA" w:rsidP="00E226AA">
      <w:pPr>
        <w:pStyle w:val="ListParagraph"/>
        <w:numPr>
          <w:ilvl w:val="1"/>
          <w:numId w:val="29"/>
        </w:numPr>
        <w:ind w:firstLineChars="0"/>
      </w:pPr>
      <w:r>
        <w:t>EnsureShardingIndex</w:t>
      </w:r>
    </w:p>
    <w:p w:rsidR="00E226AA" w:rsidRDefault="00E226AA" w:rsidP="00E226AA">
      <w:pPr>
        <w:pStyle w:val="ListParagraph"/>
        <w:numPr>
          <w:ilvl w:val="1"/>
          <w:numId w:val="29"/>
        </w:numPr>
        <w:ind w:firstLineChars="0"/>
      </w:pPr>
      <w:r>
        <w:t>Size</w:t>
      </w:r>
    </w:p>
    <w:p w:rsidR="00E226AA" w:rsidRDefault="00E226AA" w:rsidP="00E226AA">
      <w:pPr>
        <w:pStyle w:val="ListParagraph"/>
        <w:numPr>
          <w:ilvl w:val="1"/>
          <w:numId w:val="29"/>
        </w:numPr>
        <w:ind w:firstLineChars="0"/>
      </w:pPr>
      <w:r>
        <w:t>Max</w:t>
      </w:r>
    </w:p>
    <w:p w:rsidR="00E226AA" w:rsidRDefault="00E226AA" w:rsidP="00E226AA">
      <w:pPr>
        <w:pStyle w:val="ListParagraph"/>
        <w:numPr>
          <w:ilvl w:val="1"/>
          <w:numId w:val="29"/>
        </w:numPr>
        <w:ind w:firstLineChars="0"/>
      </w:pPr>
      <w:r>
        <w:t>OverWrite</w:t>
      </w:r>
    </w:p>
    <w:p w:rsidR="00E226AA" w:rsidRDefault="00E226AA" w:rsidP="00E226AA">
      <w:pPr>
        <w:pStyle w:val="ListParagraph"/>
        <w:numPr>
          <w:ilvl w:val="1"/>
          <w:numId w:val="29"/>
        </w:numPr>
        <w:ind w:firstLineChars="0"/>
      </w:pPr>
      <w:r>
        <w:t>ReplSize</w:t>
      </w:r>
    </w:p>
    <w:p w:rsidR="005F3FB5" w:rsidRDefault="00E226AA" w:rsidP="00E226AA">
      <w:pPr>
        <w:pStyle w:val="ListParagraph"/>
        <w:numPr>
          <w:ilvl w:val="1"/>
          <w:numId w:val="29"/>
        </w:numPr>
        <w:ind w:firstLineChars="0"/>
      </w:pPr>
      <w:r>
        <w:lastRenderedPageBreak/>
        <w:t>StrictDataMode</w:t>
      </w:r>
    </w:p>
    <w:p w:rsidR="00D50A47" w:rsidRDefault="00D50A47" w:rsidP="00D50A47"/>
    <w:p w:rsidR="000F0F53" w:rsidRDefault="000F0F53" w:rsidP="00D50A47">
      <w:r>
        <w:rPr>
          <w:rFonts w:hint="eastAsia"/>
        </w:rPr>
        <w:t>注：</w:t>
      </w:r>
    </w:p>
    <w:p w:rsidR="00FF3457" w:rsidRDefault="00FF3457" w:rsidP="00D50A47">
      <w:r>
        <w:rPr>
          <w:rFonts w:hint="eastAsia"/>
        </w:rPr>
        <w:t>coord</w:t>
      </w:r>
      <w:r w:rsidR="000F0F53">
        <w:rPr>
          <w:rFonts w:hint="eastAsia"/>
        </w:rPr>
        <w:t>对多个</w:t>
      </w:r>
      <w:r w:rsidR="000F0F53">
        <w:rPr>
          <w:rFonts w:hint="eastAsia"/>
        </w:rPr>
        <w:t>Alter</w:t>
      </w:r>
      <w:r w:rsidR="000F0F53">
        <w:rPr>
          <w:rFonts w:hint="eastAsia"/>
        </w:rPr>
        <w:t>动作拆分</w:t>
      </w:r>
      <w:r w:rsidR="00256F28">
        <w:rPr>
          <w:rFonts w:hint="eastAsia"/>
        </w:rPr>
        <w:t>（</w:t>
      </w:r>
      <w:r w:rsidR="00256F28">
        <w:rPr>
          <w:rFonts w:hint="eastAsia"/>
        </w:rPr>
        <w:t>set attributes</w:t>
      </w:r>
      <w:r w:rsidR="00256F28">
        <w:rPr>
          <w:rFonts w:hint="eastAsia"/>
        </w:rPr>
        <w:t>算一个动作）</w:t>
      </w:r>
      <w:r w:rsidR="000F0F53">
        <w:rPr>
          <w:rFonts w:hint="eastAsia"/>
        </w:rPr>
        <w:t>，</w:t>
      </w:r>
      <w:r>
        <w:rPr>
          <w:rFonts w:hint="eastAsia"/>
        </w:rPr>
        <w:t>一个一个发送</w:t>
      </w:r>
    </w:p>
    <w:p w:rsidR="00A17927" w:rsidRDefault="00A17927" w:rsidP="00A17927">
      <w:pPr>
        <w:pStyle w:val="Heading4"/>
      </w:pPr>
      <w:r>
        <w:rPr>
          <w:rFonts w:hint="eastAsia"/>
        </w:rPr>
        <w:t>Alter Collection Space</w:t>
      </w:r>
    </w:p>
    <w:p w:rsidR="00A17927" w:rsidRDefault="00A17927" w:rsidP="00A17927"/>
    <w:p w:rsidR="00956EF9" w:rsidRDefault="00956EF9" w:rsidP="00956EF9">
      <w:pPr>
        <w:pStyle w:val="Heading5"/>
      </w:pPr>
      <w:r>
        <w:rPr>
          <w:rFonts w:hint="eastAsia"/>
        </w:rPr>
        <w:t>流程</w:t>
      </w:r>
    </w:p>
    <w:p w:rsidR="00956EF9" w:rsidRDefault="00956EF9" w:rsidP="00956EF9"/>
    <w:p w:rsidR="00956EF9" w:rsidRPr="00956EF9" w:rsidRDefault="00A46E4B" w:rsidP="00956EF9">
      <w:r>
        <w:rPr>
          <w:noProof/>
        </w:rPr>
        <w:drawing>
          <wp:inline distT="0" distB="0" distL="0" distR="0">
            <wp:extent cx="5274310" cy="5472316"/>
            <wp:effectExtent l="19050" t="0" r="254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72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6EF9" w:rsidRDefault="00956EF9" w:rsidP="00A17927"/>
    <w:p w:rsidR="00B84084" w:rsidRDefault="00B84084" w:rsidP="0095138D">
      <w:pPr>
        <w:pStyle w:val="Heading5"/>
      </w:pPr>
      <w:r>
        <w:rPr>
          <w:rFonts w:hint="eastAsia"/>
        </w:rPr>
        <w:lastRenderedPageBreak/>
        <w:t>错误处理</w:t>
      </w:r>
    </w:p>
    <w:p w:rsidR="007C439C" w:rsidRPr="00B84084" w:rsidRDefault="00B84084" w:rsidP="00A46E4B">
      <w:r>
        <w:rPr>
          <w:rFonts w:hint="eastAsia"/>
        </w:rPr>
        <w:t>只涉及</w:t>
      </w:r>
      <w:r>
        <w:rPr>
          <w:rFonts w:hint="eastAsia"/>
        </w:rPr>
        <w:t>Coord</w:t>
      </w:r>
      <w:r>
        <w:rPr>
          <w:rFonts w:hint="eastAsia"/>
        </w:rPr>
        <w:t>和</w:t>
      </w:r>
      <w:r>
        <w:rPr>
          <w:rFonts w:hint="eastAsia"/>
        </w:rPr>
        <w:t>Catalog</w:t>
      </w:r>
      <w:r>
        <w:rPr>
          <w:rFonts w:hint="eastAsia"/>
        </w:rPr>
        <w:t>节点</w:t>
      </w:r>
      <w:r w:rsidR="00A46E4B">
        <w:rPr>
          <w:rFonts w:hint="eastAsia"/>
        </w:rPr>
        <w:t>时</w:t>
      </w:r>
      <w:r>
        <w:rPr>
          <w:rFonts w:hint="eastAsia"/>
        </w:rPr>
        <w:t>，不需要回滚</w:t>
      </w:r>
    </w:p>
    <w:p w:rsidR="005D2B3B" w:rsidRDefault="007A1E5B" w:rsidP="0095138D">
      <w:pPr>
        <w:pStyle w:val="Heading5"/>
      </w:pPr>
      <w:r>
        <w:rPr>
          <w:rFonts w:hint="eastAsia"/>
        </w:rPr>
        <w:t>添加</w:t>
      </w:r>
      <w:r w:rsidR="005D2B3B">
        <w:rPr>
          <w:rFonts w:hint="eastAsia"/>
        </w:rPr>
        <w:t>消息</w:t>
      </w:r>
    </w:p>
    <w:p w:rsidR="00AE5D44" w:rsidRDefault="00AE5D44" w:rsidP="00200CDC">
      <w:pPr>
        <w:pStyle w:val="Heading6"/>
      </w:pPr>
      <w:r>
        <w:rPr>
          <w:rFonts w:hint="eastAsia"/>
        </w:rPr>
        <w:t>alter collection space</w:t>
      </w:r>
    </w:p>
    <w:p w:rsidR="00AE5D44" w:rsidRDefault="003C468D" w:rsidP="00AE5D44">
      <w:r>
        <w:rPr>
          <w:rFonts w:hint="eastAsia"/>
        </w:rPr>
        <w:t xml:space="preserve">opCode : </w:t>
      </w:r>
      <w:r w:rsidR="00AE5D44">
        <w:rPr>
          <w:rFonts w:hint="eastAsia"/>
        </w:rPr>
        <w:t>MSG_BS_QUERY_REQ</w:t>
      </w:r>
    </w:p>
    <w:p w:rsidR="00AE5D44" w:rsidRDefault="003C468D" w:rsidP="00AE5D44">
      <w:r>
        <w:rPr>
          <w:rFonts w:hint="eastAsia"/>
        </w:rPr>
        <w:t xml:space="preserve">name : </w:t>
      </w:r>
      <w:r w:rsidR="00AE5D44">
        <w:rPr>
          <w:rFonts w:hint="eastAsia"/>
        </w:rPr>
        <w:t>$alter collection space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AE5D44" w:rsidTr="00F92ED0">
        <w:tc>
          <w:tcPr>
            <w:tcW w:w="8522" w:type="dxa"/>
          </w:tcPr>
          <w:p w:rsidR="00AE5D44" w:rsidRDefault="00AE5D44" w:rsidP="00F92ED0">
            <w:pPr>
              <w:ind w:left="0"/>
            </w:pPr>
            <w:r>
              <w:rPr>
                <w:rFonts w:hint="eastAsia"/>
              </w:rPr>
              <w:t>Name : &lt;CollectionName&gt;,</w:t>
            </w:r>
          </w:p>
          <w:p w:rsidR="00AE5D44" w:rsidRDefault="00AE5D44" w:rsidP="00F92ED0">
            <w:pPr>
              <w:ind w:left="0"/>
            </w:pPr>
            <w:r>
              <w:rPr>
                <w:rFonts w:hint="eastAsia"/>
              </w:rPr>
              <w:t>Options : { ... }</w:t>
            </w:r>
          </w:p>
        </w:tc>
      </w:tr>
    </w:tbl>
    <w:p w:rsidR="00AE5D44" w:rsidRPr="00AE5D44" w:rsidRDefault="00AE5D44" w:rsidP="00AE5D44"/>
    <w:p w:rsidR="0095138D" w:rsidRDefault="0023796C" w:rsidP="00200CDC">
      <w:pPr>
        <w:pStyle w:val="Heading6"/>
      </w:pPr>
      <w:r>
        <w:rPr>
          <w:rFonts w:hint="eastAsia"/>
        </w:rPr>
        <w:t>MSG_CAT_ALTER_COLLECTION_SPACE_REQ</w:t>
      </w:r>
    </w:p>
    <w:p w:rsidR="0023796C" w:rsidRDefault="0023796C" w:rsidP="0023796C"/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23796C" w:rsidTr="0023796C">
        <w:tc>
          <w:tcPr>
            <w:tcW w:w="8522" w:type="dxa"/>
          </w:tcPr>
          <w:p w:rsidR="0023796C" w:rsidRDefault="0023796C" w:rsidP="0023796C">
            <w:pPr>
              <w:ind w:left="0"/>
            </w:pPr>
            <w:r>
              <w:rPr>
                <w:rFonts w:hint="eastAsia"/>
              </w:rPr>
              <w:t>Name : &lt;CollectionName&gt;,</w:t>
            </w:r>
          </w:p>
          <w:p w:rsidR="0023796C" w:rsidRDefault="0023796C" w:rsidP="0023796C">
            <w:pPr>
              <w:ind w:left="0"/>
            </w:pPr>
            <w:r>
              <w:rPr>
                <w:rFonts w:hint="eastAsia"/>
              </w:rPr>
              <w:t>Options : { ... }</w:t>
            </w:r>
          </w:p>
        </w:tc>
      </w:tr>
    </w:tbl>
    <w:p w:rsidR="0023796C" w:rsidRPr="0023796C" w:rsidRDefault="0023796C" w:rsidP="0023796C"/>
    <w:p w:rsidR="001A7015" w:rsidRDefault="00725A6E" w:rsidP="00200CDC">
      <w:pPr>
        <w:pStyle w:val="Heading6"/>
      </w:pPr>
      <w:r>
        <w:rPr>
          <w:rFonts w:hint="eastAsia"/>
        </w:rPr>
        <w:t>MSG_CAT_ALTER_COLLECTION_SPACE_RSP</w:t>
      </w:r>
    </w:p>
    <w:p w:rsidR="00725A6E" w:rsidRDefault="00725A6E" w:rsidP="00725A6E">
      <w:r>
        <w:rPr>
          <w:rFonts w:hint="eastAsia"/>
        </w:rPr>
        <w:t>错误码返回</w:t>
      </w:r>
    </w:p>
    <w:p w:rsidR="00725A6E" w:rsidRDefault="00725A6E" w:rsidP="00725A6E"/>
    <w:p w:rsidR="00725A6E" w:rsidRDefault="00725A6E" w:rsidP="00725A6E">
      <w:r w:rsidRPr="00725A6E">
        <w:t>SDB_DMS_CS_NOT_EMPTY</w:t>
      </w:r>
      <w:r>
        <w:rPr>
          <w:rFonts w:hint="eastAsia"/>
        </w:rPr>
        <w:t xml:space="preserve"> : </w:t>
      </w:r>
      <w:r>
        <w:rPr>
          <w:rFonts w:hint="eastAsia"/>
        </w:rPr>
        <w:t>集合空间非空</w:t>
      </w:r>
    </w:p>
    <w:p w:rsidR="00E565EC" w:rsidRDefault="00E565EC" w:rsidP="00725A6E"/>
    <w:p w:rsidR="00E565EC" w:rsidRDefault="00E565EC" w:rsidP="004840E7">
      <w:pPr>
        <w:pStyle w:val="Heading5"/>
      </w:pPr>
      <w:r>
        <w:rPr>
          <w:rFonts w:hint="eastAsia"/>
        </w:rPr>
        <w:t>选项</w:t>
      </w:r>
    </w:p>
    <w:p w:rsidR="00E565EC" w:rsidRDefault="00E565EC" w:rsidP="00C570A0">
      <w:pPr>
        <w:pStyle w:val="Heading6"/>
      </w:pPr>
      <w:r>
        <w:rPr>
          <w:rFonts w:hint="eastAsia"/>
        </w:rPr>
        <w:t>选项定义</w:t>
      </w:r>
    </w:p>
    <w:tbl>
      <w:tblPr>
        <w:tblStyle w:val="TableGrid"/>
        <w:tblW w:w="0" w:type="auto"/>
        <w:tblInd w:w="357" w:type="dxa"/>
        <w:tblLook w:val="04A0"/>
      </w:tblPr>
      <w:tblGrid>
        <w:gridCol w:w="516"/>
        <w:gridCol w:w="953"/>
        <w:gridCol w:w="1282"/>
      </w:tblGrid>
      <w:tr w:rsidR="00E565EC" w:rsidRPr="00AC6779" w:rsidTr="00F92ED0"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分类</w:t>
            </w: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描述</w:t>
            </w:r>
          </w:p>
        </w:tc>
      </w:tr>
      <w:tr w:rsidR="00E565EC" w:rsidRPr="00AC6779" w:rsidTr="00F92ED0"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名字</w:t>
            </w: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集合空间名称</w:t>
            </w:r>
          </w:p>
        </w:tc>
      </w:tr>
      <w:tr w:rsidR="00E565EC" w:rsidRPr="00AC6779" w:rsidTr="00F92ED0"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属性</w:t>
            </w: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PageSize</w:t>
            </w: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数据页大小</w:t>
            </w:r>
          </w:p>
        </w:tc>
      </w:tr>
      <w:tr w:rsidR="00E565EC" w:rsidRPr="00AC6779" w:rsidTr="00F92ED0"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LogPageSize</w:t>
            </w: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LOB </w:t>
            </w:r>
            <w:r>
              <w:rPr>
                <w:rFonts w:hint="eastAsia"/>
                <w:sz w:val="15"/>
                <w:szCs w:val="15"/>
              </w:rPr>
              <w:t>数据页大小</w:t>
            </w:r>
          </w:p>
        </w:tc>
      </w:tr>
      <w:tr w:rsidR="00E565EC" w:rsidRPr="00AC6779" w:rsidTr="00F92ED0"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Domain</w:t>
            </w: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域</w:t>
            </w:r>
          </w:p>
        </w:tc>
      </w:tr>
    </w:tbl>
    <w:p w:rsidR="00E565EC" w:rsidRDefault="00E565EC" w:rsidP="00E565EC"/>
    <w:p w:rsidR="00E565EC" w:rsidRDefault="00E565EC" w:rsidP="00C570A0">
      <w:pPr>
        <w:pStyle w:val="Heading6"/>
      </w:pPr>
      <w:r>
        <w:rPr>
          <w:rFonts w:hint="eastAsia"/>
        </w:rPr>
        <w:t>选项创建</w:t>
      </w:r>
    </w:p>
    <w:p w:rsidR="00E565EC" w:rsidRDefault="00E565EC" w:rsidP="00E565EC"/>
    <w:tbl>
      <w:tblPr>
        <w:tblStyle w:val="TableGrid"/>
        <w:tblW w:w="5000" w:type="pct"/>
        <w:tblLook w:val="04A0"/>
      </w:tblPr>
      <w:tblGrid>
        <w:gridCol w:w="953"/>
        <w:gridCol w:w="883"/>
        <w:gridCol w:w="379"/>
        <w:gridCol w:w="673"/>
        <w:gridCol w:w="3919"/>
        <w:gridCol w:w="379"/>
        <w:gridCol w:w="1336"/>
      </w:tblGrid>
      <w:tr w:rsidR="00E565EC" w:rsidRPr="00AC6779" w:rsidTr="00F92ED0">
        <w:tc>
          <w:tcPr>
            <w:tcW w:w="499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462" w:type="pct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类型</w:t>
            </w:r>
          </w:p>
        </w:tc>
        <w:tc>
          <w:tcPr>
            <w:tcW w:w="262" w:type="pct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352" w:type="pct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默认值</w:t>
            </w:r>
          </w:p>
        </w:tc>
        <w:tc>
          <w:tcPr>
            <w:tcW w:w="2339" w:type="pct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约束</w:t>
            </w:r>
          </w:p>
        </w:tc>
        <w:tc>
          <w:tcPr>
            <w:tcW w:w="262" w:type="pct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依赖</w:t>
            </w:r>
          </w:p>
        </w:tc>
        <w:tc>
          <w:tcPr>
            <w:tcW w:w="823" w:type="pct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后续动作</w:t>
            </w:r>
          </w:p>
        </w:tc>
      </w:tr>
      <w:tr w:rsidR="00E565EC" w:rsidRPr="00AC6779" w:rsidTr="00F92ED0">
        <w:tc>
          <w:tcPr>
            <w:tcW w:w="499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462" w:type="pct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String</w:t>
            </w:r>
          </w:p>
        </w:tc>
        <w:tc>
          <w:tcPr>
            <w:tcW w:w="262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必须</w:t>
            </w:r>
          </w:p>
        </w:tc>
        <w:tc>
          <w:tcPr>
            <w:tcW w:w="352" w:type="pct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2339" w:type="pct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1. 1-127 </w:t>
            </w:r>
            <w:r>
              <w:rPr>
                <w:rFonts w:hint="eastAsia"/>
                <w:sz w:val="15"/>
                <w:szCs w:val="15"/>
              </w:rPr>
              <w:t>个字符</w:t>
            </w:r>
          </w:p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2. </w:t>
            </w:r>
            <w:r>
              <w:rPr>
                <w:rFonts w:hint="eastAsia"/>
                <w:sz w:val="15"/>
                <w:szCs w:val="15"/>
              </w:rPr>
              <w:t>不以</w:t>
            </w:r>
            <w:r>
              <w:rPr>
                <w:rFonts w:hint="eastAsia"/>
                <w:sz w:val="15"/>
                <w:szCs w:val="15"/>
              </w:rPr>
              <w:t xml:space="preserve"> "$" </w:t>
            </w:r>
            <w:r>
              <w:rPr>
                <w:rFonts w:hint="eastAsia"/>
                <w:sz w:val="15"/>
                <w:szCs w:val="15"/>
              </w:rPr>
              <w:t>开头</w:t>
            </w:r>
          </w:p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3. </w:t>
            </w:r>
            <w:r>
              <w:rPr>
                <w:rFonts w:hint="eastAsia"/>
                <w:sz w:val="15"/>
                <w:szCs w:val="15"/>
              </w:rPr>
              <w:t>不包含</w:t>
            </w:r>
            <w:r>
              <w:rPr>
                <w:rFonts w:hint="eastAsia"/>
                <w:sz w:val="15"/>
                <w:szCs w:val="15"/>
              </w:rPr>
              <w:t xml:space="preserve"> "."</w:t>
            </w:r>
          </w:p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4. </w:t>
            </w:r>
            <w:r>
              <w:rPr>
                <w:rFonts w:hint="eastAsia"/>
                <w:sz w:val="15"/>
                <w:szCs w:val="15"/>
              </w:rPr>
              <w:t>不以</w:t>
            </w:r>
            <w:r>
              <w:rPr>
                <w:rFonts w:hint="eastAsia"/>
                <w:sz w:val="15"/>
                <w:szCs w:val="15"/>
              </w:rPr>
              <w:t xml:space="preserve"> "SYS" </w:t>
            </w:r>
            <w:r>
              <w:rPr>
                <w:rFonts w:hint="eastAsia"/>
                <w:sz w:val="15"/>
                <w:szCs w:val="15"/>
              </w:rPr>
              <w:t>开头</w:t>
            </w:r>
          </w:p>
        </w:tc>
        <w:tc>
          <w:tcPr>
            <w:tcW w:w="262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823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</w:p>
        </w:tc>
      </w:tr>
      <w:tr w:rsidR="00E565EC" w:rsidRPr="00AC6779" w:rsidTr="00F92ED0">
        <w:tc>
          <w:tcPr>
            <w:tcW w:w="499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PageSize</w:t>
            </w:r>
          </w:p>
        </w:tc>
        <w:tc>
          <w:tcPr>
            <w:tcW w:w="462" w:type="pct"/>
          </w:tcPr>
          <w:p w:rsidR="00E565EC" w:rsidRPr="00776E5F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NumberInt</w:t>
            </w:r>
          </w:p>
        </w:tc>
        <w:tc>
          <w:tcPr>
            <w:tcW w:w="262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可选</w:t>
            </w:r>
          </w:p>
        </w:tc>
        <w:tc>
          <w:tcPr>
            <w:tcW w:w="352" w:type="pct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65536</w:t>
            </w:r>
          </w:p>
        </w:tc>
        <w:tc>
          <w:tcPr>
            <w:tcW w:w="2339" w:type="pct"/>
          </w:tcPr>
          <w:p w:rsidR="00E565EC" w:rsidRPr="000963B1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取值为</w:t>
            </w:r>
            <w:r>
              <w:rPr>
                <w:rFonts w:hint="eastAsia"/>
                <w:sz w:val="15"/>
                <w:szCs w:val="15"/>
              </w:rPr>
              <w:t xml:space="preserve"> 0, 4096, 8192, 16384, 32768, 65536 </w:t>
            </w:r>
            <w:r>
              <w:rPr>
                <w:rFonts w:hint="eastAsia"/>
                <w:sz w:val="15"/>
                <w:szCs w:val="15"/>
              </w:rPr>
              <w:t>之一</w:t>
            </w:r>
          </w:p>
        </w:tc>
        <w:tc>
          <w:tcPr>
            <w:tcW w:w="262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823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</w:p>
        </w:tc>
      </w:tr>
      <w:tr w:rsidR="00E565EC" w:rsidRPr="00AC6779" w:rsidTr="00F92ED0">
        <w:tc>
          <w:tcPr>
            <w:tcW w:w="499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LogPageSize</w:t>
            </w:r>
          </w:p>
        </w:tc>
        <w:tc>
          <w:tcPr>
            <w:tcW w:w="462" w:type="pct"/>
          </w:tcPr>
          <w:p w:rsidR="00E565EC" w:rsidRPr="00776E5F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NumberInt</w:t>
            </w:r>
          </w:p>
        </w:tc>
        <w:tc>
          <w:tcPr>
            <w:tcW w:w="262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可选</w:t>
            </w:r>
          </w:p>
        </w:tc>
        <w:tc>
          <w:tcPr>
            <w:tcW w:w="352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262144</w:t>
            </w:r>
          </w:p>
        </w:tc>
        <w:tc>
          <w:tcPr>
            <w:tcW w:w="2339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取值为</w:t>
            </w:r>
            <w:r>
              <w:rPr>
                <w:rFonts w:hint="eastAsia"/>
                <w:sz w:val="15"/>
                <w:szCs w:val="15"/>
              </w:rPr>
              <w:t xml:space="preserve"> 0, 4096, 8192, 16384, 32768, 65536, 131027, 262144, 524288 </w:t>
            </w:r>
            <w:r>
              <w:rPr>
                <w:rFonts w:hint="eastAsia"/>
                <w:sz w:val="15"/>
                <w:szCs w:val="15"/>
              </w:rPr>
              <w:t>之一</w:t>
            </w:r>
          </w:p>
        </w:tc>
        <w:tc>
          <w:tcPr>
            <w:tcW w:w="262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823" w:type="pct"/>
          </w:tcPr>
          <w:p w:rsidR="00E565EC" w:rsidRPr="00475307" w:rsidRDefault="00E565EC" w:rsidP="00F92ED0">
            <w:pPr>
              <w:ind w:left="0"/>
              <w:rPr>
                <w:sz w:val="15"/>
                <w:szCs w:val="15"/>
              </w:rPr>
            </w:pPr>
          </w:p>
        </w:tc>
      </w:tr>
      <w:tr w:rsidR="00E565EC" w:rsidRPr="00AC6779" w:rsidTr="00F92ED0">
        <w:tc>
          <w:tcPr>
            <w:tcW w:w="499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Domain</w:t>
            </w:r>
          </w:p>
        </w:tc>
        <w:tc>
          <w:tcPr>
            <w:tcW w:w="462" w:type="pct"/>
          </w:tcPr>
          <w:p w:rsidR="00E565EC" w:rsidRPr="00776E5F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String</w:t>
            </w:r>
          </w:p>
        </w:tc>
        <w:tc>
          <w:tcPr>
            <w:tcW w:w="262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可选</w:t>
            </w:r>
          </w:p>
        </w:tc>
        <w:tc>
          <w:tcPr>
            <w:tcW w:w="352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2339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262" w:type="pct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823" w:type="pct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检查</w:t>
            </w:r>
            <w:r>
              <w:rPr>
                <w:rFonts w:hint="eastAsia"/>
                <w:sz w:val="15"/>
                <w:szCs w:val="15"/>
              </w:rPr>
              <w:t>Domain</w:t>
            </w:r>
            <w:r>
              <w:rPr>
                <w:rFonts w:hint="eastAsia"/>
                <w:sz w:val="15"/>
                <w:szCs w:val="15"/>
              </w:rPr>
              <w:t>的有效性</w:t>
            </w:r>
          </w:p>
        </w:tc>
      </w:tr>
    </w:tbl>
    <w:p w:rsidR="00E565EC" w:rsidRDefault="00E565EC" w:rsidP="00E565EC"/>
    <w:p w:rsidR="00E565EC" w:rsidRDefault="00E565EC" w:rsidP="00C570A0">
      <w:pPr>
        <w:pStyle w:val="Heading6"/>
      </w:pPr>
      <w:r>
        <w:rPr>
          <w:rFonts w:hint="eastAsia"/>
        </w:rPr>
        <w:t>选项存储</w:t>
      </w:r>
    </w:p>
    <w:p w:rsidR="00E565EC" w:rsidRDefault="00E565EC" w:rsidP="00E565EC"/>
    <w:tbl>
      <w:tblPr>
        <w:tblStyle w:val="TableGrid"/>
        <w:tblW w:w="0" w:type="auto"/>
        <w:tblInd w:w="357" w:type="dxa"/>
        <w:tblLook w:val="04A0"/>
      </w:tblPr>
      <w:tblGrid>
        <w:gridCol w:w="953"/>
        <w:gridCol w:w="1009"/>
        <w:gridCol w:w="1135"/>
      </w:tblGrid>
      <w:tr w:rsidR="00E565EC" w:rsidRPr="00AC6779" w:rsidTr="00F92ED0"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Catalog</w:t>
            </w:r>
            <w:r>
              <w:rPr>
                <w:rFonts w:hint="eastAsia"/>
                <w:sz w:val="15"/>
                <w:szCs w:val="15"/>
              </w:rPr>
              <w:t>存储</w:t>
            </w: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Data</w:t>
            </w:r>
            <w:r>
              <w:rPr>
                <w:rFonts w:hint="eastAsia"/>
                <w:sz w:val="15"/>
                <w:szCs w:val="15"/>
              </w:rPr>
              <w:t>存储</w:t>
            </w:r>
          </w:p>
        </w:tc>
      </w:tr>
      <w:tr w:rsidR="00E565EC" w:rsidRPr="00AC6779" w:rsidTr="00F92ED0"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0" w:type="auto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MetadataBlock</w:t>
            </w:r>
          </w:p>
        </w:tc>
      </w:tr>
      <w:tr w:rsidR="00E565EC" w:rsidRPr="00AC6779" w:rsidTr="00F92ED0"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PageSize</w:t>
            </w: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0" w:type="auto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StorageUnit</w:t>
            </w:r>
          </w:p>
        </w:tc>
      </w:tr>
      <w:tr w:rsidR="00E565EC" w:rsidRPr="00AC6779" w:rsidTr="00F92ED0"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LogPageSize</w:t>
            </w: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0" w:type="auto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StorageUnit</w:t>
            </w:r>
          </w:p>
        </w:tc>
      </w:tr>
      <w:tr w:rsidR="00E565EC" w:rsidRPr="00AC6779" w:rsidTr="00F92ED0"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Domain</w:t>
            </w:r>
          </w:p>
        </w:tc>
        <w:tc>
          <w:tcPr>
            <w:tcW w:w="0" w:type="auto"/>
          </w:tcPr>
          <w:p w:rsidR="00E565EC" w:rsidRPr="00AC6779" w:rsidRDefault="00E565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0" w:type="auto"/>
          </w:tcPr>
          <w:p w:rsidR="00E565EC" w:rsidRDefault="00E565EC" w:rsidP="00F92ED0">
            <w:pPr>
              <w:ind w:left="0"/>
              <w:rPr>
                <w:sz w:val="15"/>
                <w:szCs w:val="15"/>
              </w:rPr>
            </w:pPr>
          </w:p>
        </w:tc>
      </w:tr>
    </w:tbl>
    <w:p w:rsidR="00E565EC" w:rsidRDefault="00E565EC" w:rsidP="00E565EC"/>
    <w:p w:rsidR="00E565EC" w:rsidRDefault="00E565EC" w:rsidP="00C570A0">
      <w:pPr>
        <w:pStyle w:val="Heading6"/>
      </w:pPr>
      <w:r>
        <w:rPr>
          <w:rFonts w:hint="eastAsia"/>
        </w:rPr>
        <w:t>选项修改</w:t>
      </w:r>
    </w:p>
    <w:p w:rsidR="00E565EC" w:rsidRDefault="00E565EC" w:rsidP="00E565EC"/>
    <w:tbl>
      <w:tblPr>
        <w:tblStyle w:val="TableGrid"/>
        <w:tblW w:w="0" w:type="auto"/>
        <w:tblInd w:w="357" w:type="dxa"/>
        <w:tblLook w:val="04A0"/>
      </w:tblPr>
      <w:tblGrid>
        <w:gridCol w:w="953"/>
        <w:gridCol w:w="513"/>
        <w:gridCol w:w="2329"/>
        <w:gridCol w:w="1953"/>
        <w:gridCol w:w="823"/>
        <w:gridCol w:w="907"/>
        <w:gridCol w:w="687"/>
      </w:tblGrid>
      <w:tr w:rsidR="008F74AF" w:rsidRPr="00AC6779" w:rsidTr="00F92ED0">
        <w:tc>
          <w:tcPr>
            <w:tcW w:w="0" w:type="auto"/>
          </w:tcPr>
          <w:p w:rsidR="008F74AF" w:rsidRPr="00AC6779" w:rsidRDefault="008F74AF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0" w:type="auto"/>
          </w:tcPr>
          <w:p w:rsidR="008F74AF" w:rsidRPr="00AC6779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Alter</w:t>
            </w: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修改条件</w:t>
            </w: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Catalog</w:t>
            </w:r>
            <w:r>
              <w:rPr>
                <w:rFonts w:hint="eastAsia"/>
                <w:sz w:val="15"/>
                <w:szCs w:val="15"/>
              </w:rPr>
              <w:t>修改</w:t>
            </w: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Data</w:t>
            </w:r>
            <w:r>
              <w:rPr>
                <w:rFonts w:hint="eastAsia"/>
                <w:sz w:val="15"/>
                <w:szCs w:val="15"/>
              </w:rPr>
              <w:t>修改</w:t>
            </w: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Coord</w:t>
            </w:r>
            <w:r>
              <w:rPr>
                <w:rFonts w:hint="eastAsia"/>
                <w:sz w:val="15"/>
                <w:szCs w:val="15"/>
              </w:rPr>
              <w:t>修改</w:t>
            </w:r>
          </w:p>
        </w:tc>
        <w:tc>
          <w:tcPr>
            <w:tcW w:w="0" w:type="auto"/>
          </w:tcPr>
          <w:p w:rsidR="008F74AF" w:rsidRPr="00AC6779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备注</w:t>
            </w:r>
          </w:p>
        </w:tc>
      </w:tr>
      <w:tr w:rsidR="008F74AF" w:rsidRPr="00AC6779" w:rsidTr="00F92ED0">
        <w:tc>
          <w:tcPr>
            <w:tcW w:w="0" w:type="auto"/>
          </w:tcPr>
          <w:p w:rsidR="008F74AF" w:rsidRPr="00AC6779" w:rsidRDefault="008F74AF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:rsidR="008F74AF" w:rsidRPr="00AC6779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否</w:t>
            </w: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rename</w:t>
            </w:r>
          </w:p>
        </w:tc>
      </w:tr>
      <w:tr w:rsidR="008F74AF" w:rsidRPr="00AC6779" w:rsidTr="00F92ED0">
        <w:tc>
          <w:tcPr>
            <w:tcW w:w="0" w:type="auto"/>
          </w:tcPr>
          <w:p w:rsidR="008F74AF" w:rsidRPr="00AC6779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PageSize</w:t>
            </w:r>
          </w:p>
        </w:tc>
        <w:tc>
          <w:tcPr>
            <w:tcW w:w="0" w:type="auto"/>
          </w:tcPr>
          <w:p w:rsidR="008F74AF" w:rsidRPr="00AC6779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是</w:t>
            </w: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空集合空间</w:t>
            </w: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修改</w:t>
            </w:r>
            <w:r>
              <w:rPr>
                <w:rFonts w:hint="eastAsia"/>
                <w:sz w:val="15"/>
                <w:szCs w:val="15"/>
              </w:rPr>
              <w:t>SYSCOLLECTIONSPACES</w:t>
            </w: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</w:p>
        </w:tc>
      </w:tr>
      <w:tr w:rsidR="008F74AF" w:rsidRPr="00AC6779" w:rsidTr="00F92ED0">
        <w:tc>
          <w:tcPr>
            <w:tcW w:w="0" w:type="auto"/>
          </w:tcPr>
          <w:p w:rsidR="008F74AF" w:rsidRPr="00AC6779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LogPageSize</w:t>
            </w:r>
          </w:p>
        </w:tc>
        <w:tc>
          <w:tcPr>
            <w:tcW w:w="0" w:type="auto"/>
          </w:tcPr>
          <w:p w:rsidR="008F74AF" w:rsidRPr="00AC6779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是</w:t>
            </w: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空集合空间</w:t>
            </w:r>
          </w:p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数据节点判断是否有</w:t>
            </w:r>
            <w:r>
              <w:rPr>
                <w:rFonts w:hint="eastAsia"/>
                <w:sz w:val="15"/>
                <w:szCs w:val="15"/>
              </w:rPr>
              <w:t>LOB</w:t>
            </w:r>
            <w:r w:rsidR="00BE470A">
              <w:rPr>
                <w:rFonts w:hint="eastAsia"/>
                <w:sz w:val="15"/>
                <w:szCs w:val="15"/>
              </w:rPr>
              <w:t>文件</w:t>
            </w: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修改</w:t>
            </w:r>
            <w:r>
              <w:rPr>
                <w:rFonts w:hint="eastAsia"/>
                <w:sz w:val="15"/>
                <w:szCs w:val="15"/>
              </w:rPr>
              <w:t>SYSCOLLECTIONSPACES</w:t>
            </w: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</w:p>
        </w:tc>
      </w:tr>
      <w:tr w:rsidR="008F74AF" w:rsidRPr="00AC6779" w:rsidTr="00F92ED0">
        <w:tc>
          <w:tcPr>
            <w:tcW w:w="0" w:type="auto"/>
          </w:tcPr>
          <w:p w:rsidR="008F74AF" w:rsidRPr="00AC6779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Domain</w:t>
            </w:r>
          </w:p>
        </w:tc>
        <w:tc>
          <w:tcPr>
            <w:tcW w:w="0" w:type="auto"/>
          </w:tcPr>
          <w:p w:rsidR="008F74AF" w:rsidRPr="00AC6779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是</w:t>
            </w: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需要判断是否组被新</w:t>
            </w:r>
            <w:r>
              <w:rPr>
                <w:rFonts w:hint="eastAsia"/>
                <w:sz w:val="15"/>
                <w:szCs w:val="15"/>
              </w:rPr>
              <w:t>domain</w:t>
            </w:r>
            <w:r>
              <w:rPr>
                <w:rFonts w:hint="eastAsia"/>
                <w:sz w:val="15"/>
                <w:szCs w:val="15"/>
              </w:rPr>
              <w:t>包含</w:t>
            </w: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修改</w:t>
            </w:r>
            <w:r>
              <w:rPr>
                <w:rFonts w:hint="eastAsia"/>
                <w:sz w:val="15"/>
                <w:szCs w:val="15"/>
              </w:rPr>
              <w:t>SYSCOLLECTIONSPACES</w:t>
            </w: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8F74AF" w:rsidRDefault="008F74AF" w:rsidP="00F92ED0">
            <w:pPr>
              <w:ind w:left="0"/>
              <w:rPr>
                <w:sz w:val="15"/>
                <w:szCs w:val="15"/>
              </w:rPr>
            </w:pPr>
          </w:p>
        </w:tc>
      </w:tr>
    </w:tbl>
    <w:p w:rsidR="00E565EC" w:rsidRDefault="00E565EC" w:rsidP="00E565EC"/>
    <w:p w:rsidR="00E565EC" w:rsidRDefault="00E565EC" w:rsidP="00725A6E"/>
    <w:p w:rsidR="00E565EC" w:rsidRPr="00725A6E" w:rsidRDefault="00E565EC" w:rsidP="00725A6E"/>
    <w:p w:rsidR="001A7015" w:rsidRDefault="001A7015" w:rsidP="001A7015">
      <w:pPr>
        <w:pStyle w:val="Heading4"/>
      </w:pPr>
      <w:r>
        <w:rPr>
          <w:rFonts w:hint="eastAsia"/>
        </w:rPr>
        <w:t>Alter Domain</w:t>
      </w:r>
    </w:p>
    <w:p w:rsidR="001A7015" w:rsidRDefault="001A7015" w:rsidP="001A7015"/>
    <w:p w:rsidR="001A7015" w:rsidRDefault="001A7015" w:rsidP="001A7015">
      <w:pPr>
        <w:pStyle w:val="Heading5"/>
      </w:pPr>
      <w:r>
        <w:rPr>
          <w:rFonts w:hint="eastAsia"/>
        </w:rPr>
        <w:t>流程</w:t>
      </w:r>
    </w:p>
    <w:p w:rsidR="001A7015" w:rsidRDefault="001A7015" w:rsidP="001A7015"/>
    <w:p w:rsidR="001A7015" w:rsidRPr="001A7015" w:rsidRDefault="001A7015" w:rsidP="001A7015">
      <w:r>
        <w:rPr>
          <w:rFonts w:hint="eastAsia"/>
          <w:noProof/>
        </w:rPr>
        <w:lastRenderedPageBreak/>
        <w:drawing>
          <wp:inline distT="0" distB="0" distL="0" distR="0">
            <wp:extent cx="5274310" cy="2442098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2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015" w:rsidRDefault="001A7015" w:rsidP="00A17927"/>
    <w:p w:rsidR="00C6197F" w:rsidRPr="00A17927" w:rsidRDefault="00C6197F" w:rsidP="00A17927"/>
    <w:p w:rsidR="00D96BC0" w:rsidRDefault="00D96BC0" w:rsidP="00DB7666">
      <w:pPr>
        <w:pStyle w:val="Heading5"/>
      </w:pPr>
      <w:r>
        <w:rPr>
          <w:rFonts w:hint="eastAsia"/>
        </w:rPr>
        <w:t>错误处理</w:t>
      </w:r>
    </w:p>
    <w:p w:rsidR="00D775A4" w:rsidRPr="00B84084" w:rsidRDefault="00D96BC0" w:rsidP="00D96BC0">
      <w:r>
        <w:rPr>
          <w:rFonts w:hint="eastAsia"/>
        </w:rPr>
        <w:t>只涉及</w:t>
      </w:r>
      <w:r>
        <w:rPr>
          <w:rFonts w:hint="eastAsia"/>
        </w:rPr>
        <w:t>Coord</w:t>
      </w:r>
      <w:r>
        <w:rPr>
          <w:rFonts w:hint="eastAsia"/>
        </w:rPr>
        <w:t>和</w:t>
      </w:r>
      <w:r>
        <w:rPr>
          <w:rFonts w:hint="eastAsia"/>
        </w:rPr>
        <w:t>Catalog</w:t>
      </w:r>
      <w:r>
        <w:rPr>
          <w:rFonts w:hint="eastAsia"/>
        </w:rPr>
        <w:t>节点，不需要回滚</w:t>
      </w:r>
    </w:p>
    <w:p w:rsidR="00D96BC0" w:rsidRPr="00D96BC0" w:rsidRDefault="00D96BC0" w:rsidP="00D96BC0"/>
    <w:p w:rsidR="00E8120D" w:rsidRDefault="00E8120D" w:rsidP="00DB7666">
      <w:pPr>
        <w:pStyle w:val="Heading5"/>
      </w:pPr>
      <w:r>
        <w:rPr>
          <w:rFonts w:hint="eastAsia"/>
        </w:rPr>
        <w:t>选项</w:t>
      </w:r>
    </w:p>
    <w:p w:rsidR="00840343" w:rsidRDefault="00840343" w:rsidP="00840343"/>
    <w:p w:rsidR="00840343" w:rsidRDefault="00840343" w:rsidP="009314BE">
      <w:pPr>
        <w:pStyle w:val="Heading6"/>
      </w:pPr>
      <w:r>
        <w:rPr>
          <w:rFonts w:hint="eastAsia"/>
        </w:rPr>
        <w:t>选项定义</w:t>
      </w:r>
    </w:p>
    <w:tbl>
      <w:tblPr>
        <w:tblStyle w:val="TableGrid"/>
        <w:tblW w:w="0" w:type="auto"/>
        <w:tblInd w:w="357" w:type="dxa"/>
        <w:tblLook w:val="04A0"/>
      </w:tblPr>
      <w:tblGrid>
        <w:gridCol w:w="516"/>
        <w:gridCol w:w="1137"/>
        <w:gridCol w:w="2016"/>
      </w:tblGrid>
      <w:tr w:rsidR="00840343" w:rsidRPr="00AC6779" w:rsidTr="00F92ED0">
        <w:tc>
          <w:tcPr>
            <w:tcW w:w="0" w:type="auto"/>
          </w:tcPr>
          <w:p w:rsidR="00840343" w:rsidRPr="00AC6779" w:rsidRDefault="00840343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分类</w:t>
            </w:r>
          </w:p>
        </w:tc>
        <w:tc>
          <w:tcPr>
            <w:tcW w:w="0" w:type="auto"/>
          </w:tcPr>
          <w:p w:rsidR="00840343" w:rsidRPr="00AC6779" w:rsidRDefault="00840343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0" w:type="auto"/>
          </w:tcPr>
          <w:p w:rsidR="00840343" w:rsidRPr="00AC6779" w:rsidRDefault="0084034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描述</w:t>
            </w:r>
          </w:p>
        </w:tc>
      </w:tr>
      <w:tr w:rsidR="00840343" w:rsidRPr="00AC6779" w:rsidTr="00F92ED0">
        <w:tc>
          <w:tcPr>
            <w:tcW w:w="0" w:type="auto"/>
          </w:tcPr>
          <w:p w:rsidR="00840343" w:rsidRPr="00AC6779" w:rsidRDefault="00840343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名字</w:t>
            </w:r>
          </w:p>
        </w:tc>
        <w:tc>
          <w:tcPr>
            <w:tcW w:w="0" w:type="auto"/>
          </w:tcPr>
          <w:p w:rsidR="00840343" w:rsidRPr="00AC6779" w:rsidRDefault="00840343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:rsidR="00840343" w:rsidRPr="00AC6779" w:rsidRDefault="00A05806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域</w:t>
            </w:r>
            <w:r w:rsidR="00840343">
              <w:rPr>
                <w:rFonts w:hint="eastAsia"/>
                <w:sz w:val="15"/>
                <w:szCs w:val="15"/>
              </w:rPr>
              <w:t>名称</w:t>
            </w:r>
          </w:p>
        </w:tc>
      </w:tr>
      <w:tr w:rsidR="00840343" w:rsidRPr="00AC6779" w:rsidTr="00F92ED0">
        <w:tc>
          <w:tcPr>
            <w:tcW w:w="0" w:type="auto"/>
          </w:tcPr>
          <w:p w:rsidR="00840343" w:rsidRPr="00AC6779" w:rsidRDefault="0084034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属性</w:t>
            </w:r>
          </w:p>
        </w:tc>
        <w:tc>
          <w:tcPr>
            <w:tcW w:w="0" w:type="auto"/>
          </w:tcPr>
          <w:p w:rsidR="00840343" w:rsidRPr="00AC6779" w:rsidRDefault="005A678A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Groups</w:t>
            </w:r>
          </w:p>
        </w:tc>
        <w:tc>
          <w:tcPr>
            <w:tcW w:w="0" w:type="auto"/>
          </w:tcPr>
          <w:p w:rsidR="00840343" w:rsidRPr="00AC6779" w:rsidRDefault="005A678A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域包含的分区组</w:t>
            </w:r>
          </w:p>
        </w:tc>
      </w:tr>
      <w:tr w:rsidR="00750BD8" w:rsidRPr="00AC6779" w:rsidTr="00F92ED0">
        <w:tc>
          <w:tcPr>
            <w:tcW w:w="0" w:type="auto"/>
          </w:tcPr>
          <w:p w:rsidR="00750BD8" w:rsidRPr="00AC6779" w:rsidRDefault="00750BD8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750BD8" w:rsidRDefault="00750BD8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AutoSplit</w:t>
            </w:r>
          </w:p>
        </w:tc>
        <w:tc>
          <w:tcPr>
            <w:tcW w:w="0" w:type="auto"/>
          </w:tcPr>
          <w:p w:rsidR="00750BD8" w:rsidRPr="00AC6779" w:rsidRDefault="00B649DB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标识</w:t>
            </w:r>
            <w:r w:rsidR="00750BD8" w:rsidRPr="00274202">
              <w:rPr>
                <w:rFonts w:hint="eastAsia"/>
                <w:sz w:val="15"/>
                <w:szCs w:val="15"/>
              </w:rPr>
              <w:t>是否开启自动切分功能</w:t>
            </w:r>
          </w:p>
        </w:tc>
      </w:tr>
      <w:tr w:rsidR="00750BD8" w:rsidRPr="00AC6779" w:rsidTr="00F92ED0">
        <w:tc>
          <w:tcPr>
            <w:tcW w:w="0" w:type="auto"/>
          </w:tcPr>
          <w:p w:rsidR="00750BD8" w:rsidRPr="00AC6779" w:rsidRDefault="00750BD8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750BD8" w:rsidRDefault="00750BD8" w:rsidP="00F92ED0">
            <w:pPr>
              <w:ind w:left="0"/>
              <w:rPr>
                <w:sz w:val="15"/>
                <w:szCs w:val="15"/>
              </w:rPr>
            </w:pPr>
            <w:r w:rsidRPr="00C7076E">
              <w:rPr>
                <w:sz w:val="15"/>
                <w:szCs w:val="15"/>
              </w:rPr>
              <w:t>AutoRebalance</w:t>
            </w:r>
          </w:p>
        </w:tc>
        <w:tc>
          <w:tcPr>
            <w:tcW w:w="0" w:type="auto"/>
          </w:tcPr>
          <w:p w:rsidR="00750BD8" w:rsidRPr="00274202" w:rsidRDefault="00750BD8" w:rsidP="00F92ED0">
            <w:pPr>
              <w:ind w:left="0"/>
              <w:rPr>
                <w:sz w:val="15"/>
                <w:szCs w:val="15"/>
              </w:rPr>
            </w:pPr>
          </w:p>
        </w:tc>
      </w:tr>
    </w:tbl>
    <w:p w:rsidR="00840343" w:rsidRDefault="00840343" w:rsidP="00840343"/>
    <w:p w:rsidR="00840343" w:rsidRDefault="00840343" w:rsidP="009314BE">
      <w:pPr>
        <w:pStyle w:val="Heading6"/>
      </w:pPr>
      <w:r>
        <w:rPr>
          <w:rFonts w:hint="eastAsia"/>
        </w:rPr>
        <w:t>选项创建</w:t>
      </w:r>
    </w:p>
    <w:p w:rsidR="00840343" w:rsidRDefault="00840343" w:rsidP="00840343"/>
    <w:tbl>
      <w:tblPr>
        <w:tblStyle w:val="TableGrid"/>
        <w:tblW w:w="5000" w:type="pct"/>
        <w:tblLook w:val="04A0"/>
      </w:tblPr>
      <w:tblGrid>
        <w:gridCol w:w="1137"/>
        <w:gridCol w:w="852"/>
        <w:gridCol w:w="366"/>
        <w:gridCol w:w="625"/>
        <w:gridCol w:w="3888"/>
        <w:gridCol w:w="366"/>
        <w:gridCol w:w="1288"/>
      </w:tblGrid>
      <w:tr w:rsidR="00840343" w:rsidRPr="00AC6779" w:rsidTr="00D25F76">
        <w:tc>
          <w:tcPr>
            <w:tcW w:w="559" w:type="pct"/>
          </w:tcPr>
          <w:p w:rsidR="00840343" w:rsidRPr="00AC6779" w:rsidRDefault="00840343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518" w:type="pct"/>
          </w:tcPr>
          <w:p w:rsidR="00840343" w:rsidRDefault="0084034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类型</w:t>
            </w:r>
          </w:p>
        </w:tc>
        <w:tc>
          <w:tcPr>
            <w:tcW w:w="222" w:type="pct"/>
          </w:tcPr>
          <w:p w:rsidR="00840343" w:rsidRDefault="00840343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395" w:type="pct"/>
          </w:tcPr>
          <w:p w:rsidR="00840343" w:rsidRDefault="0084034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默认值</w:t>
            </w:r>
          </w:p>
        </w:tc>
        <w:tc>
          <w:tcPr>
            <w:tcW w:w="2299" w:type="pct"/>
          </w:tcPr>
          <w:p w:rsidR="00840343" w:rsidRDefault="0084034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约束</w:t>
            </w:r>
          </w:p>
        </w:tc>
        <w:tc>
          <w:tcPr>
            <w:tcW w:w="222" w:type="pct"/>
          </w:tcPr>
          <w:p w:rsidR="00840343" w:rsidRDefault="0084034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依赖</w:t>
            </w:r>
          </w:p>
        </w:tc>
        <w:tc>
          <w:tcPr>
            <w:tcW w:w="784" w:type="pct"/>
          </w:tcPr>
          <w:p w:rsidR="00840343" w:rsidRDefault="0084034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后续动作</w:t>
            </w:r>
          </w:p>
        </w:tc>
      </w:tr>
      <w:tr w:rsidR="00D25F76" w:rsidRPr="00AC6779" w:rsidTr="00D25F76">
        <w:tc>
          <w:tcPr>
            <w:tcW w:w="559" w:type="pct"/>
          </w:tcPr>
          <w:p w:rsidR="00D25F76" w:rsidRPr="00AC6779" w:rsidRDefault="00D25F76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518" w:type="pct"/>
          </w:tcPr>
          <w:p w:rsidR="00D25F76" w:rsidRDefault="00D25F76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String</w:t>
            </w:r>
          </w:p>
        </w:tc>
        <w:tc>
          <w:tcPr>
            <w:tcW w:w="222" w:type="pct"/>
          </w:tcPr>
          <w:p w:rsidR="00D25F76" w:rsidRPr="00AC6779" w:rsidRDefault="00D25F76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必须</w:t>
            </w:r>
          </w:p>
        </w:tc>
        <w:tc>
          <w:tcPr>
            <w:tcW w:w="395" w:type="pct"/>
          </w:tcPr>
          <w:p w:rsidR="00D25F76" w:rsidRDefault="00D25F76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2299" w:type="pct"/>
          </w:tcPr>
          <w:p w:rsidR="00D25F76" w:rsidRDefault="004B099B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  <w:r w:rsidR="00D25F76">
              <w:rPr>
                <w:rFonts w:hint="eastAsia"/>
                <w:sz w:val="15"/>
                <w:szCs w:val="15"/>
              </w:rPr>
              <w:t xml:space="preserve">. </w:t>
            </w:r>
            <w:r w:rsidR="00D25F76">
              <w:rPr>
                <w:rFonts w:hint="eastAsia"/>
                <w:sz w:val="15"/>
                <w:szCs w:val="15"/>
              </w:rPr>
              <w:t>不以</w:t>
            </w:r>
            <w:r w:rsidR="00D25F76">
              <w:rPr>
                <w:rFonts w:hint="eastAsia"/>
                <w:sz w:val="15"/>
                <w:szCs w:val="15"/>
              </w:rPr>
              <w:t xml:space="preserve"> "$" </w:t>
            </w:r>
            <w:r w:rsidR="00D25F76">
              <w:rPr>
                <w:rFonts w:hint="eastAsia"/>
                <w:sz w:val="15"/>
                <w:szCs w:val="15"/>
              </w:rPr>
              <w:t>开头</w:t>
            </w:r>
          </w:p>
          <w:p w:rsidR="00D25F76" w:rsidRDefault="004B099B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  <w:r w:rsidR="00D25F76">
              <w:rPr>
                <w:rFonts w:hint="eastAsia"/>
                <w:sz w:val="15"/>
                <w:szCs w:val="15"/>
              </w:rPr>
              <w:t xml:space="preserve">. </w:t>
            </w:r>
            <w:r w:rsidR="00D25F76">
              <w:rPr>
                <w:rFonts w:hint="eastAsia"/>
                <w:sz w:val="15"/>
                <w:szCs w:val="15"/>
              </w:rPr>
              <w:t>不包含</w:t>
            </w:r>
            <w:r w:rsidR="00D25F76">
              <w:rPr>
                <w:rFonts w:hint="eastAsia"/>
                <w:sz w:val="15"/>
                <w:szCs w:val="15"/>
              </w:rPr>
              <w:t xml:space="preserve"> "."</w:t>
            </w:r>
          </w:p>
          <w:p w:rsidR="00D25F76" w:rsidRPr="00AC6779" w:rsidRDefault="004B099B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  <w:r w:rsidR="00D25F76">
              <w:rPr>
                <w:rFonts w:hint="eastAsia"/>
                <w:sz w:val="15"/>
                <w:szCs w:val="15"/>
              </w:rPr>
              <w:t xml:space="preserve">. </w:t>
            </w:r>
            <w:r w:rsidR="00D25F76">
              <w:rPr>
                <w:rFonts w:hint="eastAsia"/>
                <w:sz w:val="15"/>
                <w:szCs w:val="15"/>
              </w:rPr>
              <w:t>不以</w:t>
            </w:r>
            <w:r w:rsidR="00D25F76">
              <w:rPr>
                <w:rFonts w:hint="eastAsia"/>
                <w:sz w:val="15"/>
                <w:szCs w:val="15"/>
              </w:rPr>
              <w:t xml:space="preserve"> "SYS" </w:t>
            </w:r>
            <w:r w:rsidR="00D25F76">
              <w:rPr>
                <w:rFonts w:hint="eastAsia"/>
                <w:sz w:val="15"/>
                <w:szCs w:val="15"/>
              </w:rPr>
              <w:t>开头</w:t>
            </w:r>
          </w:p>
        </w:tc>
        <w:tc>
          <w:tcPr>
            <w:tcW w:w="222" w:type="pct"/>
          </w:tcPr>
          <w:p w:rsidR="00D25F76" w:rsidRPr="00AC6779" w:rsidRDefault="00D25F76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784" w:type="pct"/>
          </w:tcPr>
          <w:p w:rsidR="00D25F76" w:rsidRPr="00AC6779" w:rsidRDefault="00D25F76" w:rsidP="00F92ED0">
            <w:pPr>
              <w:ind w:left="0"/>
              <w:rPr>
                <w:sz w:val="15"/>
                <w:szCs w:val="15"/>
              </w:rPr>
            </w:pPr>
          </w:p>
        </w:tc>
      </w:tr>
      <w:tr w:rsidR="00D25F76" w:rsidRPr="00AC6779" w:rsidTr="00D25F76">
        <w:tc>
          <w:tcPr>
            <w:tcW w:w="559" w:type="pct"/>
          </w:tcPr>
          <w:p w:rsidR="00D25F76" w:rsidRPr="00AC6779" w:rsidRDefault="00D25F76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Groups</w:t>
            </w:r>
          </w:p>
        </w:tc>
        <w:tc>
          <w:tcPr>
            <w:tcW w:w="518" w:type="pct"/>
          </w:tcPr>
          <w:p w:rsidR="00D25F76" w:rsidRPr="00776E5F" w:rsidRDefault="002E01EA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String </w:t>
            </w:r>
            <w:r>
              <w:rPr>
                <w:rFonts w:hint="eastAsia"/>
                <w:sz w:val="15"/>
                <w:szCs w:val="15"/>
              </w:rPr>
              <w:t>数组</w:t>
            </w:r>
          </w:p>
        </w:tc>
        <w:tc>
          <w:tcPr>
            <w:tcW w:w="222" w:type="pct"/>
          </w:tcPr>
          <w:p w:rsidR="00D25F76" w:rsidRPr="00AC6779" w:rsidRDefault="002E01EA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必须</w:t>
            </w:r>
          </w:p>
        </w:tc>
        <w:tc>
          <w:tcPr>
            <w:tcW w:w="395" w:type="pct"/>
          </w:tcPr>
          <w:p w:rsidR="00D25F76" w:rsidRDefault="00D25F76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2299" w:type="pct"/>
          </w:tcPr>
          <w:p w:rsidR="00D25F76" w:rsidRPr="000963B1" w:rsidRDefault="00D25F76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222" w:type="pct"/>
          </w:tcPr>
          <w:p w:rsidR="00D25F76" w:rsidRPr="00AC6779" w:rsidRDefault="00D25F76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784" w:type="pct"/>
          </w:tcPr>
          <w:p w:rsidR="00D25F76" w:rsidRPr="00AC6779" w:rsidRDefault="00D25F76" w:rsidP="00F92ED0">
            <w:pPr>
              <w:ind w:left="0"/>
              <w:rPr>
                <w:sz w:val="15"/>
                <w:szCs w:val="15"/>
              </w:rPr>
            </w:pPr>
          </w:p>
        </w:tc>
      </w:tr>
      <w:tr w:rsidR="00D25F76" w:rsidRPr="00AC6779" w:rsidTr="00D25F76">
        <w:tc>
          <w:tcPr>
            <w:tcW w:w="559" w:type="pct"/>
          </w:tcPr>
          <w:p w:rsidR="00D25F76" w:rsidRDefault="00D25F76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AutoSplit</w:t>
            </w:r>
          </w:p>
        </w:tc>
        <w:tc>
          <w:tcPr>
            <w:tcW w:w="518" w:type="pct"/>
          </w:tcPr>
          <w:p w:rsidR="00D25F76" w:rsidRPr="00776E5F" w:rsidRDefault="009108B2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Bool</w:t>
            </w:r>
          </w:p>
        </w:tc>
        <w:tc>
          <w:tcPr>
            <w:tcW w:w="222" w:type="pct"/>
          </w:tcPr>
          <w:p w:rsidR="00D25F76" w:rsidRPr="00AC6779" w:rsidRDefault="00D25F76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可选</w:t>
            </w:r>
          </w:p>
        </w:tc>
        <w:tc>
          <w:tcPr>
            <w:tcW w:w="395" w:type="pct"/>
          </w:tcPr>
          <w:p w:rsidR="00D25F76" w:rsidRPr="00AC6779" w:rsidRDefault="00B508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False</w:t>
            </w:r>
          </w:p>
        </w:tc>
        <w:tc>
          <w:tcPr>
            <w:tcW w:w="2299" w:type="pct"/>
          </w:tcPr>
          <w:p w:rsidR="00D25F76" w:rsidRPr="00AC6779" w:rsidRDefault="00D25F76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222" w:type="pct"/>
          </w:tcPr>
          <w:p w:rsidR="00D25F76" w:rsidRPr="00AC6779" w:rsidRDefault="00D25F76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784" w:type="pct"/>
          </w:tcPr>
          <w:p w:rsidR="00D25F76" w:rsidRPr="00475307" w:rsidRDefault="00D25F76" w:rsidP="00F92ED0">
            <w:pPr>
              <w:ind w:left="0"/>
              <w:rPr>
                <w:sz w:val="15"/>
                <w:szCs w:val="15"/>
              </w:rPr>
            </w:pPr>
          </w:p>
        </w:tc>
      </w:tr>
      <w:tr w:rsidR="00D25F76" w:rsidRPr="00AC6779" w:rsidTr="00D25F76">
        <w:tc>
          <w:tcPr>
            <w:tcW w:w="559" w:type="pct"/>
          </w:tcPr>
          <w:p w:rsidR="00D25F76" w:rsidRDefault="00D25F76" w:rsidP="00F92ED0">
            <w:pPr>
              <w:ind w:left="0"/>
              <w:rPr>
                <w:sz w:val="15"/>
                <w:szCs w:val="15"/>
              </w:rPr>
            </w:pPr>
            <w:r w:rsidRPr="00C7076E">
              <w:rPr>
                <w:sz w:val="15"/>
                <w:szCs w:val="15"/>
              </w:rPr>
              <w:t>AutoRebalance</w:t>
            </w:r>
          </w:p>
        </w:tc>
        <w:tc>
          <w:tcPr>
            <w:tcW w:w="518" w:type="pct"/>
          </w:tcPr>
          <w:p w:rsidR="00D25F76" w:rsidRPr="00776E5F" w:rsidRDefault="009108B2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Bool</w:t>
            </w:r>
          </w:p>
        </w:tc>
        <w:tc>
          <w:tcPr>
            <w:tcW w:w="222" w:type="pct"/>
          </w:tcPr>
          <w:p w:rsidR="00D25F76" w:rsidRPr="00AC6779" w:rsidRDefault="00D25F76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可选</w:t>
            </w:r>
          </w:p>
        </w:tc>
        <w:tc>
          <w:tcPr>
            <w:tcW w:w="395" w:type="pct"/>
          </w:tcPr>
          <w:p w:rsidR="00D25F76" w:rsidRPr="00AC6779" w:rsidRDefault="00B508EC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False</w:t>
            </w:r>
          </w:p>
        </w:tc>
        <w:tc>
          <w:tcPr>
            <w:tcW w:w="2299" w:type="pct"/>
          </w:tcPr>
          <w:p w:rsidR="00D25F76" w:rsidRPr="00AC6779" w:rsidRDefault="00D25F76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222" w:type="pct"/>
          </w:tcPr>
          <w:p w:rsidR="00D25F76" w:rsidRPr="00AC6779" w:rsidRDefault="00D25F76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784" w:type="pct"/>
          </w:tcPr>
          <w:p w:rsidR="00D25F76" w:rsidRDefault="00D25F76" w:rsidP="00F92ED0">
            <w:pPr>
              <w:ind w:left="0"/>
              <w:rPr>
                <w:sz w:val="15"/>
                <w:szCs w:val="15"/>
              </w:rPr>
            </w:pPr>
          </w:p>
        </w:tc>
      </w:tr>
    </w:tbl>
    <w:p w:rsidR="00840343" w:rsidRDefault="00840343" w:rsidP="00840343"/>
    <w:p w:rsidR="00840343" w:rsidRDefault="00840343" w:rsidP="009314BE">
      <w:pPr>
        <w:pStyle w:val="Heading6"/>
      </w:pPr>
      <w:r>
        <w:rPr>
          <w:rFonts w:hint="eastAsia"/>
        </w:rPr>
        <w:t>选项存储</w:t>
      </w:r>
    </w:p>
    <w:p w:rsidR="00840343" w:rsidRDefault="00840343" w:rsidP="00840343"/>
    <w:tbl>
      <w:tblPr>
        <w:tblStyle w:val="TableGrid"/>
        <w:tblW w:w="0" w:type="auto"/>
        <w:tblInd w:w="357" w:type="dxa"/>
        <w:tblLook w:val="04A0"/>
      </w:tblPr>
      <w:tblGrid>
        <w:gridCol w:w="1137"/>
        <w:gridCol w:w="1009"/>
        <w:gridCol w:w="837"/>
      </w:tblGrid>
      <w:tr w:rsidR="00840343" w:rsidRPr="00AC6779" w:rsidTr="00F92ED0">
        <w:tc>
          <w:tcPr>
            <w:tcW w:w="0" w:type="auto"/>
          </w:tcPr>
          <w:p w:rsidR="00840343" w:rsidRPr="00AC6779" w:rsidRDefault="00840343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0" w:type="auto"/>
          </w:tcPr>
          <w:p w:rsidR="00840343" w:rsidRPr="00AC6779" w:rsidRDefault="0084034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Catalog</w:t>
            </w:r>
            <w:r>
              <w:rPr>
                <w:rFonts w:hint="eastAsia"/>
                <w:sz w:val="15"/>
                <w:szCs w:val="15"/>
              </w:rPr>
              <w:t>存储</w:t>
            </w:r>
          </w:p>
        </w:tc>
        <w:tc>
          <w:tcPr>
            <w:tcW w:w="0" w:type="auto"/>
          </w:tcPr>
          <w:p w:rsidR="00840343" w:rsidRPr="00AC6779" w:rsidRDefault="0084034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Data</w:t>
            </w:r>
            <w:r>
              <w:rPr>
                <w:rFonts w:hint="eastAsia"/>
                <w:sz w:val="15"/>
                <w:szCs w:val="15"/>
              </w:rPr>
              <w:t>存储</w:t>
            </w:r>
          </w:p>
        </w:tc>
      </w:tr>
      <w:tr w:rsidR="0081079F" w:rsidRPr="00AC6779" w:rsidTr="00F92ED0">
        <w:tc>
          <w:tcPr>
            <w:tcW w:w="0" w:type="auto"/>
          </w:tcPr>
          <w:p w:rsidR="0081079F" w:rsidRPr="00AC6779" w:rsidRDefault="0081079F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:rsidR="0081079F" w:rsidRPr="00AC6779" w:rsidRDefault="0081079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0" w:type="auto"/>
          </w:tcPr>
          <w:p w:rsidR="0081079F" w:rsidRDefault="0081079F" w:rsidP="00F92ED0">
            <w:pPr>
              <w:ind w:left="0"/>
              <w:rPr>
                <w:sz w:val="15"/>
                <w:szCs w:val="15"/>
              </w:rPr>
            </w:pPr>
          </w:p>
        </w:tc>
      </w:tr>
      <w:tr w:rsidR="0081079F" w:rsidRPr="00AC6779" w:rsidTr="00F92ED0">
        <w:tc>
          <w:tcPr>
            <w:tcW w:w="0" w:type="auto"/>
          </w:tcPr>
          <w:p w:rsidR="0081079F" w:rsidRPr="00AC6779" w:rsidRDefault="0081079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Groups</w:t>
            </w:r>
          </w:p>
        </w:tc>
        <w:tc>
          <w:tcPr>
            <w:tcW w:w="0" w:type="auto"/>
          </w:tcPr>
          <w:p w:rsidR="0081079F" w:rsidRPr="00AC6779" w:rsidRDefault="0081079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0" w:type="auto"/>
          </w:tcPr>
          <w:p w:rsidR="0081079F" w:rsidRDefault="0081079F" w:rsidP="00F92ED0">
            <w:pPr>
              <w:ind w:left="0"/>
              <w:rPr>
                <w:sz w:val="15"/>
                <w:szCs w:val="15"/>
              </w:rPr>
            </w:pPr>
          </w:p>
        </w:tc>
      </w:tr>
      <w:tr w:rsidR="0081079F" w:rsidRPr="00AC6779" w:rsidTr="00F92ED0">
        <w:tc>
          <w:tcPr>
            <w:tcW w:w="0" w:type="auto"/>
          </w:tcPr>
          <w:p w:rsidR="0081079F" w:rsidRDefault="0081079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AutoSplit</w:t>
            </w:r>
          </w:p>
        </w:tc>
        <w:tc>
          <w:tcPr>
            <w:tcW w:w="0" w:type="auto"/>
          </w:tcPr>
          <w:p w:rsidR="0081079F" w:rsidRPr="00AC6779" w:rsidRDefault="0081079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0" w:type="auto"/>
          </w:tcPr>
          <w:p w:rsidR="0081079F" w:rsidRDefault="0081079F" w:rsidP="00F92ED0">
            <w:pPr>
              <w:ind w:left="0"/>
              <w:rPr>
                <w:sz w:val="15"/>
                <w:szCs w:val="15"/>
              </w:rPr>
            </w:pPr>
          </w:p>
        </w:tc>
      </w:tr>
      <w:tr w:rsidR="0081079F" w:rsidRPr="00AC6779" w:rsidTr="00F92ED0">
        <w:tc>
          <w:tcPr>
            <w:tcW w:w="0" w:type="auto"/>
          </w:tcPr>
          <w:p w:rsidR="0081079F" w:rsidRDefault="0081079F" w:rsidP="00F92ED0">
            <w:pPr>
              <w:ind w:left="0"/>
              <w:rPr>
                <w:sz w:val="15"/>
                <w:szCs w:val="15"/>
              </w:rPr>
            </w:pPr>
            <w:r w:rsidRPr="00C7076E">
              <w:rPr>
                <w:sz w:val="15"/>
                <w:szCs w:val="15"/>
              </w:rPr>
              <w:t>AutoRebalance</w:t>
            </w:r>
          </w:p>
        </w:tc>
        <w:tc>
          <w:tcPr>
            <w:tcW w:w="0" w:type="auto"/>
          </w:tcPr>
          <w:p w:rsidR="0081079F" w:rsidRPr="00AC6779" w:rsidRDefault="0081079F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0" w:type="auto"/>
          </w:tcPr>
          <w:p w:rsidR="0081079F" w:rsidRDefault="0081079F" w:rsidP="00F92ED0">
            <w:pPr>
              <w:ind w:left="0"/>
              <w:rPr>
                <w:sz w:val="15"/>
                <w:szCs w:val="15"/>
              </w:rPr>
            </w:pPr>
          </w:p>
        </w:tc>
      </w:tr>
    </w:tbl>
    <w:p w:rsidR="00840343" w:rsidRDefault="00840343" w:rsidP="00840343"/>
    <w:p w:rsidR="00840343" w:rsidRDefault="00840343" w:rsidP="009314BE">
      <w:pPr>
        <w:pStyle w:val="Heading6"/>
      </w:pPr>
      <w:r>
        <w:rPr>
          <w:rFonts w:hint="eastAsia"/>
        </w:rPr>
        <w:t>选项修改</w:t>
      </w:r>
    </w:p>
    <w:p w:rsidR="00840343" w:rsidRDefault="00840343" w:rsidP="00840343"/>
    <w:tbl>
      <w:tblPr>
        <w:tblStyle w:val="TableGrid"/>
        <w:tblW w:w="0" w:type="auto"/>
        <w:tblInd w:w="357" w:type="dxa"/>
        <w:tblLook w:val="04A0"/>
      </w:tblPr>
      <w:tblGrid>
        <w:gridCol w:w="1137"/>
        <w:gridCol w:w="513"/>
        <w:gridCol w:w="557"/>
        <w:gridCol w:w="2312"/>
        <w:gridCol w:w="1315"/>
        <w:gridCol w:w="780"/>
        <w:gridCol w:w="864"/>
        <w:gridCol w:w="687"/>
      </w:tblGrid>
      <w:tr w:rsidR="00C968F3" w:rsidRPr="00AC6779" w:rsidTr="00F92ED0">
        <w:tc>
          <w:tcPr>
            <w:tcW w:w="0" w:type="auto"/>
          </w:tcPr>
          <w:p w:rsidR="00C968F3" w:rsidRPr="00AC6779" w:rsidRDefault="00C968F3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字段</w:t>
            </w:r>
          </w:p>
        </w:tc>
        <w:tc>
          <w:tcPr>
            <w:tcW w:w="0" w:type="auto"/>
          </w:tcPr>
          <w:p w:rsidR="00C968F3" w:rsidRPr="00AC6779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Alter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unset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修改条件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Catalog</w:t>
            </w:r>
            <w:r>
              <w:rPr>
                <w:rFonts w:hint="eastAsia"/>
                <w:sz w:val="15"/>
                <w:szCs w:val="15"/>
              </w:rPr>
              <w:t>修改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Data</w:t>
            </w:r>
            <w:r>
              <w:rPr>
                <w:rFonts w:hint="eastAsia"/>
                <w:sz w:val="15"/>
                <w:szCs w:val="15"/>
              </w:rPr>
              <w:t>修改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Coord</w:t>
            </w:r>
            <w:r>
              <w:rPr>
                <w:rFonts w:hint="eastAsia"/>
                <w:sz w:val="15"/>
                <w:szCs w:val="15"/>
              </w:rPr>
              <w:t>修改</w:t>
            </w:r>
          </w:p>
        </w:tc>
        <w:tc>
          <w:tcPr>
            <w:tcW w:w="0" w:type="auto"/>
          </w:tcPr>
          <w:p w:rsidR="00C968F3" w:rsidRPr="00AC6779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备注</w:t>
            </w:r>
          </w:p>
        </w:tc>
      </w:tr>
      <w:tr w:rsidR="00C968F3" w:rsidRPr="00AC6779" w:rsidTr="00F92ED0">
        <w:tc>
          <w:tcPr>
            <w:tcW w:w="0" w:type="auto"/>
          </w:tcPr>
          <w:p w:rsidR="00C968F3" w:rsidRPr="00AC6779" w:rsidRDefault="00C968F3" w:rsidP="00F92ED0">
            <w:pPr>
              <w:ind w:left="0"/>
              <w:rPr>
                <w:sz w:val="15"/>
                <w:szCs w:val="15"/>
              </w:rPr>
            </w:pPr>
            <w:r w:rsidRPr="00AC6779"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:rsidR="00C968F3" w:rsidRPr="00AC6779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否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否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rename</w:t>
            </w:r>
          </w:p>
        </w:tc>
      </w:tr>
      <w:tr w:rsidR="00C968F3" w:rsidRPr="00AC6779" w:rsidTr="00F92ED0">
        <w:tc>
          <w:tcPr>
            <w:tcW w:w="0" w:type="auto"/>
          </w:tcPr>
          <w:p w:rsidR="00C968F3" w:rsidRPr="00AC6779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Groups</w:t>
            </w:r>
          </w:p>
        </w:tc>
        <w:tc>
          <w:tcPr>
            <w:tcW w:w="0" w:type="auto"/>
          </w:tcPr>
          <w:p w:rsidR="00C968F3" w:rsidRPr="00AC6779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是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否</w:t>
            </w:r>
          </w:p>
        </w:tc>
        <w:tc>
          <w:tcPr>
            <w:tcW w:w="0" w:type="auto"/>
          </w:tcPr>
          <w:p w:rsidR="00C968F3" w:rsidRDefault="00014FDA" w:rsidP="00014FDA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包含在</w:t>
            </w:r>
            <w:r>
              <w:rPr>
                <w:rFonts w:hint="eastAsia"/>
                <w:sz w:val="15"/>
                <w:szCs w:val="15"/>
              </w:rPr>
              <w:t>Domain</w:t>
            </w:r>
            <w:r>
              <w:rPr>
                <w:rFonts w:hint="eastAsia"/>
                <w:sz w:val="15"/>
                <w:szCs w:val="15"/>
              </w:rPr>
              <w:t>上</w:t>
            </w:r>
            <w:r w:rsidR="00AD333E">
              <w:rPr>
                <w:rFonts w:hint="eastAsia"/>
                <w:sz w:val="15"/>
                <w:szCs w:val="15"/>
              </w:rPr>
              <w:t>CS</w:t>
            </w:r>
            <w:r>
              <w:rPr>
                <w:rFonts w:hint="eastAsia"/>
                <w:sz w:val="15"/>
                <w:szCs w:val="15"/>
              </w:rPr>
              <w:t>所在</w:t>
            </w:r>
            <w:r w:rsidR="00AD333E">
              <w:rPr>
                <w:rFonts w:hint="eastAsia"/>
                <w:sz w:val="15"/>
                <w:szCs w:val="15"/>
              </w:rPr>
              <w:t>组</w:t>
            </w:r>
            <w:r>
              <w:rPr>
                <w:rFonts w:hint="eastAsia"/>
                <w:sz w:val="15"/>
                <w:szCs w:val="15"/>
              </w:rPr>
              <w:t>不能移走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修改</w:t>
            </w:r>
            <w:r>
              <w:rPr>
                <w:rFonts w:hint="eastAsia"/>
                <w:sz w:val="15"/>
                <w:szCs w:val="15"/>
              </w:rPr>
              <w:t>SYSDOMAINS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</w:tr>
      <w:tr w:rsidR="00C968F3" w:rsidRPr="00AC6779" w:rsidTr="00F92ED0"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AutoSplit</w:t>
            </w:r>
          </w:p>
        </w:tc>
        <w:tc>
          <w:tcPr>
            <w:tcW w:w="0" w:type="auto"/>
          </w:tcPr>
          <w:p w:rsidR="00C968F3" w:rsidRPr="00AC6779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是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否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修改</w:t>
            </w:r>
            <w:r>
              <w:rPr>
                <w:rFonts w:hint="eastAsia"/>
                <w:sz w:val="15"/>
                <w:szCs w:val="15"/>
              </w:rPr>
              <w:t>SYSDOMAINS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</w:tr>
      <w:tr w:rsidR="00C968F3" w:rsidRPr="00AC6779" w:rsidTr="00F92ED0"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 w:rsidRPr="00C7076E">
              <w:rPr>
                <w:sz w:val="15"/>
                <w:szCs w:val="15"/>
              </w:rPr>
              <w:t>AutoRebalance</w:t>
            </w:r>
          </w:p>
        </w:tc>
        <w:tc>
          <w:tcPr>
            <w:tcW w:w="0" w:type="auto"/>
          </w:tcPr>
          <w:p w:rsidR="00C968F3" w:rsidRPr="00AC6779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是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否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修改</w:t>
            </w:r>
            <w:r>
              <w:rPr>
                <w:rFonts w:hint="eastAsia"/>
                <w:sz w:val="15"/>
                <w:szCs w:val="15"/>
              </w:rPr>
              <w:t>SYSDOMAINS</w:t>
            </w: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C968F3" w:rsidRDefault="00C968F3" w:rsidP="00F92ED0">
            <w:pPr>
              <w:ind w:left="0"/>
              <w:rPr>
                <w:sz w:val="15"/>
                <w:szCs w:val="15"/>
              </w:rPr>
            </w:pPr>
          </w:p>
        </w:tc>
      </w:tr>
    </w:tbl>
    <w:p w:rsidR="00840343" w:rsidRDefault="00840343" w:rsidP="00840343"/>
    <w:p w:rsidR="00840343" w:rsidRDefault="00840343" w:rsidP="00840343"/>
    <w:p w:rsidR="00576BFE" w:rsidRDefault="00576BFE" w:rsidP="00576BFE">
      <w:pPr>
        <w:pStyle w:val="Heading3"/>
      </w:pPr>
      <w:r>
        <w:rPr>
          <w:rFonts w:hint="eastAsia"/>
        </w:rPr>
        <w:t>压缩修改</w:t>
      </w:r>
    </w:p>
    <w:p w:rsidR="00576BFE" w:rsidRDefault="00ED17F1" w:rsidP="00576BFE">
      <w:r>
        <w:rPr>
          <w:rFonts w:hint="eastAsia"/>
        </w:rPr>
        <w:t>可以使用以下更改压缩的类型：</w:t>
      </w:r>
    </w:p>
    <w:p w:rsidR="00ED17F1" w:rsidRDefault="00ED17F1" w:rsidP="00576BFE"/>
    <w:p w:rsidR="00ED17F1" w:rsidRDefault="00ED17F1" w:rsidP="00ED17F1">
      <w:pPr>
        <w:pStyle w:val="ListParagraph"/>
        <w:numPr>
          <w:ilvl w:val="0"/>
          <w:numId w:val="37"/>
        </w:numPr>
        <w:ind w:firstLineChars="0"/>
      </w:pPr>
      <w:r>
        <w:rPr>
          <w:rFonts w:hint="eastAsia"/>
        </w:rPr>
        <w:t>SdbCollection.alter()</w:t>
      </w:r>
    </w:p>
    <w:p w:rsidR="00ED17F1" w:rsidRDefault="00ED17F1" w:rsidP="00ED17F1">
      <w:pPr>
        <w:pStyle w:val="ListParagraph"/>
        <w:numPr>
          <w:ilvl w:val="0"/>
          <w:numId w:val="37"/>
        </w:numPr>
        <w:ind w:firstLineChars="0"/>
      </w:pPr>
      <w:r>
        <w:rPr>
          <w:rFonts w:hint="eastAsia"/>
        </w:rPr>
        <w:t>SdbCollection.enableCompression()</w:t>
      </w:r>
    </w:p>
    <w:p w:rsidR="00ED17F1" w:rsidRDefault="00ED17F1" w:rsidP="00ED17F1">
      <w:pPr>
        <w:pStyle w:val="ListParagraph"/>
        <w:numPr>
          <w:ilvl w:val="0"/>
          <w:numId w:val="37"/>
        </w:numPr>
        <w:ind w:firstLineChars="0"/>
      </w:pPr>
      <w:r>
        <w:rPr>
          <w:rFonts w:hint="eastAsia"/>
        </w:rPr>
        <w:t>SdbCollection.diableCompression()</w:t>
      </w:r>
    </w:p>
    <w:p w:rsidR="00EC7260" w:rsidRPr="00ED17F1" w:rsidRDefault="00EC7260" w:rsidP="00EC7260"/>
    <w:p w:rsidR="00576BFE" w:rsidRDefault="007F71D2" w:rsidP="008B5262">
      <w:pPr>
        <w:pStyle w:val="Heading4"/>
      </w:pPr>
      <w:r>
        <w:rPr>
          <w:rFonts w:hint="eastAsia"/>
        </w:rPr>
        <w:t>记录头</w:t>
      </w:r>
      <w:r w:rsidR="00A373FD">
        <w:rPr>
          <w:rFonts w:hint="eastAsia"/>
        </w:rPr>
        <w:t>（</w:t>
      </w:r>
      <w:r w:rsidR="00A373FD">
        <w:rPr>
          <w:rFonts w:hint="eastAsia"/>
        </w:rPr>
        <w:t>dmsRecod</w:t>
      </w:r>
      <w:r w:rsidR="00A373FD">
        <w:rPr>
          <w:rFonts w:hint="eastAsia"/>
        </w:rPr>
        <w:t>）</w:t>
      </w:r>
    </w:p>
    <w:p w:rsidR="007F71D2" w:rsidRDefault="007F71D2" w:rsidP="007F71D2">
      <w:r>
        <w:rPr>
          <w:rFonts w:hint="eastAsia"/>
        </w:rPr>
        <w:t>记录头：</w:t>
      </w:r>
    </w:p>
    <w:tbl>
      <w:tblPr>
        <w:tblStyle w:val="TableGrid"/>
        <w:tblW w:w="0" w:type="auto"/>
        <w:tblInd w:w="357" w:type="dxa"/>
        <w:tblLook w:val="04A0"/>
      </w:tblPr>
      <w:tblGrid>
        <w:gridCol w:w="1612"/>
        <w:gridCol w:w="1474"/>
        <w:gridCol w:w="1732"/>
        <w:gridCol w:w="1671"/>
        <w:gridCol w:w="1676"/>
      </w:tblGrid>
      <w:tr w:rsidR="007F71D2" w:rsidRPr="007F71D2" w:rsidTr="00E334C6">
        <w:tc>
          <w:tcPr>
            <w:tcW w:w="3086" w:type="dxa"/>
            <w:gridSpan w:val="2"/>
          </w:tcPr>
          <w:p w:rsidR="007F71D2" w:rsidRPr="007F71D2" w:rsidRDefault="007F71D2" w:rsidP="007F71D2">
            <w:pPr>
              <w:ind w:left="0"/>
              <w:rPr>
                <w:sz w:val="15"/>
                <w:szCs w:val="15"/>
              </w:rPr>
            </w:pPr>
            <w:r w:rsidRPr="007F71D2">
              <w:rPr>
                <w:rFonts w:hint="eastAsia"/>
                <w:sz w:val="15"/>
                <w:szCs w:val="15"/>
              </w:rPr>
              <w:t>Header</w:t>
            </w:r>
          </w:p>
        </w:tc>
        <w:tc>
          <w:tcPr>
            <w:tcW w:w="1732" w:type="dxa"/>
          </w:tcPr>
          <w:p w:rsidR="007F71D2" w:rsidRPr="007F71D2" w:rsidRDefault="007F71D2" w:rsidP="007F71D2">
            <w:pPr>
              <w:ind w:left="0"/>
              <w:rPr>
                <w:sz w:val="15"/>
                <w:szCs w:val="15"/>
              </w:rPr>
            </w:pPr>
            <w:r w:rsidRPr="007F71D2">
              <w:rPr>
                <w:rFonts w:hint="eastAsia"/>
                <w:sz w:val="15"/>
                <w:szCs w:val="15"/>
              </w:rPr>
              <w:t>Current</w:t>
            </w:r>
            <w:r w:rsidR="0072697B">
              <w:rPr>
                <w:rFonts w:hint="eastAsia"/>
                <w:sz w:val="15"/>
                <w:szCs w:val="15"/>
              </w:rPr>
              <w:t>RID</w:t>
            </w:r>
          </w:p>
        </w:tc>
        <w:tc>
          <w:tcPr>
            <w:tcW w:w="1671" w:type="dxa"/>
          </w:tcPr>
          <w:p w:rsidR="007F71D2" w:rsidRPr="007F71D2" w:rsidRDefault="007F71D2" w:rsidP="0072697B">
            <w:pPr>
              <w:ind w:left="0"/>
              <w:rPr>
                <w:sz w:val="15"/>
                <w:szCs w:val="15"/>
              </w:rPr>
            </w:pPr>
            <w:r w:rsidRPr="007F71D2">
              <w:rPr>
                <w:rFonts w:hint="eastAsia"/>
                <w:sz w:val="15"/>
                <w:szCs w:val="15"/>
              </w:rPr>
              <w:t>Prev</w:t>
            </w:r>
            <w:r w:rsidR="0072697B">
              <w:rPr>
                <w:rFonts w:hint="eastAsia"/>
                <w:sz w:val="15"/>
                <w:szCs w:val="15"/>
              </w:rPr>
              <w:t>RID</w:t>
            </w:r>
          </w:p>
        </w:tc>
        <w:tc>
          <w:tcPr>
            <w:tcW w:w="1676" w:type="dxa"/>
          </w:tcPr>
          <w:p w:rsidR="007F71D2" w:rsidRPr="007F71D2" w:rsidRDefault="007F71D2" w:rsidP="0072697B">
            <w:pPr>
              <w:ind w:left="0"/>
              <w:rPr>
                <w:sz w:val="15"/>
                <w:szCs w:val="15"/>
              </w:rPr>
            </w:pPr>
            <w:r w:rsidRPr="007F71D2">
              <w:rPr>
                <w:rFonts w:hint="eastAsia"/>
                <w:sz w:val="15"/>
                <w:szCs w:val="15"/>
              </w:rPr>
              <w:t>Next</w:t>
            </w:r>
            <w:r w:rsidR="0072697B">
              <w:rPr>
                <w:rFonts w:hint="eastAsia"/>
                <w:sz w:val="15"/>
                <w:szCs w:val="15"/>
              </w:rPr>
              <w:t>RID</w:t>
            </w:r>
          </w:p>
        </w:tc>
      </w:tr>
      <w:tr w:rsidR="007F71D2" w:rsidRPr="007F71D2" w:rsidTr="007F71D2">
        <w:tc>
          <w:tcPr>
            <w:tcW w:w="1612" w:type="dxa"/>
          </w:tcPr>
          <w:p w:rsidR="007F71D2" w:rsidRPr="007F71D2" w:rsidRDefault="007F71D2" w:rsidP="007F71D2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flag</w:t>
            </w:r>
            <w:r>
              <w:rPr>
                <w:rFonts w:hint="eastAsia"/>
                <w:sz w:val="15"/>
                <w:szCs w:val="15"/>
              </w:rPr>
              <w:t>（</w:t>
            </w:r>
            <w:r>
              <w:rPr>
                <w:rFonts w:hint="eastAsia"/>
                <w:sz w:val="15"/>
                <w:szCs w:val="15"/>
              </w:rPr>
              <w:t>1</w:t>
            </w:r>
            <w:r>
              <w:rPr>
                <w:rFonts w:hint="eastAsia"/>
                <w:sz w:val="15"/>
                <w:szCs w:val="15"/>
              </w:rPr>
              <w:t>）</w:t>
            </w:r>
          </w:p>
        </w:tc>
        <w:tc>
          <w:tcPr>
            <w:tcW w:w="1474" w:type="dxa"/>
          </w:tcPr>
          <w:p w:rsidR="007F71D2" w:rsidRPr="007F71D2" w:rsidRDefault="007F71D2" w:rsidP="007F71D2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长度（</w:t>
            </w:r>
            <w:r>
              <w:rPr>
                <w:rFonts w:hint="eastAsia"/>
                <w:sz w:val="15"/>
                <w:szCs w:val="15"/>
              </w:rPr>
              <w:t>3</w:t>
            </w:r>
            <w:r>
              <w:rPr>
                <w:rFonts w:hint="eastAsia"/>
                <w:sz w:val="15"/>
                <w:szCs w:val="15"/>
              </w:rPr>
              <w:t>）</w:t>
            </w:r>
          </w:p>
        </w:tc>
        <w:tc>
          <w:tcPr>
            <w:tcW w:w="1732" w:type="dxa"/>
          </w:tcPr>
          <w:p w:rsidR="007F71D2" w:rsidRPr="007F71D2" w:rsidRDefault="007F71D2" w:rsidP="007F71D2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1671" w:type="dxa"/>
          </w:tcPr>
          <w:p w:rsidR="007F71D2" w:rsidRPr="007F71D2" w:rsidRDefault="007F71D2" w:rsidP="007F71D2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1676" w:type="dxa"/>
          </w:tcPr>
          <w:p w:rsidR="007F71D2" w:rsidRPr="007F71D2" w:rsidRDefault="007F71D2" w:rsidP="007F71D2">
            <w:pPr>
              <w:ind w:left="0"/>
              <w:rPr>
                <w:sz w:val="15"/>
                <w:szCs w:val="15"/>
              </w:rPr>
            </w:pPr>
          </w:p>
        </w:tc>
      </w:tr>
    </w:tbl>
    <w:p w:rsidR="007F71D2" w:rsidRDefault="007F71D2" w:rsidP="007F71D2"/>
    <w:p w:rsidR="00A373FD" w:rsidRDefault="00A373FD" w:rsidP="007F71D2">
      <w:r>
        <w:rPr>
          <w:rFonts w:hint="eastAsia"/>
        </w:rPr>
        <w:t>flag</w:t>
      </w:r>
      <w:r>
        <w:rPr>
          <w:rFonts w:hint="eastAsia"/>
        </w:rPr>
        <w:t>中有</w:t>
      </w:r>
      <w:r w:rsidRPr="007F71D2">
        <w:t>DMS_RECORD_FLAG_COMPRESSED</w:t>
      </w:r>
      <w:r>
        <w:rPr>
          <w:rFonts w:hint="eastAsia"/>
        </w:rPr>
        <w:t>标记，标记记录是否压缩</w:t>
      </w:r>
    </w:p>
    <w:p w:rsidR="00A373FD" w:rsidRPr="007F71D2" w:rsidRDefault="00A373FD" w:rsidP="007F71D2"/>
    <w:p w:rsidR="008B5262" w:rsidRPr="008B5262" w:rsidRDefault="008B5262" w:rsidP="008B5262">
      <w:r>
        <w:rPr>
          <w:rFonts w:hint="eastAsia"/>
        </w:rPr>
        <w:t>非压缩数据：</w:t>
      </w:r>
    </w:p>
    <w:tbl>
      <w:tblPr>
        <w:tblStyle w:val="TableGrid"/>
        <w:tblW w:w="0" w:type="auto"/>
        <w:tblInd w:w="357" w:type="dxa"/>
        <w:tblLook w:val="04A0"/>
      </w:tblPr>
      <w:tblGrid>
        <w:gridCol w:w="1736"/>
        <w:gridCol w:w="6429"/>
      </w:tblGrid>
      <w:tr w:rsidR="008B5262" w:rsidRPr="008B5262" w:rsidTr="008B5262">
        <w:tc>
          <w:tcPr>
            <w:tcW w:w="1736" w:type="dxa"/>
          </w:tcPr>
          <w:p w:rsidR="008B5262" w:rsidRPr="008B5262" w:rsidRDefault="008B5262" w:rsidP="008B5262">
            <w:pPr>
              <w:ind w:left="0"/>
              <w:rPr>
                <w:sz w:val="15"/>
                <w:szCs w:val="15"/>
              </w:rPr>
            </w:pPr>
            <w:r w:rsidRPr="008B5262">
              <w:rPr>
                <w:rFonts w:hint="eastAsia"/>
                <w:sz w:val="15"/>
                <w:szCs w:val="15"/>
              </w:rPr>
              <w:t>记录头</w:t>
            </w:r>
            <w:r w:rsidRPr="008B5262">
              <w:rPr>
                <w:rFonts w:hint="eastAsia"/>
                <w:sz w:val="15"/>
                <w:szCs w:val="15"/>
              </w:rPr>
              <w:br/>
            </w:r>
            <w:r w:rsidRPr="008B5262">
              <w:rPr>
                <w:sz w:val="15"/>
                <w:szCs w:val="15"/>
              </w:rPr>
              <w:t>sizeof(_dmsRecord)</w:t>
            </w:r>
          </w:p>
        </w:tc>
        <w:tc>
          <w:tcPr>
            <w:tcW w:w="6429" w:type="dxa"/>
          </w:tcPr>
          <w:p w:rsidR="008B5262" w:rsidRPr="008B5262" w:rsidRDefault="00B35601" w:rsidP="008B5262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BSON</w:t>
            </w:r>
            <w:r w:rsidR="008B5262" w:rsidRPr="008B5262">
              <w:rPr>
                <w:rFonts w:hint="eastAsia"/>
                <w:sz w:val="15"/>
                <w:szCs w:val="15"/>
              </w:rPr>
              <w:t>记录</w:t>
            </w:r>
          </w:p>
        </w:tc>
      </w:tr>
    </w:tbl>
    <w:p w:rsidR="008B5262" w:rsidRDefault="008B5262" w:rsidP="008B5262"/>
    <w:p w:rsidR="008B5262" w:rsidRDefault="008B5262" w:rsidP="008B5262">
      <w:r>
        <w:rPr>
          <w:rFonts w:hint="eastAsia"/>
        </w:rPr>
        <w:t>压缩数据：</w:t>
      </w:r>
    </w:p>
    <w:p w:rsidR="0072697B" w:rsidRDefault="0072697B" w:rsidP="008B5262">
      <w:r>
        <w:rPr>
          <w:rFonts w:hint="eastAsia"/>
        </w:rPr>
        <w:t>旧</w:t>
      </w:r>
    </w:p>
    <w:tbl>
      <w:tblPr>
        <w:tblStyle w:val="TableGrid"/>
        <w:tblW w:w="0" w:type="auto"/>
        <w:tblInd w:w="357" w:type="dxa"/>
        <w:tblLook w:val="04A0"/>
      </w:tblPr>
      <w:tblGrid>
        <w:gridCol w:w="1890"/>
        <w:gridCol w:w="1689"/>
        <w:gridCol w:w="4586"/>
      </w:tblGrid>
      <w:tr w:rsidR="008B5262" w:rsidRPr="008B5262" w:rsidTr="00B35601">
        <w:tc>
          <w:tcPr>
            <w:tcW w:w="1890" w:type="dxa"/>
          </w:tcPr>
          <w:p w:rsidR="008B5262" w:rsidRPr="008B5262" w:rsidRDefault="008B5262" w:rsidP="00E334C6">
            <w:pPr>
              <w:ind w:left="0"/>
              <w:rPr>
                <w:sz w:val="15"/>
                <w:szCs w:val="15"/>
              </w:rPr>
            </w:pPr>
            <w:r w:rsidRPr="008B5262">
              <w:rPr>
                <w:rFonts w:hint="eastAsia"/>
                <w:sz w:val="15"/>
                <w:szCs w:val="15"/>
              </w:rPr>
              <w:t>记录头</w:t>
            </w:r>
            <w:r w:rsidRPr="008B5262">
              <w:rPr>
                <w:rFonts w:hint="eastAsia"/>
                <w:sz w:val="15"/>
                <w:szCs w:val="15"/>
              </w:rPr>
              <w:br/>
            </w:r>
            <w:r w:rsidRPr="008B5262">
              <w:rPr>
                <w:sz w:val="15"/>
                <w:szCs w:val="15"/>
              </w:rPr>
              <w:t>sizeof(_dmsRecord)</w:t>
            </w:r>
          </w:p>
        </w:tc>
        <w:tc>
          <w:tcPr>
            <w:tcW w:w="1689" w:type="dxa"/>
          </w:tcPr>
          <w:p w:rsidR="008B5262" w:rsidRPr="008B5262" w:rsidRDefault="008B5262" w:rsidP="00B35601">
            <w:pPr>
              <w:ind w:left="0"/>
              <w:rPr>
                <w:sz w:val="15"/>
                <w:szCs w:val="15"/>
              </w:rPr>
            </w:pPr>
            <w:r w:rsidRPr="008B5262">
              <w:rPr>
                <w:rFonts w:hint="eastAsia"/>
                <w:sz w:val="15"/>
                <w:szCs w:val="15"/>
              </w:rPr>
              <w:t>记录长度</w:t>
            </w:r>
            <w:r w:rsidRPr="008B5262">
              <w:rPr>
                <w:sz w:val="15"/>
                <w:szCs w:val="15"/>
              </w:rPr>
              <w:br/>
            </w:r>
            <w:r w:rsidRPr="008B5262"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4586" w:type="dxa"/>
          </w:tcPr>
          <w:p w:rsidR="008B5262" w:rsidRPr="008B5262" w:rsidRDefault="00B35601" w:rsidP="00E334C6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压缩后</w:t>
            </w:r>
            <w:r w:rsidRPr="008B5262">
              <w:rPr>
                <w:rFonts w:hint="eastAsia"/>
                <w:sz w:val="15"/>
                <w:szCs w:val="15"/>
              </w:rPr>
              <w:t>记录</w:t>
            </w:r>
          </w:p>
        </w:tc>
      </w:tr>
    </w:tbl>
    <w:p w:rsidR="008B5262" w:rsidRPr="008B5262" w:rsidRDefault="0072697B" w:rsidP="008B5262">
      <w:r>
        <w:rPr>
          <w:rFonts w:hint="eastAsia"/>
        </w:rPr>
        <w:t>新</w:t>
      </w:r>
    </w:p>
    <w:tbl>
      <w:tblPr>
        <w:tblStyle w:val="TableGrid"/>
        <w:tblW w:w="0" w:type="auto"/>
        <w:tblInd w:w="357" w:type="dxa"/>
        <w:tblLook w:val="04A0"/>
      </w:tblPr>
      <w:tblGrid>
        <w:gridCol w:w="1822"/>
        <w:gridCol w:w="870"/>
        <w:gridCol w:w="891"/>
        <w:gridCol w:w="4582"/>
      </w:tblGrid>
      <w:tr w:rsidR="008B5262" w:rsidRPr="008B5262" w:rsidTr="008B5262">
        <w:tc>
          <w:tcPr>
            <w:tcW w:w="1822" w:type="dxa"/>
          </w:tcPr>
          <w:p w:rsidR="008B5262" w:rsidRPr="008B5262" w:rsidRDefault="008B5262" w:rsidP="00E334C6">
            <w:pPr>
              <w:ind w:left="0"/>
              <w:rPr>
                <w:sz w:val="15"/>
                <w:szCs w:val="15"/>
              </w:rPr>
            </w:pPr>
            <w:r w:rsidRPr="008B5262">
              <w:rPr>
                <w:rFonts w:hint="eastAsia"/>
                <w:sz w:val="15"/>
                <w:szCs w:val="15"/>
              </w:rPr>
              <w:t>记录头</w:t>
            </w:r>
            <w:r w:rsidRPr="008B5262">
              <w:rPr>
                <w:rFonts w:hint="eastAsia"/>
                <w:sz w:val="15"/>
                <w:szCs w:val="15"/>
              </w:rPr>
              <w:br/>
            </w:r>
            <w:r w:rsidRPr="008B5262">
              <w:rPr>
                <w:sz w:val="15"/>
                <w:szCs w:val="15"/>
              </w:rPr>
              <w:t>sizeof(_dmsRecord)</w:t>
            </w:r>
          </w:p>
        </w:tc>
        <w:tc>
          <w:tcPr>
            <w:tcW w:w="870" w:type="dxa"/>
          </w:tcPr>
          <w:p w:rsidR="008B5262" w:rsidRPr="008B5262" w:rsidRDefault="008B5262" w:rsidP="008B5262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压缩类型</w:t>
            </w:r>
            <w:r>
              <w:rPr>
                <w:sz w:val="15"/>
                <w:szCs w:val="15"/>
              </w:rPr>
              <w:br/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891" w:type="dxa"/>
          </w:tcPr>
          <w:p w:rsidR="008B5262" w:rsidRPr="008B5262" w:rsidRDefault="008B5262" w:rsidP="008B5262">
            <w:pPr>
              <w:ind w:left="0"/>
              <w:rPr>
                <w:sz w:val="15"/>
                <w:szCs w:val="15"/>
              </w:rPr>
            </w:pPr>
            <w:r w:rsidRPr="008B5262">
              <w:rPr>
                <w:rFonts w:hint="eastAsia"/>
                <w:sz w:val="15"/>
                <w:szCs w:val="15"/>
              </w:rPr>
              <w:t>记录长度</w:t>
            </w:r>
            <w:r>
              <w:rPr>
                <w:sz w:val="15"/>
                <w:szCs w:val="15"/>
              </w:rPr>
              <w:br/>
            </w: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4582" w:type="dxa"/>
          </w:tcPr>
          <w:p w:rsidR="008B5262" w:rsidRPr="008B5262" w:rsidRDefault="00B35601" w:rsidP="00E334C6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压缩后</w:t>
            </w:r>
            <w:r w:rsidR="008B5262" w:rsidRPr="008B5262">
              <w:rPr>
                <w:rFonts w:hint="eastAsia"/>
                <w:sz w:val="15"/>
                <w:szCs w:val="15"/>
              </w:rPr>
              <w:t>记录</w:t>
            </w:r>
          </w:p>
        </w:tc>
      </w:tr>
    </w:tbl>
    <w:p w:rsidR="00576BFE" w:rsidRDefault="00576BFE" w:rsidP="00840343"/>
    <w:p w:rsidR="000E5EB9" w:rsidRDefault="000E5EB9" w:rsidP="00840343">
      <w:r>
        <w:rPr>
          <w:rFonts w:hint="eastAsia"/>
        </w:rPr>
        <w:t>压缩类型：</w:t>
      </w:r>
    </w:p>
    <w:p w:rsidR="000E5EB9" w:rsidRDefault="000E5EB9" w:rsidP="000E5EB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0x0</w:t>
      </w:r>
      <w:r w:rsidR="009A13D7">
        <w:rPr>
          <w:rFonts w:hint="eastAsia"/>
        </w:rPr>
        <w:t>0</w:t>
      </w:r>
      <w:r>
        <w:rPr>
          <w:rFonts w:hint="eastAsia"/>
        </w:rPr>
        <w:t>：</w:t>
      </w:r>
      <w:r>
        <w:rPr>
          <w:rFonts w:hint="eastAsia"/>
        </w:rPr>
        <w:t>snappy</w:t>
      </w:r>
      <w:r>
        <w:rPr>
          <w:rFonts w:hint="eastAsia"/>
        </w:rPr>
        <w:t>压缩</w:t>
      </w:r>
    </w:p>
    <w:p w:rsidR="000E5EB9" w:rsidRDefault="009A13D7" w:rsidP="000E5EB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0x01</w:t>
      </w:r>
      <w:r w:rsidR="000E5EB9">
        <w:rPr>
          <w:rFonts w:hint="eastAsia"/>
        </w:rPr>
        <w:t>：</w:t>
      </w:r>
      <w:r w:rsidR="000E5EB9">
        <w:rPr>
          <w:rFonts w:hint="eastAsia"/>
        </w:rPr>
        <w:t>lzw</w:t>
      </w:r>
      <w:r w:rsidR="000E5EB9">
        <w:rPr>
          <w:rFonts w:hint="eastAsia"/>
        </w:rPr>
        <w:t>压缩</w:t>
      </w:r>
    </w:p>
    <w:p w:rsidR="000E5EB9" w:rsidRDefault="009A13D7" w:rsidP="000E5EB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0x02</w:t>
      </w:r>
      <w:r w:rsidR="000E5EB9">
        <w:rPr>
          <w:rFonts w:hint="eastAsia"/>
        </w:rPr>
        <w:t>：</w:t>
      </w:r>
      <w:r w:rsidR="000E5EB9">
        <w:rPr>
          <w:rFonts w:hint="eastAsia"/>
        </w:rPr>
        <w:t>lz4</w:t>
      </w:r>
      <w:r w:rsidR="000E5EB9">
        <w:rPr>
          <w:rFonts w:hint="eastAsia"/>
        </w:rPr>
        <w:t>压缩</w:t>
      </w:r>
      <w:r w:rsidR="00080088">
        <w:rPr>
          <w:rFonts w:hint="eastAsia"/>
        </w:rPr>
        <w:t>（未启用）</w:t>
      </w:r>
    </w:p>
    <w:p w:rsidR="000E5EB9" w:rsidRDefault="009A13D7" w:rsidP="000E5EB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0x03</w:t>
      </w:r>
      <w:r w:rsidR="000E5EB9">
        <w:rPr>
          <w:rFonts w:hint="eastAsia"/>
        </w:rPr>
        <w:t>：</w:t>
      </w:r>
      <w:r w:rsidR="000E5EB9">
        <w:rPr>
          <w:rFonts w:hint="eastAsia"/>
        </w:rPr>
        <w:t>zlib</w:t>
      </w:r>
      <w:r w:rsidR="000E5EB9">
        <w:rPr>
          <w:rFonts w:hint="eastAsia"/>
        </w:rPr>
        <w:t>压缩</w:t>
      </w:r>
      <w:r w:rsidR="00080088">
        <w:rPr>
          <w:rFonts w:hint="eastAsia"/>
        </w:rPr>
        <w:t>（未启用）</w:t>
      </w:r>
    </w:p>
    <w:p w:rsidR="000E5EB9" w:rsidRDefault="000E5EB9" w:rsidP="00840343"/>
    <w:p w:rsidR="008B5262" w:rsidRDefault="008B5262" w:rsidP="00840343">
      <w:r>
        <w:rPr>
          <w:rFonts w:hint="eastAsia"/>
        </w:rPr>
        <w:t>注：</w:t>
      </w:r>
    </w:p>
    <w:p w:rsidR="00B35601" w:rsidRDefault="00B35601" w:rsidP="008B5262">
      <w:pPr>
        <w:pStyle w:val="ListParagraph"/>
        <w:numPr>
          <w:ilvl w:val="0"/>
          <w:numId w:val="30"/>
        </w:numPr>
        <w:ind w:firstLineChars="0"/>
      </w:pPr>
      <w:r>
        <w:rPr>
          <w:rFonts w:hint="eastAsia"/>
        </w:rPr>
        <w:t>压缩数据中的记录长度为压缩后长度</w:t>
      </w:r>
    </w:p>
    <w:p w:rsidR="00B35601" w:rsidRDefault="008B5262" w:rsidP="00B35601">
      <w:pPr>
        <w:pStyle w:val="ListParagraph"/>
        <w:numPr>
          <w:ilvl w:val="0"/>
          <w:numId w:val="30"/>
        </w:numPr>
        <w:ind w:firstLineChars="0"/>
      </w:pPr>
      <w:r>
        <w:rPr>
          <w:rFonts w:hint="eastAsia"/>
        </w:rPr>
        <w:t>因为</w:t>
      </w:r>
      <w:r>
        <w:rPr>
          <w:rFonts w:hint="eastAsia"/>
        </w:rPr>
        <w:t>DPS</w:t>
      </w:r>
      <w:r>
        <w:rPr>
          <w:rFonts w:hint="eastAsia"/>
        </w:rPr>
        <w:t>需要，实际长度限制为</w:t>
      </w:r>
      <w:r>
        <w:rPr>
          <w:rFonts w:hint="eastAsia"/>
        </w:rPr>
        <w:t xml:space="preserve"> 16M - 4K</w:t>
      </w:r>
    </w:p>
    <w:p w:rsidR="000E5EB9" w:rsidRDefault="000E5EB9" w:rsidP="00B35601">
      <w:pPr>
        <w:pStyle w:val="ListParagraph"/>
        <w:numPr>
          <w:ilvl w:val="0"/>
          <w:numId w:val="30"/>
        </w:numPr>
        <w:ind w:firstLineChars="0"/>
      </w:pPr>
      <w:r>
        <w:rPr>
          <w:rFonts w:hint="eastAsia"/>
        </w:rPr>
        <w:t>读取记录：</w:t>
      </w:r>
    </w:p>
    <w:p w:rsidR="000E5EB9" w:rsidRDefault="000E5EB9" w:rsidP="000E5EB9">
      <w:pPr>
        <w:pStyle w:val="ListParagraph"/>
        <w:numPr>
          <w:ilvl w:val="1"/>
          <w:numId w:val="30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dmsRecord</w:t>
      </w:r>
      <w:r>
        <w:rPr>
          <w:rFonts w:hint="eastAsia"/>
        </w:rPr>
        <w:t>中压缩标记为</w:t>
      </w:r>
      <w:r>
        <w:rPr>
          <w:rFonts w:hint="eastAsia"/>
        </w:rPr>
        <w:t>TRUE</w:t>
      </w:r>
      <w:r>
        <w:rPr>
          <w:rFonts w:hint="eastAsia"/>
        </w:rPr>
        <w:t>，则为压缩记录</w:t>
      </w:r>
    </w:p>
    <w:p w:rsidR="000E5EB9" w:rsidRDefault="000E5EB9" w:rsidP="000E5EB9">
      <w:pPr>
        <w:pStyle w:val="ListParagraph"/>
        <w:numPr>
          <w:ilvl w:val="2"/>
          <w:numId w:val="30"/>
        </w:numPr>
        <w:ind w:firstLineChars="0"/>
      </w:pPr>
      <w:r>
        <w:rPr>
          <w:rFonts w:hint="eastAsia"/>
        </w:rPr>
        <w:t>记录长度的高位为</w:t>
      </w:r>
      <w:r>
        <w:rPr>
          <w:rFonts w:hint="eastAsia"/>
        </w:rPr>
        <w:t>0</w:t>
      </w:r>
      <w:r>
        <w:rPr>
          <w:rFonts w:hint="eastAsia"/>
        </w:rPr>
        <w:t>（</w:t>
      </w:r>
      <w:r>
        <w:rPr>
          <w:rFonts w:hint="eastAsia"/>
        </w:rPr>
        <w:t>16M</w:t>
      </w:r>
      <w:r>
        <w:rPr>
          <w:rFonts w:hint="eastAsia"/>
        </w:rPr>
        <w:t>以内），则为旧的压缩记录</w:t>
      </w:r>
    </w:p>
    <w:p w:rsidR="000E5EB9" w:rsidRDefault="000E5EB9" w:rsidP="000E5EB9">
      <w:pPr>
        <w:pStyle w:val="ListParagraph"/>
        <w:numPr>
          <w:ilvl w:val="2"/>
          <w:numId w:val="30"/>
        </w:numPr>
        <w:ind w:firstLineChars="0"/>
      </w:pPr>
      <w:r>
        <w:rPr>
          <w:rFonts w:hint="eastAsia"/>
        </w:rPr>
        <w:t>记录长度的高位为非</w:t>
      </w:r>
      <w:r>
        <w:rPr>
          <w:rFonts w:hint="eastAsia"/>
        </w:rPr>
        <w:t>0</w:t>
      </w:r>
      <w:r>
        <w:rPr>
          <w:rFonts w:hint="eastAsia"/>
        </w:rPr>
        <w:t>，则为新的压缩记录</w:t>
      </w:r>
    </w:p>
    <w:p w:rsidR="00B35601" w:rsidRDefault="007F71D2" w:rsidP="00B35601">
      <w:pPr>
        <w:pStyle w:val="Heading4"/>
      </w:pPr>
      <w:r>
        <w:rPr>
          <w:rFonts w:hint="eastAsia"/>
        </w:rPr>
        <w:t>元数据</w:t>
      </w:r>
      <w:r w:rsidR="00A373FD">
        <w:rPr>
          <w:rFonts w:hint="eastAsia"/>
        </w:rPr>
        <w:t>（</w:t>
      </w:r>
      <w:r w:rsidR="00A373FD">
        <w:rPr>
          <w:rFonts w:hint="eastAsia"/>
        </w:rPr>
        <w:t>dmsMetadataBlock</w:t>
      </w:r>
      <w:r w:rsidR="00A373FD">
        <w:rPr>
          <w:rFonts w:hint="eastAsia"/>
        </w:rPr>
        <w:t>）</w:t>
      </w:r>
    </w:p>
    <w:tbl>
      <w:tblPr>
        <w:tblStyle w:val="TableGrid"/>
        <w:tblW w:w="0" w:type="auto"/>
        <w:tblInd w:w="357" w:type="dxa"/>
        <w:tblLook w:val="04A0"/>
      </w:tblPr>
      <w:tblGrid>
        <w:gridCol w:w="4083"/>
        <w:gridCol w:w="4082"/>
      </w:tblGrid>
      <w:tr w:rsidR="00B35601" w:rsidRPr="00B35601" w:rsidTr="00B35601">
        <w:tc>
          <w:tcPr>
            <w:tcW w:w="4083" w:type="dxa"/>
          </w:tcPr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sz w:val="15"/>
                <w:szCs w:val="15"/>
              </w:rPr>
              <w:t>_dmsMetadataBlock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rFonts w:hint="eastAsia"/>
                <w:sz w:val="15"/>
                <w:szCs w:val="15"/>
              </w:rPr>
              <w:t>{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rFonts w:hint="eastAsia"/>
                <w:sz w:val="15"/>
                <w:szCs w:val="15"/>
              </w:rPr>
              <w:t xml:space="preserve">   ...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rFonts w:hint="eastAsia"/>
                <w:sz w:val="15"/>
                <w:szCs w:val="15"/>
              </w:rPr>
              <w:t xml:space="preserve">   </w:t>
            </w:r>
            <w:r w:rsidRPr="00B35601">
              <w:rPr>
                <w:sz w:val="15"/>
                <w:szCs w:val="15"/>
              </w:rPr>
              <w:t>dmsExtentID    _dictExtentID ;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 </w:t>
            </w:r>
            <w:r w:rsidRPr="00B35601">
              <w:rPr>
                <w:sz w:val="15"/>
                <w:szCs w:val="15"/>
              </w:rPr>
              <w:t>dmsExtentID    _newDictExtentID ;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sz w:val="15"/>
                <w:szCs w:val="15"/>
              </w:rPr>
              <w:t xml:space="preserve">   SINT32         _dictStatPageID ;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sz w:val="15"/>
                <w:szCs w:val="15"/>
              </w:rPr>
              <w:t xml:space="preserve">   UINT8          _dictVersion ;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sz w:val="15"/>
                <w:szCs w:val="15"/>
              </w:rPr>
              <w:t xml:space="preserve">   </w:t>
            </w:r>
            <w:r w:rsidRPr="004E69EC">
              <w:rPr>
                <w:sz w:val="15"/>
                <w:szCs w:val="15"/>
                <w:highlight w:val="yellow"/>
              </w:rPr>
              <w:t>UINT8          _</w:t>
            </w:r>
            <w:r w:rsidRPr="004E69EC">
              <w:rPr>
                <w:rFonts w:hint="eastAsia"/>
                <w:sz w:val="15"/>
                <w:szCs w:val="15"/>
                <w:highlight w:val="yellow"/>
              </w:rPr>
              <w:t>c</w:t>
            </w:r>
            <w:r w:rsidRPr="004E69EC">
              <w:rPr>
                <w:sz w:val="15"/>
                <w:szCs w:val="15"/>
                <w:highlight w:val="yellow"/>
              </w:rPr>
              <w:t>ompressorType ;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sz w:val="15"/>
                <w:szCs w:val="15"/>
              </w:rPr>
              <w:t xml:space="preserve">   UINT8          _lastCompressRatio ;</w:t>
            </w:r>
          </w:p>
          <w:p w:rsid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sz w:val="15"/>
                <w:szCs w:val="15"/>
              </w:rPr>
              <w:t xml:space="preserve">   </w:t>
            </w:r>
            <w:r w:rsidRPr="004E69EC">
              <w:rPr>
                <w:sz w:val="15"/>
                <w:szCs w:val="15"/>
                <w:highlight w:val="yellow"/>
              </w:rPr>
              <w:t>UINT8          _</w:t>
            </w:r>
            <w:r w:rsidRPr="004E69EC">
              <w:rPr>
                <w:rFonts w:hint="eastAsia"/>
                <w:sz w:val="15"/>
                <w:szCs w:val="15"/>
                <w:highlight w:val="yellow"/>
              </w:rPr>
              <w:t>pad[ 1 ] ;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   ...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rFonts w:hint="eastAsia"/>
                <w:sz w:val="15"/>
                <w:szCs w:val="15"/>
              </w:rPr>
              <w:lastRenderedPageBreak/>
              <w:t>}</w:t>
            </w:r>
          </w:p>
        </w:tc>
        <w:tc>
          <w:tcPr>
            <w:tcW w:w="4082" w:type="dxa"/>
          </w:tcPr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sz w:val="15"/>
                <w:szCs w:val="15"/>
              </w:rPr>
              <w:lastRenderedPageBreak/>
              <w:t>_dmsMetadataBlock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rFonts w:hint="eastAsia"/>
                <w:sz w:val="15"/>
                <w:szCs w:val="15"/>
              </w:rPr>
              <w:t>{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rFonts w:hint="eastAsia"/>
                <w:sz w:val="15"/>
                <w:szCs w:val="15"/>
              </w:rPr>
              <w:t xml:space="preserve">   ...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rFonts w:hint="eastAsia"/>
                <w:sz w:val="15"/>
                <w:szCs w:val="15"/>
              </w:rPr>
              <w:t xml:space="preserve">   </w:t>
            </w:r>
            <w:r w:rsidRPr="00B35601">
              <w:rPr>
                <w:sz w:val="15"/>
                <w:szCs w:val="15"/>
              </w:rPr>
              <w:t>dmsExtentID    _dictExtentID ;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 </w:t>
            </w:r>
            <w:r w:rsidRPr="00B35601">
              <w:rPr>
                <w:sz w:val="15"/>
                <w:szCs w:val="15"/>
              </w:rPr>
              <w:t>dmsExtentID    _newDictExtentID ;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sz w:val="15"/>
                <w:szCs w:val="15"/>
              </w:rPr>
              <w:t xml:space="preserve">   SINT32         _dictStatPageID ;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sz w:val="15"/>
                <w:szCs w:val="15"/>
              </w:rPr>
              <w:t xml:space="preserve">   UINT8          _dictVersion ;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sz w:val="15"/>
                <w:szCs w:val="15"/>
              </w:rPr>
              <w:t xml:space="preserve">   </w:t>
            </w:r>
            <w:r w:rsidR="007A1DDD">
              <w:rPr>
                <w:sz w:val="15"/>
                <w:szCs w:val="15"/>
                <w:highlight w:val="yellow"/>
              </w:rPr>
              <w:t>UINT8          _</w:t>
            </w:r>
            <w:r w:rsidR="007A1DDD">
              <w:rPr>
                <w:rFonts w:hint="eastAsia"/>
                <w:sz w:val="15"/>
                <w:szCs w:val="15"/>
                <w:highlight w:val="yellow"/>
              </w:rPr>
              <w:t>c</w:t>
            </w:r>
            <w:r w:rsidRPr="004E69EC">
              <w:rPr>
                <w:sz w:val="15"/>
                <w:szCs w:val="15"/>
                <w:highlight w:val="yellow"/>
              </w:rPr>
              <w:t>ompressorType ;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sz w:val="15"/>
                <w:szCs w:val="15"/>
              </w:rPr>
              <w:t xml:space="preserve">   UINT8          _lastCompressRatio ;</w:t>
            </w:r>
          </w:p>
          <w:p w:rsid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sz w:val="15"/>
                <w:szCs w:val="15"/>
              </w:rPr>
              <w:t xml:space="preserve">   </w:t>
            </w:r>
            <w:r w:rsidRPr="004E69EC">
              <w:rPr>
                <w:sz w:val="15"/>
                <w:szCs w:val="15"/>
                <w:highlight w:val="yellow"/>
              </w:rPr>
              <w:t>UINT8          _</w:t>
            </w:r>
            <w:r w:rsidR="00380600">
              <w:rPr>
                <w:rFonts w:hint="eastAsia"/>
                <w:sz w:val="15"/>
                <w:szCs w:val="15"/>
                <w:highlight w:val="yellow"/>
              </w:rPr>
              <w:t>isOldVersion</w:t>
            </w:r>
            <w:r w:rsidR="007F71D2">
              <w:rPr>
                <w:rFonts w:hint="eastAsia"/>
                <w:sz w:val="15"/>
                <w:szCs w:val="15"/>
                <w:highlight w:val="yellow"/>
              </w:rPr>
              <w:t xml:space="preserve"> </w:t>
            </w:r>
            <w:r w:rsidRPr="004E69EC">
              <w:rPr>
                <w:rFonts w:hint="eastAsia"/>
                <w:sz w:val="15"/>
                <w:szCs w:val="15"/>
                <w:highlight w:val="yellow"/>
              </w:rPr>
              <w:t>;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   ...</w:t>
            </w:r>
          </w:p>
          <w:p w:rsidR="00B35601" w:rsidRPr="00B35601" w:rsidRDefault="00B35601" w:rsidP="00B35601">
            <w:pPr>
              <w:ind w:left="0"/>
              <w:rPr>
                <w:sz w:val="15"/>
                <w:szCs w:val="15"/>
              </w:rPr>
            </w:pPr>
            <w:r w:rsidRPr="00B35601">
              <w:rPr>
                <w:rFonts w:hint="eastAsia"/>
                <w:sz w:val="15"/>
                <w:szCs w:val="15"/>
              </w:rPr>
              <w:lastRenderedPageBreak/>
              <w:t>}</w:t>
            </w:r>
          </w:p>
        </w:tc>
      </w:tr>
    </w:tbl>
    <w:p w:rsidR="00B35601" w:rsidRDefault="00B35601" w:rsidP="00B35601"/>
    <w:p w:rsidR="007F71D2" w:rsidRDefault="007F71D2" w:rsidP="007F71D2">
      <w:pPr>
        <w:pStyle w:val="ListParagraph"/>
        <w:numPr>
          <w:ilvl w:val="0"/>
          <w:numId w:val="34"/>
        </w:numPr>
        <w:ind w:firstLineChars="0"/>
      </w:pPr>
      <w:r>
        <w:rPr>
          <w:rFonts w:hint="eastAsia"/>
        </w:rPr>
        <w:t>_c</w:t>
      </w:r>
      <w:r w:rsidR="007A1DDD">
        <w:rPr>
          <w:rFonts w:hint="eastAsia"/>
        </w:rPr>
        <w:t>ompressorType</w:t>
      </w:r>
      <w:r w:rsidR="007A1DDD">
        <w:rPr>
          <w:rFonts w:hint="eastAsia"/>
        </w:rPr>
        <w:t>标记</w:t>
      </w:r>
      <w:r w:rsidR="000E5EB9">
        <w:rPr>
          <w:rFonts w:hint="eastAsia"/>
        </w:rPr>
        <w:t>旧压缩类型：</w:t>
      </w:r>
    </w:p>
    <w:p w:rsidR="007F71D2" w:rsidRDefault="000E5EB9" w:rsidP="007F71D2">
      <w:pPr>
        <w:pStyle w:val="ListParagraph"/>
        <w:numPr>
          <w:ilvl w:val="1"/>
          <w:numId w:val="34"/>
        </w:numPr>
        <w:ind w:firstLineChars="0"/>
      </w:pPr>
      <w:r>
        <w:rPr>
          <w:rFonts w:hint="eastAsia"/>
        </w:rPr>
        <w:t>0xFF</w:t>
      </w:r>
      <w:r>
        <w:rPr>
          <w:rFonts w:hint="eastAsia"/>
        </w:rPr>
        <w:t>：非压缩</w:t>
      </w:r>
    </w:p>
    <w:p w:rsidR="007F71D2" w:rsidRDefault="007A1DDD" w:rsidP="007F71D2">
      <w:pPr>
        <w:pStyle w:val="ListParagraph"/>
        <w:numPr>
          <w:ilvl w:val="1"/>
          <w:numId w:val="34"/>
        </w:numPr>
        <w:ind w:firstLineChars="0"/>
      </w:pPr>
      <w:r>
        <w:rPr>
          <w:rFonts w:hint="eastAsia"/>
        </w:rPr>
        <w:t>0x00</w:t>
      </w:r>
      <w:r w:rsidR="000E5EB9">
        <w:rPr>
          <w:rFonts w:hint="eastAsia"/>
        </w:rPr>
        <w:t>：</w:t>
      </w:r>
      <w:r w:rsidR="000E5EB9">
        <w:rPr>
          <w:rFonts w:hint="eastAsia"/>
        </w:rPr>
        <w:t>snappy</w:t>
      </w:r>
      <w:r w:rsidR="000E5EB9">
        <w:rPr>
          <w:rFonts w:hint="eastAsia"/>
        </w:rPr>
        <w:t>压缩</w:t>
      </w:r>
    </w:p>
    <w:p w:rsidR="007F71D2" w:rsidRDefault="007A1DDD" w:rsidP="007F71D2">
      <w:pPr>
        <w:pStyle w:val="ListParagraph"/>
        <w:numPr>
          <w:ilvl w:val="1"/>
          <w:numId w:val="34"/>
        </w:numPr>
        <w:ind w:firstLineChars="0"/>
      </w:pPr>
      <w:r>
        <w:rPr>
          <w:rFonts w:hint="eastAsia"/>
        </w:rPr>
        <w:t>0x01</w:t>
      </w:r>
      <w:r w:rsidR="000E5EB9">
        <w:rPr>
          <w:rFonts w:hint="eastAsia"/>
        </w:rPr>
        <w:t>：</w:t>
      </w:r>
      <w:r w:rsidR="000E5EB9">
        <w:rPr>
          <w:rFonts w:hint="eastAsia"/>
        </w:rPr>
        <w:t>lzw</w:t>
      </w:r>
      <w:r w:rsidR="000E5EB9">
        <w:rPr>
          <w:rFonts w:hint="eastAsia"/>
        </w:rPr>
        <w:t>压缩</w:t>
      </w:r>
    </w:p>
    <w:p w:rsidR="007F71D2" w:rsidRDefault="007A1DDD" w:rsidP="007F71D2">
      <w:pPr>
        <w:pStyle w:val="ListParagraph"/>
        <w:numPr>
          <w:ilvl w:val="1"/>
          <w:numId w:val="34"/>
        </w:numPr>
        <w:ind w:firstLineChars="0"/>
      </w:pPr>
      <w:r>
        <w:rPr>
          <w:rFonts w:hint="eastAsia"/>
        </w:rPr>
        <w:t>0x02</w:t>
      </w:r>
      <w:r w:rsidR="000E5EB9">
        <w:rPr>
          <w:rFonts w:hint="eastAsia"/>
        </w:rPr>
        <w:t>：</w:t>
      </w:r>
      <w:r w:rsidR="000E5EB9">
        <w:rPr>
          <w:rFonts w:hint="eastAsia"/>
        </w:rPr>
        <w:t>lz4</w:t>
      </w:r>
      <w:r w:rsidR="000E5EB9">
        <w:rPr>
          <w:rFonts w:hint="eastAsia"/>
        </w:rPr>
        <w:t>压缩（未启用）</w:t>
      </w:r>
    </w:p>
    <w:p w:rsidR="007F71D2" w:rsidRDefault="007A1DDD" w:rsidP="007F71D2">
      <w:pPr>
        <w:pStyle w:val="ListParagraph"/>
        <w:numPr>
          <w:ilvl w:val="1"/>
          <w:numId w:val="34"/>
        </w:numPr>
        <w:ind w:firstLineChars="0"/>
      </w:pPr>
      <w:r>
        <w:rPr>
          <w:rFonts w:hint="eastAsia"/>
        </w:rPr>
        <w:t>0x03</w:t>
      </w:r>
      <w:r w:rsidR="000E5EB9">
        <w:rPr>
          <w:rFonts w:hint="eastAsia"/>
        </w:rPr>
        <w:t>：</w:t>
      </w:r>
      <w:r w:rsidR="000E5EB9">
        <w:rPr>
          <w:rFonts w:hint="eastAsia"/>
        </w:rPr>
        <w:t>zlib</w:t>
      </w:r>
      <w:r w:rsidR="000E5EB9">
        <w:rPr>
          <w:rFonts w:hint="eastAsia"/>
        </w:rPr>
        <w:t>压缩（未启用）</w:t>
      </w:r>
    </w:p>
    <w:p w:rsidR="007F71D2" w:rsidRDefault="00A75375" w:rsidP="007F71D2">
      <w:pPr>
        <w:pStyle w:val="ListParagraph"/>
        <w:numPr>
          <w:ilvl w:val="0"/>
          <w:numId w:val="34"/>
        </w:numPr>
        <w:ind w:firstLineChars="0"/>
      </w:pPr>
      <w:r>
        <w:rPr>
          <w:rFonts w:hint="eastAsia"/>
        </w:rPr>
        <w:t>_compressorTypeV1</w:t>
      </w:r>
      <w:r w:rsidR="007F71D2">
        <w:rPr>
          <w:rFonts w:hint="eastAsia"/>
        </w:rPr>
        <w:t>标记</w:t>
      </w:r>
      <w:r w:rsidR="007A1DDD">
        <w:rPr>
          <w:rFonts w:hint="eastAsia"/>
        </w:rPr>
        <w:t>新压缩类型：</w:t>
      </w:r>
      <w:r w:rsidR="007F71D2">
        <w:rPr>
          <w:rFonts w:hint="eastAsia"/>
        </w:rPr>
        <w:t>（通过</w:t>
      </w:r>
      <w:r w:rsidR="007F71D2">
        <w:rPr>
          <w:rFonts w:hint="eastAsia"/>
        </w:rPr>
        <w:t>alter</w:t>
      </w:r>
      <w:r w:rsidR="007F71D2">
        <w:rPr>
          <w:rFonts w:hint="eastAsia"/>
        </w:rPr>
        <w:t>修改该值）</w:t>
      </w:r>
    </w:p>
    <w:p w:rsidR="007F71D2" w:rsidRDefault="007A1DDD" w:rsidP="007F71D2">
      <w:pPr>
        <w:pStyle w:val="ListParagraph"/>
        <w:numPr>
          <w:ilvl w:val="1"/>
          <w:numId w:val="34"/>
        </w:numPr>
        <w:ind w:firstLineChars="0"/>
      </w:pPr>
      <w:r>
        <w:rPr>
          <w:rFonts w:hint="eastAsia"/>
        </w:rPr>
        <w:t>0x00</w:t>
      </w:r>
      <w:r>
        <w:rPr>
          <w:rFonts w:hint="eastAsia"/>
        </w:rPr>
        <w:t>：旧压缩类型</w:t>
      </w:r>
    </w:p>
    <w:p w:rsidR="007A1DDD" w:rsidRDefault="007A1DDD" w:rsidP="007F71D2">
      <w:pPr>
        <w:pStyle w:val="ListParagraph"/>
        <w:numPr>
          <w:ilvl w:val="1"/>
          <w:numId w:val="34"/>
        </w:numPr>
        <w:ind w:firstLineChars="0"/>
      </w:pPr>
      <w:r>
        <w:rPr>
          <w:rFonts w:hint="eastAsia"/>
        </w:rPr>
        <w:t>0x01</w:t>
      </w:r>
      <w:r>
        <w:rPr>
          <w:rFonts w:hint="eastAsia"/>
        </w:rPr>
        <w:t>：</w:t>
      </w:r>
      <w:r w:rsidR="007F71D2">
        <w:rPr>
          <w:rFonts w:hint="eastAsia"/>
        </w:rPr>
        <w:t>snappy</w:t>
      </w:r>
      <w:r w:rsidR="007F71D2">
        <w:rPr>
          <w:rFonts w:hint="eastAsia"/>
        </w:rPr>
        <w:t>压缩</w:t>
      </w:r>
    </w:p>
    <w:p w:rsidR="007F71D2" w:rsidRDefault="007F71D2" w:rsidP="007F71D2">
      <w:pPr>
        <w:pStyle w:val="ListParagraph"/>
        <w:numPr>
          <w:ilvl w:val="1"/>
          <w:numId w:val="34"/>
        </w:numPr>
        <w:ind w:firstLineChars="0"/>
      </w:pPr>
      <w:r>
        <w:rPr>
          <w:rFonts w:hint="eastAsia"/>
        </w:rPr>
        <w:t>0x02</w:t>
      </w:r>
      <w:r>
        <w:rPr>
          <w:rFonts w:hint="eastAsia"/>
        </w:rPr>
        <w:t>：</w:t>
      </w:r>
      <w:r>
        <w:rPr>
          <w:rFonts w:hint="eastAsia"/>
        </w:rPr>
        <w:t>lzw</w:t>
      </w:r>
      <w:r>
        <w:rPr>
          <w:rFonts w:hint="eastAsia"/>
        </w:rPr>
        <w:t>压缩</w:t>
      </w:r>
    </w:p>
    <w:p w:rsidR="007F71D2" w:rsidRDefault="007F71D2" w:rsidP="007F71D2">
      <w:pPr>
        <w:pStyle w:val="ListParagraph"/>
        <w:numPr>
          <w:ilvl w:val="1"/>
          <w:numId w:val="34"/>
        </w:numPr>
        <w:ind w:firstLineChars="0"/>
      </w:pPr>
      <w:r>
        <w:rPr>
          <w:rFonts w:hint="eastAsia"/>
        </w:rPr>
        <w:t>0x03</w:t>
      </w:r>
      <w:r>
        <w:rPr>
          <w:rFonts w:hint="eastAsia"/>
        </w:rPr>
        <w:t>：</w:t>
      </w:r>
      <w:r>
        <w:rPr>
          <w:rFonts w:hint="eastAsia"/>
        </w:rPr>
        <w:t>lz4</w:t>
      </w:r>
      <w:r>
        <w:rPr>
          <w:rFonts w:hint="eastAsia"/>
        </w:rPr>
        <w:t>压缩（未启用）</w:t>
      </w:r>
    </w:p>
    <w:p w:rsidR="007F71D2" w:rsidRDefault="007F71D2" w:rsidP="007F71D2">
      <w:pPr>
        <w:pStyle w:val="ListParagraph"/>
        <w:numPr>
          <w:ilvl w:val="1"/>
          <w:numId w:val="34"/>
        </w:numPr>
        <w:ind w:firstLineChars="0"/>
      </w:pPr>
      <w:r>
        <w:rPr>
          <w:rFonts w:hint="eastAsia"/>
        </w:rPr>
        <w:t>0x04</w:t>
      </w:r>
      <w:r>
        <w:rPr>
          <w:rFonts w:hint="eastAsia"/>
        </w:rPr>
        <w:t>：</w:t>
      </w:r>
      <w:r>
        <w:rPr>
          <w:rFonts w:hint="eastAsia"/>
        </w:rPr>
        <w:t>zlib</w:t>
      </w:r>
      <w:r>
        <w:rPr>
          <w:rFonts w:hint="eastAsia"/>
        </w:rPr>
        <w:t>压缩（未启用）</w:t>
      </w:r>
    </w:p>
    <w:p w:rsidR="007F71D2" w:rsidRDefault="007F71D2" w:rsidP="007F71D2">
      <w:pPr>
        <w:pStyle w:val="ListParagraph"/>
        <w:numPr>
          <w:ilvl w:val="1"/>
          <w:numId w:val="34"/>
        </w:numPr>
        <w:ind w:firstLineChars="0"/>
      </w:pPr>
      <w:r>
        <w:rPr>
          <w:rFonts w:hint="eastAsia"/>
        </w:rPr>
        <w:t>0xFF</w:t>
      </w:r>
      <w:r>
        <w:rPr>
          <w:rFonts w:hint="eastAsia"/>
        </w:rPr>
        <w:t>：非压缩</w:t>
      </w:r>
    </w:p>
    <w:p w:rsidR="007A1DDD" w:rsidRDefault="007A1DDD" w:rsidP="00B35601"/>
    <w:p w:rsidR="007F71D2" w:rsidRDefault="007F71D2" w:rsidP="007F71D2">
      <w:pPr>
        <w:pStyle w:val="Heading4"/>
      </w:pPr>
      <w:r>
        <w:rPr>
          <w:rFonts w:hint="eastAsia"/>
        </w:rPr>
        <w:t>插入流程</w:t>
      </w:r>
    </w:p>
    <w:p w:rsidR="007F71D2" w:rsidRDefault="007F71D2" w:rsidP="007F71D2">
      <w:pPr>
        <w:pStyle w:val="ListParagraph"/>
        <w:numPr>
          <w:ilvl w:val="0"/>
          <w:numId w:val="35"/>
        </w:numPr>
        <w:ind w:firstLineChars="0"/>
      </w:pPr>
      <w:r>
        <w:rPr>
          <w:rFonts w:hint="eastAsia"/>
        </w:rPr>
        <w:t>根据</w:t>
      </w:r>
      <w:r>
        <w:rPr>
          <w:rFonts w:hint="eastAsia"/>
        </w:rPr>
        <w:t>Collection</w:t>
      </w:r>
      <w:r>
        <w:rPr>
          <w:rFonts w:hint="eastAsia"/>
        </w:rPr>
        <w:t>元数据的</w:t>
      </w:r>
      <w:r>
        <w:rPr>
          <w:rFonts w:hint="eastAsia"/>
        </w:rPr>
        <w:t>_compressorTypeV1</w:t>
      </w:r>
      <w:r>
        <w:rPr>
          <w:rFonts w:hint="eastAsia"/>
        </w:rPr>
        <w:t>和</w:t>
      </w:r>
      <w:r>
        <w:rPr>
          <w:rFonts w:hint="eastAsia"/>
        </w:rPr>
        <w:t>_compressorType</w:t>
      </w:r>
      <w:r>
        <w:rPr>
          <w:rFonts w:hint="eastAsia"/>
        </w:rPr>
        <w:t>判断压缩类型</w:t>
      </w:r>
    </w:p>
    <w:p w:rsidR="007F71D2" w:rsidRDefault="007F71D2" w:rsidP="007F71D2">
      <w:pPr>
        <w:pStyle w:val="ListParagraph"/>
        <w:numPr>
          <w:ilvl w:val="1"/>
          <w:numId w:val="35"/>
        </w:numPr>
        <w:ind w:firstLineChars="0"/>
      </w:pPr>
      <w:r>
        <w:rPr>
          <w:rFonts w:hint="eastAsia"/>
        </w:rPr>
        <w:t>_compressorTypeV1</w:t>
      </w:r>
      <w:r>
        <w:rPr>
          <w:rFonts w:hint="eastAsia"/>
        </w:rPr>
        <w:t>为</w:t>
      </w:r>
      <w:r>
        <w:rPr>
          <w:rFonts w:hint="eastAsia"/>
        </w:rPr>
        <w:t>0x00</w:t>
      </w:r>
      <w:r>
        <w:rPr>
          <w:rFonts w:hint="eastAsia"/>
        </w:rPr>
        <w:t>，则查看</w:t>
      </w:r>
      <w:r>
        <w:rPr>
          <w:rFonts w:hint="eastAsia"/>
        </w:rPr>
        <w:t>_compressorType</w:t>
      </w:r>
      <w:r>
        <w:rPr>
          <w:rFonts w:hint="eastAsia"/>
        </w:rPr>
        <w:t>的类型</w:t>
      </w:r>
    </w:p>
    <w:p w:rsidR="007F71D2" w:rsidRDefault="007F71D2" w:rsidP="007F71D2">
      <w:pPr>
        <w:pStyle w:val="ListParagraph"/>
        <w:numPr>
          <w:ilvl w:val="1"/>
          <w:numId w:val="35"/>
        </w:numPr>
        <w:ind w:firstLineChars="0"/>
      </w:pPr>
      <w:r>
        <w:rPr>
          <w:rFonts w:hint="eastAsia"/>
        </w:rPr>
        <w:t>_compressorTypeV1</w:t>
      </w:r>
      <w:r>
        <w:rPr>
          <w:rFonts w:hint="eastAsia"/>
        </w:rPr>
        <w:t>为非</w:t>
      </w:r>
      <w:r>
        <w:rPr>
          <w:rFonts w:hint="eastAsia"/>
        </w:rPr>
        <w:t>0x00</w:t>
      </w:r>
      <w:r>
        <w:rPr>
          <w:rFonts w:hint="eastAsia"/>
        </w:rPr>
        <w:t>，则自身标记压缩类型</w:t>
      </w:r>
    </w:p>
    <w:p w:rsidR="007F71D2" w:rsidRDefault="007F71D2" w:rsidP="007F71D2">
      <w:pPr>
        <w:pStyle w:val="ListParagraph"/>
        <w:numPr>
          <w:ilvl w:val="0"/>
          <w:numId w:val="35"/>
        </w:numPr>
        <w:ind w:firstLineChars="0"/>
      </w:pPr>
      <w:r>
        <w:rPr>
          <w:rFonts w:hint="eastAsia"/>
        </w:rPr>
        <w:t>如果是压缩类型，在记录中压缩位标记</w:t>
      </w:r>
    </w:p>
    <w:p w:rsidR="007F71D2" w:rsidRDefault="007F71D2" w:rsidP="007F71D2"/>
    <w:p w:rsidR="007F71D2" w:rsidRDefault="007F71D2" w:rsidP="007F71D2">
      <w:pPr>
        <w:pStyle w:val="Heading4"/>
      </w:pPr>
      <w:r>
        <w:rPr>
          <w:rFonts w:hint="eastAsia"/>
        </w:rPr>
        <w:t>读取流程</w:t>
      </w:r>
    </w:p>
    <w:p w:rsidR="007F71D2" w:rsidRDefault="007F71D2" w:rsidP="007F71D2">
      <w:pPr>
        <w:pStyle w:val="ListParagraph"/>
        <w:numPr>
          <w:ilvl w:val="0"/>
          <w:numId w:val="36"/>
        </w:numPr>
        <w:ind w:firstLineChars="0"/>
      </w:pPr>
      <w:r>
        <w:rPr>
          <w:rFonts w:hint="eastAsia"/>
        </w:rPr>
        <w:t>根据记录头的压缩位标记（</w:t>
      </w:r>
      <w:r w:rsidRPr="007F71D2">
        <w:t>DMS_RECORD_FLAG_COMPRESSED</w:t>
      </w:r>
      <w:r>
        <w:rPr>
          <w:rFonts w:hint="eastAsia"/>
        </w:rPr>
        <w:t>）压缩位，判断是否压缩</w:t>
      </w:r>
    </w:p>
    <w:p w:rsidR="007F71D2" w:rsidRDefault="007F71D2" w:rsidP="007F71D2">
      <w:pPr>
        <w:pStyle w:val="ListParagraph"/>
        <w:numPr>
          <w:ilvl w:val="0"/>
          <w:numId w:val="36"/>
        </w:numPr>
        <w:ind w:firstLineChars="0"/>
      </w:pPr>
      <w:r>
        <w:rPr>
          <w:rFonts w:hint="eastAsia"/>
        </w:rPr>
        <w:t>如果是压缩，取记录的压缩类型标记，判断压缩类型：</w:t>
      </w:r>
    </w:p>
    <w:p w:rsidR="007F71D2" w:rsidRDefault="007F71D2" w:rsidP="007F71D2">
      <w:pPr>
        <w:pStyle w:val="ListParagraph"/>
        <w:numPr>
          <w:ilvl w:val="1"/>
          <w:numId w:val="36"/>
        </w:numPr>
        <w:ind w:firstLineChars="0"/>
      </w:pPr>
      <w:r>
        <w:rPr>
          <w:rFonts w:hint="eastAsia"/>
        </w:rPr>
        <w:t>如果是</w:t>
      </w:r>
      <w:r>
        <w:rPr>
          <w:rFonts w:hint="eastAsia"/>
        </w:rPr>
        <w:t>0x00</w:t>
      </w:r>
      <w:r>
        <w:rPr>
          <w:rFonts w:hint="eastAsia"/>
        </w:rPr>
        <w:t>，取元数据中的</w:t>
      </w:r>
      <w:r>
        <w:rPr>
          <w:rFonts w:hint="eastAsia"/>
        </w:rPr>
        <w:t>_compressorType</w:t>
      </w:r>
      <w:r>
        <w:rPr>
          <w:rFonts w:hint="eastAsia"/>
        </w:rPr>
        <w:t>对应的压缩器进行解压</w:t>
      </w:r>
    </w:p>
    <w:p w:rsidR="007F71D2" w:rsidRPr="007F71D2" w:rsidRDefault="007F71D2" w:rsidP="007F71D2">
      <w:pPr>
        <w:pStyle w:val="ListParagraph"/>
        <w:numPr>
          <w:ilvl w:val="1"/>
          <w:numId w:val="36"/>
        </w:numPr>
        <w:ind w:firstLineChars="0"/>
      </w:pPr>
      <w:r>
        <w:rPr>
          <w:rFonts w:hint="eastAsia"/>
        </w:rPr>
        <w:t>如果非</w:t>
      </w:r>
      <w:r>
        <w:rPr>
          <w:rFonts w:hint="eastAsia"/>
        </w:rPr>
        <w:t>0x00</w:t>
      </w:r>
      <w:r>
        <w:rPr>
          <w:rFonts w:hint="eastAsia"/>
        </w:rPr>
        <w:t>，取对应的压缩器解压</w:t>
      </w:r>
    </w:p>
    <w:p w:rsidR="007F71D2" w:rsidRPr="007F71D2" w:rsidRDefault="007F71D2" w:rsidP="007F71D2"/>
    <w:p w:rsidR="007F71D2" w:rsidRPr="007F71D2" w:rsidRDefault="007F71D2" w:rsidP="00B35601"/>
    <w:p w:rsidR="00AF728B" w:rsidRDefault="00AF728B" w:rsidP="00AF728B">
      <w:pPr>
        <w:pStyle w:val="Heading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4846F7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015BC6" w:rsidP="00AF728B">
            <w:pPr>
              <w:ind w:left="0"/>
              <w:rPr>
                <w:sz w:val="18"/>
                <w:szCs w:val="18"/>
              </w:rPr>
            </w:pPr>
            <w:ins w:id="0" w:author="heguoming" w:date="2018-03-07T17:03:00Z">
              <w:r>
                <w:rPr>
                  <w:rFonts w:hint="eastAsia"/>
                  <w:sz w:val="18"/>
                  <w:szCs w:val="18"/>
                </w:rPr>
                <w:t>15</w:t>
              </w:r>
            </w:ins>
            <w:del w:id="1" w:author="heguoming" w:date="2018-03-07T17:03:00Z">
              <w:r w:rsidR="004846F7" w:rsidDel="00015BC6">
                <w:rPr>
                  <w:rFonts w:hint="eastAsia"/>
                  <w:sz w:val="18"/>
                  <w:szCs w:val="18"/>
                </w:rPr>
                <w:delText>10</w:delText>
              </w:r>
            </w:del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4846F7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2016-03-06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4846F7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2016-03-2</w:t>
            </w:r>
            <w:ins w:id="2" w:author="heguoming" w:date="2018-03-07T17:04:00Z">
              <w:r w:rsidR="00447D11">
                <w:rPr>
                  <w:rFonts w:hint="eastAsia"/>
                  <w:sz w:val="18"/>
                  <w:szCs w:val="18"/>
                </w:rPr>
                <w:t>7</w:t>
              </w:r>
            </w:ins>
            <w:del w:id="3" w:author="heguoming" w:date="2018-03-07T17:04:00Z">
              <w:r w:rsidDel="00447D11">
                <w:rPr>
                  <w:rFonts w:hint="eastAsia"/>
                  <w:sz w:val="18"/>
                  <w:szCs w:val="18"/>
                </w:rPr>
                <w:delText>0</w:delText>
              </w:r>
            </w:del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lastRenderedPageBreak/>
              <w:t>第一周</w:t>
            </w:r>
          </w:p>
        </w:tc>
        <w:tc>
          <w:tcPr>
            <w:tcW w:w="3686" w:type="dxa"/>
            <w:gridSpan w:val="3"/>
          </w:tcPr>
          <w:p w:rsidR="00AF728B" w:rsidRPr="00EB6EF1" w:rsidRDefault="004846F7" w:rsidP="00AF728B">
            <w:pPr>
              <w:ind w:left="0"/>
              <w:rPr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color w:val="8DB3E2" w:themeColor="text2" w:themeTint="66"/>
                <w:sz w:val="18"/>
                <w:szCs w:val="18"/>
              </w:rPr>
              <w:t>修改引擎代码，扩展</w:t>
            </w:r>
            <w:r>
              <w:rPr>
                <w:rFonts w:hint="eastAsia"/>
                <w:color w:val="8DB3E2" w:themeColor="text2" w:themeTint="66"/>
                <w:sz w:val="18"/>
                <w:szCs w:val="18"/>
              </w:rPr>
              <w:t>alter</w:t>
            </w:r>
            <w:r>
              <w:rPr>
                <w:rFonts w:hint="eastAsia"/>
                <w:color w:val="8DB3E2" w:themeColor="text2" w:themeTint="66"/>
                <w:sz w:val="18"/>
                <w:szCs w:val="18"/>
              </w:rPr>
              <w:t>功能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EB6EF1" w:rsidRDefault="004846F7" w:rsidP="00AF728B">
            <w:pPr>
              <w:ind w:left="0"/>
              <w:rPr>
                <w:color w:val="8DB3E2" w:themeColor="text2" w:themeTint="66"/>
                <w:sz w:val="18"/>
                <w:szCs w:val="18"/>
              </w:rPr>
            </w:pPr>
            <w:moveFromRangeStart w:id="4" w:author="heguoming" w:date="2018-03-07T17:03:00Z" w:name="move508205563"/>
            <w:moveFrom w:id="5" w:author="heguoming" w:date="2018-03-07T17:03:00Z">
              <w:r w:rsidDel="007414E7">
                <w:rPr>
                  <w:rFonts w:hint="eastAsia"/>
                  <w:color w:val="8DB3E2" w:themeColor="text2" w:themeTint="66"/>
                  <w:sz w:val="18"/>
                  <w:szCs w:val="18"/>
                </w:rPr>
                <w:t>修改驱动，自测等</w:t>
              </w:r>
            </w:moveFrom>
            <w:moveFromRangeEnd w:id="4"/>
            <w:ins w:id="6" w:author="heguoming" w:date="2018-03-07T17:03:00Z">
              <w:r w:rsidR="007414E7">
                <w:rPr>
                  <w:rFonts w:hint="eastAsia"/>
                  <w:color w:val="8DB3E2" w:themeColor="text2" w:themeTint="66"/>
                  <w:sz w:val="18"/>
                  <w:szCs w:val="18"/>
                </w:rPr>
                <w:t>扩展接口</w:t>
              </w:r>
            </w:ins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EB6EF1" w:rsidRDefault="007414E7" w:rsidP="00AF728B">
            <w:pPr>
              <w:ind w:left="0"/>
              <w:rPr>
                <w:color w:val="8DB3E2" w:themeColor="text2" w:themeTint="66"/>
                <w:sz w:val="18"/>
                <w:szCs w:val="18"/>
              </w:rPr>
            </w:pPr>
            <w:moveToRangeStart w:id="7" w:author="heguoming" w:date="2018-03-07T17:03:00Z" w:name="move508205563"/>
            <w:moveTo w:id="8" w:author="heguoming" w:date="2018-03-07T17:03:00Z">
              <w:r>
                <w:rPr>
                  <w:rFonts w:hint="eastAsia"/>
                  <w:color w:val="8DB3E2" w:themeColor="text2" w:themeTint="66"/>
                  <w:sz w:val="18"/>
                  <w:szCs w:val="18"/>
                </w:rPr>
                <w:t>修改驱动，自测等</w:t>
              </w:r>
            </w:moveTo>
            <w:moveToRangeEnd w:id="7"/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EB6EF1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6E7F0B" w:rsidRDefault="006E7F0B" w:rsidP="00EB6EF1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349F" w:rsidRDefault="006E349F" w:rsidP="00210B6B">
      <w:r>
        <w:separator/>
      </w:r>
    </w:p>
  </w:endnote>
  <w:endnote w:type="continuationSeparator" w:id="1">
    <w:p w:rsidR="006E349F" w:rsidRDefault="006E349F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349F" w:rsidRDefault="006E349F" w:rsidP="00210B6B">
      <w:r>
        <w:separator/>
      </w:r>
    </w:p>
  </w:footnote>
  <w:footnote w:type="continuationSeparator" w:id="1">
    <w:p w:rsidR="006E349F" w:rsidRDefault="006E349F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81C27"/>
    <w:multiLevelType w:val="hybridMultilevel"/>
    <w:tmpl w:val="E28227D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E9D5014"/>
    <w:multiLevelType w:val="hybridMultilevel"/>
    <w:tmpl w:val="BADAEFF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10D572E8"/>
    <w:multiLevelType w:val="hybridMultilevel"/>
    <w:tmpl w:val="2D6844F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1B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1EFE3C4B"/>
    <w:multiLevelType w:val="hybridMultilevel"/>
    <w:tmpl w:val="88A0030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1A2015D"/>
    <w:multiLevelType w:val="hybridMultilevel"/>
    <w:tmpl w:val="2D6844F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1B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64B36F4"/>
    <w:multiLevelType w:val="hybridMultilevel"/>
    <w:tmpl w:val="A662754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270701E2"/>
    <w:multiLevelType w:val="hybridMultilevel"/>
    <w:tmpl w:val="A9FA556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293513A8"/>
    <w:multiLevelType w:val="hybridMultilevel"/>
    <w:tmpl w:val="A9FA556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2B466AC7"/>
    <w:multiLevelType w:val="hybridMultilevel"/>
    <w:tmpl w:val="5604499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2CA55EF6"/>
    <w:multiLevelType w:val="hybridMultilevel"/>
    <w:tmpl w:val="3FEEF58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2CEC13E2"/>
    <w:multiLevelType w:val="hybridMultilevel"/>
    <w:tmpl w:val="141E1BC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3F334955"/>
    <w:multiLevelType w:val="hybridMultilevel"/>
    <w:tmpl w:val="88A0030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45B9002D"/>
    <w:multiLevelType w:val="hybridMultilevel"/>
    <w:tmpl w:val="3C60BD2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479273EB"/>
    <w:multiLevelType w:val="hybridMultilevel"/>
    <w:tmpl w:val="5CF0CD2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4B681375"/>
    <w:multiLevelType w:val="hybridMultilevel"/>
    <w:tmpl w:val="D3E20F3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4C662FDA"/>
    <w:multiLevelType w:val="hybridMultilevel"/>
    <w:tmpl w:val="0C849DD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4CDE2B70"/>
    <w:multiLevelType w:val="hybridMultilevel"/>
    <w:tmpl w:val="5CF0CD2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4E0D016C"/>
    <w:multiLevelType w:val="hybridMultilevel"/>
    <w:tmpl w:val="9E28E4C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567A4EF9"/>
    <w:multiLevelType w:val="hybridMultilevel"/>
    <w:tmpl w:val="0C849DD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>
    <w:nsid w:val="57063AA0"/>
    <w:multiLevelType w:val="hybridMultilevel"/>
    <w:tmpl w:val="053415A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0F">
      <w:start w:val="1"/>
      <w:numFmt w:val="decimal"/>
      <w:lvlText w:val="%6."/>
      <w:lvlJc w:val="lef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>
    <w:nsid w:val="58E930A9"/>
    <w:multiLevelType w:val="hybridMultilevel"/>
    <w:tmpl w:val="0CE639C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>
    <w:nsid w:val="59223B75"/>
    <w:multiLevelType w:val="hybridMultilevel"/>
    <w:tmpl w:val="A9FA556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>
    <w:nsid w:val="5A651810"/>
    <w:multiLevelType w:val="hybridMultilevel"/>
    <w:tmpl w:val="A9FA556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6">
    <w:nsid w:val="682E7148"/>
    <w:multiLevelType w:val="hybridMultilevel"/>
    <w:tmpl w:val="6EB6AD7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7">
    <w:nsid w:val="69E3004F"/>
    <w:multiLevelType w:val="hybridMultilevel"/>
    <w:tmpl w:val="EF08CF2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>
    <w:nsid w:val="6B9B6919"/>
    <w:multiLevelType w:val="hybridMultilevel"/>
    <w:tmpl w:val="58F8B12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9">
    <w:nsid w:val="7166165E"/>
    <w:multiLevelType w:val="hybridMultilevel"/>
    <w:tmpl w:val="FBEE90B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0">
    <w:nsid w:val="75836733"/>
    <w:multiLevelType w:val="hybridMultilevel"/>
    <w:tmpl w:val="9E9E9D9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1">
    <w:nsid w:val="79B4495D"/>
    <w:multiLevelType w:val="hybridMultilevel"/>
    <w:tmpl w:val="3C60BD2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5"/>
  </w:num>
  <w:num w:numId="2">
    <w:abstractNumId w:val="22"/>
  </w:num>
  <w:num w:numId="3">
    <w:abstractNumId w:val="6"/>
  </w:num>
  <w:num w:numId="4">
    <w:abstractNumId w:val="5"/>
  </w:num>
  <w:num w:numId="5">
    <w:abstractNumId w:val="5"/>
  </w:num>
  <w:num w:numId="6">
    <w:abstractNumId w:val="5"/>
  </w:num>
  <w:num w:numId="7">
    <w:abstractNumId w:val="30"/>
  </w:num>
  <w:num w:numId="8">
    <w:abstractNumId w:val="9"/>
  </w:num>
  <w:num w:numId="9">
    <w:abstractNumId w:val="22"/>
    <w:lvlOverride w:ilvl="0">
      <w:startOverride w:val="1"/>
    </w:lvlOverride>
  </w:num>
  <w:num w:numId="10">
    <w:abstractNumId w:val="22"/>
    <w:lvlOverride w:ilvl="0">
      <w:startOverride w:val="1"/>
    </w:lvlOverride>
  </w:num>
  <w:num w:numId="11">
    <w:abstractNumId w:val="25"/>
  </w:num>
  <w:num w:numId="12">
    <w:abstractNumId w:val="24"/>
  </w:num>
  <w:num w:numId="13">
    <w:abstractNumId w:val="18"/>
  </w:num>
  <w:num w:numId="14">
    <w:abstractNumId w:val="15"/>
  </w:num>
  <w:num w:numId="15">
    <w:abstractNumId w:val="1"/>
  </w:num>
  <w:num w:numId="16">
    <w:abstractNumId w:val="8"/>
  </w:num>
  <w:num w:numId="17">
    <w:abstractNumId w:val="13"/>
  </w:num>
  <w:num w:numId="18">
    <w:abstractNumId w:val="7"/>
  </w:num>
  <w:num w:numId="19">
    <w:abstractNumId w:val="27"/>
  </w:num>
  <w:num w:numId="20">
    <w:abstractNumId w:val="2"/>
  </w:num>
  <w:num w:numId="21">
    <w:abstractNumId w:val="28"/>
  </w:num>
  <w:num w:numId="22">
    <w:abstractNumId w:val="20"/>
  </w:num>
  <w:num w:numId="23">
    <w:abstractNumId w:val="31"/>
  </w:num>
  <w:num w:numId="24">
    <w:abstractNumId w:val="17"/>
  </w:num>
  <w:num w:numId="25">
    <w:abstractNumId w:val="14"/>
  </w:num>
  <w:num w:numId="26">
    <w:abstractNumId w:val="3"/>
  </w:num>
  <w:num w:numId="27">
    <w:abstractNumId w:val="19"/>
  </w:num>
  <w:num w:numId="28">
    <w:abstractNumId w:val="21"/>
  </w:num>
  <w:num w:numId="29">
    <w:abstractNumId w:val="4"/>
  </w:num>
  <w:num w:numId="30">
    <w:abstractNumId w:val="29"/>
  </w:num>
  <w:num w:numId="31">
    <w:abstractNumId w:val="26"/>
  </w:num>
  <w:num w:numId="32">
    <w:abstractNumId w:val="12"/>
  </w:num>
  <w:num w:numId="33">
    <w:abstractNumId w:val="23"/>
  </w:num>
  <w:num w:numId="34">
    <w:abstractNumId w:val="11"/>
  </w:num>
  <w:num w:numId="35">
    <w:abstractNumId w:val="0"/>
  </w:num>
  <w:num w:numId="36">
    <w:abstractNumId w:val="16"/>
  </w:num>
  <w:num w:numId="3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8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1ED1"/>
    <w:rsid w:val="00003115"/>
    <w:rsid w:val="00014FDA"/>
    <w:rsid w:val="00015BC6"/>
    <w:rsid w:val="00022097"/>
    <w:rsid w:val="00025FB5"/>
    <w:rsid w:val="00032F30"/>
    <w:rsid w:val="00042336"/>
    <w:rsid w:val="00045357"/>
    <w:rsid w:val="00046F3D"/>
    <w:rsid w:val="00051093"/>
    <w:rsid w:val="00055777"/>
    <w:rsid w:val="00064F53"/>
    <w:rsid w:val="00076410"/>
    <w:rsid w:val="000775CB"/>
    <w:rsid w:val="00080088"/>
    <w:rsid w:val="00092BDF"/>
    <w:rsid w:val="00094FCF"/>
    <w:rsid w:val="00095447"/>
    <w:rsid w:val="000963B1"/>
    <w:rsid w:val="000B00BC"/>
    <w:rsid w:val="000C182D"/>
    <w:rsid w:val="000D01B2"/>
    <w:rsid w:val="000D58C4"/>
    <w:rsid w:val="000D74B0"/>
    <w:rsid w:val="000E1A8B"/>
    <w:rsid w:val="000E5EB9"/>
    <w:rsid w:val="000F0F04"/>
    <w:rsid w:val="000F0F53"/>
    <w:rsid w:val="000F533A"/>
    <w:rsid w:val="00104708"/>
    <w:rsid w:val="0010606D"/>
    <w:rsid w:val="00111B06"/>
    <w:rsid w:val="001139E1"/>
    <w:rsid w:val="00116B86"/>
    <w:rsid w:val="00117D79"/>
    <w:rsid w:val="00120DA1"/>
    <w:rsid w:val="00123063"/>
    <w:rsid w:val="00123405"/>
    <w:rsid w:val="00134334"/>
    <w:rsid w:val="00142D05"/>
    <w:rsid w:val="001447DD"/>
    <w:rsid w:val="0014578F"/>
    <w:rsid w:val="001474EF"/>
    <w:rsid w:val="0015789B"/>
    <w:rsid w:val="00162030"/>
    <w:rsid w:val="00164664"/>
    <w:rsid w:val="00166A1A"/>
    <w:rsid w:val="00170D5C"/>
    <w:rsid w:val="00173EB5"/>
    <w:rsid w:val="00174FDA"/>
    <w:rsid w:val="00180FC7"/>
    <w:rsid w:val="00187143"/>
    <w:rsid w:val="00190ED5"/>
    <w:rsid w:val="00192966"/>
    <w:rsid w:val="00192FC1"/>
    <w:rsid w:val="0019558C"/>
    <w:rsid w:val="00195E53"/>
    <w:rsid w:val="00195EBE"/>
    <w:rsid w:val="001A3B98"/>
    <w:rsid w:val="001A460D"/>
    <w:rsid w:val="001A52AB"/>
    <w:rsid w:val="001A66BC"/>
    <w:rsid w:val="001A7015"/>
    <w:rsid w:val="001B7CA6"/>
    <w:rsid w:val="001C1F9E"/>
    <w:rsid w:val="001C44F7"/>
    <w:rsid w:val="001C4C4D"/>
    <w:rsid w:val="001E0ACA"/>
    <w:rsid w:val="001E131D"/>
    <w:rsid w:val="001F47D3"/>
    <w:rsid w:val="00200CDC"/>
    <w:rsid w:val="002011EC"/>
    <w:rsid w:val="0020416F"/>
    <w:rsid w:val="002051E5"/>
    <w:rsid w:val="00210B6B"/>
    <w:rsid w:val="00214A48"/>
    <w:rsid w:val="00223891"/>
    <w:rsid w:val="002252D8"/>
    <w:rsid w:val="0023796C"/>
    <w:rsid w:val="00244458"/>
    <w:rsid w:val="00245272"/>
    <w:rsid w:val="0025090F"/>
    <w:rsid w:val="002546DF"/>
    <w:rsid w:val="00256BE2"/>
    <w:rsid w:val="00256F28"/>
    <w:rsid w:val="00257B1D"/>
    <w:rsid w:val="00257DCD"/>
    <w:rsid w:val="00263D47"/>
    <w:rsid w:val="00267C21"/>
    <w:rsid w:val="002733D2"/>
    <w:rsid w:val="00274202"/>
    <w:rsid w:val="002752DF"/>
    <w:rsid w:val="002867A6"/>
    <w:rsid w:val="00286F90"/>
    <w:rsid w:val="00290EC2"/>
    <w:rsid w:val="00293C57"/>
    <w:rsid w:val="00295029"/>
    <w:rsid w:val="00296265"/>
    <w:rsid w:val="00297F2E"/>
    <w:rsid w:val="002A061A"/>
    <w:rsid w:val="002A6088"/>
    <w:rsid w:val="002A653E"/>
    <w:rsid w:val="002B0E20"/>
    <w:rsid w:val="002B0E83"/>
    <w:rsid w:val="002B31B0"/>
    <w:rsid w:val="002B3F48"/>
    <w:rsid w:val="002B65D6"/>
    <w:rsid w:val="002C40BC"/>
    <w:rsid w:val="002D502D"/>
    <w:rsid w:val="002D503E"/>
    <w:rsid w:val="002E01EA"/>
    <w:rsid w:val="002E33C0"/>
    <w:rsid w:val="002F039A"/>
    <w:rsid w:val="002F166E"/>
    <w:rsid w:val="002F2C66"/>
    <w:rsid w:val="002F4F35"/>
    <w:rsid w:val="002F5C63"/>
    <w:rsid w:val="00305521"/>
    <w:rsid w:val="00315D0F"/>
    <w:rsid w:val="00316789"/>
    <w:rsid w:val="0032351F"/>
    <w:rsid w:val="00332E5F"/>
    <w:rsid w:val="0033733F"/>
    <w:rsid w:val="00342BDD"/>
    <w:rsid w:val="00342C1F"/>
    <w:rsid w:val="003451F0"/>
    <w:rsid w:val="003463FA"/>
    <w:rsid w:val="003468EA"/>
    <w:rsid w:val="00350D7F"/>
    <w:rsid w:val="00351674"/>
    <w:rsid w:val="00351CFE"/>
    <w:rsid w:val="00356C6E"/>
    <w:rsid w:val="00356FBD"/>
    <w:rsid w:val="00357397"/>
    <w:rsid w:val="00362563"/>
    <w:rsid w:val="00363132"/>
    <w:rsid w:val="00367A20"/>
    <w:rsid w:val="00371D41"/>
    <w:rsid w:val="00375049"/>
    <w:rsid w:val="00380600"/>
    <w:rsid w:val="00380F0B"/>
    <w:rsid w:val="00382DAA"/>
    <w:rsid w:val="0038417F"/>
    <w:rsid w:val="003852B6"/>
    <w:rsid w:val="00385491"/>
    <w:rsid w:val="00385CC8"/>
    <w:rsid w:val="003917DB"/>
    <w:rsid w:val="00391C3B"/>
    <w:rsid w:val="00396D00"/>
    <w:rsid w:val="003A32BC"/>
    <w:rsid w:val="003B1ED9"/>
    <w:rsid w:val="003B3427"/>
    <w:rsid w:val="003B4AD9"/>
    <w:rsid w:val="003C092E"/>
    <w:rsid w:val="003C3FA8"/>
    <w:rsid w:val="003C468D"/>
    <w:rsid w:val="003C7DD9"/>
    <w:rsid w:val="003D0B01"/>
    <w:rsid w:val="003E62E3"/>
    <w:rsid w:val="003F59AD"/>
    <w:rsid w:val="003F7B80"/>
    <w:rsid w:val="00400789"/>
    <w:rsid w:val="004022D5"/>
    <w:rsid w:val="00406133"/>
    <w:rsid w:val="00406AF2"/>
    <w:rsid w:val="00415BD9"/>
    <w:rsid w:val="00415F4E"/>
    <w:rsid w:val="0041616F"/>
    <w:rsid w:val="00422BF2"/>
    <w:rsid w:val="004311F6"/>
    <w:rsid w:val="00433C92"/>
    <w:rsid w:val="004341E7"/>
    <w:rsid w:val="004365A2"/>
    <w:rsid w:val="0043766B"/>
    <w:rsid w:val="00446942"/>
    <w:rsid w:val="00447D11"/>
    <w:rsid w:val="00457A1D"/>
    <w:rsid w:val="0046465D"/>
    <w:rsid w:val="00464D3D"/>
    <w:rsid w:val="004678CD"/>
    <w:rsid w:val="00472D0A"/>
    <w:rsid w:val="0047300B"/>
    <w:rsid w:val="00475307"/>
    <w:rsid w:val="004777AE"/>
    <w:rsid w:val="00482DB8"/>
    <w:rsid w:val="00484055"/>
    <w:rsid w:val="004840E7"/>
    <w:rsid w:val="004846F7"/>
    <w:rsid w:val="00484942"/>
    <w:rsid w:val="00484AE8"/>
    <w:rsid w:val="0049168C"/>
    <w:rsid w:val="004920F6"/>
    <w:rsid w:val="004937FE"/>
    <w:rsid w:val="004A2F84"/>
    <w:rsid w:val="004A55C9"/>
    <w:rsid w:val="004A74F8"/>
    <w:rsid w:val="004B099B"/>
    <w:rsid w:val="004B1D72"/>
    <w:rsid w:val="004B4318"/>
    <w:rsid w:val="004B48E5"/>
    <w:rsid w:val="004C2106"/>
    <w:rsid w:val="004C2E2C"/>
    <w:rsid w:val="004C6AA2"/>
    <w:rsid w:val="004C701D"/>
    <w:rsid w:val="004C7113"/>
    <w:rsid w:val="004E0512"/>
    <w:rsid w:val="004E05BB"/>
    <w:rsid w:val="004E0950"/>
    <w:rsid w:val="004E10D2"/>
    <w:rsid w:val="004E5D2A"/>
    <w:rsid w:val="004E69EC"/>
    <w:rsid w:val="004F0023"/>
    <w:rsid w:val="004F1A43"/>
    <w:rsid w:val="004F2846"/>
    <w:rsid w:val="004F5D78"/>
    <w:rsid w:val="004F7627"/>
    <w:rsid w:val="0050334E"/>
    <w:rsid w:val="0050719E"/>
    <w:rsid w:val="00512514"/>
    <w:rsid w:val="00513672"/>
    <w:rsid w:val="00513872"/>
    <w:rsid w:val="00513E9A"/>
    <w:rsid w:val="0051501F"/>
    <w:rsid w:val="005179B6"/>
    <w:rsid w:val="00520C4C"/>
    <w:rsid w:val="00544161"/>
    <w:rsid w:val="00544D37"/>
    <w:rsid w:val="005509E0"/>
    <w:rsid w:val="00560444"/>
    <w:rsid w:val="00570AF5"/>
    <w:rsid w:val="00576BFE"/>
    <w:rsid w:val="00584315"/>
    <w:rsid w:val="0058613D"/>
    <w:rsid w:val="00587A47"/>
    <w:rsid w:val="005903CA"/>
    <w:rsid w:val="005924D4"/>
    <w:rsid w:val="00592BDC"/>
    <w:rsid w:val="00594801"/>
    <w:rsid w:val="005960BB"/>
    <w:rsid w:val="005A3B85"/>
    <w:rsid w:val="005A678A"/>
    <w:rsid w:val="005B536F"/>
    <w:rsid w:val="005C175D"/>
    <w:rsid w:val="005C410F"/>
    <w:rsid w:val="005D2B3B"/>
    <w:rsid w:val="005E13D4"/>
    <w:rsid w:val="005E7844"/>
    <w:rsid w:val="005E7BDE"/>
    <w:rsid w:val="005F3FB5"/>
    <w:rsid w:val="006069A7"/>
    <w:rsid w:val="00611E72"/>
    <w:rsid w:val="00613B98"/>
    <w:rsid w:val="0061464D"/>
    <w:rsid w:val="00614980"/>
    <w:rsid w:val="00616897"/>
    <w:rsid w:val="00617855"/>
    <w:rsid w:val="00624181"/>
    <w:rsid w:val="006265F8"/>
    <w:rsid w:val="006339ED"/>
    <w:rsid w:val="006361F6"/>
    <w:rsid w:val="00654944"/>
    <w:rsid w:val="00655B8D"/>
    <w:rsid w:val="00663B56"/>
    <w:rsid w:val="006676BC"/>
    <w:rsid w:val="00680F95"/>
    <w:rsid w:val="00681E5A"/>
    <w:rsid w:val="00687A2B"/>
    <w:rsid w:val="0069026B"/>
    <w:rsid w:val="006930BC"/>
    <w:rsid w:val="00696725"/>
    <w:rsid w:val="00697092"/>
    <w:rsid w:val="006A4279"/>
    <w:rsid w:val="006A792C"/>
    <w:rsid w:val="006B1E09"/>
    <w:rsid w:val="006B62F4"/>
    <w:rsid w:val="006C413E"/>
    <w:rsid w:val="006D297C"/>
    <w:rsid w:val="006E3213"/>
    <w:rsid w:val="006E349F"/>
    <w:rsid w:val="006E7F0B"/>
    <w:rsid w:val="006F141C"/>
    <w:rsid w:val="006F60C9"/>
    <w:rsid w:val="006F6561"/>
    <w:rsid w:val="007009FE"/>
    <w:rsid w:val="007017AC"/>
    <w:rsid w:val="00701FE9"/>
    <w:rsid w:val="00702449"/>
    <w:rsid w:val="0070438D"/>
    <w:rsid w:val="00704D85"/>
    <w:rsid w:val="007058E9"/>
    <w:rsid w:val="007059A9"/>
    <w:rsid w:val="00705E15"/>
    <w:rsid w:val="007068ED"/>
    <w:rsid w:val="00722103"/>
    <w:rsid w:val="00723912"/>
    <w:rsid w:val="00725A6E"/>
    <w:rsid w:val="0072697B"/>
    <w:rsid w:val="007414E7"/>
    <w:rsid w:val="00742F44"/>
    <w:rsid w:val="00750BD8"/>
    <w:rsid w:val="00752E29"/>
    <w:rsid w:val="00753535"/>
    <w:rsid w:val="00753D18"/>
    <w:rsid w:val="007559C5"/>
    <w:rsid w:val="00760941"/>
    <w:rsid w:val="00762E1F"/>
    <w:rsid w:val="00764627"/>
    <w:rsid w:val="00767C4F"/>
    <w:rsid w:val="00774C21"/>
    <w:rsid w:val="00776431"/>
    <w:rsid w:val="007769F1"/>
    <w:rsid w:val="00776E5F"/>
    <w:rsid w:val="00777959"/>
    <w:rsid w:val="00780C6E"/>
    <w:rsid w:val="007849ED"/>
    <w:rsid w:val="0079044B"/>
    <w:rsid w:val="00797E24"/>
    <w:rsid w:val="007A1DDD"/>
    <w:rsid w:val="007A1E5B"/>
    <w:rsid w:val="007A23CF"/>
    <w:rsid w:val="007A3D06"/>
    <w:rsid w:val="007A411B"/>
    <w:rsid w:val="007A6D81"/>
    <w:rsid w:val="007B36D6"/>
    <w:rsid w:val="007B56AE"/>
    <w:rsid w:val="007B600F"/>
    <w:rsid w:val="007C439C"/>
    <w:rsid w:val="007D4BAC"/>
    <w:rsid w:val="007D5A27"/>
    <w:rsid w:val="007D69E9"/>
    <w:rsid w:val="007E2AB7"/>
    <w:rsid w:val="007F054D"/>
    <w:rsid w:val="007F2A84"/>
    <w:rsid w:val="007F71D2"/>
    <w:rsid w:val="008035F8"/>
    <w:rsid w:val="00807656"/>
    <w:rsid w:val="0081079F"/>
    <w:rsid w:val="008147F3"/>
    <w:rsid w:val="00821786"/>
    <w:rsid w:val="00833205"/>
    <w:rsid w:val="00833B5D"/>
    <w:rsid w:val="00833B7F"/>
    <w:rsid w:val="008366C8"/>
    <w:rsid w:val="008379EB"/>
    <w:rsid w:val="00840343"/>
    <w:rsid w:val="00840A43"/>
    <w:rsid w:val="00840D00"/>
    <w:rsid w:val="008423F3"/>
    <w:rsid w:val="008467EE"/>
    <w:rsid w:val="00864264"/>
    <w:rsid w:val="00877631"/>
    <w:rsid w:val="00880344"/>
    <w:rsid w:val="00880EC4"/>
    <w:rsid w:val="00882D3E"/>
    <w:rsid w:val="0088599F"/>
    <w:rsid w:val="008923B9"/>
    <w:rsid w:val="0089383D"/>
    <w:rsid w:val="00897BA8"/>
    <w:rsid w:val="008A09C1"/>
    <w:rsid w:val="008A1FED"/>
    <w:rsid w:val="008A71D1"/>
    <w:rsid w:val="008B0448"/>
    <w:rsid w:val="008B1794"/>
    <w:rsid w:val="008B5262"/>
    <w:rsid w:val="008C089D"/>
    <w:rsid w:val="008C3024"/>
    <w:rsid w:val="008C423C"/>
    <w:rsid w:val="008C5032"/>
    <w:rsid w:val="008E0B90"/>
    <w:rsid w:val="008E64CD"/>
    <w:rsid w:val="008F09C1"/>
    <w:rsid w:val="008F4D14"/>
    <w:rsid w:val="008F564D"/>
    <w:rsid w:val="008F74AF"/>
    <w:rsid w:val="00901AEA"/>
    <w:rsid w:val="0090270D"/>
    <w:rsid w:val="009108B2"/>
    <w:rsid w:val="00915438"/>
    <w:rsid w:val="00921E6C"/>
    <w:rsid w:val="00926F9E"/>
    <w:rsid w:val="009314BE"/>
    <w:rsid w:val="00931E82"/>
    <w:rsid w:val="00934F7C"/>
    <w:rsid w:val="00936A3B"/>
    <w:rsid w:val="009453E8"/>
    <w:rsid w:val="00946DFB"/>
    <w:rsid w:val="00950773"/>
    <w:rsid w:val="0095138D"/>
    <w:rsid w:val="00951F04"/>
    <w:rsid w:val="009538FA"/>
    <w:rsid w:val="009542FB"/>
    <w:rsid w:val="00956EF9"/>
    <w:rsid w:val="009602CE"/>
    <w:rsid w:val="0096207A"/>
    <w:rsid w:val="0096716B"/>
    <w:rsid w:val="0096754A"/>
    <w:rsid w:val="00972AF4"/>
    <w:rsid w:val="00976B08"/>
    <w:rsid w:val="00977840"/>
    <w:rsid w:val="00981E76"/>
    <w:rsid w:val="00985548"/>
    <w:rsid w:val="009963A8"/>
    <w:rsid w:val="009A13D7"/>
    <w:rsid w:val="009A3129"/>
    <w:rsid w:val="009B068D"/>
    <w:rsid w:val="009B15C8"/>
    <w:rsid w:val="009B35DD"/>
    <w:rsid w:val="009B4BE9"/>
    <w:rsid w:val="009C1A66"/>
    <w:rsid w:val="009C6601"/>
    <w:rsid w:val="009D4102"/>
    <w:rsid w:val="009E308A"/>
    <w:rsid w:val="009E5E2D"/>
    <w:rsid w:val="009E6F35"/>
    <w:rsid w:val="009F1AB8"/>
    <w:rsid w:val="009F2C6E"/>
    <w:rsid w:val="00A01330"/>
    <w:rsid w:val="00A030DC"/>
    <w:rsid w:val="00A05189"/>
    <w:rsid w:val="00A05806"/>
    <w:rsid w:val="00A06A86"/>
    <w:rsid w:val="00A17927"/>
    <w:rsid w:val="00A17E02"/>
    <w:rsid w:val="00A21865"/>
    <w:rsid w:val="00A3090E"/>
    <w:rsid w:val="00A31B34"/>
    <w:rsid w:val="00A31FD0"/>
    <w:rsid w:val="00A32873"/>
    <w:rsid w:val="00A3576A"/>
    <w:rsid w:val="00A3599B"/>
    <w:rsid w:val="00A373FD"/>
    <w:rsid w:val="00A43F04"/>
    <w:rsid w:val="00A46E4B"/>
    <w:rsid w:val="00A54CAB"/>
    <w:rsid w:val="00A5539D"/>
    <w:rsid w:val="00A62648"/>
    <w:rsid w:val="00A64CF6"/>
    <w:rsid w:val="00A6679D"/>
    <w:rsid w:val="00A67549"/>
    <w:rsid w:val="00A675F5"/>
    <w:rsid w:val="00A700B3"/>
    <w:rsid w:val="00A721C9"/>
    <w:rsid w:val="00A75375"/>
    <w:rsid w:val="00A76168"/>
    <w:rsid w:val="00A81B5B"/>
    <w:rsid w:val="00A81F57"/>
    <w:rsid w:val="00A8777C"/>
    <w:rsid w:val="00A92638"/>
    <w:rsid w:val="00A932CB"/>
    <w:rsid w:val="00A976EE"/>
    <w:rsid w:val="00A97C7F"/>
    <w:rsid w:val="00AA4003"/>
    <w:rsid w:val="00AA4261"/>
    <w:rsid w:val="00AA6528"/>
    <w:rsid w:val="00AA7879"/>
    <w:rsid w:val="00AB1936"/>
    <w:rsid w:val="00AB4C13"/>
    <w:rsid w:val="00AB5D41"/>
    <w:rsid w:val="00AB66BC"/>
    <w:rsid w:val="00AC1B15"/>
    <w:rsid w:val="00AC4156"/>
    <w:rsid w:val="00AC6779"/>
    <w:rsid w:val="00AC6F04"/>
    <w:rsid w:val="00AC7BCD"/>
    <w:rsid w:val="00AD32EB"/>
    <w:rsid w:val="00AD333E"/>
    <w:rsid w:val="00AE100B"/>
    <w:rsid w:val="00AE5D44"/>
    <w:rsid w:val="00AF113F"/>
    <w:rsid w:val="00AF27E5"/>
    <w:rsid w:val="00AF2AAF"/>
    <w:rsid w:val="00AF44DA"/>
    <w:rsid w:val="00AF728B"/>
    <w:rsid w:val="00B073B3"/>
    <w:rsid w:val="00B078C7"/>
    <w:rsid w:val="00B07BCD"/>
    <w:rsid w:val="00B105D0"/>
    <w:rsid w:val="00B106C4"/>
    <w:rsid w:val="00B10B15"/>
    <w:rsid w:val="00B21AA8"/>
    <w:rsid w:val="00B22BD6"/>
    <w:rsid w:val="00B236D1"/>
    <w:rsid w:val="00B309E1"/>
    <w:rsid w:val="00B33F54"/>
    <w:rsid w:val="00B35601"/>
    <w:rsid w:val="00B369C1"/>
    <w:rsid w:val="00B36BF9"/>
    <w:rsid w:val="00B37076"/>
    <w:rsid w:val="00B40F42"/>
    <w:rsid w:val="00B41533"/>
    <w:rsid w:val="00B508EC"/>
    <w:rsid w:val="00B53383"/>
    <w:rsid w:val="00B53DC4"/>
    <w:rsid w:val="00B55CFB"/>
    <w:rsid w:val="00B62A50"/>
    <w:rsid w:val="00B649DB"/>
    <w:rsid w:val="00B64AE6"/>
    <w:rsid w:val="00B663DE"/>
    <w:rsid w:val="00B67A7B"/>
    <w:rsid w:val="00B67F42"/>
    <w:rsid w:val="00B71C8E"/>
    <w:rsid w:val="00B72798"/>
    <w:rsid w:val="00B72AB1"/>
    <w:rsid w:val="00B75D1D"/>
    <w:rsid w:val="00B82292"/>
    <w:rsid w:val="00B84084"/>
    <w:rsid w:val="00B8444A"/>
    <w:rsid w:val="00B970BB"/>
    <w:rsid w:val="00BA3B42"/>
    <w:rsid w:val="00BB178F"/>
    <w:rsid w:val="00BB2E4F"/>
    <w:rsid w:val="00BB329B"/>
    <w:rsid w:val="00BB6F12"/>
    <w:rsid w:val="00BC0121"/>
    <w:rsid w:val="00BC2A11"/>
    <w:rsid w:val="00BC2F10"/>
    <w:rsid w:val="00BC5A65"/>
    <w:rsid w:val="00BC6EFD"/>
    <w:rsid w:val="00BD1442"/>
    <w:rsid w:val="00BD202E"/>
    <w:rsid w:val="00BD379F"/>
    <w:rsid w:val="00BD5881"/>
    <w:rsid w:val="00BE0728"/>
    <w:rsid w:val="00BE470A"/>
    <w:rsid w:val="00BE62E9"/>
    <w:rsid w:val="00BF711F"/>
    <w:rsid w:val="00C04AB9"/>
    <w:rsid w:val="00C078D6"/>
    <w:rsid w:val="00C13614"/>
    <w:rsid w:val="00C1575B"/>
    <w:rsid w:val="00C201C7"/>
    <w:rsid w:val="00C22192"/>
    <w:rsid w:val="00C22F9B"/>
    <w:rsid w:val="00C24166"/>
    <w:rsid w:val="00C243A0"/>
    <w:rsid w:val="00C27A03"/>
    <w:rsid w:val="00C30C34"/>
    <w:rsid w:val="00C32834"/>
    <w:rsid w:val="00C517DA"/>
    <w:rsid w:val="00C570A0"/>
    <w:rsid w:val="00C574BE"/>
    <w:rsid w:val="00C6197F"/>
    <w:rsid w:val="00C61B5B"/>
    <w:rsid w:val="00C7076E"/>
    <w:rsid w:val="00C71D20"/>
    <w:rsid w:val="00C73976"/>
    <w:rsid w:val="00C8452F"/>
    <w:rsid w:val="00C86096"/>
    <w:rsid w:val="00C860D0"/>
    <w:rsid w:val="00C86DFD"/>
    <w:rsid w:val="00C86E2F"/>
    <w:rsid w:val="00C968F3"/>
    <w:rsid w:val="00C97231"/>
    <w:rsid w:val="00CA209A"/>
    <w:rsid w:val="00CA2866"/>
    <w:rsid w:val="00CA2B5E"/>
    <w:rsid w:val="00CA700E"/>
    <w:rsid w:val="00CB553A"/>
    <w:rsid w:val="00CB5714"/>
    <w:rsid w:val="00CD0FB8"/>
    <w:rsid w:val="00CE000A"/>
    <w:rsid w:val="00CE66C1"/>
    <w:rsid w:val="00CE6D4C"/>
    <w:rsid w:val="00CF1853"/>
    <w:rsid w:val="00CF4295"/>
    <w:rsid w:val="00CF4864"/>
    <w:rsid w:val="00CF7760"/>
    <w:rsid w:val="00D04035"/>
    <w:rsid w:val="00D07DEE"/>
    <w:rsid w:val="00D17AF5"/>
    <w:rsid w:val="00D20337"/>
    <w:rsid w:val="00D25F76"/>
    <w:rsid w:val="00D40382"/>
    <w:rsid w:val="00D437A7"/>
    <w:rsid w:val="00D50A47"/>
    <w:rsid w:val="00D50BD6"/>
    <w:rsid w:val="00D528EB"/>
    <w:rsid w:val="00D653FE"/>
    <w:rsid w:val="00D71E86"/>
    <w:rsid w:val="00D7713B"/>
    <w:rsid w:val="00D775A4"/>
    <w:rsid w:val="00D916E8"/>
    <w:rsid w:val="00D9391B"/>
    <w:rsid w:val="00D94AF1"/>
    <w:rsid w:val="00D953CB"/>
    <w:rsid w:val="00D959FD"/>
    <w:rsid w:val="00D96BC0"/>
    <w:rsid w:val="00DA04F2"/>
    <w:rsid w:val="00DB0ADA"/>
    <w:rsid w:val="00DB27E1"/>
    <w:rsid w:val="00DB4805"/>
    <w:rsid w:val="00DB7666"/>
    <w:rsid w:val="00DC5BE9"/>
    <w:rsid w:val="00DC6EB9"/>
    <w:rsid w:val="00DC7933"/>
    <w:rsid w:val="00DD072F"/>
    <w:rsid w:val="00DD472D"/>
    <w:rsid w:val="00DD47F9"/>
    <w:rsid w:val="00DD5DA5"/>
    <w:rsid w:val="00DD6E18"/>
    <w:rsid w:val="00DE1CEF"/>
    <w:rsid w:val="00DE35E2"/>
    <w:rsid w:val="00DE3CA7"/>
    <w:rsid w:val="00E047C3"/>
    <w:rsid w:val="00E11369"/>
    <w:rsid w:val="00E11B72"/>
    <w:rsid w:val="00E1584D"/>
    <w:rsid w:val="00E1781C"/>
    <w:rsid w:val="00E226AA"/>
    <w:rsid w:val="00E248AE"/>
    <w:rsid w:val="00E3145D"/>
    <w:rsid w:val="00E334C6"/>
    <w:rsid w:val="00E34E4A"/>
    <w:rsid w:val="00E44136"/>
    <w:rsid w:val="00E565EC"/>
    <w:rsid w:val="00E62894"/>
    <w:rsid w:val="00E62E8E"/>
    <w:rsid w:val="00E73C91"/>
    <w:rsid w:val="00E75CD9"/>
    <w:rsid w:val="00E8120D"/>
    <w:rsid w:val="00E85486"/>
    <w:rsid w:val="00E8757E"/>
    <w:rsid w:val="00E9591B"/>
    <w:rsid w:val="00EA0773"/>
    <w:rsid w:val="00EB4B9E"/>
    <w:rsid w:val="00EB6EF1"/>
    <w:rsid w:val="00EB754F"/>
    <w:rsid w:val="00EC039E"/>
    <w:rsid w:val="00EC669C"/>
    <w:rsid w:val="00EC7260"/>
    <w:rsid w:val="00ED17F1"/>
    <w:rsid w:val="00ED53B7"/>
    <w:rsid w:val="00EE19E2"/>
    <w:rsid w:val="00EF4939"/>
    <w:rsid w:val="00F03108"/>
    <w:rsid w:val="00F03F0B"/>
    <w:rsid w:val="00F12399"/>
    <w:rsid w:val="00F14FAC"/>
    <w:rsid w:val="00F16781"/>
    <w:rsid w:val="00F1698E"/>
    <w:rsid w:val="00F23771"/>
    <w:rsid w:val="00F24CEB"/>
    <w:rsid w:val="00F24D62"/>
    <w:rsid w:val="00F2711F"/>
    <w:rsid w:val="00F32D4C"/>
    <w:rsid w:val="00F41D2B"/>
    <w:rsid w:val="00F45BE7"/>
    <w:rsid w:val="00F51DEB"/>
    <w:rsid w:val="00F6011F"/>
    <w:rsid w:val="00F61398"/>
    <w:rsid w:val="00F70D9F"/>
    <w:rsid w:val="00F711B4"/>
    <w:rsid w:val="00F73F11"/>
    <w:rsid w:val="00F74E3C"/>
    <w:rsid w:val="00F7527B"/>
    <w:rsid w:val="00F82AA0"/>
    <w:rsid w:val="00F84285"/>
    <w:rsid w:val="00F8461B"/>
    <w:rsid w:val="00F86BC2"/>
    <w:rsid w:val="00F92ED0"/>
    <w:rsid w:val="00F93FAE"/>
    <w:rsid w:val="00F946D3"/>
    <w:rsid w:val="00F94E9B"/>
    <w:rsid w:val="00FA659E"/>
    <w:rsid w:val="00FB1B62"/>
    <w:rsid w:val="00FB2D74"/>
    <w:rsid w:val="00FB48E0"/>
    <w:rsid w:val="00FB761C"/>
    <w:rsid w:val="00FB7880"/>
    <w:rsid w:val="00FC46B2"/>
    <w:rsid w:val="00FD0DB0"/>
    <w:rsid w:val="00FD27D2"/>
    <w:rsid w:val="00FD60E1"/>
    <w:rsid w:val="00FE20A5"/>
    <w:rsid w:val="00FE5CB6"/>
    <w:rsid w:val="00FF0A90"/>
    <w:rsid w:val="00FF20BC"/>
    <w:rsid w:val="00FF227A"/>
    <w:rsid w:val="00FF3457"/>
    <w:rsid w:val="00FF49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7656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F002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09C1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DefaultParagraphFont"/>
    <w:qFormat/>
    <w:rsid w:val="00367A20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11B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11B"/>
    <w:rPr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4F0023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F09C1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29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45997</TotalTime>
  <Pages>25</Pages>
  <Words>1831</Words>
  <Characters>10437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heguoming</cp:lastModifiedBy>
  <cp:revision>698</cp:revision>
  <dcterms:created xsi:type="dcterms:W3CDTF">2014-01-06T08:17:00Z</dcterms:created>
  <dcterms:modified xsi:type="dcterms:W3CDTF">2018-04-28T07:05:00Z</dcterms:modified>
</cp:coreProperties>
</file>