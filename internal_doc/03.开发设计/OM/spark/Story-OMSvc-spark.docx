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B20A7" w:rsidP="002B0E83">
      <w:pPr>
        <w:pStyle w:val="Title"/>
      </w:pPr>
      <w:r>
        <w:rPr>
          <w:rFonts w:hint="eastAsia"/>
        </w:rPr>
        <w:t>spark</w:t>
      </w:r>
      <w:r>
        <w:rPr>
          <w:rFonts w:hint="eastAsia"/>
        </w:rPr>
        <w:t>安装部署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560FDD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B1D2F" w:rsidP="001B70E7">
            <w:pPr>
              <w:ind w:left="0"/>
            </w:pPr>
            <w:r>
              <w:rPr>
                <w:rFonts w:hint="eastAsia"/>
              </w:rPr>
              <w:t>201</w:t>
            </w:r>
            <w:r w:rsidR="001B70E7">
              <w:rPr>
                <w:rFonts w:hint="eastAsia"/>
              </w:rPr>
              <w:t>5-05-06</w:t>
            </w:r>
            <w:r w:rsidR="002B0E83">
              <w:rPr>
                <w:rFonts w:hint="eastAsia"/>
              </w:rPr>
              <w:t xml:space="preserve">  </w:t>
            </w:r>
            <w:r w:rsidR="002910E2">
              <w:rPr>
                <w:rFonts w:hint="eastAsia"/>
              </w:rPr>
              <w:t>Lin YouBin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650D50" w:rsidTr="002B0E83">
        <w:tc>
          <w:tcPr>
            <w:tcW w:w="2728" w:type="dxa"/>
          </w:tcPr>
          <w:p w:rsidR="00650D50" w:rsidRDefault="00650D50" w:rsidP="002910E2">
            <w:pPr>
              <w:ind w:left="0"/>
            </w:pPr>
          </w:p>
        </w:tc>
        <w:tc>
          <w:tcPr>
            <w:tcW w:w="5437" w:type="dxa"/>
          </w:tcPr>
          <w:p w:rsidR="00650D50" w:rsidRDefault="00650D50" w:rsidP="002B0E83">
            <w:pPr>
              <w:ind w:left="0"/>
            </w:pP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541B13" w:rsidRDefault="004B1D72" w:rsidP="00541B13">
      <w:r>
        <w:rPr>
          <w:rFonts w:hint="eastAsia"/>
        </w:rPr>
        <w:t>Story.</w:t>
      </w:r>
      <w:r w:rsidR="00F87CAE">
        <w:rPr>
          <w:rFonts w:hint="eastAsia"/>
        </w:rPr>
        <w:t>om.omsvc</w:t>
      </w:r>
      <w:r w:rsidR="003106D7">
        <w:rPr>
          <w:rFonts w:hint="eastAsia"/>
        </w:rPr>
        <w:t>.002</w:t>
      </w:r>
      <w:r w:rsidR="004B6B5C">
        <w:rPr>
          <w:rFonts w:hint="eastAsia"/>
        </w:rPr>
        <w:t xml:space="preserve"> </w:t>
      </w:r>
      <w:r w:rsidR="00A32B49">
        <w:rPr>
          <w:rFonts w:hint="eastAsia"/>
        </w:rPr>
        <w:t>集成</w:t>
      </w:r>
      <w:r w:rsidR="00A32B49">
        <w:rPr>
          <w:rFonts w:hint="eastAsia"/>
        </w:rPr>
        <w:t>spark</w:t>
      </w:r>
      <w:r w:rsidR="00650D50">
        <w:rPr>
          <w:rFonts w:hint="eastAsia"/>
        </w:rPr>
        <w:t>安装部署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05EDA" w:rsidRPr="00A05EDA" w:rsidRDefault="008F69FD" w:rsidP="00A05EDA">
      <w:r>
        <w:rPr>
          <w:rFonts w:hint="eastAsia"/>
          <w:b/>
          <w:bCs/>
        </w:rPr>
        <w:t>集成</w:t>
      </w:r>
      <w:r>
        <w:rPr>
          <w:rFonts w:hint="eastAsia"/>
          <w:b/>
          <w:bCs/>
        </w:rPr>
        <w:t>spark</w:t>
      </w:r>
      <w:r>
        <w:rPr>
          <w:rFonts w:hint="eastAsia"/>
          <w:b/>
          <w:bCs/>
        </w:rPr>
        <w:t>安装部署</w:t>
      </w:r>
    </w:p>
    <w:p w:rsidR="006E7F0B" w:rsidRDefault="004B1D72" w:rsidP="00C03877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832323" w:rsidRDefault="00F65C05" w:rsidP="006D43CE">
      <w:r>
        <w:rPr>
          <w:rFonts w:hint="eastAsia"/>
        </w:rPr>
        <w:t>参见</w:t>
      </w:r>
      <w:r w:rsidRPr="00F65C05">
        <w:t>Story-OMSvc.docx</w:t>
      </w:r>
    </w:p>
    <w:p w:rsidR="00520EDE" w:rsidRDefault="00520EDE" w:rsidP="006D43CE">
      <w:pPr>
        <w:rPr>
          <w:ins w:id="0" w:author="linyoubin" w:date="2015-05-06T14:03:00Z"/>
        </w:rPr>
      </w:pPr>
    </w:p>
    <w:p w:rsidR="00A9724C" w:rsidRDefault="00A9724C" w:rsidP="006D43CE">
      <w:pPr>
        <w:rPr>
          <w:ins w:id="1" w:author="linyoubin" w:date="2015-05-06T14:03:00Z"/>
        </w:rPr>
      </w:pPr>
      <w:ins w:id="2" w:author="linyoubin" w:date="2015-05-06T14:03:00Z">
        <w:r>
          <w:rPr>
            <w:rFonts w:hint="eastAsia"/>
          </w:rPr>
          <w:t>原则</w:t>
        </w:r>
      </w:ins>
      <w:ins w:id="3" w:author="linyoubin" w:date="2015-05-06T14:05:00Z">
        <w:r w:rsidR="00A1166D">
          <w:rPr>
            <w:rFonts w:hint="eastAsia"/>
          </w:rPr>
          <w:t>/</w:t>
        </w:r>
        <w:r w:rsidR="00A1166D">
          <w:rPr>
            <w:rFonts w:hint="eastAsia"/>
          </w:rPr>
          <w:t>约束</w:t>
        </w:r>
      </w:ins>
      <w:ins w:id="4" w:author="linyoubin" w:date="2015-05-06T14:03:00Z">
        <w:r>
          <w:rPr>
            <w:rFonts w:hint="eastAsia"/>
          </w:rPr>
          <w:t>：</w:t>
        </w:r>
        <w:r>
          <w:rPr>
            <w:rFonts w:hint="eastAsia"/>
          </w:rPr>
          <w:t>spark</w:t>
        </w:r>
        <w:r>
          <w:rPr>
            <w:rFonts w:hint="eastAsia"/>
          </w:rPr>
          <w:t>只能对接</w:t>
        </w:r>
        <w:r>
          <w:rPr>
            <w:rFonts w:hint="eastAsia"/>
          </w:rPr>
          <w:t>OM</w:t>
        </w:r>
        <w:r>
          <w:rPr>
            <w:rFonts w:hint="eastAsia"/>
          </w:rPr>
          <w:t>现有的</w:t>
        </w:r>
      </w:ins>
      <w:ins w:id="5" w:author="linyoubin" w:date="2015-05-06T14:05:00Z">
        <w:r>
          <w:rPr>
            <w:rFonts w:hint="eastAsia"/>
          </w:rPr>
          <w:t>zookeeper</w:t>
        </w:r>
      </w:ins>
    </w:p>
    <w:p w:rsidR="00157B23" w:rsidRDefault="00157B23" w:rsidP="006D43CE">
      <w:pPr>
        <w:rPr>
          <w:ins w:id="6" w:author="linyoubin" w:date="2015-05-06T14:07:00Z"/>
        </w:rPr>
      </w:pPr>
    </w:p>
    <w:p w:rsidR="00A9724C" w:rsidRDefault="00157B23" w:rsidP="006D43CE">
      <w:pPr>
        <w:rPr>
          <w:ins w:id="7" w:author="linyoubin" w:date="2015-05-06T14:07:00Z"/>
        </w:rPr>
      </w:pPr>
      <w:ins w:id="8" w:author="linyoubin" w:date="2015-05-06T14:06:00Z">
        <w:r>
          <w:rPr>
            <w:rFonts w:hint="eastAsia"/>
          </w:rPr>
          <w:t>1</w:t>
        </w:r>
        <w:r>
          <w:rPr>
            <w:rFonts w:hint="eastAsia"/>
          </w:rPr>
          <w:t>、</w:t>
        </w:r>
        <w:r>
          <w:rPr>
            <w:rFonts w:hint="eastAsia"/>
          </w:rPr>
          <w:t>OM</w:t>
        </w:r>
      </w:ins>
      <w:ins w:id="9" w:author="linyoubin" w:date="2015-05-06T14:07:00Z">
        <w:r>
          <w:rPr>
            <w:rFonts w:hint="eastAsia"/>
          </w:rPr>
          <w:t>对接已有</w:t>
        </w:r>
        <w:r>
          <w:rPr>
            <w:rFonts w:hint="eastAsia"/>
          </w:rPr>
          <w:t>zookeeper</w:t>
        </w:r>
        <w:r>
          <w:rPr>
            <w:rFonts w:hint="eastAsia"/>
          </w:rPr>
          <w:t>、</w:t>
        </w:r>
        <w:r>
          <w:rPr>
            <w:rFonts w:hint="eastAsia"/>
          </w:rPr>
          <w:t>spark</w:t>
        </w:r>
      </w:ins>
      <w:ins w:id="10" w:author="linyoubin" w:date="2015-05-11T11:33:00Z">
        <w:r w:rsidR="00C1511C">
          <w:rPr>
            <w:rFonts w:hint="eastAsia"/>
          </w:rPr>
          <w:t>、</w:t>
        </w:r>
        <w:r w:rsidR="00C1511C">
          <w:rPr>
            <w:rFonts w:hint="eastAsia"/>
          </w:rPr>
          <w:t>hadoop</w:t>
        </w:r>
      </w:ins>
      <w:ins w:id="11" w:author="linyoubin" w:date="2015-05-06T14:07:00Z">
        <w:r>
          <w:rPr>
            <w:rFonts w:hint="eastAsia"/>
          </w:rPr>
          <w:t>，并在</w:t>
        </w:r>
        <w:r>
          <w:rPr>
            <w:rFonts w:hint="eastAsia"/>
          </w:rPr>
          <w:t>OM</w:t>
        </w:r>
        <w:r>
          <w:rPr>
            <w:rFonts w:hint="eastAsia"/>
          </w:rPr>
          <w:t>页面上显示该业务的管理界面</w:t>
        </w:r>
      </w:ins>
    </w:p>
    <w:p w:rsidR="00B10586" w:rsidRDefault="00B10586" w:rsidP="006D43CE">
      <w:pPr>
        <w:rPr>
          <w:ins w:id="12" w:author="linyoubin" w:date="2015-05-06T14:42:00Z"/>
        </w:rPr>
      </w:pPr>
      <w:ins w:id="13" w:author="linyoubin" w:date="2015-05-06T14:08:00Z">
        <w:r>
          <w:rPr>
            <w:rFonts w:hint="eastAsia"/>
          </w:rPr>
          <w:t xml:space="preserve">  </w:t>
        </w:r>
        <w:r>
          <w:rPr>
            <w:rFonts w:hint="eastAsia"/>
          </w:rPr>
          <w:t>添加时间、发现类型（</w:t>
        </w:r>
        <w:r>
          <w:rPr>
            <w:rFonts w:hint="eastAsia"/>
          </w:rPr>
          <w:t>OM</w:t>
        </w:r>
        <w:r>
          <w:rPr>
            <w:rFonts w:hint="eastAsia"/>
          </w:rPr>
          <w:t>创建的还是</w:t>
        </w:r>
        <w:r>
          <w:rPr>
            <w:rFonts w:hint="eastAsia"/>
          </w:rPr>
          <w:t>OM</w:t>
        </w:r>
        <w:r>
          <w:rPr>
            <w:rFonts w:hint="eastAsia"/>
          </w:rPr>
          <w:t>添加已有的）</w:t>
        </w:r>
      </w:ins>
      <w:ins w:id="14" w:author="linyoubin" w:date="2015-05-06T14:09:00Z">
        <w:r>
          <w:rPr>
            <w:rFonts w:hint="eastAsia"/>
          </w:rPr>
          <w:t>、业务名、业务类型</w:t>
        </w:r>
      </w:ins>
    </w:p>
    <w:p w:rsidR="008936AB" w:rsidRDefault="008936AB" w:rsidP="006D43CE">
      <w:pPr>
        <w:rPr>
          <w:ins w:id="15" w:author="linyoubin" w:date="2015-05-06T14:47:00Z"/>
        </w:rPr>
      </w:pPr>
      <w:ins w:id="16" w:author="linyoubin" w:date="2015-05-06T14:44:00Z">
        <w:r>
          <w:rPr>
            <w:rFonts w:hint="eastAsia"/>
          </w:rPr>
          <w:t>先不管机器</w:t>
        </w:r>
      </w:ins>
    </w:p>
    <w:p w:rsidR="00AB3032" w:rsidRDefault="00AB3032" w:rsidP="006D43CE">
      <w:pPr>
        <w:rPr>
          <w:ins w:id="17" w:author="linyoubin" w:date="2015-05-06T14:47:00Z"/>
        </w:rPr>
      </w:pPr>
    </w:p>
    <w:p w:rsidR="00AB3032" w:rsidRDefault="00AB3032" w:rsidP="006D43CE">
      <w:pPr>
        <w:rPr>
          <w:ins w:id="18" w:author="linyoubin" w:date="2015-05-06T14:09:00Z"/>
        </w:rPr>
      </w:pPr>
      <w:ins w:id="19" w:author="linyoubin" w:date="2015-05-06T14:47:00Z">
        <w:r>
          <w:rPr>
            <w:rFonts w:hint="eastAsia"/>
          </w:rPr>
          <w:t>机器</w:t>
        </w:r>
        <w:r>
          <w:rPr>
            <w:rFonts w:hint="eastAsia"/>
          </w:rPr>
          <w:t>IP</w:t>
        </w:r>
        <w:r>
          <w:rPr>
            <w:rFonts w:hint="eastAsia"/>
          </w:rPr>
          <w:t>、</w:t>
        </w:r>
        <w:r>
          <w:rPr>
            <w:rFonts w:hint="eastAsia"/>
          </w:rPr>
          <w:t xml:space="preserve"> </w:t>
        </w:r>
      </w:ins>
    </w:p>
    <w:p w:rsidR="00A2060C" w:rsidRDefault="00A2060C" w:rsidP="006D43CE">
      <w:pPr>
        <w:rPr>
          <w:ins w:id="20" w:author="linyoubin" w:date="2015-05-06T14:08:00Z"/>
        </w:rPr>
      </w:pPr>
    </w:p>
    <w:p w:rsidR="00157B23" w:rsidRDefault="00157B23" w:rsidP="006D43CE">
      <w:pPr>
        <w:rPr>
          <w:ins w:id="21" w:author="linyoubin" w:date="2015-05-06T14:10:00Z"/>
        </w:rPr>
      </w:pPr>
      <w:ins w:id="22" w:author="linyoubin" w:date="2015-05-06T14:07:00Z">
        <w:r>
          <w:rPr>
            <w:rFonts w:hint="eastAsia"/>
          </w:rPr>
          <w:t>2</w:t>
        </w:r>
        <w:r>
          <w:rPr>
            <w:rFonts w:hint="eastAsia"/>
          </w:rPr>
          <w:t>、</w:t>
        </w:r>
      </w:ins>
      <w:ins w:id="23" w:author="linyoubin" w:date="2015-05-06T14:09:00Z">
        <w:r w:rsidR="00A2060C">
          <w:rPr>
            <w:rFonts w:hint="eastAsia"/>
          </w:rPr>
          <w:t>通过</w:t>
        </w:r>
        <w:r w:rsidR="00A2060C">
          <w:rPr>
            <w:rFonts w:hint="eastAsia"/>
          </w:rPr>
          <w:t>OM</w:t>
        </w:r>
        <w:r w:rsidR="00A2060C">
          <w:rPr>
            <w:rFonts w:hint="eastAsia"/>
          </w:rPr>
          <w:t>部署</w:t>
        </w:r>
      </w:ins>
      <w:ins w:id="24" w:author="linyoubin" w:date="2015-05-06T14:10:00Z">
        <w:r w:rsidR="00A2060C">
          <w:rPr>
            <w:rFonts w:hint="eastAsia"/>
          </w:rPr>
          <w:t>zookeeper</w:t>
        </w:r>
        <w:r w:rsidR="00A2060C">
          <w:rPr>
            <w:rFonts w:hint="eastAsia"/>
          </w:rPr>
          <w:t>、</w:t>
        </w:r>
        <w:r w:rsidR="00A2060C">
          <w:rPr>
            <w:rFonts w:hint="eastAsia"/>
          </w:rPr>
          <w:t>spark</w:t>
        </w:r>
      </w:ins>
      <w:ins w:id="25" w:author="linyoubin" w:date="2015-05-11T11:33:00Z">
        <w:r w:rsidR="00B00517">
          <w:rPr>
            <w:rFonts w:hint="eastAsia"/>
          </w:rPr>
          <w:t>、</w:t>
        </w:r>
        <w:r w:rsidR="00B00517">
          <w:rPr>
            <w:rFonts w:hint="eastAsia"/>
          </w:rPr>
          <w:t>hadoop</w:t>
        </w:r>
      </w:ins>
    </w:p>
    <w:p w:rsidR="00A2060C" w:rsidRDefault="00A2060C" w:rsidP="006D43CE">
      <w:pPr>
        <w:rPr>
          <w:ins w:id="26" w:author="linyoubin" w:date="2015-05-06T14:10:00Z"/>
        </w:rPr>
      </w:pPr>
    </w:p>
    <w:p w:rsidR="00A2060C" w:rsidRDefault="00A2060C" w:rsidP="006D43CE">
      <w:pPr>
        <w:rPr>
          <w:ins w:id="27" w:author="linyoubin" w:date="2015-05-06T14:05:00Z"/>
        </w:rPr>
      </w:pPr>
      <w:ins w:id="28" w:author="linyoubin" w:date="2015-05-06T14:10:00Z">
        <w:r>
          <w:rPr>
            <w:rFonts w:hint="eastAsia"/>
          </w:rPr>
          <w:t>3</w:t>
        </w:r>
        <w:r>
          <w:rPr>
            <w:rFonts w:hint="eastAsia"/>
          </w:rPr>
          <w:t>、继续完善发现流程的信息获取。</w:t>
        </w:r>
      </w:ins>
      <w:ins w:id="29" w:author="linyoubin" w:date="2015-05-06T14:44:00Z">
        <w:r w:rsidR="008936AB">
          <w:rPr>
            <w:rFonts w:hint="eastAsia"/>
          </w:rPr>
          <w:t>加机器</w:t>
        </w:r>
      </w:ins>
    </w:p>
    <w:p w:rsidR="00157B23" w:rsidRDefault="00157B23" w:rsidP="006D43CE"/>
    <w:p w:rsidR="00274127" w:rsidRDefault="00520EDE" w:rsidP="006D43CE">
      <w:pPr>
        <w:rPr>
          <w:ins w:id="30" w:author="linyoubin" w:date="2015-05-06T13:52:00Z"/>
        </w:rPr>
      </w:pPr>
      <w:ins w:id="31" w:author="linyoubin" w:date="2015-05-06T13:52:00Z">
        <w:r>
          <w:rPr>
            <w:rFonts w:hint="eastAsia"/>
          </w:rPr>
          <w:t>zookeeper</w:t>
        </w:r>
        <w:r>
          <w:rPr>
            <w:rFonts w:hint="eastAsia"/>
          </w:rPr>
          <w:t>单独一个部署流程</w:t>
        </w:r>
      </w:ins>
    </w:p>
    <w:p w:rsidR="00A9724C" w:rsidRDefault="004F0F1B" w:rsidP="006D43CE">
      <w:pPr>
        <w:rPr>
          <w:ins w:id="32" w:author="linyoubin" w:date="2015-05-06T14:02:00Z"/>
        </w:rPr>
      </w:pPr>
      <w:ins w:id="33" w:author="linyoubin" w:date="2015-05-06T14:02:00Z">
        <w:r>
          <w:rPr>
            <w:rFonts w:hint="eastAsia"/>
          </w:rPr>
          <w:t>发现已有</w:t>
        </w:r>
        <w:r>
          <w:rPr>
            <w:rFonts w:hint="eastAsia"/>
          </w:rPr>
          <w:t>zookeeper</w:t>
        </w:r>
        <w:r>
          <w:rPr>
            <w:rFonts w:hint="eastAsia"/>
          </w:rPr>
          <w:t>和</w:t>
        </w:r>
        <w:r>
          <w:rPr>
            <w:rFonts w:hint="eastAsia"/>
          </w:rPr>
          <w:t>spark</w:t>
        </w:r>
        <w:r>
          <w:rPr>
            <w:rFonts w:hint="eastAsia"/>
          </w:rPr>
          <w:t>并纳入</w:t>
        </w:r>
        <w:r>
          <w:rPr>
            <w:rFonts w:hint="eastAsia"/>
          </w:rPr>
          <w:t>OM</w:t>
        </w:r>
      </w:ins>
    </w:p>
    <w:p w:rsidR="00520EDE" w:rsidRDefault="00520EDE" w:rsidP="006D43CE">
      <w:del w:id="34" w:author="linyoubin" w:date="2015-05-06T13:52:00Z">
        <w:r w:rsidDel="00520EDE">
          <w:rPr>
            <w:rFonts w:hint="eastAsia"/>
          </w:rPr>
          <w:delText>zookeeper</w:delText>
        </w:r>
      </w:del>
    </w:p>
    <w:p w:rsidR="00E670FE" w:rsidRDefault="00E670FE" w:rsidP="006D43CE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 w:rsidRPr="00616897">
        <w:rPr>
          <w:rFonts w:hint="eastAsia"/>
          <w:color w:val="00B0F0"/>
        </w:rPr>
        <w:t>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2B5EE9" w:rsidRDefault="008C7F3F" w:rsidP="00616897">
      <w:pPr>
        <w:rPr>
          <w:color w:val="FF0000"/>
        </w:rPr>
      </w:pPr>
      <w:r w:rsidRPr="00F11388">
        <w:rPr>
          <w:rFonts w:hint="eastAsia"/>
          <w:color w:val="FF0000"/>
        </w:rPr>
        <w:t>1</w:t>
      </w:r>
      <w:r w:rsidRPr="00F11388">
        <w:rPr>
          <w:rFonts w:hint="eastAsia"/>
          <w:color w:val="FF0000"/>
        </w:rPr>
        <w:t>、</w:t>
      </w:r>
      <w:r w:rsidR="00E670FE" w:rsidRPr="00F11388">
        <w:rPr>
          <w:rFonts w:hint="eastAsia"/>
          <w:color w:val="FF0000"/>
        </w:rPr>
        <w:t>需要王涛在</w:t>
      </w:r>
      <w:r w:rsidR="00E670FE" w:rsidRPr="00F11388">
        <w:rPr>
          <w:rFonts w:hint="eastAsia"/>
          <w:color w:val="FF0000"/>
        </w:rPr>
        <w:t>github</w:t>
      </w:r>
      <w:r w:rsidR="00E670FE" w:rsidRPr="00F11388">
        <w:rPr>
          <w:rFonts w:hint="eastAsia"/>
          <w:color w:val="FF0000"/>
        </w:rPr>
        <w:t>上的</w:t>
      </w:r>
      <w:r w:rsidR="00E670FE" w:rsidRPr="00F11388">
        <w:rPr>
          <w:rFonts w:hint="eastAsia"/>
          <w:color w:val="FF0000"/>
        </w:rPr>
        <w:t>spark</w:t>
      </w:r>
      <w:r w:rsidR="00E670FE" w:rsidRPr="00F11388">
        <w:rPr>
          <w:rFonts w:hint="eastAsia"/>
          <w:color w:val="FF0000"/>
        </w:rPr>
        <w:t>版本。</w:t>
      </w:r>
      <w:r w:rsidR="00DC513C" w:rsidRPr="00F11388">
        <w:rPr>
          <w:rFonts w:hint="eastAsia"/>
          <w:color w:val="FF0000"/>
        </w:rPr>
        <w:t>提供</w:t>
      </w:r>
      <w:r w:rsidR="00363EF4" w:rsidRPr="00F11388">
        <w:rPr>
          <w:rFonts w:hint="eastAsia"/>
          <w:color w:val="FF0000"/>
        </w:rPr>
        <w:t>连接</w:t>
      </w:r>
      <w:r w:rsidR="00DC513C" w:rsidRPr="00F11388">
        <w:rPr>
          <w:rFonts w:hint="eastAsia"/>
          <w:color w:val="FF0000"/>
        </w:rPr>
        <w:t>多个</w:t>
      </w:r>
      <w:r w:rsidR="00363EF4" w:rsidRPr="00F11388">
        <w:rPr>
          <w:rFonts w:hint="eastAsia"/>
          <w:color w:val="FF0000"/>
        </w:rPr>
        <w:t>master</w:t>
      </w:r>
      <w:r w:rsidR="00363EF4" w:rsidRPr="00F11388">
        <w:rPr>
          <w:rFonts w:hint="eastAsia"/>
          <w:color w:val="FF0000"/>
        </w:rPr>
        <w:t>节点的脚本</w:t>
      </w:r>
    </w:p>
    <w:p w:rsidR="00BC75EE" w:rsidRPr="00F11388" w:rsidRDefault="008C7F3F" w:rsidP="00616897">
      <w:pPr>
        <w:rPr>
          <w:color w:val="FF0000"/>
        </w:rPr>
      </w:pPr>
      <w:r w:rsidRPr="00F11388">
        <w:rPr>
          <w:rFonts w:hint="eastAsia"/>
          <w:color w:val="FF0000"/>
        </w:rPr>
        <w:lastRenderedPageBreak/>
        <w:t>2</w:t>
      </w:r>
      <w:r w:rsidRPr="00F11388">
        <w:rPr>
          <w:rFonts w:hint="eastAsia"/>
          <w:color w:val="FF0000"/>
        </w:rPr>
        <w:t>、</w:t>
      </w:r>
      <w:r w:rsidR="00BC75EE" w:rsidRPr="00F11388">
        <w:rPr>
          <w:rFonts w:hint="eastAsia"/>
          <w:color w:val="FF0000"/>
        </w:rPr>
        <w:t>安装</w:t>
      </w:r>
      <w:r w:rsidR="00BC75EE" w:rsidRPr="00F11388">
        <w:rPr>
          <w:rFonts w:hint="eastAsia"/>
          <w:color w:val="FF0000"/>
        </w:rPr>
        <w:t>spark</w:t>
      </w:r>
      <w:r w:rsidR="00BC75EE" w:rsidRPr="00F11388">
        <w:rPr>
          <w:rFonts w:hint="eastAsia"/>
          <w:color w:val="FF0000"/>
        </w:rPr>
        <w:t>的机器需要建立信任关系，否则无法使用</w:t>
      </w:r>
      <w:r w:rsidR="00BC75EE" w:rsidRPr="00F11388">
        <w:rPr>
          <w:rFonts w:hint="eastAsia"/>
          <w:color w:val="FF0000"/>
        </w:rPr>
        <w:t>spark</w:t>
      </w:r>
      <w:r w:rsidR="00BC75EE" w:rsidRPr="00F11388">
        <w:rPr>
          <w:rFonts w:hint="eastAsia"/>
          <w:color w:val="FF0000"/>
        </w:rPr>
        <w:t>的某些脚本，如</w:t>
      </w:r>
      <w:r w:rsidR="00BC75EE" w:rsidRPr="00F11388">
        <w:rPr>
          <w:rFonts w:hint="eastAsia"/>
          <w:color w:val="FF0000"/>
        </w:rPr>
        <w:t>:</w:t>
      </w:r>
      <w:r w:rsidR="00BC75EE" w:rsidRPr="00F11388">
        <w:rPr>
          <w:color w:val="FF0000"/>
        </w:rPr>
        <w:t xml:space="preserve"> start-slaves.sh</w:t>
      </w:r>
      <w:r w:rsidR="00BC75EE" w:rsidRPr="00F11388">
        <w:rPr>
          <w:rFonts w:hint="eastAsia"/>
          <w:color w:val="FF0000"/>
        </w:rPr>
        <w:t>、</w:t>
      </w:r>
      <w:r w:rsidR="00BC75EE" w:rsidRPr="00F11388">
        <w:rPr>
          <w:color w:val="FF0000"/>
        </w:rPr>
        <w:t>stop-slaves.sh</w:t>
      </w:r>
      <w:r w:rsidR="002B4D85" w:rsidRPr="00F11388">
        <w:rPr>
          <w:rFonts w:hint="eastAsia"/>
          <w:color w:val="FF0000"/>
        </w:rPr>
        <w:t>等</w:t>
      </w:r>
      <w:ins w:id="35" w:author="linyoubin" w:date="2015-05-06T14:26:00Z">
        <w:r w:rsidR="00C24398">
          <w:rPr>
            <w:rFonts w:hint="eastAsia"/>
            <w:color w:val="FF0000"/>
          </w:rPr>
          <w:t xml:space="preserve">  </w:t>
        </w:r>
        <w:r w:rsidR="00C24398">
          <w:rPr>
            <w:rFonts w:hint="eastAsia"/>
            <w:color w:val="FF0000"/>
          </w:rPr>
          <w:t>（</w:t>
        </w:r>
      </w:ins>
      <w:ins w:id="36" w:author="linyoubin" w:date="2015-05-06T14:30:00Z">
        <w:r w:rsidR="00C24398">
          <w:rPr>
            <w:rFonts w:hint="eastAsia"/>
            <w:color w:val="FF0000"/>
          </w:rPr>
          <w:t>不</w:t>
        </w:r>
      </w:ins>
      <w:ins w:id="37" w:author="linyoubin" w:date="2015-05-06T14:28:00Z">
        <w:r w:rsidR="00C24398">
          <w:rPr>
            <w:rFonts w:hint="eastAsia"/>
            <w:color w:val="FF0000"/>
          </w:rPr>
          <w:t>建立信任关系</w:t>
        </w:r>
      </w:ins>
      <w:ins w:id="38" w:author="linyoubin" w:date="2015-05-06T14:30:00Z">
        <w:r w:rsidR="00C24398">
          <w:rPr>
            <w:rFonts w:hint="eastAsia"/>
            <w:color w:val="FF0000"/>
          </w:rPr>
          <w:t>，</w:t>
        </w:r>
        <w:r w:rsidR="00C24398">
          <w:rPr>
            <w:rFonts w:hint="eastAsia"/>
            <w:color w:val="FF0000"/>
          </w:rPr>
          <w:t>OM</w:t>
        </w:r>
        <w:r w:rsidR="00C24398">
          <w:rPr>
            <w:rFonts w:hint="eastAsia"/>
            <w:color w:val="FF0000"/>
          </w:rPr>
          <w:t>每台机器启动</w:t>
        </w:r>
        <w:r w:rsidR="00C24398">
          <w:rPr>
            <w:rFonts w:hint="eastAsia"/>
            <w:color w:val="FF0000"/>
          </w:rPr>
          <w:t>spark</w:t>
        </w:r>
      </w:ins>
      <w:ins w:id="39" w:author="linyoubin" w:date="2015-05-06T14:26:00Z">
        <w:r w:rsidR="00C24398">
          <w:rPr>
            <w:rFonts w:hint="eastAsia"/>
            <w:color w:val="FF0000"/>
          </w:rPr>
          <w:t>）</w:t>
        </w:r>
      </w:ins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D22291">
      <w:pPr>
        <w:pStyle w:val="Heading3"/>
        <w:numPr>
          <w:ilvl w:val="0"/>
          <w:numId w:val="10"/>
        </w:numPr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D22291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D1754F" w:rsidP="004B1D72">
      <w:r>
        <w:rPr>
          <w:rFonts w:hint="eastAsia"/>
        </w:rPr>
        <w:t>具体流程图参见</w:t>
      </w:r>
      <w:r w:rsidR="00647966" w:rsidRPr="00647966">
        <w:t>install_spark.eap</w:t>
      </w:r>
    </w:p>
    <w:p w:rsidR="004B1D72" w:rsidRDefault="006841F2" w:rsidP="004B1D72">
      <w:r>
        <w:rPr>
          <w:noProof/>
        </w:rPr>
        <w:drawing>
          <wp:inline distT="0" distB="0" distL="0" distR="0">
            <wp:extent cx="5274310" cy="380675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6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ED6" w:rsidRDefault="00B80ED6" w:rsidP="00B80ED6">
      <w:pPr>
        <w:pStyle w:val="ListParagraph"/>
        <w:numPr>
          <w:ilvl w:val="0"/>
          <w:numId w:val="33"/>
        </w:numPr>
        <w:ind w:firstLineChars="0"/>
      </w:pPr>
      <w:r>
        <w:rPr>
          <w:rFonts w:hint="eastAsia"/>
        </w:rPr>
        <w:t>获取业务列表</w:t>
      </w:r>
    </w:p>
    <w:p w:rsidR="00B80ED6" w:rsidRDefault="00B80ED6" w:rsidP="00B80ED6">
      <w:pPr>
        <w:ind w:left="777"/>
      </w:pPr>
      <w:r>
        <w:rPr>
          <w:rFonts w:hint="eastAsia"/>
        </w:rPr>
        <w:t>业务列表文件（</w:t>
      </w:r>
      <w:r w:rsidRPr="00B80ED6">
        <w:t>business.xml</w:t>
      </w:r>
      <w:r>
        <w:rPr>
          <w:rFonts w:hint="eastAsia"/>
        </w:rPr>
        <w:t>）中添加</w:t>
      </w:r>
      <w:r>
        <w:rPr>
          <w:rFonts w:hint="eastAsia"/>
        </w:rPr>
        <w:t>spark</w:t>
      </w:r>
      <w:r>
        <w:rPr>
          <w:rFonts w:hint="eastAsia"/>
        </w:rPr>
        <w:t>项</w:t>
      </w:r>
    </w:p>
    <w:p w:rsidR="00C53416" w:rsidRDefault="00C53416" w:rsidP="00B80ED6">
      <w:pPr>
        <w:ind w:left="777"/>
      </w:pPr>
    </w:p>
    <w:p w:rsidR="00B80ED6" w:rsidRDefault="00E35416" w:rsidP="00B80ED6">
      <w:pPr>
        <w:pStyle w:val="ListParagraph"/>
        <w:numPr>
          <w:ilvl w:val="0"/>
          <w:numId w:val="33"/>
        </w:numPr>
        <w:ind w:firstLineChars="0"/>
      </w:pPr>
      <w:r w:rsidRPr="00E35416">
        <w:rPr>
          <w:rFonts w:hint="eastAsia"/>
        </w:rPr>
        <w:t>获取业务配置模板</w:t>
      </w:r>
    </w:p>
    <w:p w:rsidR="00E35416" w:rsidRDefault="00213CAC" w:rsidP="00E35416">
      <w:pPr>
        <w:ind w:left="777"/>
      </w:pPr>
      <w:r>
        <w:rPr>
          <w:rFonts w:hint="eastAsia"/>
        </w:rPr>
        <w:t>新建</w:t>
      </w:r>
      <w:r>
        <w:rPr>
          <w:rFonts w:hint="eastAsia"/>
        </w:rPr>
        <w:t>spark</w:t>
      </w:r>
      <w:r>
        <w:rPr>
          <w:rFonts w:hint="eastAsia"/>
        </w:rPr>
        <w:t>配置模板文件（</w:t>
      </w:r>
      <w:r w:rsidR="00557DC2">
        <w:t>spark_template</w:t>
      </w:r>
      <w:r w:rsidRPr="00213CAC">
        <w:t>.xml</w:t>
      </w:r>
      <w:r>
        <w:rPr>
          <w:rFonts w:hint="eastAsia"/>
        </w:rPr>
        <w:t>）</w:t>
      </w:r>
      <w:r w:rsidR="00557DC2">
        <w:rPr>
          <w:rFonts w:hint="eastAsia"/>
        </w:rPr>
        <w:t>，添加模板配置项：</w:t>
      </w:r>
    </w:p>
    <w:p w:rsidR="00557DC2" w:rsidRDefault="00557DC2" w:rsidP="00E35416">
      <w:pPr>
        <w:ind w:left="777"/>
      </w:pPr>
      <w:r w:rsidRPr="00557DC2">
        <w:t>zoonum</w:t>
      </w:r>
      <w:r>
        <w:rPr>
          <w:rFonts w:hint="eastAsia"/>
        </w:rPr>
        <w:t>：</w:t>
      </w:r>
      <w:r>
        <w:rPr>
          <w:rFonts w:hint="eastAsia"/>
        </w:rPr>
        <w:t>zookeeper</w:t>
      </w:r>
      <w:r>
        <w:rPr>
          <w:rFonts w:hint="eastAsia"/>
        </w:rPr>
        <w:t>节点数</w:t>
      </w:r>
    </w:p>
    <w:p w:rsidR="00557DC2" w:rsidRDefault="00386EC1" w:rsidP="009E2A30">
      <w:pPr>
        <w:ind w:left="777"/>
      </w:pPr>
      <w:r>
        <w:t>spark</w:t>
      </w:r>
      <w:r w:rsidR="00557DC2" w:rsidRPr="00557DC2">
        <w:t>num</w:t>
      </w:r>
      <w:r w:rsidR="00557DC2">
        <w:rPr>
          <w:rFonts w:hint="eastAsia"/>
        </w:rPr>
        <w:t>：</w:t>
      </w:r>
      <w:r w:rsidR="00557DC2">
        <w:rPr>
          <w:rFonts w:hint="eastAsia"/>
        </w:rPr>
        <w:t>spark</w:t>
      </w:r>
      <w:r w:rsidR="00557DC2">
        <w:rPr>
          <w:rFonts w:hint="eastAsia"/>
        </w:rPr>
        <w:t>节点数</w:t>
      </w:r>
    </w:p>
    <w:p w:rsidR="00C53416" w:rsidRDefault="00C53416" w:rsidP="00A3314F">
      <w:pPr>
        <w:ind w:left="777"/>
      </w:pPr>
    </w:p>
    <w:p w:rsidR="00E35416" w:rsidRDefault="005151B8" w:rsidP="00B80ED6">
      <w:pPr>
        <w:pStyle w:val="ListParagraph"/>
        <w:numPr>
          <w:ilvl w:val="0"/>
          <w:numId w:val="33"/>
        </w:numPr>
        <w:ind w:firstLineChars="0"/>
      </w:pPr>
      <w:r w:rsidRPr="005151B8">
        <w:rPr>
          <w:rFonts w:hint="eastAsia"/>
        </w:rPr>
        <w:lastRenderedPageBreak/>
        <w:t>获取</w:t>
      </w:r>
      <w:r w:rsidR="00AB6F56">
        <w:rPr>
          <w:rFonts w:hint="eastAsia"/>
        </w:rPr>
        <w:t>业务</w:t>
      </w:r>
      <w:r w:rsidRPr="005151B8">
        <w:rPr>
          <w:rFonts w:hint="eastAsia"/>
        </w:rPr>
        <w:t>详细配置</w:t>
      </w:r>
    </w:p>
    <w:p w:rsidR="006024C7" w:rsidRDefault="006024C7" w:rsidP="006024C7">
      <w:pPr>
        <w:ind w:left="777"/>
      </w:pPr>
      <w:r>
        <w:rPr>
          <w:rFonts w:hint="eastAsia"/>
        </w:rPr>
        <w:t>新建</w:t>
      </w:r>
      <w:r>
        <w:rPr>
          <w:rFonts w:hint="eastAsia"/>
        </w:rPr>
        <w:t>spark</w:t>
      </w:r>
      <w:r>
        <w:rPr>
          <w:rFonts w:hint="eastAsia"/>
        </w:rPr>
        <w:t>配置项文件（</w:t>
      </w:r>
      <w:r>
        <w:t>spark_config</w:t>
      </w:r>
      <w:r w:rsidRPr="006024C7">
        <w:t>.xml</w:t>
      </w:r>
      <w:r>
        <w:rPr>
          <w:rFonts w:hint="eastAsia"/>
        </w:rPr>
        <w:t>），添加详细配置项：</w:t>
      </w:r>
    </w:p>
    <w:p w:rsidR="003C1736" w:rsidRDefault="00626F7F" w:rsidP="006024C7">
      <w:pPr>
        <w:ind w:left="777"/>
      </w:pPr>
      <w:r>
        <w:rPr>
          <w:rFonts w:hint="eastAsia"/>
        </w:rPr>
        <w:t>机器级别（每台机器只需配置一次）</w:t>
      </w:r>
      <w:r w:rsidR="003C1736">
        <w:rPr>
          <w:rFonts w:hint="eastAsia"/>
        </w:rPr>
        <w:t>：</w:t>
      </w:r>
    </w:p>
    <w:p w:rsidR="00754A54" w:rsidRDefault="00754A54" w:rsidP="006024C7">
      <w:pPr>
        <w:ind w:left="777"/>
      </w:pPr>
      <w:r>
        <w:rPr>
          <w:rFonts w:hint="eastAsia"/>
        </w:rPr>
        <w:t>sparkinstallpath</w:t>
      </w:r>
      <w:r>
        <w:rPr>
          <w:rFonts w:hint="eastAsia"/>
        </w:rPr>
        <w:t>：</w:t>
      </w:r>
      <w:r>
        <w:rPr>
          <w:rFonts w:hint="eastAsia"/>
        </w:rPr>
        <w:t>spark</w:t>
      </w:r>
      <w:r>
        <w:rPr>
          <w:rFonts w:hint="eastAsia"/>
        </w:rPr>
        <w:t>安装目录</w:t>
      </w:r>
    </w:p>
    <w:p w:rsidR="00C70CE8" w:rsidRDefault="00C70CE8" w:rsidP="006024C7">
      <w:pPr>
        <w:ind w:left="777"/>
      </w:pPr>
      <w:r w:rsidRPr="00C70CE8">
        <w:t>sparkworkpath</w:t>
      </w:r>
      <w:r>
        <w:rPr>
          <w:rFonts w:hint="eastAsia"/>
        </w:rPr>
        <w:t>：</w:t>
      </w:r>
      <w:r w:rsidR="00D472E2" w:rsidRPr="00D472E2">
        <w:rPr>
          <w:rFonts w:hint="eastAsia"/>
        </w:rPr>
        <w:t>工作目录，包括日志</w:t>
      </w:r>
    </w:p>
    <w:p w:rsidR="00C70CE8" w:rsidRDefault="00C70CE8" w:rsidP="006024C7">
      <w:pPr>
        <w:ind w:left="777"/>
      </w:pPr>
      <w:r w:rsidRPr="00C70CE8">
        <w:t>sparklocalpath</w:t>
      </w:r>
      <w:r>
        <w:rPr>
          <w:rFonts w:hint="eastAsia"/>
        </w:rPr>
        <w:t>：</w:t>
      </w:r>
      <w:r w:rsidR="00285425" w:rsidRPr="00285425">
        <w:rPr>
          <w:rFonts w:hint="eastAsia"/>
        </w:rPr>
        <w:t>RDD</w:t>
      </w:r>
      <w:r w:rsidR="00285425" w:rsidRPr="00285425">
        <w:rPr>
          <w:rFonts w:hint="eastAsia"/>
        </w:rPr>
        <w:t>的临时存放目录</w:t>
      </w:r>
    </w:p>
    <w:p w:rsidR="002826A7" w:rsidRDefault="002826A7" w:rsidP="002826A7">
      <w:pPr>
        <w:ind w:left="777"/>
      </w:pPr>
      <w:r w:rsidRPr="00C70CE8">
        <w:t>sparkmasterport</w:t>
      </w:r>
      <w:r>
        <w:rPr>
          <w:rFonts w:hint="eastAsia"/>
        </w:rPr>
        <w:t>：</w:t>
      </w:r>
      <w:r w:rsidR="007C4C6E">
        <w:rPr>
          <w:rFonts w:hint="eastAsia"/>
        </w:rPr>
        <w:t>spark</w:t>
      </w:r>
      <w:r w:rsidR="007C4C6E">
        <w:rPr>
          <w:rFonts w:hint="eastAsia"/>
        </w:rPr>
        <w:t>主节点端口号</w:t>
      </w:r>
    </w:p>
    <w:p w:rsidR="0038371C" w:rsidRDefault="009E676C" w:rsidP="0038371C">
      <w:pPr>
        <w:ind w:left="777"/>
      </w:pPr>
      <w:r>
        <w:t>spark</w:t>
      </w:r>
      <w:r>
        <w:rPr>
          <w:rFonts w:hint="eastAsia"/>
        </w:rPr>
        <w:t>worker</w:t>
      </w:r>
      <w:r w:rsidR="0038371C" w:rsidRPr="00C70CE8">
        <w:t>port</w:t>
      </w:r>
      <w:r w:rsidR="0038371C">
        <w:rPr>
          <w:rFonts w:hint="eastAsia"/>
        </w:rPr>
        <w:t>：</w:t>
      </w:r>
      <w:r w:rsidR="007C4C6E">
        <w:rPr>
          <w:rFonts w:hint="eastAsia"/>
        </w:rPr>
        <w:t>spark</w:t>
      </w:r>
      <w:r w:rsidR="007C4C6E">
        <w:rPr>
          <w:rFonts w:hint="eastAsia"/>
        </w:rPr>
        <w:t>工作节点端口号</w:t>
      </w:r>
    </w:p>
    <w:p w:rsidR="00475055" w:rsidRDefault="00475055" w:rsidP="0038371C">
      <w:pPr>
        <w:ind w:left="777"/>
      </w:pPr>
      <w:r>
        <w:rPr>
          <w:rFonts w:hint="eastAsia"/>
        </w:rPr>
        <w:t>sparkworkerinstance</w:t>
      </w:r>
      <w:r>
        <w:rPr>
          <w:rFonts w:hint="eastAsia"/>
        </w:rPr>
        <w:t>：</w:t>
      </w:r>
      <w:r>
        <w:rPr>
          <w:rFonts w:hint="eastAsia"/>
        </w:rPr>
        <w:t>spark</w:t>
      </w:r>
      <w:r>
        <w:rPr>
          <w:rFonts w:hint="eastAsia"/>
        </w:rPr>
        <w:t>工作节点的实例数</w:t>
      </w:r>
    </w:p>
    <w:p w:rsidR="002826A7" w:rsidRDefault="002826A7" w:rsidP="002826A7">
      <w:pPr>
        <w:ind w:left="777"/>
        <w:rPr>
          <w:ins w:id="40" w:author="linyoubin" w:date="2015-05-06T14:37:00Z"/>
        </w:rPr>
      </w:pPr>
      <w:r w:rsidRPr="00C70CE8">
        <w:t>sparkjavaopts</w:t>
      </w:r>
      <w:r>
        <w:rPr>
          <w:rFonts w:hint="eastAsia"/>
        </w:rPr>
        <w:t>：</w:t>
      </w:r>
      <w:r w:rsidR="007C4C6E">
        <w:rPr>
          <w:rFonts w:hint="eastAsia"/>
        </w:rPr>
        <w:t>spark java</w:t>
      </w:r>
      <w:r w:rsidR="007C4C6E">
        <w:rPr>
          <w:rFonts w:hint="eastAsia"/>
        </w:rPr>
        <w:t>启动参数</w:t>
      </w:r>
    </w:p>
    <w:p w:rsidR="002B5EE9" w:rsidRDefault="002B5EE9" w:rsidP="002B5EE9">
      <w:pPr>
        <w:ind w:left="777"/>
        <w:rPr>
          <w:ins w:id="41" w:author="linyoubin" w:date="2015-05-06T14:37:00Z"/>
        </w:rPr>
      </w:pPr>
      <w:ins w:id="42" w:author="linyoubin" w:date="2015-05-06T14:37:00Z">
        <w:r>
          <w:rPr>
            <w:rFonts w:hint="eastAsia"/>
          </w:rPr>
          <w:t>sparkwebui: ..</w:t>
        </w:r>
      </w:ins>
    </w:p>
    <w:p w:rsidR="002B5EE9" w:rsidRDefault="002B5EE9" w:rsidP="002B5EE9">
      <w:pPr>
        <w:ind w:left="777"/>
      </w:pPr>
      <w:ins w:id="43" w:author="linyoubin" w:date="2015-05-06T14:37:00Z">
        <w:r>
          <w:rPr>
            <w:rFonts w:hint="eastAsia"/>
          </w:rPr>
          <w:t>zookeeperwebui:</w:t>
        </w:r>
      </w:ins>
      <w:ins w:id="44" w:author="linyoubin" w:date="2015-05-06T14:38:00Z">
        <w:r>
          <w:t>…</w:t>
        </w:r>
      </w:ins>
    </w:p>
    <w:p w:rsidR="002826A7" w:rsidRDefault="002826A7" w:rsidP="002826A7">
      <w:pPr>
        <w:ind w:left="777"/>
      </w:pPr>
      <w:r w:rsidRPr="00AF6FE0">
        <w:t>sparkclasspath</w:t>
      </w:r>
      <w:r>
        <w:rPr>
          <w:rFonts w:hint="eastAsia"/>
        </w:rPr>
        <w:t>：</w:t>
      </w:r>
      <w:r w:rsidRPr="00D87986">
        <w:rPr>
          <w:rFonts w:hint="eastAsia"/>
        </w:rPr>
        <w:t>依赖包目录</w:t>
      </w:r>
      <w:r>
        <w:rPr>
          <w:rFonts w:hint="eastAsia"/>
        </w:rPr>
        <w:t>，需要指定</w:t>
      </w:r>
      <w:r>
        <w:rPr>
          <w:rFonts w:hint="eastAsia"/>
        </w:rPr>
        <w:t>sequoiadb</w:t>
      </w:r>
      <w:r>
        <w:rPr>
          <w:rFonts w:hint="eastAsia"/>
        </w:rPr>
        <w:t>的</w:t>
      </w:r>
      <w:r>
        <w:rPr>
          <w:rFonts w:hint="eastAsia"/>
        </w:rPr>
        <w:t>java</w:t>
      </w:r>
      <w:r>
        <w:rPr>
          <w:rFonts w:hint="eastAsia"/>
        </w:rPr>
        <w:t>驱动和</w:t>
      </w:r>
      <w:r>
        <w:rPr>
          <w:rFonts w:hint="eastAsia"/>
        </w:rPr>
        <w:t>spark</w:t>
      </w:r>
      <w:r>
        <w:rPr>
          <w:rFonts w:hint="eastAsia"/>
        </w:rPr>
        <w:t>对接</w:t>
      </w:r>
      <w:r>
        <w:rPr>
          <w:rFonts w:hint="eastAsia"/>
        </w:rPr>
        <w:t>sequoiadb</w:t>
      </w:r>
      <w:r>
        <w:rPr>
          <w:rFonts w:hint="eastAsia"/>
        </w:rPr>
        <w:t>的驱动包。</w:t>
      </w:r>
      <w:r>
        <w:rPr>
          <w:rFonts w:hint="eastAsia"/>
        </w:rPr>
        <w:t>sequoiadb</w:t>
      </w:r>
      <w:r>
        <w:rPr>
          <w:rFonts w:hint="eastAsia"/>
        </w:rPr>
        <w:t>发布包需要包含这两个包</w:t>
      </w:r>
    </w:p>
    <w:p w:rsidR="002826A7" w:rsidRDefault="002826A7" w:rsidP="006024C7">
      <w:pPr>
        <w:ind w:left="777"/>
      </w:pPr>
    </w:p>
    <w:p w:rsidR="008C5A96" w:rsidRDefault="008C5A96" w:rsidP="00734DA9">
      <w:pPr>
        <w:ind w:left="777"/>
      </w:pPr>
      <w:r w:rsidRPr="00C70CE8">
        <w:t>zooinstallpath</w:t>
      </w:r>
      <w:r>
        <w:rPr>
          <w:rFonts w:hint="eastAsia"/>
        </w:rPr>
        <w:t>：</w:t>
      </w:r>
      <w:r>
        <w:rPr>
          <w:rFonts w:hint="eastAsia"/>
        </w:rPr>
        <w:t>zookeeper</w:t>
      </w:r>
      <w:r>
        <w:rPr>
          <w:rFonts w:hint="eastAsia"/>
        </w:rPr>
        <w:t>安装目录</w:t>
      </w:r>
    </w:p>
    <w:p w:rsidR="008C5A96" w:rsidRDefault="008C5A96" w:rsidP="006024C7">
      <w:pPr>
        <w:ind w:left="777"/>
      </w:pPr>
    </w:p>
    <w:p w:rsidR="00851B8C" w:rsidRDefault="00851B8C" w:rsidP="006024C7">
      <w:pPr>
        <w:ind w:left="777"/>
      </w:pPr>
      <w:r>
        <w:rPr>
          <w:rFonts w:hint="eastAsia"/>
        </w:rPr>
        <w:t>节点级别：</w:t>
      </w:r>
    </w:p>
    <w:p w:rsidR="006024C7" w:rsidRDefault="003A0914" w:rsidP="002929A2">
      <w:pPr>
        <w:ind w:left="777"/>
      </w:pPr>
      <w:r w:rsidRPr="00C70CE8">
        <w:t>zoodatapath</w:t>
      </w:r>
      <w:r>
        <w:rPr>
          <w:rFonts w:hint="eastAsia"/>
        </w:rPr>
        <w:t>：</w:t>
      </w:r>
      <w:r>
        <w:rPr>
          <w:rFonts w:hint="eastAsia"/>
        </w:rPr>
        <w:t>zookeeper</w:t>
      </w:r>
      <w:r>
        <w:rPr>
          <w:rFonts w:hint="eastAsia"/>
        </w:rPr>
        <w:t>数据目录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 w:rsidRPr="004777AE">
        <w:rPr>
          <w:rFonts w:hint="eastAsia"/>
          <w:color w:val="00B0F0"/>
        </w:rPr>
        <w:t>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="007E0B7E">
        <w:rPr>
          <w:rFonts w:hint="eastAsia"/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9A4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0481" w:rsidRDefault="00310481" w:rsidP="00210B6B">
      <w:r>
        <w:separator/>
      </w:r>
    </w:p>
  </w:endnote>
  <w:endnote w:type="continuationSeparator" w:id="1">
    <w:p w:rsidR="00310481" w:rsidRDefault="0031048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0481" w:rsidRDefault="00310481" w:rsidP="00210B6B">
      <w:r>
        <w:separator/>
      </w:r>
    </w:p>
  </w:footnote>
  <w:footnote w:type="continuationSeparator" w:id="1">
    <w:p w:rsidR="00310481" w:rsidRDefault="0031048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A7C1C"/>
    <w:multiLevelType w:val="hybridMultilevel"/>
    <w:tmpl w:val="F1F615A4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5A3C84"/>
    <w:multiLevelType w:val="hybridMultilevel"/>
    <w:tmpl w:val="9B989832"/>
    <w:lvl w:ilvl="0" w:tplc="1E589AA0">
      <w:start w:val="1"/>
      <w:numFmt w:val="decimal"/>
      <w:lvlText w:val="2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1D46399B"/>
    <w:multiLevelType w:val="hybridMultilevel"/>
    <w:tmpl w:val="FD8C9FB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1FBD5D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6751AAE"/>
    <w:multiLevelType w:val="hybridMultilevel"/>
    <w:tmpl w:val="0B8092AA"/>
    <w:lvl w:ilvl="0" w:tplc="5014724A">
      <w:start w:val="1"/>
      <w:numFmt w:val="decimal"/>
      <w:lvlText w:val="1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A7215BE"/>
    <w:multiLevelType w:val="hybridMultilevel"/>
    <w:tmpl w:val="9D847B2C"/>
    <w:lvl w:ilvl="0" w:tplc="9BCC91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39640A5"/>
    <w:multiLevelType w:val="hybridMultilevel"/>
    <w:tmpl w:val="DBC828E0"/>
    <w:lvl w:ilvl="0" w:tplc="B25E5D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75E3EC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3BA97211"/>
    <w:multiLevelType w:val="hybridMultilevel"/>
    <w:tmpl w:val="5DA4D8D4"/>
    <w:lvl w:ilvl="0" w:tplc="F0D4944A">
      <w:start w:val="1"/>
      <w:numFmt w:val="decimal"/>
      <w:lvlText w:val="6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3DCE5238"/>
    <w:multiLevelType w:val="hybridMultilevel"/>
    <w:tmpl w:val="9790D3FC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4011B70"/>
    <w:multiLevelType w:val="hybridMultilevel"/>
    <w:tmpl w:val="3D0674C0"/>
    <w:lvl w:ilvl="0" w:tplc="594E8DAA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76E1D40"/>
    <w:multiLevelType w:val="hybridMultilevel"/>
    <w:tmpl w:val="7A2416F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7B65D4B"/>
    <w:multiLevelType w:val="hybridMultilevel"/>
    <w:tmpl w:val="A986ED8E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9FA43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>
    <w:nsid w:val="4B6D52FD"/>
    <w:multiLevelType w:val="hybridMultilevel"/>
    <w:tmpl w:val="73BC9410"/>
    <w:lvl w:ilvl="0" w:tplc="E9A4E554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549933B2"/>
    <w:multiLevelType w:val="hybridMultilevel"/>
    <w:tmpl w:val="F52ADD56"/>
    <w:lvl w:ilvl="0" w:tplc="A8CAD582">
      <w:start w:val="1"/>
      <w:numFmt w:val="decimal"/>
      <w:lvlText w:val="%1."/>
      <w:lvlJc w:val="left"/>
      <w:pPr>
        <w:ind w:left="77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58837255"/>
    <w:multiLevelType w:val="hybridMultilevel"/>
    <w:tmpl w:val="0DDC2956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5E3E40A4"/>
    <w:multiLevelType w:val="hybridMultilevel"/>
    <w:tmpl w:val="9790D3FC"/>
    <w:lvl w:ilvl="0" w:tplc="9D2E9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F1C0970"/>
    <w:multiLevelType w:val="hybridMultilevel"/>
    <w:tmpl w:val="A1666870"/>
    <w:lvl w:ilvl="0" w:tplc="9B7A0E8E">
      <w:start w:val="1"/>
      <w:numFmt w:val="decimal"/>
      <w:lvlText w:val="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64A84604"/>
    <w:multiLevelType w:val="hybridMultilevel"/>
    <w:tmpl w:val="3DD4616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6965224B"/>
    <w:multiLevelType w:val="hybridMultilevel"/>
    <w:tmpl w:val="7F020008"/>
    <w:lvl w:ilvl="0" w:tplc="5014724A">
      <w:start w:val="1"/>
      <w:numFmt w:val="decimal"/>
      <w:lvlText w:val="1.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D773609"/>
    <w:multiLevelType w:val="hybridMultilevel"/>
    <w:tmpl w:val="3DD4616E"/>
    <w:lvl w:ilvl="0" w:tplc="868C3356">
      <w:start w:val="1"/>
      <w:numFmt w:val="decimal"/>
      <w:lvlText w:val="4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74071306"/>
    <w:multiLevelType w:val="hybridMultilevel"/>
    <w:tmpl w:val="2D5A4038"/>
    <w:lvl w:ilvl="0" w:tplc="EC8C497A">
      <w:start w:val="1"/>
      <w:numFmt w:val="decimal"/>
      <w:lvlText w:val="5.%1."/>
      <w:lvlJc w:val="left"/>
      <w:pPr>
        <w:ind w:left="777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7674114A"/>
    <w:multiLevelType w:val="hybridMultilevel"/>
    <w:tmpl w:val="4546F712"/>
    <w:lvl w:ilvl="0" w:tplc="B25E5D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9E76E96"/>
    <w:multiLevelType w:val="hybridMultilevel"/>
    <w:tmpl w:val="5C26B3EA"/>
    <w:lvl w:ilvl="0" w:tplc="07C438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9"/>
  </w:num>
  <w:num w:numId="3">
    <w:abstractNumId w:val="5"/>
  </w:num>
  <w:num w:numId="4">
    <w:abstractNumId w:val="4"/>
  </w:num>
  <w:num w:numId="5">
    <w:abstractNumId w:val="4"/>
  </w:num>
  <w:num w:numId="6">
    <w:abstractNumId w:val="18"/>
  </w:num>
  <w:num w:numId="7">
    <w:abstractNumId w:val="21"/>
  </w:num>
  <w:num w:numId="8">
    <w:abstractNumId w:val="1"/>
  </w:num>
  <w:num w:numId="9">
    <w:abstractNumId w:val="6"/>
  </w:num>
  <w:num w:numId="10">
    <w:abstractNumId w:val="19"/>
    <w:lvlOverride w:ilvl="0">
      <w:startOverride w:val="1"/>
    </w:lvlOverride>
  </w:num>
  <w:num w:numId="11">
    <w:abstractNumId w:val="15"/>
  </w:num>
  <w:num w:numId="12">
    <w:abstractNumId w:val="9"/>
  </w:num>
  <w:num w:numId="13">
    <w:abstractNumId w:val="3"/>
  </w:num>
  <w:num w:numId="14">
    <w:abstractNumId w:val="19"/>
  </w:num>
  <w:num w:numId="15">
    <w:abstractNumId w:val="23"/>
  </w:num>
  <w:num w:numId="16">
    <w:abstractNumId w:val="13"/>
  </w:num>
  <w:num w:numId="17">
    <w:abstractNumId w:val="25"/>
  </w:num>
  <w:num w:numId="18">
    <w:abstractNumId w:val="10"/>
  </w:num>
  <w:num w:numId="19">
    <w:abstractNumId w:val="16"/>
  </w:num>
  <w:num w:numId="20">
    <w:abstractNumId w:val="12"/>
  </w:num>
  <w:num w:numId="21">
    <w:abstractNumId w:val="19"/>
  </w:num>
  <w:num w:numId="22">
    <w:abstractNumId w:val="27"/>
  </w:num>
  <w:num w:numId="23">
    <w:abstractNumId w:val="7"/>
  </w:num>
  <w:num w:numId="24">
    <w:abstractNumId w:val="20"/>
  </w:num>
  <w:num w:numId="25">
    <w:abstractNumId w:val="8"/>
  </w:num>
  <w:num w:numId="26">
    <w:abstractNumId w:val="14"/>
  </w:num>
  <w:num w:numId="27">
    <w:abstractNumId w:val="26"/>
  </w:num>
  <w:num w:numId="28">
    <w:abstractNumId w:val="0"/>
  </w:num>
  <w:num w:numId="29">
    <w:abstractNumId w:val="11"/>
  </w:num>
  <w:num w:numId="30">
    <w:abstractNumId w:val="2"/>
  </w:num>
  <w:num w:numId="31">
    <w:abstractNumId w:val="22"/>
  </w:num>
  <w:num w:numId="32">
    <w:abstractNumId w:val="24"/>
  </w:num>
  <w:num w:numId="3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53DD"/>
    <w:rsid w:val="00007A33"/>
    <w:rsid w:val="00007F21"/>
    <w:rsid w:val="000147EE"/>
    <w:rsid w:val="00016051"/>
    <w:rsid w:val="000216BF"/>
    <w:rsid w:val="00022650"/>
    <w:rsid w:val="00022D5E"/>
    <w:rsid w:val="0002359A"/>
    <w:rsid w:val="00024FD3"/>
    <w:rsid w:val="000262A3"/>
    <w:rsid w:val="00026925"/>
    <w:rsid w:val="00032B76"/>
    <w:rsid w:val="0003574C"/>
    <w:rsid w:val="00035864"/>
    <w:rsid w:val="00035E4F"/>
    <w:rsid w:val="00037551"/>
    <w:rsid w:val="0004134C"/>
    <w:rsid w:val="00041CA9"/>
    <w:rsid w:val="000451B7"/>
    <w:rsid w:val="00045816"/>
    <w:rsid w:val="000468B5"/>
    <w:rsid w:val="0004789A"/>
    <w:rsid w:val="00047FFE"/>
    <w:rsid w:val="00050BFD"/>
    <w:rsid w:val="00052A3F"/>
    <w:rsid w:val="00053018"/>
    <w:rsid w:val="000567CD"/>
    <w:rsid w:val="00060F18"/>
    <w:rsid w:val="00062116"/>
    <w:rsid w:val="000624CA"/>
    <w:rsid w:val="00062BCE"/>
    <w:rsid w:val="00064B9C"/>
    <w:rsid w:val="00066454"/>
    <w:rsid w:val="000709B6"/>
    <w:rsid w:val="000757A1"/>
    <w:rsid w:val="00077BBB"/>
    <w:rsid w:val="00081905"/>
    <w:rsid w:val="00083CBD"/>
    <w:rsid w:val="00083EA8"/>
    <w:rsid w:val="000935CC"/>
    <w:rsid w:val="00093CDD"/>
    <w:rsid w:val="00095B50"/>
    <w:rsid w:val="000A05E0"/>
    <w:rsid w:val="000A2EAA"/>
    <w:rsid w:val="000A56E2"/>
    <w:rsid w:val="000A764D"/>
    <w:rsid w:val="000A7AC2"/>
    <w:rsid w:val="000B1D9C"/>
    <w:rsid w:val="000B5C48"/>
    <w:rsid w:val="000C0DC6"/>
    <w:rsid w:val="000C718B"/>
    <w:rsid w:val="000C7252"/>
    <w:rsid w:val="000C7A4A"/>
    <w:rsid w:val="000C7E8A"/>
    <w:rsid w:val="000D09D4"/>
    <w:rsid w:val="000E18F4"/>
    <w:rsid w:val="000E2D15"/>
    <w:rsid w:val="000E2DF7"/>
    <w:rsid w:val="000E5997"/>
    <w:rsid w:val="000F1C8D"/>
    <w:rsid w:val="001038A6"/>
    <w:rsid w:val="00104543"/>
    <w:rsid w:val="00104A5B"/>
    <w:rsid w:val="00104F0F"/>
    <w:rsid w:val="0010606D"/>
    <w:rsid w:val="00107B33"/>
    <w:rsid w:val="001124D4"/>
    <w:rsid w:val="00113DAC"/>
    <w:rsid w:val="001158FC"/>
    <w:rsid w:val="00116744"/>
    <w:rsid w:val="00120165"/>
    <w:rsid w:val="00120ECF"/>
    <w:rsid w:val="0012174C"/>
    <w:rsid w:val="00122E8A"/>
    <w:rsid w:val="00131D09"/>
    <w:rsid w:val="00132C81"/>
    <w:rsid w:val="00133386"/>
    <w:rsid w:val="0013551C"/>
    <w:rsid w:val="001402CA"/>
    <w:rsid w:val="00142065"/>
    <w:rsid w:val="00145439"/>
    <w:rsid w:val="00147BD1"/>
    <w:rsid w:val="001500BA"/>
    <w:rsid w:val="001515E4"/>
    <w:rsid w:val="00151828"/>
    <w:rsid w:val="00153638"/>
    <w:rsid w:val="0015421F"/>
    <w:rsid w:val="00157AD9"/>
    <w:rsid w:val="00157B23"/>
    <w:rsid w:val="0016051B"/>
    <w:rsid w:val="00161385"/>
    <w:rsid w:val="00162250"/>
    <w:rsid w:val="00162896"/>
    <w:rsid w:val="00164583"/>
    <w:rsid w:val="001664B8"/>
    <w:rsid w:val="00166AA4"/>
    <w:rsid w:val="00167EF7"/>
    <w:rsid w:val="00173BC2"/>
    <w:rsid w:val="00174650"/>
    <w:rsid w:val="001749E4"/>
    <w:rsid w:val="00180A80"/>
    <w:rsid w:val="00182319"/>
    <w:rsid w:val="00183522"/>
    <w:rsid w:val="00190B48"/>
    <w:rsid w:val="001915B8"/>
    <w:rsid w:val="00191D15"/>
    <w:rsid w:val="0019274F"/>
    <w:rsid w:val="00195FB6"/>
    <w:rsid w:val="0019616C"/>
    <w:rsid w:val="00197368"/>
    <w:rsid w:val="00197ACA"/>
    <w:rsid w:val="00197C2C"/>
    <w:rsid w:val="001A0A2A"/>
    <w:rsid w:val="001A0AFE"/>
    <w:rsid w:val="001A2FEB"/>
    <w:rsid w:val="001A3BD2"/>
    <w:rsid w:val="001A5692"/>
    <w:rsid w:val="001B3893"/>
    <w:rsid w:val="001B6B62"/>
    <w:rsid w:val="001B70E7"/>
    <w:rsid w:val="001C4FF0"/>
    <w:rsid w:val="001C5F6E"/>
    <w:rsid w:val="001C631E"/>
    <w:rsid w:val="001C72AF"/>
    <w:rsid w:val="001C774B"/>
    <w:rsid w:val="001C798C"/>
    <w:rsid w:val="001D1F6F"/>
    <w:rsid w:val="001D2FDA"/>
    <w:rsid w:val="001D3E6D"/>
    <w:rsid w:val="001D4ADB"/>
    <w:rsid w:val="001D6257"/>
    <w:rsid w:val="001E0580"/>
    <w:rsid w:val="001E21E4"/>
    <w:rsid w:val="001E2C71"/>
    <w:rsid w:val="001E3B21"/>
    <w:rsid w:val="001E3B43"/>
    <w:rsid w:val="001E69AD"/>
    <w:rsid w:val="001F0E0E"/>
    <w:rsid w:val="001F1411"/>
    <w:rsid w:val="001F2DF4"/>
    <w:rsid w:val="001F70B7"/>
    <w:rsid w:val="001F7279"/>
    <w:rsid w:val="00203023"/>
    <w:rsid w:val="00203992"/>
    <w:rsid w:val="002039F6"/>
    <w:rsid w:val="002051DC"/>
    <w:rsid w:val="00205FFC"/>
    <w:rsid w:val="002063BE"/>
    <w:rsid w:val="00206821"/>
    <w:rsid w:val="00210B6B"/>
    <w:rsid w:val="002130C3"/>
    <w:rsid w:val="002134AE"/>
    <w:rsid w:val="00213CAC"/>
    <w:rsid w:val="00214634"/>
    <w:rsid w:val="00214A64"/>
    <w:rsid w:val="00216655"/>
    <w:rsid w:val="002176BC"/>
    <w:rsid w:val="00221ED5"/>
    <w:rsid w:val="00225751"/>
    <w:rsid w:val="002258AD"/>
    <w:rsid w:val="00230428"/>
    <w:rsid w:val="002327AA"/>
    <w:rsid w:val="00235249"/>
    <w:rsid w:val="002362DF"/>
    <w:rsid w:val="002366EB"/>
    <w:rsid w:val="0023760F"/>
    <w:rsid w:val="002378E1"/>
    <w:rsid w:val="002400EC"/>
    <w:rsid w:val="0024485E"/>
    <w:rsid w:val="002452F0"/>
    <w:rsid w:val="00247D2A"/>
    <w:rsid w:val="00247DF4"/>
    <w:rsid w:val="002562AC"/>
    <w:rsid w:val="00257232"/>
    <w:rsid w:val="00257B1D"/>
    <w:rsid w:val="00260CD6"/>
    <w:rsid w:val="0026173C"/>
    <w:rsid w:val="00262B66"/>
    <w:rsid w:val="00264038"/>
    <w:rsid w:val="00267506"/>
    <w:rsid w:val="00274127"/>
    <w:rsid w:val="002752B4"/>
    <w:rsid w:val="00277EA6"/>
    <w:rsid w:val="002809A9"/>
    <w:rsid w:val="002826A7"/>
    <w:rsid w:val="00285425"/>
    <w:rsid w:val="002858C7"/>
    <w:rsid w:val="00286F90"/>
    <w:rsid w:val="00287CB3"/>
    <w:rsid w:val="002910E2"/>
    <w:rsid w:val="002928EB"/>
    <w:rsid w:val="002929A2"/>
    <w:rsid w:val="00294383"/>
    <w:rsid w:val="00295F71"/>
    <w:rsid w:val="002A3473"/>
    <w:rsid w:val="002A5A05"/>
    <w:rsid w:val="002A658F"/>
    <w:rsid w:val="002A6A77"/>
    <w:rsid w:val="002B0E20"/>
    <w:rsid w:val="002B0E83"/>
    <w:rsid w:val="002B22E5"/>
    <w:rsid w:val="002B2DCD"/>
    <w:rsid w:val="002B2EF0"/>
    <w:rsid w:val="002B3999"/>
    <w:rsid w:val="002B4D85"/>
    <w:rsid w:val="002B5EE9"/>
    <w:rsid w:val="002B603A"/>
    <w:rsid w:val="002B69E2"/>
    <w:rsid w:val="002C1774"/>
    <w:rsid w:val="002C1C58"/>
    <w:rsid w:val="002C36FA"/>
    <w:rsid w:val="002C3DE0"/>
    <w:rsid w:val="002C796D"/>
    <w:rsid w:val="002D1209"/>
    <w:rsid w:val="002D2200"/>
    <w:rsid w:val="002D350D"/>
    <w:rsid w:val="002D3C91"/>
    <w:rsid w:val="002D42AE"/>
    <w:rsid w:val="002D64C3"/>
    <w:rsid w:val="002E269F"/>
    <w:rsid w:val="002E3C78"/>
    <w:rsid w:val="002F0361"/>
    <w:rsid w:val="002F0AB5"/>
    <w:rsid w:val="002F2C66"/>
    <w:rsid w:val="002F5552"/>
    <w:rsid w:val="00300C2B"/>
    <w:rsid w:val="00300D70"/>
    <w:rsid w:val="003056CE"/>
    <w:rsid w:val="0030584D"/>
    <w:rsid w:val="0031029C"/>
    <w:rsid w:val="00310481"/>
    <w:rsid w:val="003106D7"/>
    <w:rsid w:val="0031233F"/>
    <w:rsid w:val="003123E6"/>
    <w:rsid w:val="003142C5"/>
    <w:rsid w:val="00314389"/>
    <w:rsid w:val="00315DDD"/>
    <w:rsid w:val="0031689D"/>
    <w:rsid w:val="003209E7"/>
    <w:rsid w:val="00320D7E"/>
    <w:rsid w:val="00320D8B"/>
    <w:rsid w:val="00321002"/>
    <w:rsid w:val="00322D0C"/>
    <w:rsid w:val="00322D3C"/>
    <w:rsid w:val="00330AEA"/>
    <w:rsid w:val="0033254D"/>
    <w:rsid w:val="00332B36"/>
    <w:rsid w:val="00336BCC"/>
    <w:rsid w:val="00337659"/>
    <w:rsid w:val="00341852"/>
    <w:rsid w:val="00345F9F"/>
    <w:rsid w:val="003547BF"/>
    <w:rsid w:val="003574B4"/>
    <w:rsid w:val="003618F0"/>
    <w:rsid w:val="003637F2"/>
    <w:rsid w:val="00363EF4"/>
    <w:rsid w:val="0036512D"/>
    <w:rsid w:val="00366393"/>
    <w:rsid w:val="003701BE"/>
    <w:rsid w:val="0037433D"/>
    <w:rsid w:val="00375908"/>
    <w:rsid w:val="00380073"/>
    <w:rsid w:val="003809F3"/>
    <w:rsid w:val="0038143F"/>
    <w:rsid w:val="0038371C"/>
    <w:rsid w:val="00384D4A"/>
    <w:rsid w:val="00386DCA"/>
    <w:rsid w:val="00386EC1"/>
    <w:rsid w:val="00387E3F"/>
    <w:rsid w:val="00391C88"/>
    <w:rsid w:val="00392C48"/>
    <w:rsid w:val="00395D57"/>
    <w:rsid w:val="003A0914"/>
    <w:rsid w:val="003A286B"/>
    <w:rsid w:val="003A57BA"/>
    <w:rsid w:val="003A5AFF"/>
    <w:rsid w:val="003A6A98"/>
    <w:rsid w:val="003B02D4"/>
    <w:rsid w:val="003B0464"/>
    <w:rsid w:val="003B1E7E"/>
    <w:rsid w:val="003B200D"/>
    <w:rsid w:val="003B2173"/>
    <w:rsid w:val="003B5871"/>
    <w:rsid w:val="003C0898"/>
    <w:rsid w:val="003C1736"/>
    <w:rsid w:val="003C1D04"/>
    <w:rsid w:val="003C284F"/>
    <w:rsid w:val="003C323F"/>
    <w:rsid w:val="003C4A22"/>
    <w:rsid w:val="003D1E6D"/>
    <w:rsid w:val="003D5F9A"/>
    <w:rsid w:val="003E18F8"/>
    <w:rsid w:val="003E22F1"/>
    <w:rsid w:val="003E2498"/>
    <w:rsid w:val="003E2EF4"/>
    <w:rsid w:val="003E2F69"/>
    <w:rsid w:val="003E54E0"/>
    <w:rsid w:val="003E65A2"/>
    <w:rsid w:val="003E6C10"/>
    <w:rsid w:val="003E6CBA"/>
    <w:rsid w:val="003F1CC7"/>
    <w:rsid w:val="003F53F1"/>
    <w:rsid w:val="003F7534"/>
    <w:rsid w:val="00402482"/>
    <w:rsid w:val="00402C80"/>
    <w:rsid w:val="004030A6"/>
    <w:rsid w:val="004079DD"/>
    <w:rsid w:val="004160EB"/>
    <w:rsid w:val="0042120A"/>
    <w:rsid w:val="00421633"/>
    <w:rsid w:val="004258C2"/>
    <w:rsid w:val="00430239"/>
    <w:rsid w:val="004302D5"/>
    <w:rsid w:val="00433473"/>
    <w:rsid w:val="00435208"/>
    <w:rsid w:val="00440818"/>
    <w:rsid w:val="00440E50"/>
    <w:rsid w:val="00442F85"/>
    <w:rsid w:val="00444E82"/>
    <w:rsid w:val="00445B04"/>
    <w:rsid w:val="0044688B"/>
    <w:rsid w:val="0045029D"/>
    <w:rsid w:val="00452938"/>
    <w:rsid w:val="00452E48"/>
    <w:rsid w:val="00455039"/>
    <w:rsid w:val="00456D49"/>
    <w:rsid w:val="00457A1D"/>
    <w:rsid w:val="004615BD"/>
    <w:rsid w:val="00461711"/>
    <w:rsid w:val="00461E68"/>
    <w:rsid w:val="00461F5A"/>
    <w:rsid w:val="0046247F"/>
    <w:rsid w:val="004665A9"/>
    <w:rsid w:val="00472749"/>
    <w:rsid w:val="00472E09"/>
    <w:rsid w:val="00475055"/>
    <w:rsid w:val="00475BA3"/>
    <w:rsid w:val="004777AE"/>
    <w:rsid w:val="00480756"/>
    <w:rsid w:val="00481A98"/>
    <w:rsid w:val="00483AB3"/>
    <w:rsid w:val="00483F32"/>
    <w:rsid w:val="00487D2A"/>
    <w:rsid w:val="00490D17"/>
    <w:rsid w:val="004949AD"/>
    <w:rsid w:val="004953E9"/>
    <w:rsid w:val="00496189"/>
    <w:rsid w:val="004A2991"/>
    <w:rsid w:val="004B1D72"/>
    <w:rsid w:val="004B298C"/>
    <w:rsid w:val="004B2E6C"/>
    <w:rsid w:val="004B3D6F"/>
    <w:rsid w:val="004B492C"/>
    <w:rsid w:val="004B6B5C"/>
    <w:rsid w:val="004B6D56"/>
    <w:rsid w:val="004B7415"/>
    <w:rsid w:val="004C1416"/>
    <w:rsid w:val="004C2878"/>
    <w:rsid w:val="004D2EF4"/>
    <w:rsid w:val="004D5B5B"/>
    <w:rsid w:val="004D60EF"/>
    <w:rsid w:val="004D6276"/>
    <w:rsid w:val="004E10D2"/>
    <w:rsid w:val="004E4D66"/>
    <w:rsid w:val="004E5D9A"/>
    <w:rsid w:val="004E67AB"/>
    <w:rsid w:val="004F0F1B"/>
    <w:rsid w:val="004F194D"/>
    <w:rsid w:val="004F68C3"/>
    <w:rsid w:val="0050213A"/>
    <w:rsid w:val="00502C1D"/>
    <w:rsid w:val="00507458"/>
    <w:rsid w:val="00510307"/>
    <w:rsid w:val="005151B8"/>
    <w:rsid w:val="00515412"/>
    <w:rsid w:val="00517553"/>
    <w:rsid w:val="00517629"/>
    <w:rsid w:val="00520EDE"/>
    <w:rsid w:val="005220A4"/>
    <w:rsid w:val="00522AC1"/>
    <w:rsid w:val="00523423"/>
    <w:rsid w:val="00524D0D"/>
    <w:rsid w:val="005252F5"/>
    <w:rsid w:val="005256A8"/>
    <w:rsid w:val="005262BA"/>
    <w:rsid w:val="00527B90"/>
    <w:rsid w:val="00533B83"/>
    <w:rsid w:val="00535A6C"/>
    <w:rsid w:val="00540ADE"/>
    <w:rsid w:val="00541A7C"/>
    <w:rsid w:val="00541B13"/>
    <w:rsid w:val="00547546"/>
    <w:rsid w:val="00550984"/>
    <w:rsid w:val="00550E56"/>
    <w:rsid w:val="00552F30"/>
    <w:rsid w:val="00553A8C"/>
    <w:rsid w:val="00553EDF"/>
    <w:rsid w:val="005548BD"/>
    <w:rsid w:val="00557DC2"/>
    <w:rsid w:val="00560B3B"/>
    <w:rsid w:val="00560FDD"/>
    <w:rsid w:val="0056121E"/>
    <w:rsid w:val="00562505"/>
    <w:rsid w:val="00567AB3"/>
    <w:rsid w:val="00570853"/>
    <w:rsid w:val="00572B2A"/>
    <w:rsid w:val="00573616"/>
    <w:rsid w:val="0058395F"/>
    <w:rsid w:val="005864A9"/>
    <w:rsid w:val="005870E3"/>
    <w:rsid w:val="00590885"/>
    <w:rsid w:val="0059088E"/>
    <w:rsid w:val="005964D4"/>
    <w:rsid w:val="00597AF7"/>
    <w:rsid w:val="005A1E9E"/>
    <w:rsid w:val="005A2825"/>
    <w:rsid w:val="005A4D38"/>
    <w:rsid w:val="005A7302"/>
    <w:rsid w:val="005B29D6"/>
    <w:rsid w:val="005B342B"/>
    <w:rsid w:val="005B4102"/>
    <w:rsid w:val="005B431F"/>
    <w:rsid w:val="005B57FB"/>
    <w:rsid w:val="005B5ED2"/>
    <w:rsid w:val="005B78E9"/>
    <w:rsid w:val="005C29A5"/>
    <w:rsid w:val="005C7149"/>
    <w:rsid w:val="005C7875"/>
    <w:rsid w:val="005C7D47"/>
    <w:rsid w:val="005D22FB"/>
    <w:rsid w:val="005D4547"/>
    <w:rsid w:val="005E1247"/>
    <w:rsid w:val="005E2C64"/>
    <w:rsid w:val="005E2EF0"/>
    <w:rsid w:val="005E467A"/>
    <w:rsid w:val="005E5DCA"/>
    <w:rsid w:val="005F03E7"/>
    <w:rsid w:val="005F368E"/>
    <w:rsid w:val="005F3D86"/>
    <w:rsid w:val="005F44BF"/>
    <w:rsid w:val="005F4571"/>
    <w:rsid w:val="005F4653"/>
    <w:rsid w:val="005F6132"/>
    <w:rsid w:val="005F6139"/>
    <w:rsid w:val="005F627A"/>
    <w:rsid w:val="006001EA"/>
    <w:rsid w:val="006024C7"/>
    <w:rsid w:val="00603ED4"/>
    <w:rsid w:val="00604CE7"/>
    <w:rsid w:val="0060641A"/>
    <w:rsid w:val="00607C95"/>
    <w:rsid w:val="00612334"/>
    <w:rsid w:val="00612CFF"/>
    <w:rsid w:val="00615A18"/>
    <w:rsid w:val="00616427"/>
    <w:rsid w:val="00616897"/>
    <w:rsid w:val="00621F03"/>
    <w:rsid w:val="006239A4"/>
    <w:rsid w:val="006266CF"/>
    <w:rsid w:val="00626F7F"/>
    <w:rsid w:val="00627D1B"/>
    <w:rsid w:val="00627F83"/>
    <w:rsid w:val="006315B1"/>
    <w:rsid w:val="00631F06"/>
    <w:rsid w:val="00634C81"/>
    <w:rsid w:val="006350E5"/>
    <w:rsid w:val="00635CD9"/>
    <w:rsid w:val="00643763"/>
    <w:rsid w:val="00647966"/>
    <w:rsid w:val="00647C3B"/>
    <w:rsid w:val="0065006D"/>
    <w:rsid w:val="00650D50"/>
    <w:rsid w:val="00663AEC"/>
    <w:rsid w:val="0066476F"/>
    <w:rsid w:val="00665EFB"/>
    <w:rsid w:val="00665F89"/>
    <w:rsid w:val="0067021A"/>
    <w:rsid w:val="00670624"/>
    <w:rsid w:val="00670D5F"/>
    <w:rsid w:val="006732C0"/>
    <w:rsid w:val="006732F8"/>
    <w:rsid w:val="00675EFE"/>
    <w:rsid w:val="006832BC"/>
    <w:rsid w:val="00683556"/>
    <w:rsid w:val="006841F2"/>
    <w:rsid w:val="006852F3"/>
    <w:rsid w:val="006864AE"/>
    <w:rsid w:val="00687583"/>
    <w:rsid w:val="00687A0D"/>
    <w:rsid w:val="00691D54"/>
    <w:rsid w:val="006A2512"/>
    <w:rsid w:val="006A52E1"/>
    <w:rsid w:val="006A549F"/>
    <w:rsid w:val="006A5B0E"/>
    <w:rsid w:val="006B021F"/>
    <w:rsid w:val="006B20A7"/>
    <w:rsid w:val="006B2116"/>
    <w:rsid w:val="006B220C"/>
    <w:rsid w:val="006B4AA4"/>
    <w:rsid w:val="006B4F0F"/>
    <w:rsid w:val="006B5BA2"/>
    <w:rsid w:val="006B7E79"/>
    <w:rsid w:val="006C2575"/>
    <w:rsid w:val="006C5176"/>
    <w:rsid w:val="006C5996"/>
    <w:rsid w:val="006D0B30"/>
    <w:rsid w:val="006D43CE"/>
    <w:rsid w:val="006D4B54"/>
    <w:rsid w:val="006E38D6"/>
    <w:rsid w:val="006E399F"/>
    <w:rsid w:val="006E4098"/>
    <w:rsid w:val="006E5280"/>
    <w:rsid w:val="006E7F0B"/>
    <w:rsid w:val="006F1D1F"/>
    <w:rsid w:val="006F2712"/>
    <w:rsid w:val="006F2759"/>
    <w:rsid w:val="006F2C28"/>
    <w:rsid w:val="006F32C8"/>
    <w:rsid w:val="006F60C9"/>
    <w:rsid w:val="00701AFF"/>
    <w:rsid w:val="00703FD0"/>
    <w:rsid w:val="00704D08"/>
    <w:rsid w:val="00705AEF"/>
    <w:rsid w:val="007062EB"/>
    <w:rsid w:val="00710018"/>
    <w:rsid w:val="007100B6"/>
    <w:rsid w:val="007125BC"/>
    <w:rsid w:val="00715AB1"/>
    <w:rsid w:val="00717EC4"/>
    <w:rsid w:val="00721B86"/>
    <w:rsid w:val="00722190"/>
    <w:rsid w:val="0072302B"/>
    <w:rsid w:val="0072559A"/>
    <w:rsid w:val="0072590F"/>
    <w:rsid w:val="00727DA0"/>
    <w:rsid w:val="007327EF"/>
    <w:rsid w:val="00732B16"/>
    <w:rsid w:val="00733B8E"/>
    <w:rsid w:val="00734B01"/>
    <w:rsid w:val="00734DA9"/>
    <w:rsid w:val="00735186"/>
    <w:rsid w:val="00737A93"/>
    <w:rsid w:val="00744130"/>
    <w:rsid w:val="00744417"/>
    <w:rsid w:val="0074586F"/>
    <w:rsid w:val="00745F27"/>
    <w:rsid w:val="00752E02"/>
    <w:rsid w:val="00754A54"/>
    <w:rsid w:val="00757C37"/>
    <w:rsid w:val="00757E64"/>
    <w:rsid w:val="00763874"/>
    <w:rsid w:val="007638F1"/>
    <w:rsid w:val="00765355"/>
    <w:rsid w:val="007679D2"/>
    <w:rsid w:val="00770B33"/>
    <w:rsid w:val="00771632"/>
    <w:rsid w:val="00772CA5"/>
    <w:rsid w:val="0077430B"/>
    <w:rsid w:val="007755C1"/>
    <w:rsid w:val="0077592F"/>
    <w:rsid w:val="00783EA1"/>
    <w:rsid w:val="00785C89"/>
    <w:rsid w:val="00785EEC"/>
    <w:rsid w:val="007862D2"/>
    <w:rsid w:val="007864D5"/>
    <w:rsid w:val="007869FE"/>
    <w:rsid w:val="00791577"/>
    <w:rsid w:val="0079453B"/>
    <w:rsid w:val="007949E6"/>
    <w:rsid w:val="00794B8E"/>
    <w:rsid w:val="007A3F3E"/>
    <w:rsid w:val="007A6763"/>
    <w:rsid w:val="007B24FA"/>
    <w:rsid w:val="007B2E6D"/>
    <w:rsid w:val="007B5BBA"/>
    <w:rsid w:val="007C1A09"/>
    <w:rsid w:val="007C4C6E"/>
    <w:rsid w:val="007C725D"/>
    <w:rsid w:val="007D0310"/>
    <w:rsid w:val="007D164D"/>
    <w:rsid w:val="007D2AE8"/>
    <w:rsid w:val="007D6489"/>
    <w:rsid w:val="007D79D6"/>
    <w:rsid w:val="007E0B7E"/>
    <w:rsid w:val="007E7DBF"/>
    <w:rsid w:val="007F17CF"/>
    <w:rsid w:val="007F25DF"/>
    <w:rsid w:val="007F36A3"/>
    <w:rsid w:val="007F7D18"/>
    <w:rsid w:val="00800EFA"/>
    <w:rsid w:val="0080386A"/>
    <w:rsid w:val="00805E40"/>
    <w:rsid w:val="008061CF"/>
    <w:rsid w:val="00807984"/>
    <w:rsid w:val="00807F5A"/>
    <w:rsid w:val="0081107E"/>
    <w:rsid w:val="008149FF"/>
    <w:rsid w:val="0081584B"/>
    <w:rsid w:val="008177C5"/>
    <w:rsid w:val="008200CB"/>
    <w:rsid w:val="008210D3"/>
    <w:rsid w:val="00821E9B"/>
    <w:rsid w:val="0082648C"/>
    <w:rsid w:val="00826B08"/>
    <w:rsid w:val="0082707F"/>
    <w:rsid w:val="008279AD"/>
    <w:rsid w:val="008303EB"/>
    <w:rsid w:val="00832323"/>
    <w:rsid w:val="0083549A"/>
    <w:rsid w:val="00844D73"/>
    <w:rsid w:val="00845876"/>
    <w:rsid w:val="00847624"/>
    <w:rsid w:val="00851B8C"/>
    <w:rsid w:val="00855A4E"/>
    <w:rsid w:val="00857541"/>
    <w:rsid w:val="008628D3"/>
    <w:rsid w:val="008638F1"/>
    <w:rsid w:val="008664BD"/>
    <w:rsid w:val="0086778D"/>
    <w:rsid w:val="008679ED"/>
    <w:rsid w:val="00870C3A"/>
    <w:rsid w:val="00872C3B"/>
    <w:rsid w:val="00872E81"/>
    <w:rsid w:val="0087303D"/>
    <w:rsid w:val="00873831"/>
    <w:rsid w:val="008745DE"/>
    <w:rsid w:val="00874CFA"/>
    <w:rsid w:val="008809DD"/>
    <w:rsid w:val="00881FEF"/>
    <w:rsid w:val="00885327"/>
    <w:rsid w:val="00887409"/>
    <w:rsid w:val="0088747F"/>
    <w:rsid w:val="008936AB"/>
    <w:rsid w:val="008A0073"/>
    <w:rsid w:val="008A1F34"/>
    <w:rsid w:val="008A3D6D"/>
    <w:rsid w:val="008A4193"/>
    <w:rsid w:val="008B0448"/>
    <w:rsid w:val="008B2043"/>
    <w:rsid w:val="008B53FC"/>
    <w:rsid w:val="008B6C84"/>
    <w:rsid w:val="008B7E15"/>
    <w:rsid w:val="008C01A4"/>
    <w:rsid w:val="008C5A96"/>
    <w:rsid w:val="008C6CF4"/>
    <w:rsid w:val="008C7F3F"/>
    <w:rsid w:val="008D0322"/>
    <w:rsid w:val="008D1053"/>
    <w:rsid w:val="008D6A76"/>
    <w:rsid w:val="008E0426"/>
    <w:rsid w:val="008E150F"/>
    <w:rsid w:val="008E191C"/>
    <w:rsid w:val="008E2A50"/>
    <w:rsid w:val="008E431A"/>
    <w:rsid w:val="008F071B"/>
    <w:rsid w:val="008F12FC"/>
    <w:rsid w:val="008F22E3"/>
    <w:rsid w:val="008F4414"/>
    <w:rsid w:val="008F65D9"/>
    <w:rsid w:val="008F69FD"/>
    <w:rsid w:val="008F718E"/>
    <w:rsid w:val="008F7CAD"/>
    <w:rsid w:val="00901503"/>
    <w:rsid w:val="009033E7"/>
    <w:rsid w:val="0090429D"/>
    <w:rsid w:val="00904CCA"/>
    <w:rsid w:val="00907AFC"/>
    <w:rsid w:val="00911F39"/>
    <w:rsid w:val="00912052"/>
    <w:rsid w:val="009135FF"/>
    <w:rsid w:val="0091511C"/>
    <w:rsid w:val="0091582F"/>
    <w:rsid w:val="009168E0"/>
    <w:rsid w:val="00920AB3"/>
    <w:rsid w:val="00921BC6"/>
    <w:rsid w:val="00921E6C"/>
    <w:rsid w:val="009225A3"/>
    <w:rsid w:val="00922A2C"/>
    <w:rsid w:val="00926872"/>
    <w:rsid w:val="0093239F"/>
    <w:rsid w:val="009338DE"/>
    <w:rsid w:val="009339A0"/>
    <w:rsid w:val="00934EF7"/>
    <w:rsid w:val="009355A1"/>
    <w:rsid w:val="00936391"/>
    <w:rsid w:val="00943E67"/>
    <w:rsid w:val="00943F97"/>
    <w:rsid w:val="0094490A"/>
    <w:rsid w:val="00951F04"/>
    <w:rsid w:val="00952083"/>
    <w:rsid w:val="00952795"/>
    <w:rsid w:val="0095323B"/>
    <w:rsid w:val="009549E9"/>
    <w:rsid w:val="00955E12"/>
    <w:rsid w:val="009562CF"/>
    <w:rsid w:val="00960DE0"/>
    <w:rsid w:val="009671A2"/>
    <w:rsid w:val="0097097D"/>
    <w:rsid w:val="00974CCB"/>
    <w:rsid w:val="00975266"/>
    <w:rsid w:val="00980CDA"/>
    <w:rsid w:val="00982F7A"/>
    <w:rsid w:val="009832CD"/>
    <w:rsid w:val="00985B1F"/>
    <w:rsid w:val="00992263"/>
    <w:rsid w:val="00995C88"/>
    <w:rsid w:val="00996BC1"/>
    <w:rsid w:val="009A063C"/>
    <w:rsid w:val="009A0B32"/>
    <w:rsid w:val="009A0FC7"/>
    <w:rsid w:val="009A2A9B"/>
    <w:rsid w:val="009A2F62"/>
    <w:rsid w:val="009A3521"/>
    <w:rsid w:val="009A4DD1"/>
    <w:rsid w:val="009A4E76"/>
    <w:rsid w:val="009A5872"/>
    <w:rsid w:val="009B068D"/>
    <w:rsid w:val="009B1D2F"/>
    <w:rsid w:val="009B2807"/>
    <w:rsid w:val="009B3070"/>
    <w:rsid w:val="009B35DD"/>
    <w:rsid w:val="009B3B00"/>
    <w:rsid w:val="009D0616"/>
    <w:rsid w:val="009D1481"/>
    <w:rsid w:val="009D3A6E"/>
    <w:rsid w:val="009D4102"/>
    <w:rsid w:val="009D49C9"/>
    <w:rsid w:val="009D5CB1"/>
    <w:rsid w:val="009D6559"/>
    <w:rsid w:val="009E0C3C"/>
    <w:rsid w:val="009E2811"/>
    <w:rsid w:val="009E2A30"/>
    <w:rsid w:val="009E676C"/>
    <w:rsid w:val="009F1B8D"/>
    <w:rsid w:val="009F4243"/>
    <w:rsid w:val="009F52F5"/>
    <w:rsid w:val="009F742B"/>
    <w:rsid w:val="00A00EC0"/>
    <w:rsid w:val="00A02136"/>
    <w:rsid w:val="00A03400"/>
    <w:rsid w:val="00A05EDA"/>
    <w:rsid w:val="00A0640F"/>
    <w:rsid w:val="00A06C16"/>
    <w:rsid w:val="00A1166D"/>
    <w:rsid w:val="00A118C4"/>
    <w:rsid w:val="00A14933"/>
    <w:rsid w:val="00A162CB"/>
    <w:rsid w:val="00A201A0"/>
    <w:rsid w:val="00A2060C"/>
    <w:rsid w:val="00A20CEF"/>
    <w:rsid w:val="00A237A5"/>
    <w:rsid w:val="00A24FBD"/>
    <w:rsid w:val="00A26545"/>
    <w:rsid w:val="00A3191B"/>
    <w:rsid w:val="00A32B49"/>
    <w:rsid w:val="00A3314F"/>
    <w:rsid w:val="00A33C8D"/>
    <w:rsid w:val="00A33DC6"/>
    <w:rsid w:val="00A345B8"/>
    <w:rsid w:val="00A35402"/>
    <w:rsid w:val="00A4343F"/>
    <w:rsid w:val="00A44D3D"/>
    <w:rsid w:val="00A4696F"/>
    <w:rsid w:val="00A50BFA"/>
    <w:rsid w:val="00A52D30"/>
    <w:rsid w:val="00A53CC2"/>
    <w:rsid w:val="00A53FF5"/>
    <w:rsid w:val="00A552CB"/>
    <w:rsid w:val="00A5740C"/>
    <w:rsid w:val="00A57C98"/>
    <w:rsid w:val="00A60A82"/>
    <w:rsid w:val="00A61FFE"/>
    <w:rsid w:val="00A62B5D"/>
    <w:rsid w:val="00A62BE6"/>
    <w:rsid w:val="00A643AD"/>
    <w:rsid w:val="00A668F6"/>
    <w:rsid w:val="00A6721A"/>
    <w:rsid w:val="00A70694"/>
    <w:rsid w:val="00A7153F"/>
    <w:rsid w:val="00A73D8C"/>
    <w:rsid w:val="00A74D80"/>
    <w:rsid w:val="00A77C3C"/>
    <w:rsid w:val="00A807C3"/>
    <w:rsid w:val="00A8173C"/>
    <w:rsid w:val="00A829AA"/>
    <w:rsid w:val="00A8781F"/>
    <w:rsid w:val="00A9023D"/>
    <w:rsid w:val="00A95BFA"/>
    <w:rsid w:val="00A9724C"/>
    <w:rsid w:val="00AA1916"/>
    <w:rsid w:val="00AB0714"/>
    <w:rsid w:val="00AB1518"/>
    <w:rsid w:val="00AB3032"/>
    <w:rsid w:val="00AB3D07"/>
    <w:rsid w:val="00AB57A8"/>
    <w:rsid w:val="00AB5E8F"/>
    <w:rsid w:val="00AB6F56"/>
    <w:rsid w:val="00AB7A91"/>
    <w:rsid w:val="00AC0855"/>
    <w:rsid w:val="00AC0A8B"/>
    <w:rsid w:val="00AC15C7"/>
    <w:rsid w:val="00AC2CD4"/>
    <w:rsid w:val="00AC616B"/>
    <w:rsid w:val="00AC625C"/>
    <w:rsid w:val="00AD2F53"/>
    <w:rsid w:val="00AD33C7"/>
    <w:rsid w:val="00AE5827"/>
    <w:rsid w:val="00AE773A"/>
    <w:rsid w:val="00AF304C"/>
    <w:rsid w:val="00AF34E0"/>
    <w:rsid w:val="00AF4475"/>
    <w:rsid w:val="00AF6FE0"/>
    <w:rsid w:val="00B00517"/>
    <w:rsid w:val="00B01167"/>
    <w:rsid w:val="00B0120B"/>
    <w:rsid w:val="00B01FFF"/>
    <w:rsid w:val="00B02974"/>
    <w:rsid w:val="00B03250"/>
    <w:rsid w:val="00B03F37"/>
    <w:rsid w:val="00B0518C"/>
    <w:rsid w:val="00B057EC"/>
    <w:rsid w:val="00B05E74"/>
    <w:rsid w:val="00B10586"/>
    <w:rsid w:val="00B14D26"/>
    <w:rsid w:val="00B16B7B"/>
    <w:rsid w:val="00B202E4"/>
    <w:rsid w:val="00B2254F"/>
    <w:rsid w:val="00B25A9C"/>
    <w:rsid w:val="00B25CCB"/>
    <w:rsid w:val="00B2613B"/>
    <w:rsid w:val="00B34C4D"/>
    <w:rsid w:val="00B352FB"/>
    <w:rsid w:val="00B35319"/>
    <w:rsid w:val="00B35B3B"/>
    <w:rsid w:val="00B43937"/>
    <w:rsid w:val="00B4515D"/>
    <w:rsid w:val="00B510EA"/>
    <w:rsid w:val="00B51614"/>
    <w:rsid w:val="00B51913"/>
    <w:rsid w:val="00B533C6"/>
    <w:rsid w:val="00B57EC0"/>
    <w:rsid w:val="00B6184B"/>
    <w:rsid w:val="00B62A35"/>
    <w:rsid w:val="00B65E60"/>
    <w:rsid w:val="00B6689B"/>
    <w:rsid w:val="00B72109"/>
    <w:rsid w:val="00B7246E"/>
    <w:rsid w:val="00B80ED6"/>
    <w:rsid w:val="00B833AA"/>
    <w:rsid w:val="00B867FC"/>
    <w:rsid w:val="00B8701B"/>
    <w:rsid w:val="00B87C19"/>
    <w:rsid w:val="00B91111"/>
    <w:rsid w:val="00B91E75"/>
    <w:rsid w:val="00B938EC"/>
    <w:rsid w:val="00B93DA4"/>
    <w:rsid w:val="00B945F1"/>
    <w:rsid w:val="00B974ED"/>
    <w:rsid w:val="00BA34AE"/>
    <w:rsid w:val="00BA4415"/>
    <w:rsid w:val="00BA54B2"/>
    <w:rsid w:val="00BA5E0D"/>
    <w:rsid w:val="00BA62F5"/>
    <w:rsid w:val="00BA68AC"/>
    <w:rsid w:val="00BA7E52"/>
    <w:rsid w:val="00BB5FA3"/>
    <w:rsid w:val="00BB6264"/>
    <w:rsid w:val="00BC3FF7"/>
    <w:rsid w:val="00BC4B36"/>
    <w:rsid w:val="00BC55DB"/>
    <w:rsid w:val="00BC5916"/>
    <w:rsid w:val="00BC5F74"/>
    <w:rsid w:val="00BC6EFD"/>
    <w:rsid w:val="00BC7241"/>
    <w:rsid w:val="00BC75EE"/>
    <w:rsid w:val="00BD0D3B"/>
    <w:rsid w:val="00BD1816"/>
    <w:rsid w:val="00BD7B27"/>
    <w:rsid w:val="00BE27C0"/>
    <w:rsid w:val="00BE3763"/>
    <w:rsid w:val="00BE4CD5"/>
    <w:rsid w:val="00BE5218"/>
    <w:rsid w:val="00BF05A5"/>
    <w:rsid w:val="00BF16D5"/>
    <w:rsid w:val="00BF671E"/>
    <w:rsid w:val="00BF79A8"/>
    <w:rsid w:val="00C0015C"/>
    <w:rsid w:val="00C0166B"/>
    <w:rsid w:val="00C03877"/>
    <w:rsid w:val="00C06058"/>
    <w:rsid w:val="00C1194B"/>
    <w:rsid w:val="00C1493E"/>
    <w:rsid w:val="00C1511C"/>
    <w:rsid w:val="00C177B7"/>
    <w:rsid w:val="00C21CBB"/>
    <w:rsid w:val="00C223E6"/>
    <w:rsid w:val="00C23A7B"/>
    <w:rsid w:val="00C24398"/>
    <w:rsid w:val="00C246A7"/>
    <w:rsid w:val="00C2491B"/>
    <w:rsid w:val="00C249AB"/>
    <w:rsid w:val="00C260D0"/>
    <w:rsid w:val="00C27DFB"/>
    <w:rsid w:val="00C27E4C"/>
    <w:rsid w:val="00C322D8"/>
    <w:rsid w:val="00C363B2"/>
    <w:rsid w:val="00C37B52"/>
    <w:rsid w:val="00C40980"/>
    <w:rsid w:val="00C40BBA"/>
    <w:rsid w:val="00C42350"/>
    <w:rsid w:val="00C45990"/>
    <w:rsid w:val="00C51763"/>
    <w:rsid w:val="00C51BA4"/>
    <w:rsid w:val="00C5313C"/>
    <w:rsid w:val="00C53416"/>
    <w:rsid w:val="00C5443A"/>
    <w:rsid w:val="00C60CD8"/>
    <w:rsid w:val="00C62C92"/>
    <w:rsid w:val="00C633E3"/>
    <w:rsid w:val="00C6515A"/>
    <w:rsid w:val="00C659D8"/>
    <w:rsid w:val="00C659E8"/>
    <w:rsid w:val="00C666E2"/>
    <w:rsid w:val="00C66A92"/>
    <w:rsid w:val="00C70C2F"/>
    <w:rsid w:val="00C70CE8"/>
    <w:rsid w:val="00C71F73"/>
    <w:rsid w:val="00C73008"/>
    <w:rsid w:val="00C7418A"/>
    <w:rsid w:val="00C75E58"/>
    <w:rsid w:val="00C75FF5"/>
    <w:rsid w:val="00C8672A"/>
    <w:rsid w:val="00C905FA"/>
    <w:rsid w:val="00C90A05"/>
    <w:rsid w:val="00C916ED"/>
    <w:rsid w:val="00C92252"/>
    <w:rsid w:val="00C942E8"/>
    <w:rsid w:val="00C9648D"/>
    <w:rsid w:val="00C9679C"/>
    <w:rsid w:val="00C96B8A"/>
    <w:rsid w:val="00C97F85"/>
    <w:rsid w:val="00CA1C52"/>
    <w:rsid w:val="00CA30F5"/>
    <w:rsid w:val="00CA3580"/>
    <w:rsid w:val="00CA3A89"/>
    <w:rsid w:val="00CA48A7"/>
    <w:rsid w:val="00CA4F70"/>
    <w:rsid w:val="00CA5DCA"/>
    <w:rsid w:val="00CA62AB"/>
    <w:rsid w:val="00CB01D2"/>
    <w:rsid w:val="00CB1E6C"/>
    <w:rsid w:val="00CB4275"/>
    <w:rsid w:val="00CB4BD9"/>
    <w:rsid w:val="00CB5BE0"/>
    <w:rsid w:val="00CB5DD4"/>
    <w:rsid w:val="00CB6196"/>
    <w:rsid w:val="00CB6899"/>
    <w:rsid w:val="00CB7F00"/>
    <w:rsid w:val="00CC4132"/>
    <w:rsid w:val="00CC5517"/>
    <w:rsid w:val="00CC6194"/>
    <w:rsid w:val="00CC6F17"/>
    <w:rsid w:val="00CD08CD"/>
    <w:rsid w:val="00CD17B9"/>
    <w:rsid w:val="00CD3E46"/>
    <w:rsid w:val="00CD4DA8"/>
    <w:rsid w:val="00CD70CC"/>
    <w:rsid w:val="00CE0AB5"/>
    <w:rsid w:val="00CE14F4"/>
    <w:rsid w:val="00CE3B40"/>
    <w:rsid w:val="00CE6100"/>
    <w:rsid w:val="00CE6E91"/>
    <w:rsid w:val="00CF1087"/>
    <w:rsid w:val="00D018AD"/>
    <w:rsid w:val="00D038F9"/>
    <w:rsid w:val="00D04436"/>
    <w:rsid w:val="00D05AE8"/>
    <w:rsid w:val="00D11D77"/>
    <w:rsid w:val="00D121D0"/>
    <w:rsid w:val="00D13DE4"/>
    <w:rsid w:val="00D15492"/>
    <w:rsid w:val="00D15566"/>
    <w:rsid w:val="00D1754F"/>
    <w:rsid w:val="00D20A08"/>
    <w:rsid w:val="00D21E07"/>
    <w:rsid w:val="00D220F3"/>
    <w:rsid w:val="00D22143"/>
    <w:rsid w:val="00D22291"/>
    <w:rsid w:val="00D227C3"/>
    <w:rsid w:val="00D254C4"/>
    <w:rsid w:val="00D2640F"/>
    <w:rsid w:val="00D274C2"/>
    <w:rsid w:val="00D30381"/>
    <w:rsid w:val="00D30395"/>
    <w:rsid w:val="00D31A91"/>
    <w:rsid w:val="00D31EDC"/>
    <w:rsid w:val="00D33880"/>
    <w:rsid w:val="00D34B9B"/>
    <w:rsid w:val="00D35DC4"/>
    <w:rsid w:val="00D3765D"/>
    <w:rsid w:val="00D4155A"/>
    <w:rsid w:val="00D472E2"/>
    <w:rsid w:val="00D47B11"/>
    <w:rsid w:val="00D505FD"/>
    <w:rsid w:val="00D50D4E"/>
    <w:rsid w:val="00D52DB7"/>
    <w:rsid w:val="00D5557A"/>
    <w:rsid w:val="00D55A01"/>
    <w:rsid w:val="00D56CA3"/>
    <w:rsid w:val="00D614FA"/>
    <w:rsid w:val="00D64906"/>
    <w:rsid w:val="00D6528F"/>
    <w:rsid w:val="00D652CC"/>
    <w:rsid w:val="00D67985"/>
    <w:rsid w:val="00D73BA0"/>
    <w:rsid w:val="00D74602"/>
    <w:rsid w:val="00D80C10"/>
    <w:rsid w:val="00D82FFA"/>
    <w:rsid w:val="00D83277"/>
    <w:rsid w:val="00D834E5"/>
    <w:rsid w:val="00D84BD4"/>
    <w:rsid w:val="00D873A8"/>
    <w:rsid w:val="00D87986"/>
    <w:rsid w:val="00D936B3"/>
    <w:rsid w:val="00D9527C"/>
    <w:rsid w:val="00D952DF"/>
    <w:rsid w:val="00D979E8"/>
    <w:rsid w:val="00DA38A5"/>
    <w:rsid w:val="00DA4078"/>
    <w:rsid w:val="00DA7461"/>
    <w:rsid w:val="00DB0E20"/>
    <w:rsid w:val="00DB105D"/>
    <w:rsid w:val="00DB710F"/>
    <w:rsid w:val="00DB7587"/>
    <w:rsid w:val="00DC41E4"/>
    <w:rsid w:val="00DC4FBE"/>
    <w:rsid w:val="00DC513C"/>
    <w:rsid w:val="00DD1B1A"/>
    <w:rsid w:val="00DD21BC"/>
    <w:rsid w:val="00DD2CD1"/>
    <w:rsid w:val="00DD323C"/>
    <w:rsid w:val="00DD37C3"/>
    <w:rsid w:val="00DD6D2A"/>
    <w:rsid w:val="00DD6E26"/>
    <w:rsid w:val="00DD7F71"/>
    <w:rsid w:val="00DF1531"/>
    <w:rsid w:val="00DF1C44"/>
    <w:rsid w:val="00DF4B4C"/>
    <w:rsid w:val="00DF5F0E"/>
    <w:rsid w:val="00DF7AFB"/>
    <w:rsid w:val="00E02AEF"/>
    <w:rsid w:val="00E02D0D"/>
    <w:rsid w:val="00E030DE"/>
    <w:rsid w:val="00E034C4"/>
    <w:rsid w:val="00E034F8"/>
    <w:rsid w:val="00E0403F"/>
    <w:rsid w:val="00E06CBB"/>
    <w:rsid w:val="00E07FC2"/>
    <w:rsid w:val="00E10DC0"/>
    <w:rsid w:val="00E14120"/>
    <w:rsid w:val="00E2549D"/>
    <w:rsid w:val="00E27AB9"/>
    <w:rsid w:val="00E30A8F"/>
    <w:rsid w:val="00E328CB"/>
    <w:rsid w:val="00E35416"/>
    <w:rsid w:val="00E434F0"/>
    <w:rsid w:val="00E44AEB"/>
    <w:rsid w:val="00E44B05"/>
    <w:rsid w:val="00E4538D"/>
    <w:rsid w:val="00E46F3E"/>
    <w:rsid w:val="00E5096C"/>
    <w:rsid w:val="00E51A20"/>
    <w:rsid w:val="00E55CBB"/>
    <w:rsid w:val="00E60F9A"/>
    <w:rsid w:val="00E62AB8"/>
    <w:rsid w:val="00E6334A"/>
    <w:rsid w:val="00E63C22"/>
    <w:rsid w:val="00E64773"/>
    <w:rsid w:val="00E670FE"/>
    <w:rsid w:val="00E6790C"/>
    <w:rsid w:val="00E70796"/>
    <w:rsid w:val="00E73FDF"/>
    <w:rsid w:val="00E810AC"/>
    <w:rsid w:val="00E81298"/>
    <w:rsid w:val="00E83080"/>
    <w:rsid w:val="00E83778"/>
    <w:rsid w:val="00E83B1F"/>
    <w:rsid w:val="00E84204"/>
    <w:rsid w:val="00E85868"/>
    <w:rsid w:val="00E90B09"/>
    <w:rsid w:val="00E932B8"/>
    <w:rsid w:val="00E9357F"/>
    <w:rsid w:val="00E94364"/>
    <w:rsid w:val="00E95781"/>
    <w:rsid w:val="00E9798F"/>
    <w:rsid w:val="00EA169E"/>
    <w:rsid w:val="00EA47B5"/>
    <w:rsid w:val="00EA5004"/>
    <w:rsid w:val="00EA6848"/>
    <w:rsid w:val="00EA6F68"/>
    <w:rsid w:val="00EA7125"/>
    <w:rsid w:val="00EB1678"/>
    <w:rsid w:val="00EB1ECE"/>
    <w:rsid w:val="00EB38D8"/>
    <w:rsid w:val="00EB5508"/>
    <w:rsid w:val="00EB5A7A"/>
    <w:rsid w:val="00EB659E"/>
    <w:rsid w:val="00EB65A3"/>
    <w:rsid w:val="00EB6FA8"/>
    <w:rsid w:val="00EB7332"/>
    <w:rsid w:val="00EB7DE2"/>
    <w:rsid w:val="00EC2A57"/>
    <w:rsid w:val="00EC43C5"/>
    <w:rsid w:val="00EC4CF6"/>
    <w:rsid w:val="00EC55A0"/>
    <w:rsid w:val="00EC6E12"/>
    <w:rsid w:val="00EC78D6"/>
    <w:rsid w:val="00ED14F6"/>
    <w:rsid w:val="00ED20BC"/>
    <w:rsid w:val="00ED75CA"/>
    <w:rsid w:val="00EE3528"/>
    <w:rsid w:val="00EE66D2"/>
    <w:rsid w:val="00EF0E3C"/>
    <w:rsid w:val="00EF21D0"/>
    <w:rsid w:val="00EF2E94"/>
    <w:rsid w:val="00EF3471"/>
    <w:rsid w:val="00EF4C11"/>
    <w:rsid w:val="00EF7094"/>
    <w:rsid w:val="00F004FE"/>
    <w:rsid w:val="00F00E38"/>
    <w:rsid w:val="00F02E1D"/>
    <w:rsid w:val="00F04420"/>
    <w:rsid w:val="00F07C11"/>
    <w:rsid w:val="00F11388"/>
    <w:rsid w:val="00F12D81"/>
    <w:rsid w:val="00F15DC9"/>
    <w:rsid w:val="00F17EC2"/>
    <w:rsid w:val="00F201A1"/>
    <w:rsid w:val="00F227E3"/>
    <w:rsid w:val="00F2336F"/>
    <w:rsid w:val="00F24754"/>
    <w:rsid w:val="00F258C7"/>
    <w:rsid w:val="00F25B87"/>
    <w:rsid w:val="00F26F1E"/>
    <w:rsid w:val="00F276BD"/>
    <w:rsid w:val="00F333A5"/>
    <w:rsid w:val="00F33760"/>
    <w:rsid w:val="00F34FB8"/>
    <w:rsid w:val="00F36792"/>
    <w:rsid w:val="00F42F55"/>
    <w:rsid w:val="00F43BA5"/>
    <w:rsid w:val="00F463AA"/>
    <w:rsid w:val="00F53C56"/>
    <w:rsid w:val="00F55631"/>
    <w:rsid w:val="00F57D76"/>
    <w:rsid w:val="00F65C05"/>
    <w:rsid w:val="00F65F2E"/>
    <w:rsid w:val="00F72DC7"/>
    <w:rsid w:val="00F742D1"/>
    <w:rsid w:val="00F75C63"/>
    <w:rsid w:val="00F76592"/>
    <w:rsid w:val="00F81242"/>
    <w:rsid w:val="00F81EBC"/>
    <w:rsid w:val="00F81FC0"/>
    <w:rsid w:val="00F83B1F"/>
    <w:rsid w:val="00F84FED"/>
    <w:rsid w:val="00F87CAE"/>
    <w:rsid w:val="00F90563"/>
    <w:rsid w:val="00F9076D"/>
    <w:rsid w:val="00F91650"/>
    <w:rsid w:val="00F92BB6"/>
    <w:rsid w:val="00F9311C"/>
    <w:rsid w:val="00F93733"/>
    <w:rsid w:val="00F943B1"/>
    <w:rsid w:val="00F96F57"/>
    <w:rsid w:val="00F97C90"/>
    <w:rsid w:val="00FA1B9E"/>
    <w:rsid w:val="00FA1F97"/>
    <w:rsid w:val="00FA59DA"/>
    <w:rsid w:val="00FB0B1E"/>
    <w:rsid w:val="00FB54E6"/>
    <w:rsid w:val="00FB7309"/>
    <w:rsid w:val="00FC451E"/>
    <w:rsid w:val="00FC4BD0"/>
    <w:rsid w:val="00FD0DE8"/>
    <w:rsid w:val="00FD120D"/>
    <w:rsid w:val="00FD27D2"/>
    <w:rsid w:val="00FD41AF"/>
    <w:rsid w:val="00FD47FE"/>
    <w:rsid w:val="00FD65B7"/>
    <w:rsid w:val="00FD70D5"/>
    <w:rsid w:val="00FD7FE4"/>
    <w:rsid w:val="00FE223C"/>
    <w:rsid w:val="00FE288A"/>
    <w:rsid w:val="00FE422E"/>
    <w:rsid w:val="00FE47A8"/>
    <w:rsid w:val="00FE7526"/>
    <w:rsid w:val="00FF4768"/>
    <w:rsid w:val="00FF4EB6"/>
    <w:rsid w:val="00FF5C66"/>
    <w:rsid w:val="00FF6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41B13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5D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5DB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541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23E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DCB33-6735-4857-8B46-C11EC071B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37448</TotalTime>
  <Pages>4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1224</cp:revision>
  <dcterms:created xsi:type="dcterms:W3CDTF">2014-01-06T08:17:00Z</dcterms:created>
  <dcterms:modified xsi:type="dcterms:W3CDTF">2015-05-11T03:33:00Z</dcterms:modified>
</cp:coreProperties>
</file>