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650D50" w:rsidP="002B0E83">
      <w:pPr>
        <w:pStyle w:val="Title"/>
      </w:pPr>
      <w:r>
        <w:rPr>
          <w:rFonts w:hint="eastAsia"/>
        </w:rPr>
        <w:t>OM-</w:t>
      </w:r>
      <w:r>
        <w:rPr>
          <w:rFonts w:hint="eastAsia"/>
        </w:rPr>
        <w:t>安装部署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560FDD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9B1D2F" w:rsidP="002910E2">
            <w:pPr>
              <w:ind w:left="0"/>
            </w:pPr>
            <w:r>
              <w:rPr>
                <w:rFonts w:hint="eastAsia"/>
              </w:rPr>
              <w:t>2014-08-05</w:t>
            </w:r>
            <w:r w:rsidR="002B0E83">
              <w:rPr>
                <w:rFonts w:hint="eastAsia"/>
              </w:rPr>
              <w:t xml:space="preserve">  </w:t>
            </w:r>
            <w:r w:rsidR="002910E2">
              <w:rPr>
                <w:rFonts w:hint="eastAsia"/>
              </w:rPr>
              <w:t>Lin YouBin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650D50" w:rsidTr="002B0E83">
        <w:tc>
          <w:tcPr>
            <w:tcW w:w="2728" w:type="dxa"/>
          </w:tcPr>
          <w:p w:rsidR="00650D50" w:rsidRDefault="00650D50" w:rsidP="002910E2">
            <w:pPr>
              <w:ind w:left="0"/>
            </w:pPr>
            <w:r>
              <w:t>2014/12/21</w:t>
            </w:r>
            <w:r>
              <w:rPr>
                <w:rFonts w:hint="eastAsia"/>
              </w:rPr>
              <w:t xml:space="preserve">  Xu Jianhui</w:t>
            </w:r>
          </w:p>
        </w:tc>
        <w:tc>
          <w:tcPr>
            <w:tcW w:w="5437" w:type="dxa"/>
          </w:tcPr>
          <w:p w:rsidR="00650D50" w:rsidRDefault="00650D50" w:rsidP="002B0E83">
            <w:pPr>
              <w:ind w:left="0"/>
            </w:pPr>
            <w:r>
              <w:rPr>
                <w:rFonts w:hint="eastAsia"/>
              </w:rPr>
              <w:t>优化流程和接口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</w:p>
        </w:tc>
      </w:tr>
    </w:tbl>
    <w:p w:rsidR="002B0E83" w:rsidRPr="002B0E83" w:rsidRDefault="002B0E83" w:rsidP="002B0E83"/>
    <w:p w:rsidR="004B1D72" w:rsidRDefault="008B0448" w:rsidP="004B1D72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Pr="00541B13" w:rsidRDefault="004B1D72" w:rsidP="00541B13">
      <w:r>
        <w:rPr>
          <w:rFonts w:hint="eastAsia"/>
        </w:rPr>
        <w:t>Story.</w:t>
      </w:r>
      <w:r w:rsidR="00F87CAE">
        <w:rPr>
          <w:rFonts w:hint="eastAsia"/>
        </w:rPr>
        <w:t>om.omsvc</w:t>
      </w:r>
      <w:r>
        <w:rPr>
          <w:rFonts w:hint="eastAsia"/>
        </w:rPr>
        <w:t>.001</w:t>
      </w:r>
      <w:r w:rsidR="004B6B5C">
        <w:rPr>
          <w:rFonts w:hint="eastAsia"/>
        </w:rPr>
        <w:t xml:space="preserve"> </w:t>
      </w:r>
      <w:r w:rsidR="00650D50">
        <w:rPr>
          <w:rFonts w:hint="eastAsia"/>
        </w:rPr>
        <w:t>SequoiaDB</w:t>
      </w:r>
      <w:r w:rsidR="00650D50">
        <w:rPr>
          <w:rFonts w:hint="eastAsia"/>
        </w:rPr>
        <w:t>安装部署</w:t>
      </w:r>
    </w:p>
    <w:p w:rsidR="004B1D72" w:rsidRDefault="008B0448" w:rsidP="004B1D72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A05EDA" w:rsidRPr="00A05EDA" w:rsidRDefault="00B35B3B" w:rsidP="00A05EDA">
      <w:r>
        <w:rPr>
          <w:rFonts w:hint="eastAsia"/>
          <w:b/>
          <w:bCs/>
        </w:rPr>
        <w:t>自</w:t>
      </w:r>
      <w:r w:rsidR="00A05EDA" w:rsidRPr="00A05EDA">
        <w:rPr>
          <w:rFonts w:hint="eastAsia"/>
          <w:b/>
          <w:bCs/>
        </w:rPr>
        <w:t>动化安装部署、扩容和配置</w:t>
      </w:r>
    </w:p>
    <w:p w:rsidR="006E7F0B" w:rsidRDefault="004B1D72" w:rsidP="00C03877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705AEF" w:rsidRPr="003618F0" w:rsidRDefault="003618F0" w:rsidP="00705AEF">
      <w:r>
        <w:rPr>
          <w:rFonts w:hint="eastAsia"/>
        </w:rPr>
        <w:t>OM Server</w:t>
      </w:r>
      <w:r>
        <w:rPr>
          <w:rFonts w:hint="eastAsia"/>
        </w:rPr>
        <w:t>对外提供</w:t>
      </w:r>
      <w:r>
        <w:rPr>
          <w:rFonts w:hint="eastAsia"/>
        </w:rPr>
        <w:t>REST</w:t>
      </w:r>
      <w:r>
        <w:rPr>
          <w:rFonts w:hint="eastAsia"/>
        </w:rPr>
        <w:t>接口访问</w:t>
      </w:r>
    </w:p>
    <w:p w:rsidR="0013551C" w:rsidRDefault="0013551C" w:rsidP="00EA5398">
      <w:pPr>
        <w:pStyle w:val="Heading3"/>
        <w:numPr>
          <w:ilvl w:val="0"/>
          <w:numId w:val="34"/>
        </w:numPr>
      </w:pPr>
      <w:r>
        <w:rPr>
          <w:rFonts w:hint="eastAsia"/>
        </w:rPr>
        <w:t>通用请求头</w:t>
      </w:r>
    </w:p>
    <w:tbl>
      <w:tblPr>
        <w:tblStyle w:val="TableGrid"/>
        <w:tblW w:w="0" w:type="auto"/>
        <w:tblInd w:w="357" w:type="dxa"/>
        <w:tblLayout w:type="fixed"/>
        <w:tblLook w:val="04A0"/>
      </w:tblPr>
      <w:tblGrid>
        <w:gridCol w:w="2084"/>
        <w:gridCol w:w="2345"/>
        <w:gridCol w:w="3736"/>
      </w:tblGrid>
      <w:tr w:rsidR="006B220C" w:rsidTr="007864D5">
        <w:tc>
          <w:tcPr>
            <w:tcW w:w="2084" w:type="dxa"/>
            <w:shd w:val="clear" w:color="C4BC96" w:themeColor="background2" w:themeShade="BF" w:fill="DDD9C3" w:themeFill="background2" w:themeFillShade="E6"/>
          </w:tcPr>
          <w:p w:rsidR="006B220C" w:rsidRDefault="006B220C" w:rsidP="006B220C">
            <w:pPr>
              <w:ind w:left="0"/>
            </w:pPr>
          </w:p>
        </w:tc>
        <w:tc>
          <w:tcPr>
            <w:tcW w:w="2345" w:type="dxa"/>
            <w:shd w:val="clear" w:color="C4BC96" w:themeColor="background2" w:themeShade="BF" w:fill="DDD9C3" w:themeFill="background2" w:themeFillShade="E6"/>
          </w:tcPr>
          <w:p w:rsidR="006B220C" w:rsidRDefault="00B51913" w:rsidP="006B220C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736" w:type="dxa"/>
            <w:shd w:val="clear" w:color="C4BC96" w:themeColor="background2" w:themeShade="BF" w:fill="DDD9C3" w:themeFill="background2" w:themeFillShade="E6"/>
          </w:tcPr>
          <w:p w:rsidR="006B220C" w:rsidRDefault="00B51913" w:rsidP="006B220C">
            <w:pPr>
              <w:ind w:left="0"/>
            </w:pPr>
            <w:r>
              <w:rPr>
                <w:rFonts w:hint="eastAsia"/>
              </w:rPr>
              <w:t>例子</w:t>
            </w:r>
          </w:p>
        </w:tc>
      </w:tr>
      <w:tr w:rsidR="006B220C" w:rsidTr="007864D5">
        <w:tc>
          <w:tcPr>
            <w:tcW w:w="2084" w:type="dxa"/>
          </w:tcPr>
          <w:p w:rsidR="006B220C" w:rsidRDefault="006B220C" w:rsidP="006B220C">
            <w:pPr>
              <w:ind w:left="0"/>
            </w:pPr>
            <w:r>
              <w:t>Content-Type</w:t>
            </w:r>
          </w:p>
        </w:tc>
        <w:tc>
          <w:tcPr>
            <w:tcW w:w="2345" w:type="dxa"/>
          </w:tcPr>
          <w:p w:rsidR="006B220C" w:rsidRDefault="001749E4" w:rsidP="006B220C">
            <w:pPr>
              <w:ind w:left="0"/>
            </w:pPr>
            <w:r>
              <w:rPr>
                <w:rFonts w:hint="eastAsia"/>
              </w:rPr>
              <w:t>请求内容的类型</w:t>
            </w:r>
          </w:p>
        </w:tc>
        <w:tc>
          <w:tcPr>
            <w:tcW w:w="3736" w:type="dxa"/>
          </w:tcPr>
          <w:p w:rsidR="006B220C" w:rsidRDefault="001A0A2A" w:rsidP="006B220C">
            <w:pPr>
              <w:ind w:left="0"/>
            </w:pPr>
            <w:r>
              <w:t>application/x-www-form-urlencoded;charset=UTF-8</w:t>
            </w:r>
          </w:p>
        </w:tc>
      </w:tr>
      <w:tr w:rsidR="006B220C" w:rsidTr="007864D5">
        <w:tc>
          <w:tcPr>
            <w:tcW w:w="2084" w:type="dxa"/>
          </w:tcPr>
          <w:p w:rsidR="006B220C" w:rsidRDefault="006B220C" w:rsidP="006B220C">
            <w:pPr>
              <w:ind w:left="0"/>
            </w:pPr>
            <w:r>
              <w:t>Content-Length</w:t>
            </w:r>
          </w:p>
        </w:tc>
        <w:tc>
          <w:tcPr>
            <w:tcW w:w="2345" w:type="dxa"/>
          </w:tcPr>
          <w:p w:rsidR="006B220C" w:rsidRDefault="001749E4" w:rsidP="006B220C">
            <w:pPr>
              <w:ind w:left="0"/>
            </w:pPr>
            <w:r>
              <w:rPr>
                <w:rFonts w:hint="eastAsia"/>
              </w:rPr>
              <w:t>请求内容的长度</w:t>
            </w:r>
          </w:p>
        </w:tc>
        <w:tc>
          <w:tcPr>
            <w:tcW w:w="3736" w:type="dxa"/>
          </w:tcPr>
          <w:p w:rsidR="006B220C" w:rsidRDefault="0050213A" w:rsidP="006B220C">
            <w:pPr>
              <w:ind w:left="0"/>
            </w:pPr>
            <w:r>
              <w:t>54</w:t>
            </w:r>
          </w:p>
        </w:tc>
      </w:tr>
      <w:tr w:rsidR="006B220C" w:rsidTr="007864D5">
        <w:tc>
          <w:tcPr>
            <w:tcW w:w="2084" w:type="dxa"/>
          </w:tcPr>
          <w:p w:rsidR="006B220C" w:rsidRDefault="00081905" w:rsidP="006B220C">
            <w:pPr>
              <w:ind w:left="0"/>
            </w:pPr>
            <w:r>
              <w:t>Host</w:t>
            </w:r>
          </w:p>
        </w:tc>
        <w:tc>
          <w:tcPr>
            <w:tcW w:w="2345" w:type="dxa"/>
          </w:tcPr>
          <w:p w:rsidR="006B220C" w:rsidRDefault="001749E4" w:rsidP="006B220C">
            <w:pPr>
              <w:ind w:left="0"/>
            </w:pPr>
            <w:r>
              <w:rPr>
                <w:rFonts w:hint="eastAsia"/>
              </w:rPr>
              <w:t>主机名</w:t>
            </w:r>
          </w:p>
        </w:tc>
        <w:tc>
          <w:tcPr>
            <w:tcW w:w="3736" w:type="dxa"/>
          </w:tcPr>
          <w:p w:rsidR="006B220C" w:rsidRDefault="00C9679C" w:rsidP="006B220C">
            <w:pPr>
              <w:ind w:left="0"/>
            </w:pPr>
            <w:r>
              <w:t>192.168.1.214</w:t>
            </w:r>
            <w:r w:rsidR="007E0B7E">
              <w:t xml:space="preserve">: </w:t>
            </w:r>
            <w:r>
              <w:t>11814</w:t>
            </w:r>
          </w:p>
        </w:tc>
      </w:tr>
      <w:tr w:rsidR="003B5871" w:rsidTr="007864D5">
        <w:tc>
          <w:tcPr>
            <w:tcW w:w="2084" w:type="dxa"/>
          </w:tcPr>
          <w:p w:rsidR="003B5871" w:rsidRDefault="00943330" w:rsidP="006B220C">
            <w:pPr>
              <w:ind w:left="0"/>
            </w:pPr>
            <w:r w:rsidRPr="00943330">
              <w:t>SdbSessionID</w:t>
            </w:r>
          </w:p>
        </w:tc>
        <w:tc>
          <w:tcPr>
            <w:tcW w:w="2345" w:type="dxa"/>
          </w:tcPr>
          <w:p w:rsidR="003B5871" w:rsidRDefault="002809A9" w:rsidP="006B220C">
            <w:pPr>
              <w:ind w:left="0"/>
            </w:pPr>
            <w:r>
              <w:rPr>
                <w:rFonts w:hint="eastAsia"/>
              </w:rPr>
              <w:t>用户登陆后的会话</w:t>
            </w:r>
            <w:r>
              <w:rPr>
                <w:rFonts w:hint="eastAsia"/>
              </w:rPr>
              <w:t>ID</w:t>
            </w:r>
            <w:r w:rsidR="001A0AFE">
              <w:rPr>
                <w:rFonts w:hint="eastAsia"/>
              </w:rPr>
              <w:t>（</w:t>
            </w:r>
            <w:r w:rsidR="00643763">
              <w:rPr>
                <w:rFonts w:hint="eastAsia"/>
              </w:rPr>
              <w:t>在用户登陆之后产生，</w:t>
            </w:r>
            <w:r w:rsidR="001A0AFE">
              <w:rPr>
                <w:rFonts w:hint="eastAsia"/>
              </w:rPr>
              <w:t>执行</w:t>
            </w:r>
            <w:r w:rsidR="00314389">
              <w:rPr>
                <w:rFonts w:hint="eastAsia"/>
              </w:rPr>
              <w:t>非登陆的</w:t>
            </w:r>
            <w:r w:rsidR="001A0AFE">
              <w:rPr>
                <w:rFonts w:hint="eastAsia"/>
              </w:rPr>
              <w:t>REST</w:t>
            </w:r>
            <w:r w:rsidR="00DB710F">
              <w:rPr>
                <w:rFonts w:hint="eastAsia"/>
              </w:rPr>
              <w:t>命令</w:t>
            </w:r>
            <w:r w:rsidR="001A0AFE">
              <w:rPr>
                <w:rFonts w:hint="eastAsia"/>
              </w:rPr>
              <w:t>时需要</w:t>
            </w:r>
            <w:r w:rsidR="00104A5B">
              <w:rPr>
                <w:rFonts w:hint="eastAsia"/>
              </w:rPr>
              <w:t>携带该参数</w:t>
            </w:r>
            <w:r w:rsidR="001A0AFE">
              <w:rPr>
                <w:rFonts w:hint="eastAsia"/>
              </w:rPr>
              <w:t>）</w:t>
            </w:r>
          </w:p>
        </w:tc>
        <w:tc>
          <w:tcPr>
            <w:tcW w:w="3736" w:type="dxa"/>
          </w:tcPr>
          <w:p w:rsidR="003B5871" w:rsidRDefault="005964D4" w:rsidP="006B220C">
            <w:pPr>
              <w:ind w:left="0"/>
            </w:pPr>
            <w:r w:rsidRPr="005964D4">
              <w:t>ce61ee07a50cbb2c93457d0a50000000</w:t>
            </w:r>
          </w:p>
        </w:tc>
      </w:tr>
    </w:tbl>
    <w:p w:rsidR="00717EC4" w:rsidRDefault="00717EC4" w:rsidP="00717EC4"/>
    <w:p w:rsidR="00717EC4" w:rsidRDefault="00717EC4" w:rsidP="00717EC4">
      <w:r>
        <w:t>POST / HTTP/1.0</w:t>
      </w:r>
    </w:p>
    <w:p w:rsidR="00717EC4" w:rsidRDefault="00717EC4" w:rsidP="00717EC4">
      <w:r>
        <w:t>Content-Type</w:t>
      </w:r>
      <w:r w:rsidR="007E0B7E">
        <w:t xml:space="preserve">: </w:t>
      </w:r>
      <w:r>
        <w:t>application/x-www-form-urlencoded;charset=UTF-8</w:t>
      </w:r>
    </w:p>
    <w:p w:rsidR="00717EC4" w:rsidRDefault="00717EC4" w:rsidP="00717EC4">
      <w:r>
        <w:t>Content-Length</w:t>
      </w:r>
      <w:r w:rsidR="007E0B7E">
        <w:t xml:space="preserve">: </w:t>
      </w:r>
      <w:r>
        <w:t>54</w:t>
      </w:r>
    </w:p>
    <w:p w:rsidR="00717EC4" w:rsidRDefault="00717EC4" w:rsidP="00717EC4">
      <w:r>
        <w:t>Host</w:t>
      </w:r>
      <w:r w:rsidR="007E0B7E">
        <w:t xml:space="preserve">: </w:t>
      </w:r>
      <w:r>
        <w:t>192.168.1.214</w:t>
      </w:r>
      <w:r w:rsidR="007E0B7E">
        <w:t xml:space="preserve">: </w:t>
      </w:r>
      <w:r>
        <w:t>11814</w:t>
      </w:r>
    </w:p>
    <w:p w:rsidR="00522AC1" w:rsidRDefault="00522AC1" w:rsidP="00522AC1">
      <w:pPr>
        <w:ind w:left="0"/>
      </w:pPr>
    </w:p>
    <w:p w:rsidR="006B220C" w:rsidRDefault="009A4DD1" w:rsidP="00EA5398">
      <w:pPr>
        <w:pStyle w:val="Heading3"/>
        <w:numPr>
          <w:ilvl w:val="0"/>
          <w:numId w:val="34"/>
        </w:numPr>
      </w:pPr>
      <w:r>
        <w:rPr>
          <w:rFonts w:hint="eastAsia"/>
        </w:rPr>
        <w:lastRenderedPageBreak/>
        <w:t>通用响应头</w:t>
      </w:r>
    </w:p>
    <w:tbl>
      <w:tblPr>
        <w:tblStyle w:val="TableGrid"/>
        <w:tblW w:w="0" w:type="auto"/>
        <w:tblInd w:w="357" w:type="dxa"/>
        <w:tblLayout w:type="fixed"/>
        <w:tblLook w:val="04A0"/>
      </w:tblPr>
      <w:tblGrid>
        <w:gridCol w:w="2084"/>
        <w:gridCol w:w="2345"/>
        <w:gridCol w:w="3736"/>
      </w:tblGrid>
      <w:tr w:rsidR="007864D5" w:rsidTr="007864D5">
        <w:tc>
          <w:tcPr>
            <w:tcW w:w="2084" w:type="dxa"/>
            <w:shd w:val="clear" w:color="auto" w:fill="DDD9C3" w:themeFill="background2" w:themeFillShade="E6"/>
          </w:tcPr>
          <w:p w:rsidR="000A56E2" w:rsidRDefault="000A56E2" w:rsidP="00560FDD">
            <w:pPr>
              <w:ind w:left="0"/>
            </w:pPr>
          </w:p>
        </w:tc>
        <w:tc>
          <w:tcPr>
            <w:tcW w:w="2345" w:type="dxa"/>
            <w:shd w:val="clear" w:color="auto" w:fill="DDD9C3" w:themeFill="background2" w:themeFillShade="E6"/>
          </w:tcPr>
          <w:p w:rsidR="000A56E2" w:rsidRDefault="000A56E2" w:rsidP="00560FDD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736" w:type="dxa"/>
            <w:shd w:val="clear" w:color="auto" w:fill="DDD9C3" w:themeFill="background2" w:themeFillShade="E6"/>
          </w:tcPr>
          <w:p w:rsidR="000A56E2" w:rsidRDefault="000A56E2" w:rsidP="00560FDD">
            <w:pPr>
              <w:ind w:left="0"/>
            </w:pPr>
            <w:r>
              <w:rPr>
                <w:rFonts w:hint="eastAsia"/>
              </w:rPr>
              <w:t>例子</w:t>
            </w:r>
          </w:p>
        </w:tc>
      </w:tr>
      <w:tr w:rsidR="000A56E2" w:rsidTr="007864D5">
        <w:tc>
          <w:tcPr>
            <w:tcW w:w="2084" w:type="dxa"/>
          </w:tcPr>
          <w:p w:rsidR="000A56E2" w:rsidRDefault="000A56E2" w:rsidP="00560FDD">
            <w:pPr>
              <w:ind w:left="0"/>
            </w:pPr>
            <w:r>
              <w:t>Content-Type</w:t>
            </w:r>
          </w:p>
        </w:tc>
        <w:tc>
          <w:tcPr>
            <w:tcW w:w="2345" w:type="dxa"/>
          </w:tcPr>
          <w:p w:rsidR="000A56E2" w:rsidRDefault="000A56E2" w:rsidP="00560FDD">
            <w:pPr>
              <w:ind w:left="0"/>
            </w:pPr>
            <w:r>
              <w:rPr>
                <w:rFonts w:hint="eastAsia"/>
              </w:rPr>
              <w:t>响应内容的类型</w:t>
            </w:r>
          </w:p>
        </w:tc>
        <w:tc>
          <w:tcPr>
            <w:tcW w:w="3736" w:type="dxa"/>
          </w:tcPr>
          <w:p w:rsidR="000A56E2" w:rsidRDefault="000A56E2" w:rsidP="00A02136">
            <w:pPr>
              <w:ind w:left="0"/>
            </w:pPr>
            <w:r w:rsidRPr="00A02136">
              <w:t>text/html</w:t>
            </w:r>
          </w:p>
        </w:tc>
      </w:tr>
      <w:tr w:rsidR="000A56E2" w:rsidTr="007864D5">
        <w:tc>
          <w:tcPr>
            <w:tcW w:w="2084" w:type="dxa"/>
          </w:tcPr>
          <w:p w:rsidR="000A56E2" w:rsidRDefault="000A56E2" w:rsidP="00560FDD">
            <w:pPr>
              <w:ind w:left="0"/>
            </w:pPr>
            <w:r>
              <w:t>Content-Length</w:t>
            </w:r>
          </w:p>
        </w:tc>
        <w:tc>
          <w:tcPr>
            <w:tcW w:w="2345" w:type="dxa"/>
          </w:tcPr>
          <w:p w:rsidR="000A56E2" w:rsidRDefault="000A56E2" w:rsidP="00560FDD">
            <w:pPr>
              <w:ind w:left="0"/>
            </w:pPr>
            <w:r>
              <w:rPr>
                <w:rFonts w:hint="eastAsia"/>
              </w:rPr>
              <w:t>响应内容的长度</w:t>
            </w:r>
          </w:p>
        </w:tc>
        <w:tc>
          <w:tcPr>
            <w:tcW w:w="3736" w:type="dxa"/>
          </w:tcPr>
          <w:p w:rsidR="000A56E2" w:rsidRDefault="000A56E2" w:rsidP="00560FDD">
            <w:pPr>
              <w:ind w:left="0"/>
            </w:pPr>
            <w:r>
              <w:t>54</w:t>
            </w:r>
          </w:p>
        </w:tc>
      </w:tr>
      <w:tr w:rsidR="000A56E2" w:rsidTr="007864D5">
        <w:tc>
          <w:tcPr>
            <w:tcW w:w="2084" w:type="dxa"/>
          </w:tcPr>
          <w:p w:rsidR="000A56E2" w:rsidRDefault="000567CD" w:rsidP="00560FDD">
            <w:pPr>
              <w:ind w:left="0"/>
            </w:pPr>
            <w:r w:rsidRPr="000567CD">
              <w:t>SdbSessionID</w:t>
            </w:r>
          </w:p>
        </w:tc>
        <w:tc>
          <w:tcPr>
            <w:tcW w:w="2345" w:type="dxa"/>
          </w:tcPr>
          <w:p w:rsidR="000A56E2" w:rsidRDefault="000A56E2" w:rsidP="00560FDD">
            <w:pPr>
              <w:ind w:left="0"/>
            </w:pPr>
            <w:r>
              <w:rPr>
                <w:rFonts w:hint="eastAsia"/>
              </w:rPr>
              <w:t>用户登陆后的会话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（仅在登陆命令成功后返回）</w:t>
            </w:r>
          </w:p>
        </w:tc>
        <w:tc>
          <w:tcPr>
            <w:tcW w:w="3736" w:type="dxa"/>
          </w:tcPr>
          <w:p w:rsidR="000A56E2" w:rsidRDefault="000A56E2" w:rsidP="00560FDD">
            <w:pPr>
              <w:ind w:left="0"/>
            </w:pPr>
            <w:r w:rsidRPr="005964D4">
              <w:t>ce61ee07a50cbb2c93457d0a50000000</w:t>
            </w:r>
          </w:p>
        </w:tc>
      </w:tr>
      <w:tr w:rsidR="00120ECF" w:rsidTr="007864D5">
        <w:tc>
          <w:tcPr>
            <w:tcW w:w="2084" w:type="dxa"/>
          </w:tcPr>
          <w:p w:rsidR="00120ECF" w:rsidRPr="000567CD" w:rsidRDefault="00120ECF" w:rsidP="00560FDD">
            <w:pPr>
              <w:ind w:left="0"/>
            </w:pPr>
            <w:r>
              <w:rPr>
                <w:rFonts w:ascii="宋体" w:eastAsia="宋体" w:cs="宋体"/>
                <w:kern w:val="0"/>
                <w:sz w:val="18"/>
                <w:szCs w:val="18"/>
                <w:lang w:val="zh-CN"/>
              </w:rPr>
              <w:t>SdbLanguage</w:t>
            </w:r>
          </w:p>
        </w:tc>
        <w:tc>
          <w:tcPr>
            <w:tcW w:w="2345" w:type="dxa"/>
          </w:tcPr>
          <w:p w:rsidR="00120ECF" w:rsidRDefault="00066454" w:rsidP="00560FDD">
            <w:pPr>
              <w:ind w:left="0"/>
            </w:pPr>
            <w:r>
              <w:rPr>
                <w:rFonts w:hint="eastAsia"/>
              </w:rPr>
              <w:t>不填默认为中文</w:t>
            </w:r>
          </w:p>
          <w:p w:rsidR="004E4D66" w:rsidRDefault="004E4D66" w:rsidP="00560FDD">
            <w:pPr>
              <w:ind w:left="0"/>
            </w:pPr>
            <w:r>
              <w:rPr>
                <w:rFonts w:hint="eastAsia"/>
              </w:rPr>
              <w:t>en</w:t>
            </w:r>
            <w:r w:rsidR="00C37B52">
              <w:rPr>
                <w:rFonts w:hint="eastAsia"/>
              </w:rPr>
              <w:t>:</w:t>
            </w:r>
            <w:r w:rsidR="00C37B52">
              <w:rPr>
                <w:rFonts w:hint="eastAsia"/>
              </w:rPr>
              <w:t>英文</w:t>
            </w:r>
          </w:p>
          <w:p w:rsidR="00EC78D6" w:rsidRDefault="009E2811" w:rsidP="00560FDD">
            <w:pPr>
              <w:ind w:left="0"/>
            </w:pPr>
            <w:r w:rsidRPr="009E2811">
              <w:rPr>
                <w:lang w:val="zh-CN"/>
              </w:rPr>
              <w:t>zh-CN</w:t>
            </w:r>
            <w:r w:rsidR="00C37B52">
              <w:rPr>
                <w:rFonts w:hint="eastAsia"/>
              </w:rPr>
              <w:t>:</w:t>
            </w:r>
            <w:r w:rsidR="00C37B52">
              <w:rPr>
                <w:rFonts w:hint="eastAsia"/>
              </w:rPr>
              <w:t>中文</w:t>
            </w:r>
          </w:p>
        </w:tc>
        <w:tc>
          <w:tcPr>
            <w:tcW w:w="3736" w:type="dxa"/>
          </w:tcPr>
          <w:p w:rsidR="00120ECF" w:rsidRPr="005964D4" w:rsidRDefault="00120ECF" w:rsidP="00560FDD">
            <w:pPr>
              <w:ind w:left="0"/>
            </w:pPr>
          </w:p>
        </w:tc>
      </w:tr>
    </w:tbl>
    <w:p w:rsidR="001C5F6E" w:rsidRDefault="001C5F6E" w:rsidP="001C5F6E"/>
    <w:p w:rsidR="001C5F6E" w:rsidRDefault="001C5F6E" w:rsidP="001C5F6E">
      <w:r>
        <w:t>HTTP/1.1 200 Ok</w:t>
      </w:r>
    </w:p>
    <w:p w:rsidR="001C5F6E" w:rsidRDefault="001C5F6E" w:rsidP="001C5F6E">
      <w:r>
        <w:t>Content-Length</w:t>
      </w:r>
      <w:r w:rsidR="007E0B7E">
        <w:t xml:space="preserve">: </w:t>
      </w:r>
      <w:r>
        <w:t>35</w:t>
      </w:r>
    </w:p>
    <w:p w:rsidR="001C5F6E" w:rsidRDefault="001C5F6E" w:rsidP="001C5F6E">
      <w:r>
        <w:t>Content-Type</w:t>
      </w:r>
      <w:r w:rsidR="007E0B7E">
        <w:t xml:space="preserve">: </w:t>
      </w:r>
      <w:r>
        <w:t>text/html</w:t>
      </w:r>
    </w:p>
    <w:p w:rsidR="0066476F" w:rsidRDefault="0066476F" w:rsidP="00EA5398">
      <w:pPr>
        <w:pStyle w:val="Heading3"/>
        <w:numPr>
          <w:ilvl w:val="0"/>
          <w:numId w:val="34"/>
        </w:numPr>
      </w:pPr>
      <w:bookmarkStart w:id="0" w:name="_通用响应体"/>
      <w:bookmarkEnd w:id="0"/>
      <w:r>
        <w:rPr>
          <w:rFonts w:hint="eastAsia"/>
        </w:rPr>
        <w:t>通用响应体</w:t>
      </w:r>
    </w:p>
    <w:tbl>
      <w:tblPr>
        <w:tblStyle w:val="TableGrid"/>
        <w:tblW w:w="0" w:type="auto"/>
        <w:tblInd w:w="357" w:type="dxa"/>
        <w:tblLayout w:type="fixed"/>
        <w:tblLook w:val="04A0"/>
      </w:tblPr>
      <w:tblGrid>
        <w:gridCol w:w="2084"/>
        <w:gridCol w:w="2345"/>
        <w:gridCol w:w="3736"/>
      </w:tblGrid>
      <w:tr w:rsidR="0066476F" w:rsidTr="0066476F">
        <w:tc>
          <w:tcPr>
            <w:tcW w:w="2084" w:type="dxa"/>
            <w:shd w:val="clear" w:color="auto" w:fill="DDD9C3" w:themeFill="background2" w:themeFillShade="E6"/>
          </w:tcPr>
          <w:p w:rsidR="0066476F" w:rsidRDefault="0066476F" w:rsidP="0066476F">
            <w:pPr>
              <w:ind w:left="0"/>
            </w:pPr>
          </w:p>
        </w:tc>
        <w:tc>
          <w:tcPr>
            <w:tcW w:w="2345" w:type="dxa"/>
            <w:shd w:val="clear" w:color="auto" w:fill="DDD9C3" w:themeFill="background2" w:themeFillShade="E6"/>
          </w:tcPr>
          <w:p w:rsidR="0066476F" w:rsidRDefault="0066476F" w:rsidP="0066476F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736" w:type="dxa"/>
            <w:shd w:val="clear" w:color="auto" w:fill="DDD9C3" w:themeFill="background2" w:themeFillShade="E6"/>
          </w:tcPr>
          <w:p w:rsidR="0066476F" w:rsidRDefault="0066476F" w:rsidP="0066476F">
            <w:pPr>
              <w:ind w:left="0"/>
            </w:pPr>
            <w:r>
              <w:rPr>
                <w:rFonts w:hint="eastAsia"/>
              </w:rPr>
              <w:t>例子</w:t>
            </w:r>
          </w:p>
        </w:tc>
      </w:tr>
      <w:tr w:rsidR="0066476F" w:rsidTr="0066476F">
        <w:tc>
          <w:tcPr>
            <w:tcW w:w="2084" w:type="dxa"/>
          </w:tcPr>
          <w:p w:rsidR="0066476F" w:rsidRDefault="0066476F" w:rsidP="0066476F">
            <w:pPr>
              <w:ind w:left="0"/>
            </w:pPr>
            <w:r>
              <w:rPr>
                <w:rFonts w:hint="eastAsia"/>
              </w:rPr>
              <w:t>errno</w:t>
            </w:r>
          </w:p>
        </w:tc>
        <w:tc>
          <w:tcPr>
            <w:tcW w:w="2345" w:type="dxa"/>
          </w:tcPr>
          <w:p w:rsidR="0066476F" w:rsidRDefault="0066476F" w:rsidP="0066476F">
            <w:pPr>
              <w:ind w:left="0"/>
            </w:pPr>
            <w:r>
              <w:rPr>
                <w:rFonts w:hint="eastAsia"/>
              </w:rPr>
              <w:t>错误码</w:t>
            </w:r>
          </w:p>
        </w:tc>
        <w:tc>
          <w:tcPr>
            <w:tcW w:w="3736" w:type="dxa"/>
          </w:tcPr>
          <w:p w:rsidR="0066476F" w:rsidRDefault="0066476F" w:rsidP="0066476F">
            <w:pPr>
              <w:ind w:left="0"/>
            </w:pPr>
            <w:r>
              <w:rPr>
                <w:rFonts w:hint="eastAsia"/>
              </w:rPr>
              <w:t>errno: -21</w:t>
            </w:r>
          </w:p>
        </w:tc>
      </w:tr>
      <w:tr w:rsidR="0066476F" w:rsidTr="0066476F">
        <w:tc>
          <w:tcPr>
            <w:tcW w:w="2084" w:type="dxa"/>
          </w:tcPr>
          <w:p w:rsidR="0066476F" w:rsidRDefault="0066476F" w:rsidP="0066476F">
            <w:pPr>
              <w:ind w:left="0"/>
            </w:pPr>
            <w:r>
              <w:rPr>
                <w:rFonts w:hint="eastAsia"/>
              </w:rPr>
              <w:t>description</w:t>
            </w:r>
          </w:p>
        </w:tc>
        <w:tc>
          <w:tcPr>
            <w:tcW w:w="2345" w:type="dxa"/>
          </w:tcPr>
          <w:p w:rsidR="0066476F" w:rsidRDefault="0066476F" w:rsidP="0066476F">
            <w:pPr>
              <w:ind w:left="0"/>
            </w:pPr>
            <w:r>
              <w:rPr>
                <w:rFonts w:hint="eastAsia"/>
              </w:rPr>
              <w:t>错误码描述</w:t>
            </w:r>
          </w:p>
        </w:tc>
        <w:tc>
          <w:tcPr>
            <w:tcW w:w="3736" w:type="dxa"/>
          </w:tcPr>
          <w:p w:rsidR="0066476F" w:rsidRDefault="0066476F" w:rsidP="0066476F">
            <w:pPr>
              <w:ind w:left="0"/>
            </w:pPr>
            <w:r w:rsidRPr="0066476F">
              <w:t>There's no space for DMS</w:t>
            </w:r>
          </w:p>
        </w:tc>
      </w:tr>
      <w:tr w:rsidR="0066476F" w:rsidTr="0066476F">
        <w:tc>
          <w:tcPr>
            <w:tcW w:w="2084" w:type="dxa"/>
          </w:tcPr>
          <w:p w:rsidR="0066476F" w:rsidRDefault="0066476F" w:rsidP="0066476F">
            <w:pPr>
              <w:ind w:left="0"/>
            </w:pPr>
            <w:r>
              <w:rPr>
                <w:rFonts w:hint="eastAsia"/>
              </w:rPr>
              <w:t>detail</w:t>
            </w:r>
          </w:p>
        </w:tc>
        <w:tc>
          <w:tcPr>
            <w:tcW w:w="2345" w:type="dxa"/>
          </w:tcPr>
          <w:p w:rsidR="0066476F" w:rsidRDefault="0066476F" w:rsidP="0066476F">
            <w:pPr>
              <w:ind w:left="0"/>
            </w:pPr>
            <w:r>
              <w:rPr>
                <w:rFonts w:hint="eastAsia"/>
              </w:rPr>
              <w:t>详细错误信息</w:t>
            </w:r>
          </w:p>
        </w:tc>
        <w:tc>
          <w:tcPr>
            <w:tcW w:w="3736" w:type="dxa"/>
          </w:tcPr>
          <w:p w:rsidR="0066476F" w:rsidRDefault="0066476F" w:rsidP="0066476F">
            <w:pPr>
              <w:ind w:left="0"/>
            </w:pPr>
            <w:r>
              <w:rPr>
                <w:rFonts w:hint="eastAsia"/>
              </w:rPr>
              <w:t>There is no space for extend segment for collection[foo.bar] failed</w:t>
            </w:r>
          </w:p>
        </w:tc>
      </w:tr>
    </w:tbl>
    <w:p w:rsidR="004C7A43" w:rsidRDefault="00E83080">
      <w:r>
        <w:rPr>
          <w:rFonts w:hint="eastAsia"/>
        </w:rPr>
        <w:t>例如：</w:t>
      </w:r>
    </w:p>
    <w:p w:rsidR="004C7A43" w:rsidRDefault="00E83080">
      <w:r>
        <w:rPr>
          <w:rFonts w:hint="eastAsia"/>
        </w:rPr>
        <w:t>{</w:t>
      </w:r>
    </w:p>
    <w:p w:rsidR="004C7A43" w:rsidRDefault="00E83080">
      <w:pPr>
        <w:ind w:firstLine="360"/>
      </w:pPr>
      <w:r>
        <w:t>“</w:t>
      </w:r>
      <w:r>
        <w:rPr>
          <w:rFonts w:hint="eastAsia"/>
        </w:rPr>
        <w:t>errno</w:t>
      </w:r>
      <w:r>
        <w:t>”</w:t>
      </w:r>
      <w:r>
        <w:rPr>
          <w:rFonts w:hint="eastAsia"/>
        </w:rPr>
        <w:t>: 0,</w:t>
      </w:r>
    </w:p>
    <w:p w:rsidR="004C7A43" w:rsidRDefault="00E83080">
      <w:pPr>
        <w:ind w:firstLine="360"/>
      </w:pPr>
      <w:r>
        <w:t>“</w:t>
      </w:r>
      <w:r>
        <w:rPr>
          <w:rFonts w:hint="eastAsia"/>
        </w:rPr>
        <w:t>description</w:t>
      </w:r>
      <w:r>
        <w:t>”</w:t>
      </w:r>
      <w:r>
        <w:rPr>
          <w:rFonts w:hint="eastAsia"/>
        </w:rPr>
        <w:t xml:space="preserve">: </w:t>
      </w:r>
      <w:r>
        <w:t>“</w:t>
      </w:r>
      <w:r>
        <w:rPr>
          <w:rFonts w:hint="eastAsia"/>
        </w:rPr>
        <w:t>Succeed</w:t>
      </w:r>
      <w:r>
        <w:t>”</w:t>
      </w:r>
      <w:r>
        <w:rPr>
          <w:rFonts w:hint="eastAsia"/>
        </w:rPr>
        <w:t>,</w:t>
      </w:r>
    </w:p>
    <w:p w:rsidR="004C7A43" w:rsidRDefault="00E83080">
      <w:pPr>
        <w:ind w:firstLine="360"/>
      </w:pPr>
      <w:r>
        <w:t>“</w:t>
      </w:r>
      <w:r>
        <w:rPr>
          <w:rFonts w:hint="eastAsia"/>
        </w:rPr>
        <w:t>detail</w:t>
      </w:r>
      <w:r>
        <w:t>”</w:t>
      </w:r>
      <w:r>
        <w:rPr>
          <w:rFonts w:hint="eastAsia"/>
        </w:rPr>
        <w:t xml:space="preserve">: </w:t>
      </w:r>
      <w:r>
        <w:t>“”</w:t>
      </w:r>
    </w:p>
    <w:p w:rsidR="004C7A43" w:rsidRDefault="00E83080">
      <w:r>
        <w:rPr>
          <w:rFonts w:hint="eastAsia"/>
        </w:rPr>
        <w:t>}</w:t>
      </w:r>
    </w:p>
    <w:p w:rsidR="00E64773" w:rsidRDefault="00E64773" w:rsidP="00EA5398">
      <w:pPr>
        <w:pStyle w:val="Heading3"/>
        <w:numPr>
          <w:ilvl w:val="0"/>
          <w:numId w:val="34"/>
        </w:numPr>
      </w:pPr>
      <w:r>
        <w:rPr>
          <w:rFonts w:hint="eastAsia"/>
        </w:rPr>
        <w:t>常见返回码</w:t>
      </w:r>
    </w:p>
    <w:tbl>
      <w:tblPr>
        <w:tblStyle w:val="TableGrid"/>
        <w:tblW w:w="0" w:type="auto"/>
        <w:tblInd w:w="357" w:type="dxa"/>
        <w:tblLayout w:type="fixed"/>
        <w:tblLook w:val="04A0"/>
      </w:tblPr>
      <w:tblGrid>
        <w:gridCol w:w="1027"/>
        <w:gridCol w:w="3402"/>
        <w:gridCol w:w="3736"/>
      </w:tblGrid>
      <w:tr w:rsidR="00CA3580" w:rsidTr="006732F8">
        <w:tc>
          <w:tcPr>
            <w:tcW w:w="1027" w:type="dxa"/>
            <w:shd w:val="clear" w:color="auto" w:fill="DDD9C3" w:themeFill="background2" w:themeFillShade="E6"/>
          </w:tcPr>
          <w:p w:rsidR="00CA3580" w:rsidRDefault="00062BCE" w:rsidP="00560FDD">
            <w:pPr>
              <w:ind w:left="0"/>
            </w:pPr>
            <w:r>
              <w:rPr>
                <w:rFonts w:hint="eastAsia"/>
              </w:rPr>
              <w:t>errno</w:t>
            </w:r>
          </w:p>
        </w:tc>
        <w:tc>
          <w:tcPr>
            <w:tcW w:w="3402" w:type="dxa"/>
            <w:shd w:val="clear" w:color="auto" w:fill="DDD9C3" w:themeFill="background2" w:themeFillShade="E6"/>
          </w:tcPr>
          <w:p w:rsidR="00CA3580" w:rsidRDefault="00CA3580" w:rsidP="00560FDD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736" w:type="dxa"/>
            <w:shd w:val="clear" w:color="auto" w:fill="DDD9C3" w:themeFill="background2" w:themeFillShade="E6"/>
          </w:tcPr>
          <w:p w:rsidR="00CA3580" w:rsidRDefault="00CA3580" w:rsidP="00560FDD">
            <w:pPr>
              <w:ind w:left="0"/>
            </w:pPr>
            <w:r>
              <w:rPr>
                <w:rFonts w:hint="eastAsia"/>
              </w:rPr>
              <w:t>备注</w:t>
            </w:r>
          </w:p>
        </w:tc>
      </w:tr>
      <w:tr w:rsidR="000C7252" w:rsidTr="006732F8">
        <w:tc>
          <w:tcPr>
            <w:tcW w:w="1027" w:type="dxa"/>
          </w:tcPr>
          <w:p w:rsidR="00CA3580" w:rsidRDefault="00C51BA4" w:rsidP="00560FDD">
            <w:pPr>
              <w:ind w:left="0"/>
            </w:pPr>
            <w:r>
              <w:rPr>
                <w:rFonts w:hint="eastAsia"/>
              </w:rPr>
              <w:t>-6</w:t>
            </w:r>
          </w:p>
        </w:tc>
        <w:tc>
          <w:tcPr>
            <w:tcW w:w="3402" w:type="dxa"/>
          </w:tcPr>
          <w:p w:rsidR="00CA3580" w:rsidRDefault="00C905FA" w:rsidP="00560FDD">
            <w:pPr>
              <w:ind w:left="0"/>
            </w:pPr>
            <w:r>
              <w:rPr>
                <w:rFonts w:hint="eastAsia"/>
              </w:rPr>
              <w:t>参数错误</w:t>
            </w:r>
          </w:p>
        </w:tc>
        <w:tc>
          <w:tcPr>
            <w:tcW w:w="3736" w:type="dxa"/>
          </w:tcPr>
          <w:p w:rsidR="00CA3580" w:rsidRDefault="002B3999" w:rsidP="00560FDD">
            <w:pPr>
              <w:ind w:left="0"/>
            </w:pPr>
            <w:r w:rsidRPr="0082648C">
              <w:t>SDB_INVALIDARG</w:t>
            </w:r>
          </w:p>
        </w:tc>
      </w:tr>
      <w:tr w:rsidR="000C7252" w:rsidTr="006732F8">
        <w:tc>
          <w:tcPr>
            <w:tcW w:w="1027" w:type="dxa"/>
          </w:tcPr>
          <w:p w:rsidR="00CA3580" w:rsidRDefault="00800EFA" w:rsidP="00560FDD">
            <w:pPr>
              <w:ind w:left="0"/>
            </w:pPr>
            <w:r>
              <w:rPr>
                <w:rFonts w:hint="eastAsia"/>
              </w:rPr>
              <w:t>-10</w:t>
            </w:r>
          </w:p>
        </w:tc>
        <w:tc>
          <w:tcPr>
            <w:tcW w:w="3402" w:type="dxa"/>
          </w:tcPr>
          <w:p w:rsidR="00CA3580" w:rsidRDefault="00D73BA0" w:rsidP="00560FDD">
            <w:pPr>
              <w:ind w:left="0"/>
            </w:pPr>
            <w:r>
              <w:rPr>
                <w:rFonts w:hint="eastAsia"/>
              </w:rPr>
              <w:t>系统错误</w:t>
            </w:r>
          </w:p>
        </w:tc>
        <w:tc>
          <w:tcPr>
            <w:tcW w:w="3736" w:type="dxa"/>
          </w:tcPr>
          <w:p w:rsidR="00CA3580" w:rsidRDefault="00D038F9" w:rsidP="00560FDD">
            <w:pPr>
              <w:ind w:left="0"/>
            </w:pPr>
            <w:r w:rsidRPr="00D038F9">
              <w:t>SDB_SYS</w:t>
            </w:r>
          </w:p>
        </w:tc>
      </w:tr>
      <w:tr w:rsidR="00CA3580" w:rsidTr="006732F8">
        <w:tc>
          <w:tcPr>
            <w:tcW w:w="1027" w:type="dxa"/>
          </w:tcPr>
          <w:p w:rsidR="00CA3580" w:rsidRDefault="00166AA4" w:rsidP="00560FDD">
            <w:pPr>
              <w:ind w:left="0"/>
            </w:pPr>
            <w:r>
              <w:rPr>
                <w:rFonts w:hint="eastAsia"/>
              </w:rPr>
              <w:t>-179</w:t>
            </w:r>
          </w:p>
        </w:tc>
        <w:tc>
          <w:tcPr>
            <w:tcW w:w="3402" w:type="dxa"/>
          </w:tcPr>
          <w:p w:rsidR="00CA3580" w:rsidRDefault="00430239" w:rsidP="00560FDD">
            <w:pPr>
              <w:ind w:left="0"/>
            </w:pPr>
            <w:r>
              <w:rPr>
                <w:rFonts w:hint="eastAsia"/>
              </w:rPr>
              <w:t>权限错误</w:t>
            </w:r>
          </w:p>
        </w:tc>
        <w:tc>
          <w:tcPr>
            <w:tcW w:w="3736" w:type="dxa"/>
          </w:tcPr>
          <w:p w:rsidR="00CA3580" w:rsidRDefault="00166AA4" w:rsidP="00560FDD">
            <w:pPr>
              <w:ind w:left="0"/>
            </w:pPr>
            <w:r w:rsidRPr="00166AA4">
              <w:t>SDB_AUTH_AUTHORITY_FORBIDDEN</w:t>
            </w:r>
          </w:p>
        </w:tc>
      </w:tr>
      <w:tr w:rsidR="00CA3580" w:rsidTr="006732F8">
        <w:tc>
          <w:tcPr>
            <w:tcW w:w="1027" w:type="dxa"/>
          </w:tcPr>
          <w:p w:rsidR="00CA3580" w:rsidRDefault="00CA3580" w:rsidP="00560FDD">
            <w:pPr>
              <w:ind w:left="0"/>
            </w:pPr>
          </w:p>
        </w:tc>
        <w:tc>
          <w:tcPr>
            <w:tcW w:w="3402" w:type="dxa"/>
          </w:tcPr>
          <w:p w:rsidR="00CA3580" w:rsidRDefault="00CA3580" w:rsidP="00560FDD">
            <w:pPr>
              <w:ind w:left="0"/>
            </w:pPr>
          </w:p>
        </w:tc>
        <w:tc>
          <w:tcPr>
            <w:tcW w:w="3736" w:type="dxa"/>
          </w:tcPr>
          <w:p w:rsidR="00CA3580" w:rsidRPr="005964D4" w:rsidRDefault="00CA3580" w:rsidP="00560FDD">
            <w:pPr>
              <w:ind w:left="0"/>
            </w:pPr>
          </w:p>
        </w:tc>
      </w:tr>
    </w:tbl>
    <w:p w:rsidR="009135FF" w:rsidRPr="009135FF" w:rsidRDefault="00705AEF" w:rsidP="00EA5398">
      <w:pPr>
        <w:pStyle w:val="Heading3"/>
        <w:numPr>
          <w:ilvl w:val="0"/>
          <w:numId w:val="34"/>
        </w:numPr>
      </w:pPr>
      <w:r>
        <w:rPr>
          <w:rFonts w:hint="eastAsia"/>
        </w:rPr>
        <w:lastRenderedPageBreak/>
        <w:t>REST</w:t>
      </w:r>
      <w:r>
        <w:rPr>
          <w:rFonts w:hint="eastAsia"/>
        </w:rPr>
        <w:t>接口</w:t>
      </w:r>
    </w:p>
    <w:p w:rsidR="007C1A09" w:rsidRPr="002D3C91" w:rsidRDefault="009A0B32" w:rsidP="00E47916">
      <w:pPr>
        <w:pStyle w:val="Heading4"/>
      </w:pPr>
      <w:r w:rsidRPr="002D3C91">
        <w:rPr>
          <w:rFonts w:hint="eastAsia"/>
        </w:rPr>
        <w:t>用户登陆命令</w:t>
      </w:r>
    </w:p>
    <w:tbl>
      <w:tblPr>
        <w:tblStyle w:val="TableGrid"/>
        <w:tblW w:w="8789" w:type="dxa"/>
        <w:tblInd w:w="-34" w:type="dxa"/>
        <w:tblLayout w:type="fixed"/>
        <w:tblLook w:val="04A0"/>
      </w:tblPr>
      <w:tblGrid>
        <w:gridCol w:w="1418"/>
        <w:gridCol w:w="3827"/>
        <w:gridCol w:w="3544"/>
      </w:tblGrid>
      <w:tr w:rsidR="00A9023D" w:rsidTr="00E83B1F">
        <w:tc>
          <w:tcPr>
            <w:tcW w:w="1418" w:type="dxa"/>
            <w:shd w:val="clear" w:color="auto" w:fill="DDD9C3" w:themeFill="background2" w:themeFillShade="E6"/>
          </w:tcPr>
          <w:p w:rsidR="00A74D80" w:rsidRDefault="00A74D80" w:rsidP="00560FDD">
            <w:pPr>
              <w:ind w:left="0"/>
            </w:pPr>
          </w:p>
        </w:tc>
        <w:tc>
          <w:tcPr>
            <w:tcW w:w="3827" w:type="dxa"/>
            <w:shd w:val="clear" w:color="auto" w:fill="DDD9C3" w:themeFill="background2" w:themeFillShade="E6"/>
          </w:tcPr>
          <w:p w:rsidR="00A74D80" w:rsidRDefault="00A74D80" w:rsidP="00560FDD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544" w:type="dxa"/>
            <w:shd w:val="clear" w:color="auto" w:fill="DDD9C3" w:themeFill="background2" w:themeFillShade="E6"/>
          </w:tcPr>
          <w:p w:rsidR="00A74D80" w:rsidRDefault="002D2200" w:rsidP="00560FDD">
            <w:pPr>
              <w:ind w:left="0"/>
            </w:pPr>
            <w:r>
              <w:rPr>
                <w:rFonts w:hint="eastAsia"/>
              </w:rPr>
              <w:t>举例</w:t>
            </w:r>
          </w:p>
        </w:tc>
      </w:tr>
      <w:tr w:rsidR="00FD70D5" w:rsidTr="00E83B1F">
        <w:tc>
          <w:tcPr>
            <w:tcW w:w="1418" w:type="dxa"/>
          </w:tcPr>
          <w:p w:rsidR="00A74D80" w:rsidRDefault="00A57C98" w:rsidP="00560FDD">
            <w:pPr>
              <w:ind w:left="0"/>
            </w:pPr>
            <w:r>
              <w:rPr>
                <w:rFonts w:hint="eastAsia"/>
              </w:rPr>
              <w:t>请求头</w:t>
            </w:r>
          </w:p>
        </w:tc>
        <w:tc>
          <w:tcPr>
            <w:tcW w:w="3827" w:type="dxa"/>
          </w:tcPr>
          <w:p w:rsidR="00A74D80" w:rsidRDefault="0097097D" w:rsidP="00560FDD">
            <w:pPr>
              <w:ind w:left="0"/>
            </w:pPr>
            <w:r>
              <w:rPr>
                <w:rFonts w:hint="eastAsia"/>
              </w:rPr>
              <w:t>同通用请求头</w:t>
            </w:r>
          </w:p>
        </w:tc>
        <w:tc>
          <w:tcPr>
            <w:tcW w:w="3544" w:type="dxa"/>
          </w:tcPr>
          <w:p w:rsidR="00A74D80" w:rsidRDefault="00A74D80" w:rsidP="009F742B">
            <w:pPr>
              <w:ind w:left="0"/>
            </w:pPr>
          </w:p>
        </w:tc>
      </w:tr>
      <w:tr w:rsidR="00FD70D5" w:rsidTr="00E83B1F">
        <w:tc>
          <w:tcPr>
            <w:tcW w:w="1418" w:type="dxa"/>
          </w:tcPr>
          <w:p w:rsidR="00A74D80" w:rsidRDefault="00763874" w:rsidP="00763874">
            <w:pPr>
              <w:ind w:left="0"/>
            </w:pPr>
            <w:r>
              <w:rPr>
                <w:rFonts w:hint="eastAsia"/>
              </w:rPr>
              <w:t>请求内容</w:t>
            </w:r>
          </w:p>
        </w:tc>
        <w:tc>
          <w:tcPr>
            <w:tcW w:w="3827" w:type="dxa"/>
          </w:tcPr>
          <w:p w:rsidR="002F0361" w:rsidRDefault="002F0361" w:rsidP="002F0361">
            <w:pPr>
              <w:ind w:left="0"/>
            </w:pPr>
            <w:r>
              <w:t>cmd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login</w:t>
            </w:r>
          </w:p>
          <w:p w:rsidR="002F0361" w:rsidRDefault="00710018" w:rsidP="002F0361">
            <w:pPr>
              <w:ind w:left="0"/>
            </w:pPr>
            <w:r>
              <w:rPr>
                <w:rFonts w:hint="eastAsia"/>
              </w:rPr>
              <w:t>U</w:t>
            </w:r>
            <w:r w:rsidR="002F0361">
              <w:t>ser</w:t>
            </w:r>
            <w:r w:rsidR="007E0B7E">
              <w:rPr>
                <w:rFonts w:hint="eastAsia"/>
              </w:rPr>
              <w:t xml:space="preserve">: </w:t>
            </w:r>
            <w:r w:rsidR="0046247F">
              <w:rPr>
                <w:rFonts w:hint="eastAsia"/>
              </w:rPr>
              <w:t>用户名</w:t>
            </w:r>
          </w:p>
          <w:p w:rsidR="002F0361" w:rsidRDefault="00710018" w:rsidP="002F0361">
            <w:pPr>
              <w:ind w:left="0"/>
            </w:pPr>
            <w:r>
              <w:rPr>
                <w:rFonts w:hint="eastAsia"/>
              </w:rPr>
              <w:t>P</w:t>
            </w:r>
            <w:r w:rsidR="002F0361">
              <w:t>asswd</w:t>
            </w:r>
            <w:r w:rsidR="007E0B7E">
              <w:rPr>
                <w:rFonts w:hint="eastAsia"/>
              </w:rPr>
              <w:t xml:space="preserve">: </w:t>
            </w:r>
            <w:r w:rsidR="0046247F">
              <w:rPr>
                <w:rFonts w:hint="eastAsia"/>
              </w:rPr>
              <w:t>密码</w:t>
            </w:r>
            <w:r w:rsidR="00C97F85">
              <w:rPr>
                <w:rFonts w:hint="eastAsia"/>
              </w:rPr>
              <w:t>(md</w:t>
            </w:r>
            <w:r w:rsidR="002752B4">
              <w:rPr>
                <w:rFonts w:hint="eastAsia"/>
              </w:rPr>
              <w:t>5</w:t>
            </w:r>
            <w:r w:rsidR="00C97F85">
              <w:rPr>
                <w:rFonts w:hint="eastAsia"/>
              </w:rPr>
              <w:t>加密后</w:t>
            </w:r>
            <w:r w:rsidR="00C97F85">
              <w:rPr>
                <w:rFonts w:hint="eastAsia"/>
              </w:rPr>
              <w:t>)</w:t>
            </w:r>
          </w:p>
          <w:p w:rsidR="00A74D80" w:rsidRDefault="002F0361" w:rsidP="002F0361">
            <w:pPr>
              <w:ind w:left="0"/>
            </w:pPr>
            <w:r>
              <w:t>Timestamp</w:t>
            </w:r>
            <w:r w:rsidR="007E0B7E">
              <w:rPr>
                <w:rFonts w:hint="eastAsia"/>
              </w:rPr>
              <w:t xml:space="preserve">: </w:t>
            </w:r>
            <w:r w:rsidR="0046247F">
              <w:rPr>
                <w:rFonts w:hint="eastAsia"/>
              </w:rPr>
              <w:t>时间戳</w:t>
            </w:r>
          </w:p>
        </w:tc>
        <w:tc>
          <w:tcPr>
            <w:tcW w:w="3544" w:type="dxa"/>
          </w:tcPr>
          <w:p w:rsidR="00A74D80" w:rsidRDefault="00345F9F" w:rsidP="00560FDD">
            <w:pPr>
              <w:ind w:left="0"/>
            </w:pPr>
            <w:r>
              <w:t>cmd=login&amp;</w:t>
            </w:r>
            <w:r>
              <w:rPr>
                <w:rFonts w:hint="eastAsia"/>
              </w:rPr>
              <w:t>U</w:t>
            </w:r>
            <w:r>
              <w:t>ser=admin&amp;</w:t>
            </w:r>
            <w:r>
              <w:rPr>
                <w:rFonts w:hint="eastAsia"/>
              </w:rPr>
              <w:t>P</w:t>
            </w:r>
            <w:r w:rsidR="009F52F5" w:rsidRPr="009F52F5">
              <w:t>asswd=</w:t>
            </w:r>
            <w:r w:rsidR="0004134C" w:rsidRPr="0004134C">
              <w:t>21232f297a57a5a743894a0e4a801fc3</w:t>
            </w:r>
            <w:r w:rsidR="009F52F5" w:rsidRPr="009F52F5">
              <w:t>&amp;Timestamp=1407205476</w:t>
            </w:r>
          </w:p>
        </w:tc>
      </w:tr>
      <w:tr w:rsidR="00AF4475" w:rsidTr="00E83B1F">
        <w:tc>
          <w:tcPr>
            <w:tcW w:w="1418" w:type="dxa"/>
          </w:tcPr>
          <w:p w:rsidR="00AF4475" w:rsidRDefault="00AF4475" w:rsidP="00763874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AF4475" w:rsidRDefault="00AF4475" w:rsidP="002F0361">
            <w:pPr>
              <w:ind w:left="0"/>
            </w:pPr>
          </w:p>
        </w:tc>
        <w:tc>
          <w:tcPr>
            <w:tcW w:w="3544" w:type="dxa"/>
          </w:tcPr>
          <w:p w:rsidR="00AF4475" w:rsidRDefault="00AF4475" w:rsidP="00560FDD">
            <w:pPr>
              <w:ind w:left="0"/>
            </w:pPr>
          </w:p>
        </w:tc>
      </w:tr>
      <w:tr w:rsidR="00A74D80" w:rsidTr="00E83B1F">
        <w:tc>
          <w:tcPr>
            <w:tcW w:w="1418" w:type="dxa"/>
          </w:tcPr>
          <w:p w:rsidR="00A74D80" w:rsidRDefault="006F2C28" w:rsidP="00560FDD">
            <w:pPr>
              <w:ind w:left="0"/>
            </w:pPr>
            <w:r>
              <w:rPr>
                <w:rFonts w:hint="eastAsia"/>
              </w:rPr>
              <w:t>响应头</w:t>
            </w:r>
          </w:p>
        </w:tc>
        <w:tc>
          <w:tcPr>
            <w:tcW w:w="3827" w:type="dxa"/>
          </w:tcPr>
          <w:p w:rsidR="00A74D80" w:rsidRDefault="004615BD" w:rsidP="00560FDD">
            <w:pPr>
              <w:ind w:left="0"/>
            </w:pPr>
            <w:r>
              <w:rPr>
                <w:rFonts w:hint="eastAsia"/>
              </w:rPr>
              <w:t>同通用响应</w:t>
            </w:r>
            <w:r w:rsidR="008A4193">
              <w:rPr>
                <w:rFonts w:hint="eastAsia"/>
              </w:rPr>
              <w:t>头</w:t>
            </w:r>
            <w:r>
              <w:rPr>
                <w:rFonts w:hint="eastAsia"/>
              </w:rPr>
              <w:t>，带</w:t>
            </w:r>
            <w:r>
              <w:rPr>
                <w:rFonts w:hint="eastAsia"/>
              </w:rPr>
              <w:t>SessionID</w:t>
            </w:r>
          </w:p>
        </w:tc>
        <w:tc>
          <w:tcPr>
            <w:tcW w:w="3544" w:type="dxa"/>
          </w:tcPr>
          <w:p w:rsidR="00A74D80" w:rsidRDefault="00A74D80" w:rsidP="00392C48">
            <w:pPr>
              <w:ind w:left="0"/>
            </w:pPr>
          </w:p>
        </w:tc>
      </w:tr>
      <w:tr w:rsidR="006F2C28" w:rsidTr="00E83B1F">
        <w:tc>
          <w:tcPr>
            <w:tcW w:w="1418" w:type="dxa"/>
          </w:tcPr>
          <w:p w:rsidR="006F2C28" w:rsidRDefault="006F2C28" w:rsidP="00560FDD">
            <w:pPr>
              <w:ind w:left="0"/>
            </w:pPr>
            <w:r>
              <w:rPr>
                <w:rFonts w:hint="eastAsia"/>
              </w:rPr>
              <w:t>响应内容</w:t>
            </w:r>
          </w:p>
        </w:tc>
        <w:tc>
          <w:tcPr>
            <w:tcW w:w="3827" w:type="dxa"/>
          </w:tcPr>
          <w:p w:rsidR="002928EB" w:rsidRDefault="002928EB" w:rsidP="009A0FC7">
            <w:pPr>
              <w:ind w:left="0"/>
            </w:pPr>
          </w:p>
          <w:p w:rsidR="00515412" w:rsidRDefault="00E756AA" w:rsidP="009A0FC7">
            <w:pPr>
              <w:ind w:left="0"/>
            </w:pPr>
            <w:hyperlink w:anchor="_通用响应体" w:history="1">
              <w:r w:rsidR="00515412" w:rsidRPr="00515412">
                <w:rPr>
                  <w:rStyle w:val="Hyperlink"/>
                  <w:rFonts w:hint="eastAsia"/>
                </w:rPr>
                <w:t>通用响应体</w:t>
              </w:r>
            </w:hyperlink>
          </w:p>
        </w:tc>
        <w:tc>
          <w:tcPr>
            <w:tcW w:w="3544" w:type="dxa"/>
          </w:tcPr>
          <w:p w:rsidR="006F2C28" w:rsidRPr="005964D4" w:rsidRDefault="006F2C28" w:rsidP="00560FDD">
            <w:pPr>
              <w:ind w:left="0"/>
            </w:pPr>
          </w:p>
        </w:tc>
      </w:tr>
      <w:tr w:rsidR="00F92BB6" w:rsidTr="00E83B1F">
        <w:tc>
          <w:tcPr>
            <w:tcW w:w="1418" w:type="dxa"/>
          </w:tcPr>
          <w:p w:rsidR="00F92BB6" w:rsidRDefault="00F92BB6" w:rsidP="00560FDD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F92BB6" w:rsidRDefault="00F92BB6" w:rsidP="00560FDD">
            <w:pPr>
              <w:ind w:left="0"/>
            </w:pPr>
          </w:p>
        </w:tc>
        <w:tc>
          <w:tcPr>
            <w:tcW w:w="3544" w:type="dxa"/>
          </w:tcPr>
          <w:p w:rsidR="00F92BB6" w:rsidRPr="003A5AFF" w:rsidRDefault="00F92BB6" w:rsidP="00560FDD">
            <w:pPr>
              <w:ind w:left="0"/>
            </w:pPr>
          </w:p>
        </w:tc>
      </w:tr>
    </w:tbl>
    <w:p w:rsidR="00A8781F" w:rsidRDefault="00A8781F" w:rsidP="00E47916">
      <w:pPr>
        <w:pStyle w:val="Heading4"/>
      </w:pPr>
      <w:r>
        <w:rPr>
          <w:rFonts w:hint="eastAsia"/>
        </w:rPr>
        <w:t>用户</w:t>
      </w:r>
      <w:r w:rsidRPr="00A8781F">
        <w:rPr>
          <w:rFonts w:hint="eastAsia"/>
        </w:rPr>
        <w:t>登出</w:t>
      </w:r>
      <w:r w:rsidR="005B78E9">
        <w:rPr>
          <w:rFonts w:hint="eastAsia"/>
        </w:rPr>
        <w:t>命令</w:t>
      </w:r>
    </w:p>
    <w:tbl>
      <w:tblPr>
        <w:tblStyle w:val="TableGrid"/>
        <w:tblW w:w="8789" w:type="dxa"/>
        <w:tblInd w:w="-34" w:type="dxa"/>
        <w:tblLayout w:type="fixed"/>
        <w:tblLook w:val="04A0"/>
      </w:tblPr>
      <w:tblGrid>
        <w:gridCol w:w="1418"/>
        <w:gridCol w:w="3827"/>
        <w:gridCol w:w="3544"/>
      </w:tblGrid>
      <w:tr w:rsidR="003A57BA" w:rsidTr="00845D4E">
        <w:tc>
          <w:tcPr>
            <w:tcW w:w="1418" w:type="dxa"/>
            <w:shd w:val="clear" w:color="auto" w:fill="DDD9C3" w:themeFill="background2" w:themeFillShade="E6"/>
          </w:tcPr>
          <w:p w:rsidR="003A57BA" w:rsidRDefault="003A57BA" w:rsidP="00845D4E">
            <w:pPr>
              <w:ind w:left="0"/>
            </w:pPr>
          </w:p>
        </w:tc>
        <w:tc>
          <w:tcPr>
            <w:tcW w:w="3827" w:type="dxa"/>
            <w:shd w:val="clear" w:color="auto" w:fill="DDD9C3" w:themeFill="background2" w:themeFillShade="E6"/>
          </w:tcPr>
          <w:p w:rsidR="003A57BA" w:rsidRDefault="003A57BA" w:rsidP="00845D4E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544" w:type="dxa"/>
            <w:shd w:val="clear" w:color="auto" w:fill="DDD9C3" w:themeFill="background2" w:themeFillShade="E6"/>
          </w:tcPr>
          <w:p w:rsidR="003A57BA" w:rsidRDefault="003A57BA" w:rsidP="00845D4E">
            <w:pPr>
              <w:ind w:left="0"/>
            </w:pPr>
            <w:r>
              <w:rPr>
                <w:rFonts w:hint="eastAsia"/>
              </w:rPr>
              <w:t>举例</w:t>
            </w:r>
          </w:p>
        </w:tc>
      </w:tr>
      <w:tr w:rsidR="003A57BA" w:rsidTr="00845D4E">
        <w:tc>
          <w:tcPr>
            <w:tcW w:w="1418" w:type="dxa"/>
          </w:tcPr>
          <w:p w:rsidR="003A57BA" w:rsidRDefault="003A57BA" w:rsidP="00845D4E">
            <w:pPr>
              <w:ind w:left="0"/>
            </w:pPr>
            <w:r>
              <w:rPr>
                <w:rFonts w:hint="eastAsia"/>
              </w:rPr>
              <w:t>请求头</w:t>
            </w:r>
          </w:p>
        </w:tc>
        <w:tc>
          <w:tcPr>
            <w:tcW w:w="3827" w:type="dxa"/>
          </w:tcPr>
          <w:p w:rsidR="003A57BA" w:rsidRDefault="003A57BA" w:rsidP="00845D4E">
            <w:pPr>
              <w:ind w:left="0"/>
            </w:pPr>
            <w:r>
              <w:rPr>
                <w:rFonts w:hint="eastAsia"/>
              </w:rPr>
              <w:t>同通用请求头</w:t>
            </w:r>
          </w:p>
        </w:tc>
        <w:tc>
          <w:tcPr>
            <w:tcW w:w="3544" w:type="dxa"/>
          </w:tcPr>
          <w:p w:rsidR="003A57BA" w:rsidRDefault="003A57BA" w:rsidP="00845D4E">
            <w:pPr>
              <w:ind w:left="0"/>
            </w:pPr>
          </w:p>
        </w:tc>
      </w:tr>
      <w:tr w:rsidR="003A57BA" w:rsidTr="00845D4E">
        <w:tc>
          <w:tcPr>
            <w:tcW w:w="1418" w:type="dxa"/>
          </w:tcPr>
          <w:p w:rsidR="003A57BA" w:rsidRDefault="003A57BA" w:rsidP="00845D4E">
            <w:pPr>
              <w:ind w:left="0"/>
            </w:pPr>
            <w:r>
              <w:rPr>
                <w:rFonts w:hint="eastAsia"/>
              </w:rPr>
              <w:t>请求内容</w:t>
            </w:r>
          </w:p>
        </w:tc>
        <w:tc>
          <w:tcPr>
            <w:tcW w:w="3827" w:type="dxa"/>
          </w:tcPr>
          <w:p w:rsidR="003A57BA" w:rsidRDefault="00DA7461" w:rsidP="00845D4E">
            <w:pPr>
              <w:ind w:left="0"/>
            </w:pPr>
            <w:r>
              <w:t>cmd</w:t>
            </w:r>
            <w:r>
              <w:rPr>
                <w:rFonts w:hint="eastAsia"/>
              </w:rPr>
              <w:t>: logout</w:t>
            </w:r>
          </w:p>
        </w:tc>
        <w:tc>
          <w:tcPr>
            <w:tcW w:w="3544" w:type="dxa"/>
          </w:tcPr>
          <w:p w:rsidR="003A57BA" w:rsidRDefault="00CE0AB5" w:rsidP="00C75FF5">
            <w:pPr>
              <w:ind w:left="0"/>
            </w:pPr>
            <w:r>
              <w:t>cmd=log</w:t>
            </w:r>
            <w:r>
              <w:rPr>
                <w:rFonts w:hint="eastAsia"/>
              </w:rPr>
              <w:t>out</w:t>
            </w:r>
          </w:p>
        </w:tc>
      </w:tr>
      <w:tr w:rsidR="003A57BA" w:rsidTr="00845D4E">
        <w:tc>
          <w:tcPr>
            <w:tcW w:w="1418" w:type="dxa"/>
          </w:tcPr>
          <w:p w:rsidR="003A57BA" w:rsidRDefault="003A57BA" w:rsidP="00845D4E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3A57BA" w:rsidRDefault="003A57BA" w:rsidP="00845D4E">
            <w:pPr>
              <w:ind w:left="0"/>
            </w:pPr>
          </w:p>
        </w:tc>
        <w:tc>
          <w:tcPr>
            <w:tcW w:w="3544" w:type="dxa"/>
          </w:tcPr>
          <w:p w:rsidR="003A57BA" w:rsidRDefault="003A57BA" w:rsidP="00845D4E">
            <w:pPr>
              <w:ind w:left="0"/>
            </w:pPr>
          </w:p>
        </w:tc>
      </w:tr>
      <w:tr w:rsidR="003A57BA" w:rsidTr="00845D4E">
        <w:tc>
          <w:tcPr>
            <w:tcW w:w="1418" w:type="dxa"/>
          </w:tcPr>
          <w:p w:rsidR="003A57BA" w:rsidRDefault="003A57BA" w:rsidP="00845D4E">
            <w:pPr>
              <w:ind w:left="0"/>
            </w:pPr>
            <w:r>
              <w:rPr>
                <w:rFonts w:hint="eastAsia"/>
              </w:rPr>
              <w:t>响应头</w:t>
            </w:r>
          </w:p>
        </w:tc>
        <w:tc>
          <w:tcPr>
            <w:tcW w:w="3827" w:type="dxa"/>
          </w:tcPr>
          <w:p w:rsidR="003A57BA" w:rsidRDefault="00FB7309" w:rsidP="00845D4E">
            <w:pPr>
              <w:ind w:left="0"/>
            </w:pPr>
            <w:r>
              <w:rPr>
                <w:rFonts w:hint="eastAsia"/>
              </w:rPr>
              <w:t>同通用响应头</w:t>
            </w:r>
          </w:p>
        </w:tc>
        <w:tc>
          <w:tcPr>
            <w:tcW w:w="3544" w:type="dxa"/>
          </w:tcPr>
          <w:p w:rsidR="003A57BA" w:rsidRDefault="003A57BA" w:rsidP="00845D4E">
            <w:pPr>
              <w:ind w:left="0"/>
            </w:pPr>
          </w:p>
        </w:tc>
      </w:tr>
      <w:tr w:rsidR="003A57BA" w:rsidTr="00845D4E">
        <w:tc>
          <w:tcPr>
            <w:tcW w:w="1418" w:type="dxa"/>
          </w:tcPr>
          <w:p w:rsidR="003A57BA" w:rsidRDefault="003A57BA" w:rsidP="00845D4E">
            <w:pPr>
              <w:ind w:left="0"/>
            </w:pPr>
            <w:r>
              <w:rPr>
                <w:rFonts w:hint="eastAsia"/>
              </w:rPr>
              <w:t>响应内容</w:t>
            </w:r>
          </w:p>
        </w:tc>
        <w:tc>
          <w:tcPr>
            <w:tcW w:w="3827" w:type="dxa"/>
          </w:tcPr>
          <w:p w:rsidR="003A57BA" w:rsidRDefault="003A57BA" w:rsidP="00845D4E">
            <w:pPr>
              <w:ind w:left="0"/>
            </w:pPr>
          </w:p>
          <w:p w:rsidR="003A57BA" w:rsidRDefault="00E756AA" w:rsidP="00845D4E">
            <w:pPr>
              <w:ind w:left="0"/>
            </w:pPr>
            <w:hyperlink w:anchor="_通用响应体" w:history="1">
              <w:r w:rsidR="003A57BA" w:rsidRPr="00515412">
                <w:rPr>
                  <w:rStyle w:val="Hyperlink"/>
                  <w:rFonts w:hint="eastAsia"/>
                </w:rPr>
                <w:t>通用响应体</w:t>
              </w:r>
            </w:hyperlink>
          </w:p>
        </w:tc>
        <w:tc>
          <w:tcPr>
            <w:tcW w:w="3544" w:type="dxa"/>
          </w:tcPr>
          <w:p w:rsidR="002B1EEC" w:rsidRDefault="00627F83" w:rsidP="002B1EEC">
            <w:pPr>
              <w:ind w:left="0"/>
            </w:pPr>
            <w:r>
              <w:rPr>
                <w:rFonts w:hint="eastAsia"/>
              </w:rPr>
              <w:t>{</w:t>
            </w:r>
          </w:p>
          <w:p w:rsidR="002B1EEC" w:rsidRDefault="00627F83" w:rsidP="002B1EEC">
            <w:r>
              <w:t>“</w:t>
            </w:r>
            <w:r>
              <w:rPr>
                <w:rFonts w:hint="eastAsia"/>
              </w:rPr>
              <w:t>errno</w:t>
            </w:r>
            <w:r>
              <w:t>”</w:t>
            </w:r>
            <w:r>
              <w:rPr>
                <w:rFonts w:hint="eastAsia"/>
              </w:rPr>
              <w:t>: 0,</w:t>
            </w:r>
          </w:p>
          <w:p w:rsidR="002B1EEC" w:rsidRDefault="00627F83" w:rsidP="002B1EEC">
            <w:r>
              <w:t>“</w:t>
            </w:r>
            <w:r>
              <w:rPr>
                <w:rFonts w:hint="eastAsia"/>
              </w:rPr>
              <w:t>description</w:t>
            </w:r>
            <w:r>
              <w:t>”</w:t>
            </w:r>
            <w:r>
              <w:rPr>
                <w:rFonts w:hint="eastAsia"/>
              </w:rPr>
              <w:t xml:space="preserve">: </w:t>
            </w:r>
            <w:r>
              <w:t>“</w:t>
            </w:r>
            <w:r>
              <w:rPr>
                <w:rFonts w:hint="eastAsia"/>
              </w:rPr>
              <w:t>Succeed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:rsidR="002B1EEC" w:rsidRDefault="00627F83" w:rsidP="002B1EEC">
            <w:r>
              <w:t>“</w:t>
            </w:r>
            <w:r>
              <w:rPr>
                <w:rFonts w:hint="eastAsia"/>
              </w:rPr>
              <w:t>detail</w:t>
            </w:r>
            <w:r>
              <w:t>”</w:t>
            </w:r>
            <w:r>
              <w:rPr>
                <w:rFonts w:hint="eastAsia"/>
              </w:rPr>
              <w:t xml:space="preserve">: </w:t>
            </w:r>
            <w:r>
              <w:t>“”</w:t>
            </w:r>
          </w:p>
          <w:p w:rsidR="003A57BA" w:rsidRPr="005964D4" w:rsidRDefault="00627F83" w:rsidP="00757C37">
            <w:pPr>
              <w:ind w:left="0"/>
            </w:pPr>
            <w:r>
              <w:rPr>
                <w:rFonts w:hint="eastAsia"/>
              </w:rPr>
              <w:t>}</w:t>
            </w:r>
          </w:p>
        </w:tc>
      </w:tr>
      <w:tr w:rsidR="003A57BA" w:rsidTr="00845D4E">
        <w:tc>
          <w:tcPr>
            <w:tcW w:w="1418" w:type="dxa"/>
          </w:tcPr>
          <w:p w:rsidR="003A57BA" w:rsidRDefault="003A57BA" w:rsidP="00845D4E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3A57BA" w:rsidRDefault="003A57BA" w:rsidP="00845D4E">
            <w:pPr>
              <w:ind w:left="0"/>
            </w:pPr>
          </w:p>
        </w:tc>
        <w:tc>
          <w:tcPr>
            <w:tcW w:w="3544" w:type="dxa"/>
          </w:tcPr>
          <w:p w:rsidR="003A57BA" w:rsidRPr="003A5AFF" w:rsidRDefault="003A57BA" w:rsidP="00845D4E">
            <w:pPr>
              <w:ind w:left="0"/>
            </w:pPr>
          </w:p>
        </w:tc>
      </w:tr>
    </w:tbl>
    <w:p w:rsidR="002B1EEC" w:rsidRDefault="002B1EEC" w:rsidP="002B1EEC"/>
    <w:p w:rsidR="00A8781F" w:rsidRDefault="00A8781F" w:rsidP="00E47916">
      <w:pPr>
        <w:pStyle w:val="Heading4"/>
      </w:pPr>
      <w:r w:rsidRPr="00A8781F">
        <w:rPr>
          <w:rFonts w:hint="eastAsia"/>
        </w:rPr>
        <w:t>修改</w:t>
      </w:r>
      <w:r>
        <w:rPr>
          <w:rFonts w:hint="eastAsia"/>
        </w:rPr>
        <w:t>用户</w:t>
      </w:r>
      <w:r w:rsidRPr="00A8781F">
        <w:rPr>
          <w:rFonts w:hint="eastAsia"/>
        </w:rPr>
        <w:t>密码</w:t>
      </w:r>
      <w:r w:rsidR="005B78E9">
        <w:rPr>
          <w:rFonts w:hint="eastAsia"/>
        </w:rPr>
        <w:t>命令</w:t>
      </w:r>
    </w:p>
    <w:tbl>
      <w:tblPr>
        <w:tblStyle w:val="TableGrid"/>
        <w:tblW w:w="8789" w:type="dxa"/>
        <w:tblInd w:w="-34" w:type="dxa"/>
        <w:tblLayout w:type="fixed"/>
        <w:tblLook w:val="04A0"/>
      </w:tblPr>
      <w:tblGrid>
        <w:gridCol w:w="1418"/>
        <w:gridCol w:w="3827"/>
        <w:gridCol w:w="3544"/>
      </w:tblGrid>
      <w:tr w:rsidR="00DD21BC" w:rsidTr="00845D4E">
        <w:tc>
          <w:tcPr>
            <w:tcW w:w="1418" w:type="dxa"/>
            <w:shd w:val="clear" w:color="auto" w:fill="DDD9C3" w:themeFill="background2" w:themeFillShade="E6"/>
          </w:tcPr>
          <w:p w:rsidR="00DD21BC" w:rsidRDefault="00DD21BC" w:rsidP="00845D4E">
            <w:pPr>
              <w:ind w:left="0"/>
            </w:pPr>
          </w:p>
        </w:tc>
        <w:tc>
          <w:tcPr>
            <w:tcW w:w="3827" w:type="dxa"/>
            <w:shd w:val="clear" w:color="auto" w:fill="DDD9C3" w:themeFill="background2" w:themeFillShade="E6"/>
          </w:tcPr>
          <w:p w:rsidR="00DD21BC" w:rsidRDefault="00DD21BC" w:rsidP="00845D4E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544" w:type="dxa"/>
            <w:shd w:val="clear" w:color="auto" w:fill="DDD9C3" w:themeFill="background2" w:themeFillShade="E6"/>
          </w:tcPr>
          <w:p w:rsidR="00DD21BC" w:rsidRDefault="00DD21BC" w:rsidP="00845D4E">
            <w:pPr>
              <w:ind w:left="0"/>
            </w:pPr>
            <w:r>
              <w:rPr>
                <w:rFonts w:hint="eastAsia"/>
              </w:rPr>
              <w:t>举例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  <w:b/>
                <w:color w:val="FF0000"/>
              </w:rPr>
              <w:t>注</w:t>
            </w:r>
            <w:r>
              <w:rPr>
                <w:rFonts w:hint="eastAsia"/>
                <w:b/>
                <w:color w:val="FF0000"/>
              </w:rPr>
              <w:t xml:space="preserve">: </w:t>
            </w:r>
            <w:r>
              <w:rPr>
                <w:rFonts w:hint="eastAsia"/>
                <w:b/>
                <w:color w:val="FF0000"/>
              </w:rPr>
              <w:t>实际内容</w:t>
            </w:r>
            <w:r w:rsidRPr="00B202E4">
              <w:rPr>
                <w:rFonts w:hint="eastAsia"/>
                <w:b/>
                <w:color w:val="FF0000"/>
              </w:rPr>
              <w:t>是没有换行的，这里换行只是为了方便对照理解，下同</w:t>
            </w:r>
            <w:r>
              <w:rPr>
                <w:rFonts w:hint="eastAsia"/>
              </w:rPr>
              <w:t>)</w:t>
            </w:r>
          </w:p>
        </w:tc>
      </w:tr>
      <w:tr w:rsidR="00DD21BC" w:rsidTr="00845D4E">
        <w:tc>
          <w:tcPr>
            <w:tcW w:w="1418" w:type="dxa"/>
          </w:tcPr>
          <w:p w:rsidR="00DD21BC" w:rsidRDefault="00DD21BC" w:rsidP="00845D4E">
            <w:pPr>
              <w:ind w:left="0"/>
            </w:pPr>
            <w:r>
              <w:rPr>
                <w:rFonts w:hint="eastAsia"/>
              </w:rPr>
              <w:t>请求头</w:t>
            </w:r>
          </w:p>
        </w:tc>
        <w:tc>
          <w:tcPr>
            <w:tcW w:w="3827" w:type="dxa"/>
          </w:tcPr>
          <w:p w:rsidR="00DD21BC" w:rsidRDefault="00DD21BC" w:rsidP="00845D4E">
            <w:pPr>
              <w:ind w:left="0"/>
            </w:pPr>
            <w:r>
              <w:rPr>
                <w:rFonts w:hint="eastAsia"/>
              </w:rPr>
              <w:t>同通用请求头</w:t>
            </w:r>
          </w:p>
        </w:tc>
        <w:tc>
          <w:tcPr>
            <w:tcW w:w="3544" w:type="dxa"/>
          </w:tcPr>
          <w:p w:rsidR="00DD21BC" w:rsidRDefault="00DD21BC" w:rsidP="00845D4E">
            <w:pPr>
              <w:ind w:left="0"/>
            </w:pPr>
          </w:p>
        </w:tc>
      </w:tr>
      <w:tr w:rsidR="00DD21BC" w:rsidTr="00845D4E">
        <w:tc>
          <w:tcPr>
            <w:tcW w:w="1418" w:type="dxa"/>
          </w:tcPr>
          <w:p w:rsidR="00DD21BC" w:rsidRDefault="00DD21BC" w:rsidP="00845D4E">
            <w:pPr>
              <w:ind w:left="0"/>
            </w:pPr>
            <w:r>
              <w:rPr>
                <w:rFonts w:hint="eastAsia"/>
              </w:rPr>
              <w:t>请求内容</w:t>
            </w:r>
          </w:p>
        </w:tc>
        <w:tc>
          <w:tcPr>
            <w:tcW w:w="3827" w:type="dxa"/>
          </w:tcPr>
          <w:p w:rsidR="00DD21BC" w:rsidRDefault="00DD21BC" w:rsidP="00845D4E">
            <w:pPr>
              <w:ind w:left="0"/>
            </w:pPr>
            <w:r>
              <w:t>cmd</w:t>
            </w:r>
            <w:r>
              <w:rPr>
                <w:rFonts w:hint="eastAsia"/>
              </w:rPr>
              <w:t xml:space="preserve">: </w:t>
            </w:r>
            <w:r w:rsidR="00BC5916" w:rsidRPr="00BC5916">
              <w:t>change passwd</w:t>
            </w:r>
          </w:p>
          <w:p w:rsidR="00DD21BC" w:rsidRDefault="00C363B2" w:rsidP="00845D4E">
            <w:pPr>
              <w:ind w:left="0"/>
            </w:pPr>
            <w:r>
              <w:rPr>
                <w:rFonts w:hint="eastAsia"/>
              </w:rPr>
              <w:t xml:space="preserve">User: </w:t>
            </w:r>
            <w:r>
              <w:rPr>
                <w:rFonts w:hint="eastAsia"/>
              </w:rPr>
              <w:t>用户名</w:t>
            </w:r>
          </w:p>
          <w:p w:rsidR="00C363B2" w:rsidRDefault="00C363B2" w:rsidP="00845D4E">
            <w:pPr>
              <w:ind w:left="0"/>
            </w:pPr>
            <w:r>
              <w:rPr>
                <w:rFonts w:hint="eastAsia"/>
              </w:rPr>
              <w:t xml:space="preserve">Passwd: </w:t>
            </w:r>
            <w:r>
              <w:rPr>
                <w:rFonts w:hint="eastAsia"/>
              </w:rPr>
              <w:t>旧密码</w:t>
            </w:r>
            <w:r w:rsidR="003809F3">
              <w:rPr>
                <w:rFonts w:hint="eastAsia"/>
              </w:rPr>
              <w:t>(md5</w:t>
            </w:r>
            <w:r w:rsidR="003809F3">
              <w:rPr>
                <w:rFonts w:hint="eastAsia"/>
              </w:rPr>
              <w:t>加密后</w:t>
            </w:r>
            <w:r w:rsidR="003809F3">
              <w:rPr>
                <w:rFonts w:hint="eastAsia"/>
              </w:rPr>
              <w:t>)</w:t>
            </w:r>
          </w:p>
          <w:p w:rsidR="00C363B2" w:rsidRDefault="00C363B2" w:rsidP="00845D4E">
            <w:pPr>
              <w:ind w:left="0"/>
            </w:pPr>
            <w:r>
              <w:rPr>
                <w:rFonts w:hint="eastAsia"/>
              </w:rPr>
              <w:lastRenderedPageBreak/>
              <w:t xml:space="preserve">NewPasswd: </w:t>
            </w:r>
            <w:r>
              <w:rPr>
                <w:rFonts w:hint="eastAsia"/>
              </w:rPr>
              <w:t>新密码</w:t>
            </w:r>
            <w:r w:rsidR="003809F3">
              <w:rPr>
                <w:rFonts w:hint="eastAsia"/>
              </w:rPr>
              <w:t>(md5</w:t>
            </w:r>
            <w:r w:rsidR="003809F3">
              <w:rPr>
                <w:rFonts w:hint="eastAsia"/>
              </w:rPr>
              <w:t>加密后</w:t>
            </w:r>
            <w:r w:rsidR="003809F3">
              <w:rPr>
                <w:rFonts w:hint="eastAsia"/>
              </w:rPr>
              <w:t>)</w:t>
            </w:r>
          </w:p>
          <w:p w:rsidR="00C363B2" w:rsidRDefault="00C363B2" w:rsidP="00845D4E">
            <w:pPr>
              <w:ind w:left="0"/>
            </w:pPr>
            <w:r>
              <w:t>Timestamp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时间戳</w:t>
            </w:r>
          </w:p>
        </w:tc>
        <w:tc>
          <w:tcPr>
            <w:tcW w:w="3544" w:type="dxa"/>
          </w:tcPr>
          <w:p w:rsidR="002B1EEC" w:rsidRDefault="00BC5916" w:rsidP="002B1EEC">
            <w:pPr>
              <w:ind w:left="0"/>
            </w:pPr>
            <w:r w:rsidRPr="00BC5916">
              <w:lastRenderedPageBreak/>
              <w:t>cmd=change passwd&amp;User=admin&amp;Passwd=21232f297a57a5a743894a0e4a801fc3&amp;NewP</w:t>
            </w:r>
            <w:r w:rsidRPr="00BC5916">
              <w:lastRenderedPageBreak/>
              <w:t>asswd=21232f297a57a5a743894a0e4a801fc3</w:t>
            </w:r>
            <w:r w:rsidR="002562AC" w:rsidRPr="00BC5916">
              <w:t>&amp;Timestamp=123</w:t>
            </w:r>
          </w:p>
        </w:tc>
      </w:tr>
      <w:tr w:rsidR="00DD21BC" w:rsidTr="00845D4E">
        <w:tc>
          <w:tcPr>
            <w:tcW w:w="1418" w:type="dxa"/>
          </w:tcPr>
          <w:p w:rsidR="00DD21BC" w:rsidRDefault="00DD21BC" w:rsidP="00845D4E">
            <w:pPr>
              <w:ind w:left="0"/>
            </w:pPr>
            <w:r>
              <w:rPr>
                <w:rFonts w:hint="eastAsia"/>
              </w:rPr>
              <w:lastRenderedPageBreak/>
              <w:t>说明</w:t>
            </w:r>
          </w:p>
        </w:tc>
        <w:tc>
          <w:tcPr>
            <w:tcW w:w="3827" w:type="dxa"/>
          </w:tcPr>
          <w:p w:rsidR="00DD21BC" w:rsidRDefault="00DD21BC" w:rsidP="00845D4E">
            <w:pPr>
              <w:ind w:left="0"/>
            </w:pPr>
          </w:p>
        </w:tc>
        <w:tc>
          <w:tcPr>
            <w:tcW w:w="3544" w:type="dxa"/>
          </w:tcPr>
          <w:p w:rsidR="00DD21BC" w:rsidRPr="000468B5" w:rsidRDefault="00DD21BC" w:rsidP="00845D4E">
            <w:pPr>
              <w:ind w:left="0"/>
            </w:pPr>
          </w:p>
        </w:tc>
      </w:tr>
      <w:tr w:rsidR="00DD21BC" w:rsidTr="00845D4E">
        <w:tc>
          <w:tcPr>
            <w:tcW w:w="1418" w:type="dxa"/>
          </w:tcPr>
          <w:p w:rsidR="00DD21BC" w:rsidRDefault="00DD21BC" w:rsidP="00845D4E">
            <w:pPr>
              <w:ind w:left="0"/>
            </w:pPr>
            <w:r>
              <w:rPr>
                <w:rFonts w:hint="eastAsia"/>
              </w:rPr>
              <w:t>响应头</w:t>
            </w:r>
          </w:p>
        </w:tc>
        <w:tc>
          <w:tcPr>
            <w:tcW w:w="3827" w:type="dxa"/>
          </w:tcPr>
          <w:p w:rsidR="00DD21BC" w:rsidRDefault="00DD21BC" w:rsidP="00845D4E">
            <w:pPr>
              <w:ind w:left="0"/>
            </w:pPr>
            <w:r>
              <w:rPr>
                <w:rFonts w:hint="eastAsia"/>
              </w:rPr>
              <w:t>同通用响应头</w:t>
            </w:r>
          </w:p>
        </w:tc>
        <w:tc>
          <w:tcPr>
            <w:tcW w:w="3544" w:type="dxa"/>
          </w:tcPr>
          <w:p w:rsidR="00DD21BC" w:rsidRDefault="00DD21BC" w:rsidP="00845D4E">
            <w:pPr>
              <w:ind w:left="0"/>
            </w:pPr>
          </w:p>
        </w:tc>
      </w:tr>
      <w:tr w:rsidR="00DD21BC" w:rsidTr="00845D4E">
        <w:tc>
          <w:tcPr>
            <w:tcW w:w="1418" w:type="dxa"/>
          </w:tcPr>
          <w:p w:rsidR="00DD21BC" w:rsidRDefault="00DD21BC" w:rsidP="00845D4E">
            <w:pPr>
              <w:ind w:left="0"/>
            </w:pPr>
            <w:r>
              <w:rPr>
                <w:rFonts w:hint="eastAsia"/>
              </w:rPr>
              <w:t>响应内容</w:t>
            </w:r>
          </w:p>
        </w:tc>
        <w:tc>
          <w:tcPr>
            <w:tcW w:w="3827" w:type="dxa"/>
          </w:tcPr>
          <w:p w:rsidR="00DD21BC" w:rsidRDefault="00E756AA" w:rsidP="00845D4E">
            <w:pPr>
              <w:ind w:left="0"/>
            </w:pPr>
            <w:hyperlink w:anchor="_通用响应体" w:history="1">
              <w:r w:rsidR="00DD21BC" w:rsidRPr="00515412">
                <w:rPr>
                  <w:rStyle w:val="Hyperlink"/>
                  <w:rFonts w:hint="eastAsia"/>
                </w:rPr>
                <w:t>通用响应体</w:t>
              </w:r>
            </w:hyperlink>
          </w:p>
          <w:p w:rsidR="00DD21BC" w:rsidRDefault="00DD21BC" w:rsidP="00845D4E">
            <w:pPr>
              <w:ind w:left="0"/>
            </w:pPr>
          </w:p>
        </w:tc>
        <w:tc>
          <w:tcPr>
            <w:tcW w:w="3544" w:type="dxa"/>
          </w:tcPr>
          <w:p w:rsidR="001D6257" w:rsidRDefault="001D6257" w:rsidP="001D6257">
            <w:pPr>
              <w:ind w:left="0"/>
            </w:pPr>
            <w:r>
              <w:rPr>
                <w:rFonts w:hint="eastAsia"/>
              </w:rPr>
              <w:t>{</w:t>
            </w:r>
          </w:p>
          <w:p w:rsidR="001D6257" w:rsidRDefault="001D6257" w:rsidP="001D6257">
            <w:r>
              <w:t>“</w:t>
            </w:r>
            <w:r>
              <w:rPr>
                <w:rFonts w:hint="eastAsia"/>
              </w:rPr>
              <w:t>errno</w:t>
            </w:r>
            <w:r>
              <w:t>”</w:t>
            </w:r>
            <w:r>
              <w:rPr>
                <w:rFonts w:hint="eastAsia"/>
              </w:rPr>
              <w:t>: 0,</w:t>
            </w:r>
          </w:p>
          <w:p w:rsidR="001D6257" w:rsidRDefault="001D6257" w:rsidP="001D6257">
            <w:r>
              <w:t>“</w:t>
            </w:r>
            <w:r>
              <w:rPr>
                <w:rFonts w:hint="eastAsia"/>
              </w:rPr>
              <w:t>description</w:t>
            </w:r>
            <w:r>
              <w:t>”</w:t>
            </w:r>
            <w:r>
              <w:rPr>
                <w:rFonts w:hint="eastAsia"/>
              </w:rPr>
              <w:t xml:space="preserve">: </w:t>
            </w:r>
            <w:r>
              <w:t>“</w:t>
            </w:r>
            <w:r>
              <w:rPr>
                <w:rFonts w:hint="eastAsia"/>
              </w:rPr>
              <w:t>Succeed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:rsidR="001D6257" w:rsidRDefault="001D6257" w:rsidP="001D6257">
            <w:r>
              <w:t>“</w:t>
            </w:r>
            <w:r>
              <w:rPr>
                <w:rFonts w:hint="eastAsia"/>
              </w:rPr>
              <w:t>detail</w:t>
            </w:r>
            <w:r>
              <w:t>”</w:t>
            </w:r>
            <w:r>
              <w:rPr>
                <w:rFonts w:hint="eastAsia"/>
              </w:rPr>
              <w:t xml:space="preserve">: </w:t>
            </w:r>
            <w:r>
              <w:t>“”</w:t>
            </w:r>
          </w:p>
          <w:p w:rsidR="00DD21BC" w:rsidRPr="005964D4" w:rsidRDefault="001D6257" w:rsidP="001D6257">
            <w:pPr>
              <w:ind w:left="0"/>
            </w:pPr>
            <w:r>
              <w:rPr>
                <w:rFonts w:hint="eastAsia"/>
              </w:rPr>
              <w:t>}</w:t>
            </w:r>
          </w:p>
        </w:tc>
      </w:tr>
      <w:tr w:rsidR="00DD21BC" w:rsidTr="00845D4E">
        <w:tc>
          <w:tcPr>
            <w:tcW w:w="1418" w:type="dxa"/>
          </w:tcPr>
          <w:p w:rsidR="00DD21BC" w:rsidRDefault="00DD21BC" w:rsidP="00845D4E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DD21BC" w:rsidRDefault="00DD21BC" w:rsidP="00845D4E">
            <w:pPr>
              <w:ind w:left="0"/>
            </w:pPr>
          </w:p>
        </w:tc>
        <w:tc>
          <w:tcPr>
            <w:tcW w:w="3544" w:type="dxa"/>
          </w:tcPr>
          <w:p w:rsidR="00DD21BC" w:rsidRPr="003A5AFF" w:rsidRDefault="00DD21BC" w:rsidP="00845D4E">
            <w:pPr>
              <w:ind w:left="0"/>
            </w:pPr>
          </w:p>
        </w:tc>
      </w:tr>
    </w:tbl>
    <w:p w:rsidR="002B1EEC" w:rsidRDefault="002B1EEC" w:rsidP="002B1EEC"/>
    <w:p w:rsidR="00402482" w:rsidRDefault="00402482" w:rsidP="00E47916">
      <w:pPr>
        <w:pStyle w:val="Heading4"/>
      </w:pPr>
      <w:r>
        <w:rPr>
          <w:rFonts w:hint="eastAsia"/>
        </w:rPr>
        <w:t>创建集群命令</w:t>
      </w:r>
    </w:p>
    <w:tbl>
      <w:tblPr>
        <w:tblStyle w:val="TableGrid"/>
        <w:tblW w:w="8789" w:type="dxa"/>
        <w:tblInd w:w="-34" w:type="dxa"/>
        <w:tblLayout w:type="fixed"/>
        <w:tblLook w:val="04A0"/>
      </w:tblPr>
      <w:tblGrid>
        <w:gridCol w:w="1418"/>
        <w:gridCol w:w="3827"/>
        <w:gridCol w:w="3544"/>
      </w:tblGrid>
      <w:tr w:rsidR="00687A0D" w:rsidTr="00CA48A7">
        <w:tc>
          <w:tcPr>
            <w:tcW w:w="1418" w:type="dxa"/>
            <w:shd w:val="clear" w:color="auto" w:fill="DDD9C3" w:themeFill="background2" w:themeFillShade="E6"/>
          </w:tcPr>
          <w:p w:rsidR="00687A0D" w:rsidRDefault="00687A0D" w:rsidP="00560FDD">
            <w:pPr>
              <w:ind w:left="0"/>
            </w:pPr>
          </w:p>
        </w:tc>
        <w:tc>
          <w:tcPr>
            <w:tcW w:w="3827" w:type="dxa"/>
            <w:shd w:val="clear" w:color="auto" w:fill="DDD9C3" w:themeFill="background2" w:themeFillShade="E6"/>
          </w:tcPr>
          <w:p w:rsidR="00687A0D" w:rsidRDefault="00687A0D" w:rsidP="00560FDD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544" w:type="dxa"/>
            <w:shd w:val="clear" w:color="auto" w:fill="DDD9C3" w:themeFill="background2" w:themeFillShade="E6"/>
          </w:tcPr>
          <w:p w:rsidR="00687A0D" w:rsidRDefault="00687A0D" w:rsidP="00560FDD">
            <w:pPr>
              <w:ind w:left="0"/>
            </w:pPr>
          </w:p>
        </w:tc>
      </w:tr>
      <w:tr w:rsidR="005D4547" w:rsidTr="00CA48A7">
        <w:tc>
          <w:tcPr>
            <w:tcW w:w="1418" w:type="dxa"/>
          </w:tcPr>
          <w:p w:rsidR="00687A0D" w:rsidRDefault="00687A0D" w:rsidP="00560FDD">
            <w:pPr>
              <w:ind w:left="0"/>
            </w:pPr>
            <w:r>
              <w:rPr>
                <w:rFonts w:hint="eastAsia"/>
              </w:rPr>
              <w:t>请求头</w:t>
            </w:r>
          </w:p>
        </w:tc>
        <w:tc>
          <w:tcPr>
            <w:tcW w:w="3827" w:type="dxa"/>
          </w:tcPr>
          <w:p w:rsidR="00687A0D" w:rsidRDefault="00687A0D" w:rsidP="00560FDD">
            <w:pPr>
              <w:ind w:left="0"/>
            </w:pPr>
            <w:r>
              <w:rPr>
                <w:rFonts w:hint="eastAsia"/>
              </w:rPr>
              <w:t>同通用请求头</w:t>
            </w:r>
          </w:p>
        </w:tc>
        <w:tc>
          <w:tcPr>
            <w:tcW w:w="3544" w:type="dxa"/>
          </w:tcPr>
          <w:p w:rsidR="00687A0D" w:rsidRDefault="00687A0D" w:rsidP="00560FDD">
            <w:pPr>
              <w:ind w:left="0"/>
            </w:pPr>
          </w:p>
        </w:tc>
      </w:tr>
      <w:tr w:rsidR="005D4547" w:rsidTr="00CA48A7">
        <w:tc>
          <w:tcPr>
            <w:tcW w:w="1418" w:type="dxa"/>
          </w:tcPr>
          <w:p w:rsidR="00687A0D" w:rsidRDefault="00687A0D" w:rsidP="00560FDD">
            <w:pPr>
              <w:ind w:left="0"/>
            </w:pPr>
            <w:r>
              <w:rPr>
                <w:rFonts w:hint="eastAsia"/>
              </w:rPr>
              <w:t>请求内容</w:t>
            </w:r>
          </w:p>
        </w:tc>
        <w:tc>
          <w:tcPr>
            <w:tcW w:w="3827" w:type="dxa"/>
          </w:tcPr>
          <w:p w:rsidR="00687A0D" w:rsidRDefault="00687A0D" w:rsidP="00560FDD">
            <w:pPr>
              <w:ind w:left="0"/>
            </w:pPr>
            <w:r>
              <w:t>cmd</w:t>
            </w:r>
            <w:r w:rsidR="007E0B7E">
              <w:rPr>
                <w:rFonts w:hint="eastAsia"/>
              </w:rPr>
              <w:t xml:space="preserve">: </w:t>
            </w:r>
            <w:r w:rsidR="00BC3FF7" w:rsidRPr="00BC3FF7">
              <w:t>create cluster</w:t>
            </w:r>
          </w:p>
          <w:p w:rsidR="00687A0D" w:rsidRDefault="00E62AB8" w:rsidP="00560FDD">
            <w:pPr>
              <w:ind w:left="0"/>
            </w:pPr>
            <w:r w:rsidRPr="00E62AB8">
              <w:t>ClusterInfo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集群详细信息</w:t>
            </w:r>
          </w:p>
          <w:p w:rsidR="005E2EF0" w:rsidRDefault="005E2EF0" w:rsidP="00560FDD">
            <w:pPr>
              <w:ind w:left="0"/>
            </w:pPr>
            <w:r>
              <w:rPr>
                <w:rFonts w:hint="eastAsia"/>
              </w:rPr>
              <w:t>{</w:t>
            </w:r>
          </w:p>
          <w:p w:rsidR="00AF34E0" w:rsidRDefault="00AF34E0" w:rsidP="00560FDD">
            <w:pPr>
              <w:ind w:left="0"/>
            </w:pPr>
            <w:r>
              <w:rPr>
                <w:rFonts w:hint="eastAsia"/>
              </w:rPr>
              <w:t xml:space="preserve">  </w:t>
            </w:r>
            <w:r w:rsidRPr="00AF34E0">
              <w:t>ClusterName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集群名字</w:t>
            </w:r>
          </w:p>
          <w:p w:rsidR="00510307" w:rsidRPr="00BC55DB" w:rsidRDefault="00510307" w:rsidP="00560FDD">
            <w:pPr>
              <w:ind w:left="0"/>
            </w:pPr>
            <w:r>
              <w:rPr>
                <w:rFonts w:hint="eastAsia"/>
              </w:rPr>
              <w:t xml:space="preserve">  </w:t>
            </w:r>
            <w:r w:rsidRPr="00BC55DB">
              <w:rPr>
                <w:rFonts w:hint="eastAsia"/>
              </w:rPr>
              <w:t>Desc</w:t>
            </w:r>
            <w:r w:rsidR="007E0B7E" w:rsidRPr="00BC55DB">
              <w:rPr>
                <w:rFonts w:hint="eastAsia"/>
              </w:rPr>
              <w:t xml:space="preserve">: </w:t>
            </w:r>
            <w:r w:rsidRPr="00BC55DB">
              <w:rPr>
                <w:rFonts w:hint="eastAsia"/>
              </w:rPr>
              <w:t>集群描述信息</w:t>
            </w:r>
          </w:p>
          <w:p w:rsidR="00510307" w:rsidRDefault="00510307" w:rsidP="00560FDD">
            <w:pPr>
              <w:ind w:left="0"/>
            </w:pPr>
            <w:r>
              <w:rPr>
                <w:rFonts w:hint="eastAsia"/>
              </w:rPr>
              <w:t xml:space="preserve">  </w:t>
            </w:r>
            <w:r w:rsidRPr="00510307">
              <w:t>SdbUse</w:t>
            </w:r>
            <w:r>
              <w:rPr>
                <w:rFonts w:hint="eastAsia"/>
              </w:rPr>
              <w:t>r</w:t>
            </w:r>
            <w:r w:rsidR="007E0B7E">
              <w:rPr>
                <w:rFonts w:hint="eastAsia"/>
              </w:rPr>
              <w:t xml:space="preserve">: </w:t>
            </w:r>
            <w:r w:rsidR="00A70694">
              <w:rPr>
                <w:rFonts w:hint="eastAsia"/>
              </w:rPr>
              <w:t>sequoiadb</w:t>
            </w:r>
            <w:r w:rsidR="00607C95">
              <w:rPr>
                <w:rFonts w:hint="eastAsia"/>
              </w:rPr>
              <w:t>进程运行</w:t>
            </w:r>
            <w:r w:rsidR="00133386">
              <w:rPr>
                <w:rFonts w:hint="eastAsia"/>
              </w:rPr>
              <w:t>的</w:t>
            </w:r>
            <w:r w:rsidR="00607C95">
              <w:rPr>
                <w:rFonts w:hint="eastAsia"/>
              </w:rPr>
              <w:t>用户</w:t>
            </w:r>
          </w:p>
          <w:p w:rsidR="00510307" w:rsidRDefault="00510307" w:rsidP="00560FDD">
            <w:pPr>
              <w:ind w:left="0"/>
            </w:pPr>
            <w:r>
              <w:rPr>
                <w:rFonts w:hint="eastAsia"/>
              </w:rPr>
              <w:t xml:space="preserve">  SdbPasswd</w:t>
            </w:r>
            <w:r w:rsidR="007E0B7E">
              <w:rPr>
                <w:rFonts w:hint="eastAsia"/>
              </w:rPr>
              <w:t xml:space="preserve">: </w:t>
            </w:r>
            <w:r w:rsidR="00607C95">
              <w:rPr>
                <w:rFonts w:hint="eastAsia"/>
              </w:rPr>
              <w:t>密码</w:t>
            </w:r>
          </w:p>
          <w:p w:rsidR="00BC55DB" w:rsidRDefault="00510307" w:rsidP="00BC55DB">
            <w:pPr>
              <w:tabs>
                <w:tab w:val="right" w:pos="3611"/>
              </w:tabs>
              <w:ind w:left="0"/>
            </w:pPr>
            <w:r>
              <w:rPr>
                <w:rFonts w:hint="eastAsia"/>
              </w:rPr>
              <w:t xml:space="preserve">  SdbUserGroup</w:t>
            </w:r>
            <w:r w:rsidR="007E0B7E">
              <w:rPr>
                <w:rFonts w:hint="eastAsia"/>
              </w:rPr>
              <w:t xml:space="preserve">: </w:t>
            </w:r>
            <w:r w:rsidR="00A70694">
              <w:rPr>
                <w:rFonts w:hint="eastAsia"/>
              </w:rPr>
              <w:t>所属</w:t>
            </w:r>
            <w:r w:rsidR="00607C95">
              <w:rPr>
                <w:rFonts w:hint="eastAsia"/>
              </w:rPr>
              <w:t>用户组</w:t>
            </w:r>
          </w:p>
          <w:p w:rsidR="0066476F" w:rsidRDefault="0066476F">
            <w:pPr>
              <w:ind w:left="0" w:firstLineChars="100" w:firstLine="210"/>
            </w:pPr>
            <w:r>
              <w:rPr>
                <w:rFonts w:hint="eastAsia"/>
              </w:rPr>
              <w:t xml:space="preserve">InstallPath: </w:t>
            </w:r>
            <w:r>
              <w:rPr>
                <w:rFonts w:hint="eastAsia"/>
              </w:rPr>
              <w:t>安装路径</w:t>
            </w:r>
          </w:p>
          <w:p w:rsidR="005E2EF0" w:rsidRDefault="005E2EF0" w:rsidP="00560FDD">
            <w:pPr>
              <w:ind w:left="0"/>
            </w:pPr>
            <w:r>
              <w:rPr>
                <w:rFonts w:hint="eastAsia"/>
              </w:rPr>
              <w:t>}</w:t>
            </w:r>
          </w:p>
        </w:tc>
        <w:tc>
          <w:tcPr>
            <w:tcW w:w="3544" w:type="dxa"/>
          </w:tcPr>
          <w:p w:rsidR="00EB1678" w:rsidRDefault="000468B5" w:rsidP="00F57D76">
            <w:pPr>
              <w:ind w:left="0"/>
            </w:pPr>
            <w:r w:rsidRPr="000468B5">
              <w:t>cmd=create cluster</w:t>
            </w:r>
          </w:p>
          <w:p w:rsidR="00190B48" w:rsidRDefault="000468B5" w:rsidP="00F57D76">
            <w:pPr>
              <w:ind w:left="0"/>
            </w:pPr>
            <w:r w:rsidRPr="000468B5">
              <w:t>&amp;Clu</w:t>
            </w:r>
            <w:r w:rsidR="00F57D76">
              <w:t>sterInfo=</w:t>
            </w:r>
          </w:p>
          <w:p w:rsidR="00190B48" w:rsidRDefault="00F57D76" w:rsidP="00F57D76">
            <w:pPr>
              <w:ind w:left="0"/>
            </w:pPr>
            <w:r>
              <w:t>{</w:t>
            </w:r>
          </w:p>
          <w:p w:rsidR="00190B48" w:rsidRDefault="00F57D76" w:rsidP="00190B48">
            <w:pPr>
              <w:ind w:left="0" w:firstLineChars="100" w:firstLine="210"/>
            </w:pPr>
            <w:r>
              <w:t>"ClusterName"</w:t>
            </w:r>
            <w:r w:rsidR="007E0B7E">
              <w:t xml:space="preserve">: </w:t>
            </w:r>
            <w:r>
              <w:t>"cls1",</w:t>
            </w:r>
          </w:p>
          <w:p w:rsidR="00190B48" w:rsidRDefault="00F57D76" w:rsidP="00190B48">
            <w:pPr>
              <w:ind w:left="0" w:firstLineChars="100" w:firstLine="210"/>
            </w:pPr>
            <w:r>
              <w:t>"Desc"</w:t>
            </w:r>
            <w:r w:rsidR="007E0B7E">
              <w:t xml:space="preserve">: </w:t>
            </w:r>
            <w:r>
              <w:t>"xxx",</w:t>
            </w:r>
          </w:p>
          <w:p w:rsidR="00190B48" w:rsidRDefault="00F57D76" w:rsidP="00190B48">
            <w:pPr>
              <w:ind w:left="0" w:firstLineChars="100" w:firstLine="210"/>
            </w:pPr>
            <w:r>
              <w:t>"SdbUser"</w:t>
            </w:r>
            <w:r w:rsidR="007E0B7E">
              <w:t xml:space="preserve">: </w:t>
            </w:r>
            <w:r>
              <w:t>"sdbadmin",</w:t>
            </w:r>
          </w:p>
          <w:p w:rsidR="00190B48" w:rsidRDefault="00CB4275" w:rsidP="00190B48">
            <w:pPr>
              <w:ind w:left="0" w:firstLineChars="100" w:firstLine="210"/>
            </w:pPr>
            <w:r>
              <w:t>"</w:t>
            </w:r>
            <w:r w:rsidR="00F57D76">
              <w:t>SdbPasswd"</w:t>
            </w:r>
            <w:r w:rsidR="007E0B7E">
              <w:t xml:space="preserve">: </w:t>
            </w:r>
            <w:r w:rsidR="00F57D76">
              <w:t>"sdbadmin",</w:t>
            </w:r>
          </w:p>
          <w:p w:rsidR="0066476F" w:rsidRDefault="000468B5" w:rsidP="00190B48">
            <w:pPr>
              <w:ind w:left="0" w:firstLineChars="100" w:firstLine="210"/>
            </w:pPr>
            <w:r w:rsidRPr="000468B5">
              <w:t>"SdbUserGroup"</w:t>
            </w:r>
            <w:r w:rsidR="007E0B7E">
              <w:t xml:space="preserve">: </w:t>
            </w:r>
            <w:r w:rsidRPr="000468B5">
              <w:t>"sdbadmin_group"</w:t>
            </w:r>
            <w:r w:rsidR="0066476F">
              <w:rPr>
                <w:rFonts w:hint="eastAsia"/>
              </w:rPr>
              <w:t>,</w:t>
            </w:r>
          </w:p>
          <w:p w:rsidR="00687A0D" w:rsidRDefault="0066476F" w:rsidP="00190B48">
            <w:pPr>
              <w:ind w:left="0" w:firstLineChars="100" w:firstLine="210"/>
            </w:pPr>
            <w:r>
              <w:t>“</w:t>
            </w:r>
            <w:r>
              <w:rPr>
                <w:rFonts w:hint="eastAsia"/>
              </w:rPr>
              <w:t>InstallPath</w:t>
            </w:r>
            <w:r>
              <w:t>”</w:t>
            </w:r>
            <w:r>
              <w:rPr>
                <w:rFonts w:hint="eastAsia"/>
              </w:rPr>
              <w:t xml:space="preserve">: </w:t>
            </w:r>
            <w:r>
              <w:t>“</w:t>
            </w:r>
            <w:r>
              <w:rPr>
                <w:rFonts w:hint="eastAsia"/>
              </w:rPr>
              <w:t>/opt/sequoiadb</w:t>
            </w:r>
            <w:r>
              <w:t>”</w:t>
            </w:r>
            <w:r w:rsidR="000468B5" w:rsidRPr="000468B5">
              <w:t>}</w:t>
            </w:r>
          </w:p>
        </w:tc>
      </w:tr>
      <w:tr w:rsidR="00D652CC" w:rsidTr="00CA48A7">
        <w:tc>
          <w:tcPr>
            <w:tcW w:w="1418" w:type="dxa"/>
          </w:tcPr>
          <w:p w:rsidR="00D652CC" w:rsidRDefault="00D652CC" w:rsidP="00560FDD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D652CC" w:rsidRDefault="00D652CC" w:rsidP="00560FDD">
            <w:pPr>
              <w:ind w:left="0"/>
            </w:pPr>
          </w:p>
        </w:tc>
        <w:tc>
          <w:tcPr>
            <w:tcW w:w="3544" w:type="dxa"/>
          </w:tcPr>
          <w:p w:rsidR="00D652CC" w:rsidRPr="000468B5" w:rsidRDefault="00D652CC" w:rsidP="00F57D76">
            <w:pPr>
              <w:ind w:left="0"/>
            </w:pPr>
          </w:p>
        </w:tc>
      </w:tr>
      <w:tr w:rsidR="00CA48A7" w:rsidTr="00CA48A7">
        <w:tc>
          <w:tcPr>
            <w:tcW w:w="1418" w:type="dxa"/>
          </w:tcPr>
          <w:p w:rsidR="00687A0D" w:rsidRDefault="00687A0D" w:rsidP="00560FDD">
            <w:pPr>
              <w:ind w:left="0"/>
            </w:pPr>
            <w:r>
              <w:rPr>
                <w:rFonts w:hint="eastAsia"/>
              </w:rPr>
              <w:t>响应头</w:t>
            </w:r>
          </w:p>
        </w:tc>
        <w:tc>
          <w:tcPr>
            <w:tcW w:w="3827" w:type="dxa"/>
          </w:tcPr>
          <w:p w:rsidR="00687A0D" w:rsidRDefault="00687A0D" w:rsidP="00CD17B9">
            <w:pPr>
              <w:ind w:left="0"/>
            </w:pPr>
            <w:r>
              <w:rPr>
                <w:rFonts w:hint="eastAsia"/>
              </w:rPr>
              <w:t>同通用响应头</w:t>
            </w:r>
          </w:p>
        </w:tc>
        <w:tc>
          <w:tcPr>
            <w:tcW w:w="3544" w:type="dxa"/>
          </w:tcPr>
          <w:p w:rsidR="00687A0D" w:rsidRDefault="00687A0D" w:rsidP="00560FDD">
            <w:pPr>
              <w:ind w:left="0"/>
            </w:pPr>
          </w:p>
        </w:tc>
      </w:tr>
      <w:tr w:rsidR="00CA48A7" w:rsidTr="00CA48A7">
        <w:tc>
          <w:tcPr>
            <w:tcW w:w="1418" w:type="dxa"/>
          </w:tcPr>
          <w:p w:rsidR="00687A0D" w:rsidRDefault="00687A0D" w:rsidP="00560FDD">
            <w:pPr>
              <w:ind w:left="0"/>
            </w:pPr>
            <w:r>
              <w:rPr>
                <w:rFonts w:hint="eastAsia"/>
              </w:rPr>
              <w:t>响应内容</w:t>
            </w:r>
          </w:p>
        </w:tc>
        <w:tc>
          <w:tcPr>
            <w:tcW w:w="3827" w:type="dxa"/>
          </w:tcPr>
          <w:p w:rsidR="00515412" w:rsidRDefault="00E756AA" w:rsidP="00560FDD">
            <w:pPr>
              <w:ind w:left="0"/>
            </w:pPr>
            <w:hyperlink w:anchor="_通用响应体" w:history="1">
              <w:r w:rsidR="00515412" w:rsidRPr="00515412">
                <w:rPr>
                  <w:rStyle w:val="Hyperlink"/>
                  <w:rFonts w:hint="eastAsia"/>
                </w:rPr>
                <w:t>通用响应体</w:t>
              </w:r>
            </w:hyperlink>
          </w:p>
          <w:p w:rsidR="000A05E0" w:rsidRDefault="000A05E0" w:rsidP="00EF2E94">
            <w:pPr>
              <w:ind w:left="0"/>
            </w:pPr>
          </w:p>
        </w:tc>
        <w:tc>
          <w:tcPr>
            <w:tcW w:w="3544" w:type="dxa"/>
          </w:tcPr>
          <w:p w:rsidR="00687A0D" w:rsidRDefault="00F201A1" w:rsidP="00560FDD">
            <w:pPr>
              <w:ind w:left="0"/>
            </w:pPr>
            <w:r>
              <w:rPr>
                <w:rFonts w:hint="eastAsia"/>
              </w:rPr>
              <w:t>{</w:t>
            </w:r>
          </w:p>
          <w:p w:rsidR="00F201A1" w:rsidRDefault="00F201A1" w:rsidP="00560FDD">
            <w:pPr>
              <w:ind w:left="0"/>
            </w:pP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通用响应体</w:t>
            </w:r>
          </w:p>
          <w:p w:rsidR="00F201A1" w:rsidRDefault="00F201A1" w:rsidP="00560FDD">
            <w:pPr>
              <w:ind w:left="0"/>
            </w:pPr>
            <w:r>
              <w:rPr>
                <w:rFonts w:hint="eastAsia"/>
              </w:rPr>
              <w:t>}</w:t>
            </w:r>
          </w:p>
          <w:p w:rsidR="00FD41AF" w:rsidRPr="005964D4" w:rsidRDefault="00FD41AF" w:rsidP="00EF2E94">
            <w:pPr>
              <w:ind w:left="0"/>
            </w:pPr>
          </w:p>
        </w:tc>
      </w:tr>
      <w:tr w:rsidR="00D652CC" w:rsidTr="00CA48A7">
        <w:tc>
          <w:tcPr>
            <w:tcW w:w="1418" w:type="dxa"/>
          </w:tcPr>
          <w:p w:rsidR="00D652CC" w:rsidRDefault="00D652CC" w:rsidP="00560FDD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D652CC" w:rsidRDefault="00D652CC" w:rsidP="00560FDD">
            <w:pPr>
              <w:ind w:left="0"/>
            </w:pPr>
          </w:p>
        </w:tc>
        <w:tc>
          <w:tcPr>
            <w:tcW w:w="3544" w:type="dxa"/>
          </w:tcPr>
          <w:p w:rsidR="00D652CC" w:rsidRPr="003A5AFF" w:rsidRDefault="00D652CC" w:rsidP="00560FDD">
            <w:pPr>
              <w:ind w:left="0"/>
            </w:pPr>
          </w:p>
        </w:tc>
      </w:tr>
    </w:tbl>
    <w:p w:rsidR="00847624" w:rsidRDefault="00847624" w:rsidP="00E47916">
      <w:pPr>
        <w:pStyle w:val="Heading4"/>
      </w:pPr>
      <w:r>
        <w:rPr>
          <w:rFonts w:hint="eastAsia"/>
        </w:rPr>
        <w:t>删除集群命令</w:t>
      </w:r>
    </w:p>
    <w:tbl>
      <w:tblPr>
        <w:tblStyle w:val="TableGrid"/>
        <w:tblW w:w="8789" w:type="dxa"/>
        <w:tblInd w:w="-34" w:type="dxa"/>
        <w:tblLayout w:type="fixed"/>
        <w:tblLook w:val="04A0"/>
      </w:tblPr>
      <w:tblGrid>
        <w:gridCol w:w="1418"/>
        <w:gridCol w:w="3827"/>
        <w:gridCol w:w="3544"/>
      </w:tblGrid>
      <w:tr w:rsidR="00847624" w:rsidTr="00845D4E">
        <w:tc>
          <w:tcPr>
            <w:tcW w:w="1418" w:type="dxa"/>
            <w:shd w:val="clear" w:color="auto" w:fill="DDD9C3" w:themeFill="background2" w:themeFillShade="E6"/>
          </w:tcPr>
          <w:p w:rsidR="00847624" w:rsidRDefault="00847624" w:rsidP="00845D4E">
            <w:pPr>
              <w:ind w:left="0"/>
            </w:pPr>
          </w:p>
        </w:tc>
        <w:tc>
          <w:tcPr>
            <w:tcW w:w="3827" w:type="dxa"/>
            <w:shd w:val="clear" w:color="auto" w:fill="DDD9C3" w:themeFill="background2" w:themeFillShade="E6"/>
          </w:tcPr>
          <w:p w:rsidR="00847624" w:rsidRDefault="00847624" w:rsidP="00845D4E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544" w:type="dxa"/>
            <w:shd w:val="clear" w:color="auto" w:fill="DDD9C3" w:themeFill="background2" w:themeFillShade="E6"/>
          </w:tcPr>
          <w:p w:rsidR="00847624" w:rsidRDefault="00847624" w:rsidP="00845D4E">
            <w:pPr>
              <w:ind w:left="0"/>
            </w:pPr>
          </w:p>
        </w:tc>
      </w:tr>
      <w:tr w:rsidR="00847624" w:rsidTr="00845D4E">
        <w:tc>
          <w:tcPr>
            <w:tcW w:w="1418" w:type="dxa"/>
          </w:tcPr>
          <w:p w:rsidR="00847624" w:rsidRDefault="00847624" w:rsidP="00845D4E">
            <w:pPr>
              <w:ind w:left="0"/>
            </w:pPr>
            <w:r>
              <w:rPr>
                <w:rFonts w:hint="eastAsia"/>
              </w:rPr>
              <w:t>请求头</w:t>
            </w:r>
          </w:p>
        </w:tc>
        <w:tc>
          <w:tcPr>
            <w:tcW w:w="3827" w:type="dxa"/>
          </w:tcPr>
          <w:p w:rsidR="00847624" w:rsidRDefault="00847624" w:rsidP="00845D4E">
            <w:pPr>
              <w:ind w:left="0"/>
            </w:pPr>
            <w:r>
              <w:rPr>
                <w:rFonts w:hint="eastAsia"/>
              </w:rPr>
              <w:t>同通用请求头</w:t>
            </w:r>
          </w:p>
        </w:tc>
        <w:tc>
          <w:tcPr>
            <w:tcW w:w="3544" w:type="dxa"/>
          </w:tcPr>
          <w:p w:rsidR="00847624" w:rsidRDefault="00847624" w:rsidP="00845D4E">
            <w:pPr>
              <w:ind w:left="0"/>
            </w:pPr>
          </w:p>
        </w:tc>
      </w:tr>
      <w:tr w:rsidR="00847624" w:rsidTr="00845D4E">
        <w:tc>
          <w:tcPr>
            <w:tcW w:w="1418" w:type="dxa"/>
          </w:tcPr>
          <w:p w:rsidR="00847624" w:rsidRDefault="00847624" w:rsidP="00845D4E">
            <w:pPr>
              <w:ind w:left="0"/>
            </w:pPr>
            <w:r>
              <w:rPr>
                <w:rFonts w:hint="eastAsia"/>
              </w:rPr>
              <w:t>请求内容</w:t>
            </w:r>
          </w:p>
        </w:tc>
        <w:tc>
          <w:tcPr>
            <w:tcW w:w="3827" w:type="dxa"/>
          </w:tcPr>
          <w:p w:rsidR="00847624" w:rsidRDefault="00847624" w:rsidP="00845D4E">
            <w:pPr>
              <w:ind w:left="0"/>
            </w:pPr>
            <w:r>
              <w:t>cmd</w:t>
            </w:r>
            <w:r>
              <w:rPr>
                <w:rFonts w:hint="eastAsia"/>
              </w:rPr>
              <w:t xml:space="preserve">: remove </w:t>
            </w:r>
            <w:r w:rsidRPr="00BC3FF7">
              <w:t>cluster</w:t>
            </w:r>
          </w:p>
          <w:p w:rsidR="00847624" w:rsidRDefault="00847624" w:rsidP="00845D4E">
            <w:pPr>
              <w:ind w:left="0"/>
            </w:pPr>
            <w:r w:rsidRPr="00AF34E0">
              <w:t>ClusterName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集群名字</w:t>
            </w:r>
          </w:p>
        </w:tc>
        <w:tc>
          <w:tcPr>
            <w:tcW w:w="3544" w:type="dxa"/>
          </w:tcPr>
          <w:p w:rsidR="00847624" w:rsidRDefault="00847624" w:rsidP="00845D4E">
            <w:pPr>
              <w:ind w:left="0"/>
            </w:pPr>
            <w:r w:rsidRPr="000468B5">
              <w:t>cmd=</w:t>
            </w:r>
            <w:r w:rsidR="00C659D8">
              <w:rPr>
                <w:rFonts w:hint="eastAsia"/>
              </w:rPr>
              <w:t>remove</w:t>
            </w:r>
            <w:r w:rsidRPr="000468B5">
              <w:t xml:space="preserve"> cluster</w:t>
            </w:r>
          </w:p>
          <w:p w:rsidR="002B1EEC" w:rsidRDefault="00847624" w:rsidP="002B1EEC">
            <w:pPr>
              <w:ind w:left="0"/>
            </w:pPr>
            <w:r w:rsidRPr="000468B5">
              <w:t>&amp;</w:t>
            </w:r>
            <w:r>
              <w:t>ClusterName</w:t>
            </w:r>
            <w:r w:rsidR="001B6B62">
              <w:rPr>
                <w:rFonts w:hint="eastAsia"/>
              </w:rPr>
              <w:t>=c1</w:t>
            </w:r>
          </w:p>
          <w:p w:rsidR="00847624" w:rsidRDefault="00847624" w:rsidP="00845D4E">
            <w:pPr>
              <w:ind w:left="0" w:firstLineChars="100" w:firstLine="210"/>
            </w:pPr>
          </w:p>
        </w:tc>
      </w:tr>
      <w:tr w:rsidR="00847624" w:rsidTr="00845D4E">
        <w:tc>
          <w:tcPr>
            <w:tcW w:w="1418" w:type="dxa"/>
          </w:tcPr>
          <w:p w:rsidR="00847624" w:rsidRDefault="00847624" w:rsidP="00845D4E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847624" w:rsidRDefault="00847624" w:rsidP="00845D4E">
            <w:pPr>
              <w:ind w:left="0"/>
            </w:pPr>
          </w:p>
        </w:tc>
        <w:tc>
          <w:tcPr>
            <w:tcW w:w="3544" w:type="dxa"/>
          </w:tcPr>
          <w:p w:rsidR="00847624" w:rsidRPr="000468B5" w:rsidRDefault="00847624" w:rsidP="00845D4E">
            <w:pPr>
              <w:ind w:left="0"/>
            </w:pPr>
          </w:p>
        </w:tc>
      </w:tr>
      <w:tr w:rsidR="00847624" w:rsidTr="00845D4E">
        <w:tc>
          <w:tcPr>
            <w:tcW w:w="1418" w:type="dxa"/>
          </w:tcPr>
          <w:p w:rsidR="00847624" w:rsidRDefault="00847624" w:rsidP="00845D4E">
            <w:pPr>
              <w:ind w:left="0"/>
            </w:pPr>
            <w:r>
              <w:rPr>
                <w:rFonts w:hint="eastAsia"/>
              </w:rPr>
              <w:lastRenderedPageBreak/>
              <w:t>响应头</w:t>
            </w:r>
          </w:p>
        </w:tc>
        <w:tc>
          <w:tcPr>
            <w:tcW w:w="3827" w:type="dxa"/>
          </w:tcPr>
          <w:p w:rsidR="00847624" w:rsidRDefault="00847624" w:rsidP="00845D4E">
            <w:pPr>
              <w:ind w:left="0"/>
            </w:pPr>
            <w:r>
              <w:rPr>
                <w:rFonts w:hint="eastAsia"/>
              </w:rPr>
              <w:t>同通用响应头</w:t>
            </w:r>
          </w:p>
        </w:tc>
        <w:tc>
          <w:tcPr>
            <w:tcW w:w="3544" w:type="dxa"/>
          </w:tcPr>
          <w:p w:rsidR="00847624" w:rsidRDefault="00847624" w:rsidP="00845D4E">
            <w:pPr>
              <w:ind w:left="0"/>
            </w:pPr>
          </w:p>
        </w:tc>
      </w:tr>
      <w:tr w:rsidR="00847624" w:rsidTr="00845D4E">
        <w:tc>
          <w:tcPr>
            <w:tcW w:w="1418" w:type="dxa"/>
          </w:tcPr>
          <w:p w:rsidR="00847624" w:rsidRDefault="00847624" w:rsidP="00845D4E">
            <w:pPr>
              <w:ind w:left="0"/>
            </w:pPr>
            <w:r>
              <w:rPr>
                <w:rFonts w:hint="eastAsia"/>
              </w:rPr>
              <w:t>响应内容</w:t>
            </w:r>
          </w:p>
        </w:tc>
        <w:tc>
          <w:tcPr>
            <w:tcW w:w="3827" w:type="dxa"/>
          </w:tcPr>
          <w:p w:rsidR="00847624" w:rsidRDefault="00E756AA" w:rsidP="00845D4E">
            <w:pPr>
              <w:ind w:left="0"/>
            </w:pPr>
            <w:hyperlink w:anchor="_通用响应体" w:history="1">
              <w:r w:rsidR="00847624" w:rsidRPr="00515412">
                <w:rPr>
                  <w:rStyle w:val="Hyperlink"/>
                  <w:rFonts w:hint="eastAsia"/>
                </w:rPr>
                <w:t>通用响应体</w:t>
              </w:r>
            </w:hyperlink>
          </w:p>
          <w:p w:rsidR="00847624" w:rsidRDefault="00847624" w:rsidP="00845D4E">
            <w:pPr>
              <w:ind w:left="0"/>
            </w:pPr>
          </w:p>
        </w:tc>
        <w:tc>
          <w:tcPr>
            <w:tcW w:w="3544" w:type="dxa"/>
          </w:tcPr>
          <w:p w:rsidR="00847624" w:rsidRDefault="00847624" w:rsidP="00845D4E">
            <w:pPr>
              <w:ind w:left="0"/>
            </w:pPr>
            <w:r>
              <w:rPr>
                <w:rFonts w:hint="eastAsia"/>
              </w:rPr>
              <w:t>{</w:t>
            </w:r>
          </w:p>
          <w:p w:rsidR="00847624" w:rsidRDefault="00847624" w:rsidP="00845D4E">
            <w:pPr>
              <w:ind w:left="0"/>
            </w:pP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通用响应体</w:t>
            </w:r>
          </w:p>
          <w:p w:rsidR="00847624" w:rsidRDefault="00847624" w:rsidP="00845D4E">
            <w:pPr>
              <w:ind w:left="0"/>
            </w:pPr>
            <w:r>
              <w:rPr>
                <w:rFonts w:hint="eastAsia"/>
              </w:rPr>
              <w:t>}</w:t>
            </w:r>
          </w:p>
          <w:p w:rsidR="00847624" w:rsidRPr="005964D4" w:rsidRDefault="00847624" w:rsidP="00845D4E">
            <w:pPr>
              <w:ind w:left="0"/>
            </w:pPr>
          </w:p>
        </w:tc>
      </w:tr>
      <w:tr w:rsidR="00847624" w:rsidTr="00845D4E">
        <w:tc>
          <w:tcPr>
            <w:tcW w:w="1418" w:type="dxa"/>
          </w:tcPr>
          <w:p w:rsidR="00847624" w:rsidRDefault="00847624" w:rsidP="00845D4E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847624" w:rsidRDefault="00847624" w:rsidP="00845D4E">
            <w:pPr>
              <w:ind w:left="0"/>
            </w:pPr>
          </w:p>
        </w:tc>
        <w:tc>
          <w:tcPr>
            <w:tcW w:w="3544" w:type="dxa"/>
          </w:tcPr>
          <w:p w:rsidR="00847624" w:rsidRPr="003A5AFF" w:rsidRDefault="00847624" w:rsidP="00845D4E">
            <w:pPr>
              <w:ind w:left="0"/>
            </w:pPr>
          </w:p>
        </w:tc>
      </w:tr>
    </w:tbl>
    <w:p w:rsidR="002B1EEC" w:rsidRDefault="002B1EEC" w:rsidP="002B1EEC"/>
    <w:p w:rsidR="00402482" w:rsidRDefault="005864A9" w:rsidP="00E47916">
      <w:pPr>
        <w:pStyle w:val="Heading4"/>
      </w:pPr>
      <w:r>
        <w:rPr>
          <w:rFonts w:hint="eastAsia"/>
        </w:rPr>
        <w:t>查询集群命令</w:t>
      </w:r>
    </w:p>
    <w:tbl>
      <w:tblPr>
        <w:tblStyle w:val="TableGrid"/>
        <w:tblW w:w="8789" w:type="dxa"/>
        <w:tblInd w:w="-34" w:type="dxa"/>
        <w:tblLayout w:type="fixed"/>
        <w:tblLook w:val="04A0"/>
      </w:tblPr>
      <w:tblGrid>
        <w:gridCol w:w="1418"/>
        <w:gridCol w:w="3827"/>
        <w:gridCol w:w="3544"/>
      </w:tblGrid>
      <w:tr w:rsidR="002B603A" w:rsidTr="00560FDD">
        <w:tc>
          <w:tcPr>
            <w:tcW w:w="1418" w:type="dxa"/>
            <w:shd w:val="clear" w:color="auto" w:fill="DDD9C3" w:themeFill="background2" w:themeFillShade="E6"/>
          </w:tcPr>
          <w:p w:rsidR="002B603A" w:rsidRDefault="002B603A" w:rsidP="00560FDD">
            <w:pPr>
              <w:ind w:left="0"/>
            </w:pPr>
          </w:p>
        </w:tc>
        <w:tc>
          <w:tcPr>
            <w:tcW w:w="3827" w:type="dxa"/>
            <w:shd w:val="clear" w:color="auto" w:fill="DDD9C3" w:themeFill="background2" w:themeFillShade="E6"/>
          </w:tcPr>
          <w:p w:rsidR="002B603A" w:rsidRDefault="002B603A" w:rsidP="00560FDD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544" w:type="dxa"/>
            <w:shd w:val="clear" w:color="auto" w:fill="DDD9C3" w:themeFill="background2" w:themeFillShade="E6"/>
          </w:tcPr>
          <w:p w:rsidR="002B603A" w:rsidRDefault="003B0464" w:rsidP="00560FDD">
            <w:pPr>
              <w:ind w:left="0"/>
            </w:pPr>
            <w:r>
              <w:rPr>
                <w:rFonts w:hint="eastAsia"/>
              </w:rPr>
              <w:t>举例</w:t>
            </w:r>
          </w:p>
        </w:tc>
      </w:tr>
      <w:tr w:rsidR="002B603A" w:rsidTr="00560FDD">
        <w:tc>
          <w:tcPr>
            <w:tcW w:w="1418" w:type="dxa"/>
          </w:tcPr>
          <w:p w:rsidR="002B603A" w:rsidRDefault="002B603A" w:rsidP="00560FDD">
            <w:pPr>
              <w:ind w:left="0"/>
            </w:pPr>
            <w:r>
              <w:rPr>
                <w:rFonts w:hint="eastAsia"/>
              </w:rPr>
              <w:t>请求头</w:t>
            </w:r>
          </w:p>
        </w:tc>
        <w:tc>
          <w:tcPr>
            <w:tcW w:w="3827" w:type="dxa"/>
          </w:tcPr>
          <w:p w:rsidR="002B603A" w:rsidRDefault="002B603A" w:rsidP="00560FDD">
            <w:pPr>
              <w:ind w:left="0"/>
            </w:pPr>
            <w:r>
              <w:rPr>
                <w:rFonts w:hint="eastAsia"/>
              </w:rPr>
              <w:t>同通用请求头</w:t>
            </w:r>
          </w:p>
        </w:tc>
        <w:tc>
          <w:tcPr>
            <w:tcW w:w="3544" w:type="dxa"/>
          </w:tcPr>
          <w:p w:rsidR="002B603A" w:rsidRDefault="002B603A" w:rsidP="00560FDD">
            <w:pPr>
              <w:ind w:left="0"/>
            </w:pPr>
          </w:p>
        </w:tc>
      </w:tr>
      <w:tr w:rsidR="002B603A" w:rsidTr="00560FDD">
        <w:tc>
          <w:tcPr>
            <w:tcW w:w="1418" w:type="dxa"/>
          </w:tcPr>
          <w:p w:rsidR="002B603A" w:rsidRDefault="002B603A" w:rsidP="00560FDD">
            <w:pPr>
              <w:ind w:left="0"/>
            </w:pPr>
            <w:r>
              <w:rPr>
                <w:rFonts w:hint="eastAsia"/>
              </w:rPr>
              <w:t>请求内容</w:t>
            </w:r>
          </w:p>
        </w:tc>
        <w:tc>
          <w:tcPr>
            <w:tcW w:w="3827" w:type="dxa"/>
          </w:tcPr>
          <w:p w:rsidR="002B603A" w:rsidRDefault="002B603A" w:rsidP="00560FDD">
            <w:pPr>
              <w:ind w:left="0"/>
            </w:pPr>
            <w:r>
              <w:t>cmd</w:t>
            </w:r>
            <w:r w:rsidR="007E0B7E">
              <w:rPr>
                <w:rFonts w:hint="eastAsia"/>
              </w:rPr>
              <w:t xml:space="preserve">: </w:t>
            </w:r>
            <w:r w:rsidR="002B2DCD">
              <w:rPr>
                <w:rFonts w:hint="eastAsia"/>
              </w:rPr>
              <w:t>query</w:t>
            </w:r>
            <w:r w:rsidRPr="00BC3FF7">
              <w:t xml:space="preserve"> cluster</w:t>
            </w:r>
          </w:p>
          <w:p w:rsidR="00F201A1" w:rsidRDefault="00F201A1" w:rsidP="00560FDD">
            <w:pPr>
              <w:ind w:left="0"/>
            </w:pPr>
            <w:r>
              <w:rPr>
                <w:rFonts w:hint="eastAsia"/>
              </w:rPr>
              <w:t>filter: object</w:t>
            </w:r>
          </w:p>
          <w:p w:rsidR="00F201A1" w:rsidRDefault="00F201A1" w:rsidP="00560FDD">
            <w:pPr>
              <w:ind w:left="0"/>
            </w:pPr>
            <w:r>
              <w:rPr>
                <w:rFonts w:hint="eastAsia"/>
              </w:rPr>
              <w:t>selector: object</w:t>
            </w:r>
          </w:p>
          <w:p w:rsidR="00444E82" w:rsidRDefault="00444E82" w:rsidP="00444E82">
            <w:pPr>
              <w:ind w:left="0"/>
            </w:pPr>
            <w:r>
              <w:rPr>
                <w:rFonts w:hint="eastAsia"/>
              </w:rPr>
              <w:t>sort: object</w:t>
            </w:r>
          </w:p>
          <w:p w:rsidR="00F201A1" w:rsidRDefault="00F201A1" w:rsidP="00444E82">
            <w:pPr>
              <w:ind w:left="0"/>
              <w:rPr>
                <w:ins w:id="1" w:author="linyoubin" w:date="2016-05-23T11:00:00Z"/>
              </w:rPr>
            </w:pPr>
            <w:r>
              <w:rPr>
                <w:rFonts w:hint="eastAsia"/>
              </w:rPr>
              <w:t>hint: object</w:t>
            </w:r>
          </w:p>
          <w:p w:rsidR="008C6B19" w:rsidRDefault="008C6B19" w:rsidP="00444E82">
            <w:pPr>
              <w:ind w:left="0"/>
            </w:pPr>
            <w:r>
              <w:rPr>
                <w:rFonts w:hint="eastAsia"/>
              </w:rPr>
              <w:t>skip:</w:t>
            </w:r>
            <w:r>
              <w:rPr>
                <w:rFonts w:hint="eastAsia"/>
              </w:rPr>
              <w:t>跳过记录数</w:t>
            </w:r>
          </w:p>
          <w:p w:rsidR="008C6B19" w:rsidRDefault="008D3D26" w:rsidP="00444E82">
            <w:pPr>
              <w:ind w:left="0"/>
            </w:pPr>
            <w:r>
              <w:rPr>
                <w:rFonts w:hint="eastAsia"/>
              </w:rPr>
              <w:t>limit</w:t>
            </w:r>
            <w:r w:rsidR="008C6B19">
              <w:rPr>
                <w:rFonts w:hint="eastAsia"/>
              </w:rPr>
              <w:t>:</w:t>
            </w:r>
            <w:r w:rsidR="008C6B19">
              <w:rPr>
                <w:rFonts w:hint="eastAsia"/>
              </w:rPr>
              <w:t>查询记录数</w:t>
            </w:r>
          </w:p>
        </w:tc>
        <w:tc>
          <w:tcPr>
            <w:tcW w:w="3544" w:type="dxa"/>
          </w:tcPr>
          <w:p w:rsidR="00444E82" w:rsidRDefault="005F3D86" w:rsidP="005F3D86">
            <w:pPr>
              <w:ind w:left="0"/>
            </w:pPr>
            <w:r>
              <w:t>cmd=</w:t>
            </w:r>
            <w:r>
              <w:rPr>
                <w:rFonts w:hint="eastAsia"/>
              </w:rPr>
              <w:t>query</w:t>
            </w:r>
            <w:r w:rsidR="002B603A" w:rsidRPr="000468B5">
              <w:t xml:space="preserve"> cluster</w:t>
            </w:r>
          </w:p>
          <w:p w:rsidR="002B603A" w:rsidRDefault="00444E82" w:rsidP="005F3D86">
            <w:pPr>
              <w:ind w:left="0"/>
            </w:pPr>
            <w:r>
              <w:rPr>
                <w:rFonts w:hint="eastAsia"/>
              </w:rPr>
              <w:t>&amp;</w:t>
            </w:r>
            <w:r w:rsidR="00F201A1">
              <w:rPr>
                <w:rFonts w:hint="eastAsia"/>
              </w:rPr>
              <w:t>filter={ClusterName:</w:t>
            </w:r>
            <w:r w:rsidR="00F201A1">
              <w:t>”</w:t>
            </w:r>
            <w:r w:rsidR="00F201A1">
              <w:rPr>
                <w:rFonts w:hint="eastAsia"/>
              </w:rPr>
              <w:t>mycluster</w:t>
            </w:r>
            <w:r w:rsidR="00F201A1">
              <w:t>”</w:t>
            </w:r>
            <w:r w:rsidR="00F201A1">
              <w:rPr>
                <w:rFonts w:hint="eastAsia"/>
              </w:rPr>
              <w:t>}</w:t>
            </w:r>
          </w:p>
        </w:tc>
      </w:tr>
      <w:tr w:rsidR="006D0B30" w:rsidTr="00560FDD">
        <w:tc>
          <w:tcPr>
            <w:tcW w:w="1418" w:type="dxa"/>
          </w:tcPr>
          <w:p w:rsidR="006D0B30" w:rsidRDefault="006D0B30" w:rsidP="00560FDD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6D0B30" w:rsidRDefault="006D0B30" w:rsidP="00560FDD">
            <w:pPr>
              <w:ind w:left="0"/>
            </w:pPr>
          </w:p>
        </w:tc>
        <w:tc>
          <w:tcPr>
            <w:tcW w:w="3544" w:type="dxa"/>
          </w:tcPr>
          <w:p w:rsidR="006D0B30" w:rsidRDefault="006D0B30" w:rsidP="005F3D86">
            <w:pPr>
              <w:ind w:left="0"/>
            </w:pPr>
          </w:p>
        </w:tc>
      </w:tr>
      <w:tr w:rsidR="002B603A" w:rsidTr="00560FDD">
        <w:tc>
          <w:tcPr>
            <w:tcW w:w="1418" w:type="dxa"/>
          </w:tcPr>
          <w:p w:rsidR="002B603A" w:rsidRDefault="002B603A" w:rsidP="00560FDD">
            <w:pPr>
              <w:ind w:left="0"/>
            </w:pPr>
            <w:r>
              <w:rPr>
                <w:rFonts w:hint="eastAsia"/>
              </w:rPr>
              <w:t>响应头</w:t>
            </w:r>
          </w:p>
        </w:tc>
        <w:tc>
          <w:tcPr>
            <w:tcW w:w="3827" w:type="dxa"/>
          </w:tcPr>
          <w:p w:rsidR="002B603A" w:rsidRDefault="002B603A" w:rsidP="00560FDD">
            <w:pPr>
              <w:ind w:left="0"/>
            </w:pPr>
            <w:r>
              <w:rPr>
                <w:rFonts w:hint="eastAsia"/>
              </w:rPr>
              <w:t>同通用响应头</w:t>
            </w:r>
          </w:p>
        </w:tc>
        <w:tc>
          <w:tcPr>
            <w:tcW w:w="3544" w:type="dxa"/>
          </w:tcPr>
          <w:p w:rsidR="002B603A" w:rsidRDefault="002B603A" w:rsidP="00560FDD">
            <w:pPr>
              <w:ind w:left="0"/>
            </w:pPr>
          </w:p>
        </w:tc>
      </w:tr>
      <w:tr w:rsidR="002B603A" w:rsidTr="00CB6899">
        <w:trPr>
          <w:trHeight w:val="5009"/>
        </w:trPr>
        <w:tc>
          <w:tcPr>
            <w:tcW w:w="1418" w:type="dxa"/>
          </w:tcPr>
          <w:p w:rsidR="002B603A" w:rsidRDefault="002B603A" w:rsidP="00560FDD">
            <w:pPr>
              <w:ind w:left="0"/>
            </w:pPr>
            <w:r>
              <w:rPr>
                <w:rFonts w:hint="eastAsia"/>
              </w:rPr>
              <w:t>响应内容</w:t>
            </w:r>
          </w:p>
        </w:tc>
        <w:tc>
          <w:tcPr>
            <w:tcW w:w="3827" w:type="dxa"/>
          </w:tcPr>
          <w:p w:rsidR="00F201A1" w:rsidRDefault="00E756AA" w:rsidP="00DB105D">
            <w:pPr>
              <w:ind w:left="0"/>
            </w:pPr>
            <w:hyperlink w:anchor="_通用响应体" w:history="1">
              <w:r w:rsidR="00F201A1" w:rsidRPr="00F201A1">
                <w:rPr>
                  <w:rStyle w:val="Hyperlink"/>
                  <w:rFonts w:hint="eastAsia"/>
                </w:rPr>
                <w:t>通用响应体</w:t>
              </w:r>
            </w:hyperlink>
          </w:p>
          <w:p w:rsidR="00F201A1" w:rsidRDefault="00F201A1" w:rsidP="00DB105D">
            <w:pPr>
              <w:ind w:left="0"/>
            </w:pPr>
            <w:r>
              <w:rPr>
                <w:rFonts w:hint="eastAsia"/>
              </w:rPr>
              <w:t>成功后续为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列表</w:t>
            </w:r>
          </w:p>
          <w:p w:rsidR="002D64C3" w:rsidRDefault="002D64C3" w:rsidP="00DB105D">
            <w:pPr>
              <w:ind w:left="0"/>
            </w:pPr>
            <w:r>
              <w:rPr>
                <w:rFonts w:hint="eastAsia"/>
              </w:rPr>
              <w:t>{</w:t>
            </w:r>
          </w:p>
          <w:p w:rsidR="00F201A1" w:rsidRDefault="00F201A1" w:rsidP="00DB105D">
            <w:pPr>
              <w:ind w:left="0"/>
            </w:pPr>
            <w:r>
              <w:rPr>
                <w:rFonts w:hint="eastAsia"/>
              </w:rPr>
              <w:t xml:space="preserve">   Cluster</w:t>
            </w:r>
            <w:r>
              <w:rPr>
                <w:rFonts w:hint="eastAsia"/>
              </w:rPr>
              <w:t>的存储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内容</w:t>
            </w:r>
          </w:p>
          <w:p w:rsidR="002D64C3" w:rsidRDefault="002D64C3" w:rsidP="00DB105D">
            <w:pPr>
              <w:ind w:left="0"/>
            </w:pPr>
            <w:r>
              <w:rPr>
                <w:rFonts w:hint="eastAsia"/>
              </w:rPr>
              <w:t>}</w:t>
            </w:r>
          </w:p>
          <w:p w:rsidR="00F201A1" w:rsidRDefault="00F201A1" w:rsidP="00DB105D">
            <w:pPr>
              <w:ind w:left="0"/>
            </w:pPr>
            <w:r>
              <w:rPr>
                <w:rFonts w:hint="eastAsia"/>
              </w:rPr>
              <w:t>{</w:t>
            </w:r>
          </w:p>
          <w:p w:rsidR="00F201A1" w:rsidRDefault="00F201A1" w:rsidP="00DB105D">
            <w:pPr>
              <w:ind w:left="0"/>
            </w:pPr>
            <w:r>
              <w:rPr>
                <w:rFonts w:hint="eastAsia"/>
              </w:rPr>
              <w:t xml:space="preserve">   Cluster</w:t>
            </w:r>
            <w:r>
              <w:rPr>
                <w:rFonts w:hint="eastAsia"/>
              </w:rPr>
              <w:t>的存储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内容</w:t>
            </w:r>
          </w:p>
          <w:p w:rsidR="00F201A1" w:rsidRDefault="00F201A1" w:rsidP="00DB105D">
            <w:pPr>
              <w:ind w:left="0"/>
            </w:pPr>
            <w:r>
              <w:rPr>
                <w:rFonts w:hint="eastAsia"/>
              </w:rPr>
              <w:t>}</w:t>
            </w:r>
          </w:p>
          <w:p w:rsidR="002D64C3" w:rsidRDefault="002051DC" w:rsidP="00DB105D">
            <w:pPr>
              <w:ind w:left="0"/>
            </w:pPr>
            <w:r>
              <w:t>…</w:t>
            </w:r>
          </w:p>
        </w:tc>
        <w:tc>
          <w:tcPr>
            <w:tcW w:w="3544" w:type="dxa"/>
          </w:tcPr>
          <w:p w:rsidR="00387E3F" w:rsidRDefault="00C260D0" w:rsidP="00560FDD">
            <w:pPr>
              <w:ind w:left="0"/>
            </w:pPr>
            <w:r w:rsidRPr="005548BD">
              <w:t xml:space="preserve">{ </w:t>
            </w:r>
          </w:p>
          <w:p w:rsidR="00F201A1" w:rsidRDefault="00F201A1" w:rsidP="00560FDD">
            <w:pPr>
              <w:ind w:left="0"/>
            </w:pP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通用响应体</w:t>
            </w:r>
          </w:p>
          <w:p w:rsidR="008210D3" w:rsidRDefault="00C260D0" w:rsidP="00560FDD">
            <w:pPr>
              <w:ind w:left="0"/>
            </w:pPr>
            <w:r w:rsidRPr="005548BD">
              <w:t>}</w:t>
            </w:r>
          </w:p>
          <w:p w:rsidR="008210D3" w:rsidRDefault="00461711" w:rsidP="00560FDD">
            <w:pPr>
              <w:ind w:left="0"/>
            </w:pPr>
            <w:r w:rsidRPr="00461711">
              <w:t xml:space="preserve">{ </w:t>
            </w:r>
          </w:p>
          <w:p w:rsidR="008210D3" w:rsidRDefault="00461711" w:rsidP="00064B9C">
            <w:pPr>
              <w:ind w:left="0" w:firstLineChars="150" w:firstLine="315"/>
            </w:pPr>
            <w:r w:rsidRPr="00461711">
              <w:t>"ClusterName"</w:t>
            </w:r>
            <w:r w:rsidR="007E0B7E">
              <w:t xml:space="preserve">: </w:t>
            </w:r>
            <w:r w:rsidRPr="00461711">
              <w:t xml:space="preserve">"c1", </w:t>
            </w:r>
          </w:p>
          <w:p w:rsidR="008210D3" w:rsidRDefault="00461711" w:rsidP="00064B9C">
            <w:pPr>
              <w:ind w:left="0" w:firstLineChars="150" w:firstLine="315"/>
            </w:pPr>
            <w:r w:rsidRPr="00461711">
              <w:t>"Desc"</w:t>
            </w:r>
            <w:r w:rsidR="007E0B7E">
              <w:t xml:space="preserve">: </w:t>
            </w:r>
            <w:r w:rsidRPr="00461711">
              <w:t xml:space="preserve">"", </w:t>
            </w:r>
          </w:p>
          <w:p w:rsidR="008210D3" w:rsidRDefault="008210D3" w:rsidP="00064B9C">
            <w:pPr>
              <w:ind w:leftChars="150" w:left="315"/>
            </w:pPr>
            <w:r>
              <w:t>"SdbUser"</w:t>
            </w:r>
            <w:r w:rsidR="007E0B7E">
              <w:t>:</w:t>
            </w:r>
            <w:r w:rsidR="00461711" w:rsidRPr="00461711">
              <w:t>"sdbadmin", "SdbUserGroup"</w:t>
            </w:r>
            <w:r w:rsidR="007E0B7E">
              <w:t xml:space="preserve">: </w:t>
            </w:r>
            <w:r w:rsidR="00461711" w:rsidRPr="00461711">
              <w:t xml:space="preserve">"sdbadmin_group" </w:t>
            </w:r>
          </w:p>
          <w:p w:rsidR="002E3C78" w:rsidRDefault="00461711" w:rsidP="00560FDD">
            <w:pPr>
              <w:ind w:left="0"/>
            </w:pPr>
            <w:r w:rsidRPr="00461711">
              <w:t>}</w:t>
            </w:r>
          </w:p>
          <w:p w:rsidR="002E3C78" w:rsidRDefault="00461711" w:rsidP="00560FDD">
            <w:pPr>
              <w:ind w:left="0"/>
            </w:pPr>
            <w:r w:rsidRPr="00461711">
              <w:t xml:space="preserve">{ </w:t>
            </w:r>
          </w:p>
          <w:p w:rsidR="002E3C78" w:rsidRDefault="00461711" w:rsidP="009549E9">
            <w:pPr>
              <w:ind w:left="0" w:firstLineChars="150" w:firstLine="315"/>
            </w:pPr>
            <w:r w:rsidRPr="00461711">
              <w:t>"ClusterName"</w:t>
            </w:r>
            <w:r w:rsidR="007E0B7E">
              <w:t xml:space="preserve">: </w:t>
            </w:r>
            <w:r w:rsidRPr="00461711">
              <w:t xml:space="preserve">"cls1", </w:t>
            </w:r>
          </w:p>
          <w:p w:rsidR="002E3C78" w:rsidRDefault="00461711" w:rsidP="009549E9">
            <w:pPr>
              <w:ind w:left="0" w:firstLineChars="150" w:firstLine="315"/>
            </w:pPr>
            <w:r w:rsidRPr="00461711">
              <w:t>"Desc"</w:t>
            </w:r>
            <w:r w:rsidR="007E0B7E">
              <w:t xml:space="preserve">: </w:t>
            </w:r>
            <w:r w:rsidRPr="00461711">
              <w:t xml:space="preserve">"xxx", </w:t>
            </w:r>
          </w:p>
          <w:p w:rsidR="002E3C78" w:rsidRDefault="002E3C78" w:rsidP="009549E9">
            <w:pPr>
              <w:ind w:leftChars="150" w:left="315"/>
            </w:pPr>
            <w:r>
              <w:t>"SdbUser"</w:t>
            </w:r>
            <w:r w:rsidR="007E0B7E">
              <w:t>:</w:t>
            </w:r>
            <w:r w:rsidR="00461711" w:rsidRPr="00461711">
              <w:t>"sdbadmin", "SdbUserGroup"</w:t>
            </w:r>
            <w:r w:rsidR="007E0B7E">
              <w:t xml:space="preserve">: </w:t>
            </w:r>
            <w:r w:rsidR="00461711" w:rsidRPr="00461711">
              <w:t xml:space="preserve">"sdbadmin_group" </w:t>
            </w:r>
          </w:p>
          <w:p w:rsidR="002B603A" w:rsidRPr="005964D4" w:rsidRDefault="00461711" w:rsidP="00560FDD">
            <w:pPr>
              <w:ind w:left="0"/>
            </w:pPr>
            <w:r w:rsidRPr="00461711">
              <w:t>}</w:t>
            </w:r>
          </w:p>
        </w:tc>
      </w:tr>
      <w:tr w:rsidR="006D0B30" w:rsidTr="00F258C7">
        <w:trPr>
          <w:trHeight w:val="289"/>
        </w:trPr>
        <w:tc>
          <w:tcPr>
            <w:tcW w:w="1418" w:type="dxa"/>
          </w:tcPr>
          <w:p w:rsidR="006D0B30" w:rsidRDefault="006D0B30" w:rsidP="00560FDD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6D0B30" w:rsidRDefault="006D0B30" w:rsidP="00DB105D">
            <w:pPr>
              <w:ind w:left="0"/>
            </w:pPr>
          </w:p>
        </w:tc>
        <w:tc>
          <w:tcPr>
            <w:tcW w:w="3544" w:type="dxa"/>
          </w:tcPr>
          <w:p w:rsidR="006D0B30" w:rsidRPr="005548BD" w:rsidRDefault="006D0B30" w:rsidP="00560FDD">
            <w:pPr>
              <w:ind w:left="0"/>
            </w:pPr>
          </w:p>
        </w:tc>
      </w:tr>
    </w:tbl>
    <w:p w:rsidR="002B603A" w:rsidRPr="002B603A" w:rsidRDefault="002B603A" w:rsidP="002B603A"/>
    <w:p w:rsidR="00C70C2F" w:rsidRDefault="00C70C2F" w:rsidP="00E47916">
      <w:pPr>
        <w:pStyle w:val="Heading4"/>
      </w:pPr>
      <w:r>
        <w:rPr>
          <w:rFonts w:hint="eastAsia"/>
        </w:rPr>
        <w:lastRenderedPageBreak/>
        <w:t>扫描主机</w:t>
      </w:r>
      <w:r w:rsidR="00B867FC">
        <w:rPr>
          <w:rFonts w:hint="eastAsia"/>
        </w:rPr>
        <w:t>命令</w:t>
      </w:r>
    </w:p>
    <w:tbl>
      <w:tblPr>
        <w:tblStyle w:val="TableGrid"/>
        <w:tblW w:w="8789" w:type="dxa"/>
        <w:tblInd w:w="-34" w:type="dxa"/>
        <w:tblLayout w:type="fixed"/>
        <w:tblLook w:val="04A0"/>
      </w:tblPr>
      <w:tblGrid>
        <w:gridCol w:w="1418"/>
        <w:gridCol w:w="3827"/>
        <w:gridCol w:w="3544"/>
      </w:tblGrid>
      <w:tr w:rsidR="00CB01D2" w:rsidTr="00CB4BD9">
        <w:tc>
          <w:tcPr>
            <w:tcW w:w="1418" w:type="dxa"/>
            <w:shd w:val="clear" w:color="auto" w:fill="DDD9C3" w:themeFill="background2" w:themeFillShade="E6"/>
          </w:tcPr>
          <w:p w:rsidR="00CB01D2" w:rsidRDefault="00CB01D2" w:rsidP="00CB4BD9">
            <w:pPr>
              <w:ind w:left="0"/>
            </w:pPr>
          </w:p>
        </w:tc>
        <w:tc>
          <w:tcPr>
            <w:tcW w:w="3827" w:type="dxa"/>
            <w:shd w:val="clear" w:color="auto" w:fill="DDD9C3" w:themeFill="background2" w:themeFillShade="E6"/>
          </w:tcPr>
          <w:p w:rsidR="00CB01D2" w:rsidRDefault="00CB01D2" w:rsidP="00CB4BD9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544" w:type="dxa"/>
            <w:shd w:val="clear" w:color="auto" w:fill="DDD9C3" w:themeFill="background2" w:themeFillShade="E6"/>
          </w:tcPr>
          <w:p w:rsidR="00CB01D2" w:rsidRDefault="00CB01D2" w:rsidP="00CB4BD9">
            <w:pPr>
              <w:ind w:left="0"/>
            </w:pPr>
            <w:r>
              <w:rPr>
                <w:rFonts w:hint="eastAsia"/>
              </w:rPr>
              <w:t>举例</w:t>
            </w:r>
          </w:p>
        </w:tc>
      </w:tr>
      <w:tr w:rsidR="00CB01D2" w:rsidTr="00CB4BD9">
        <w:tc>
          <w:tcPr>
            <w:tcW w:w="1418" w:type="dxa"/>
          </w:tcPr>
          <w:p w:rsidR="00CB01D2" w:rsidRDefault="00CB01D2" w:rsidP="00CB4BD9">
            <w:pPr>
              <w:ind w:left="0"/>
            </w:pPr>
            <w:r>
              <w:rPr>
                <w:rFonts w:hint="eastAsia"/>
              </w:rPr>
              <w:t>请求头</w:t>
            </w:r>
          </w:p>
        </w:tc>
        <w:tc>
          <w:tcPr>
            <w:tcW w:w="3827" w:type="dxa"/>
          </w:tcPr>
          <w:p w:rsidR="00CB01D2" w:rsidRDefault="00CB01D2" w:rsidP="00CB4BD9">
            <w:pPr>
              <w:ind w:left="0"/>
            </w:pPr>
            <w:r>
              <w:rPr>
                <w:rFonts w:hint="eastAsia"/>
              </w:rPr>
              <w:t>同通用请求头</w:t>
            </w:r>
          </w:p>
        </w:tc>
        <w:tc>
          <w:tcPr>
            <w:tcW w:w="3544" w:type="dxa"/>
          </w:tcPr>
          <w:p w:rsidR="00CB01D2" w:rsidRDefault="00CB01D2" w:rsidP="00CB4BD9">
            <w:pPr>
              <w:ind w:left="0"/>
            </w:pPr>
          </w:p>
        </w:tc>
      </w:tr>
      <w:tr w:rsidR="00CB01D2" w:rsidTr="002C3DE0">
        <w:trPr>
          <w:trHeight w:val="488"/>
        </w:trPr>
        <w:tc>
          <w:tcPr>
            <w:tcW w:w="1418" w:type="dxa"/>
            <w:tcBorders>
              <w:bottom w:val="single" w:sz="4" w:space="0" w:color="auto"/>
            </w:tcBorders>
          </w:tcPr>
          <w:p w:rsidR="00CB01D2" w:rsidRDefault="00CB01D2" w:rsidP="00CB4BD9">
            <w:pPr>
              <w:ind w:left="0"/>
            </w:pPr>
            <w:r>
              <w:rPr>
                <w:rFonts w:hint="eastAsia"/>
              </w:rPr>
              <w:t>请求内容</w:t>
            </w: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CB01D2" w:rsidRDefault="00CB01D2" w:rsidP="00CB4BD9">
            <w:pPr>
              <w:ind w:left="0"/>
            </w:pPr>
            <w:r>
              <w:t>cmd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scan</w:t>
            </w:r>
            <w:r w:rsidRPr="002B22E5">
              <w:t xml:space="preserve"> host</w:t>
            </w:r>
          </w:p>
          <w:p w:rsidR="00CB01D2" w:rsidRDefault="00CB01D2" w:rsidP="00CB4BD9">
            <w:pPr>
              <w:ind w:left="0"/>
            </w:pPr>
            <w:r w:rsidRPr="00060F18">
              <w:t>HostInfo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主机信息</w:t>
            </w:r>
          </w:p>
          <w:p w:rsidR="00CB01D2" w:rsidRDefault="00CB01D2" w:rsidP="00CB4BD9">
            <w:pPr>
              <w:ind w:left="0"/>
            </w:pPr>
            <w:r>
              <w:rPr>
                <w:rFonts w:hint="eastAsia"/>
              </w:rPr>
              <w:t>{</w:t>
            </w:r>
          </w:p>
          <w:p w:rsidR="00CB01D2" w:rsidRDefault="00CB01D2" w:rsidP="00CB4BD9">
            <w:pPr>
              <w:ind w:left="0"/>
            </w:pPr>
            <w:r w:rsidRPr="00060F18">
              <w:t>ClusterName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集群名</w:t>
            </w:r>
          </w:p>
          <w:p w:rsidR="00CB01D2" w:rsidRDefault="00CB01D2" w:rsidP="00CB4BD9">
            <w:pPr>
              <w:ind w:left="0"/>
            </w:pPr>
            <w:r w:rsidRPr="00060F18">
              <w:t>HostInfo</w:t>
            </w:r>
            <w:r w:rsidR="007E0B7E">
              <w:rPr>
                <w:rFonts w:hint="eastAsia"/>
              </w:rPr>
              <w:t xml:space="preserve">: </w:t>
            </w:r>
          </w:p>
          <w:p w:rsidR="00CB01D2" w:rsidRDefault="00CB01D2" w:rsidP="00CB4BD9">
            <w:pPr>
              <w:ind w:left="0" w:firstLineChars="100" w:firstLine="210"/>
            </w:pPr>
            <w:r>
              <w:rPr>
                <w:rFonts w:hint="eastAsia"/>
              </w:rPr>
              <w:t>[</w:t>
            </w:r>
          </w:p>
          <w:p w:rsidR="00CB01D2" w:rsidRDefault="00CB01D2" w:rsidP="00CB4BD9">
            <w:pPr>
              <w:ind w:left="0" w:firstLineChars="100" w:firstLine="210"/>
            </w:pPr>
            <w:r>
              <w:rPr>
                <w:rFonts w:hint="eastAsia"/>
              </w:rPr>
              <w:t xml:space="preserve">  {</w:t>
            </w:r>
          </w:p>
          <w:p w:rsidR="00CB01D2" w:rsidRDefault="00CB01D2" w:rsidP="00CB4BD9">
            <w:pPr>
              <w:ind w:left="0" w:firstLineChars="100" w:firstLine="210"/>
            </w:pPr>
            <w:r>
              <w:rPr>
                <w:rFonts w:hint="eastAsia"/>
              </w:rPr>
              <w:t xml:space="preserve">    IP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主机</w:t>
            </w:r>
            <w:r>
              <w:rPr>
                <w:rFonts w:hint="eastAsia"/>
              </w:rPr>
              <w:t>IP</w:t>
            </w:r>
          </w:p>
          <w:p w:rsidR="00CB01D2" w:rsidRDefault="00CB01D2" w:rsidP="00CB4BD9">
            <w:pPr>
              <w:ind w:left="0" w:firstLineChars="100" w:firstLine="210"/>
            </w:pPr>
            <w:r>
              <w:rPr>
                <w:rFonts w:hint="eastAsia"/>
              </w:rPr>
              <w:t xml:space="preserve">    User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用户名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选填</w:t>
            </w:r>
            <w:r>
              <w:rPr>
                <w:rFonts w:hint="eastAsia"/>
              </w:rPr>
              <w:t>)</w:t>
            </w:r>
          </w:p>
          <w:p w:rsidR="00CB01D2" w:rsidRDefault="00CB01D2" w:rsidP="00CB4BD9">
            <w:pPr>
              <w:ind w:left="0" w:firstLineChars="100" w:firstLine="210"/>
            </w:pPr>
            <w:r>
              <w:rPr>
                <w:rFonts w:hint="eastAsia"/>
              </w:rPr>
              <w:t xml:space="preserve">    Passwd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密码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选填</w:t>
            </w:r>
            <w:r>
              <w:rPr>
                <w:rFonts w:hint="eastAsia"/>
              </w:rPr>
              <w:t>)</w:t>
            </w:r>
          </w:p>
          <w:p w:rsidR="00CB01D2" w:rsidRDefault="00CB01D2" w:rsidP="00E14120">
            <w:pPr>
              <w:ind w:left="0" w:firstLineChars="100" w:firstLine="210"/>
            </w:pPr>
            <w:r>
              <w:rPr>
                <w:rFonts w:hint="eastAsia"/>
              </w:rPr>
              <w:t xml:space="preserve">    SshPort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ssh</w:t>
            </w:r>
            <w:r>
              <w:rPr>
                <w:rFonts w:hint="eastAsia"/>
              </w:rPr>
              <w:t>服务端口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选填</w:t>
            </w:r>
            <w:r>
              <w:rPr>
                <w:rFonts w:hint="eastAsia"/>
              </w:rPr>
              <w:t>)</w:t>
            </w:r>
          </w:p>
          <w:p w:rsidR="00B533C6" w:rsidRDefault="00116744" w:rsidP="00E14120">
            <w:pPr>
              <w:ind w:left="0" w:firstLineChars="100" w:firstLine="210"/>
            </w:pPr>
            <w:r>
              <w:rPr>
                <w:rFonts w:hint="eastAsia"/>
              </w:rPr>
              <w:t xml:space="preserve">    </w:t>
            </w:r>
            <w:r w:rsidR="008F12FC">
              <w:rPr>
                <w:rFonts w:hint="eastAsia"/>
              </w:rPr>
              <w:t>AgentService</w:t>
            </w:r>
            <w:r w:rsidR="00B533C6">
              <w:rPr>
                <w:rFonts w:hint="eastAsia"/>
              </w:rPr>
              <w:t>:</w:t>
            </w:r>
            <w:r w:rsidR="00B533C6">
              <w:rPr>
                <w:rFonts w:hint="eastAsia"/>
              </w:rPr>
              <w:t>选填</w:t>
            </w:r>
          </w:p>
          <w:p w:rsidR="00CB01D2" w:rsidRDefault="00CB01D2" w:rsidP="00CB4BD9">
            <w:pPr>
              <w:ind w:left="0" w:firstLineChars="100" w:firstLine="210"/>
            </w:pPr>
            <w:r>
              <w:rPr>
                <w:rFonts w:hint="eastAsia"/>
              </w:rPr>
              <w:t xml:space="preserve">  }, </w:t>
            </w:r>
            <w:r>
              <w:t>…</w:t>
            </w:r>
          </w:p>
          <w:p w:rsidR="00CB01D2" w:rsidRDefault="00CB01D2" w:rsidP="00CB4BD9">
            <w:pPr>
              <w:ind w:left="0" w:firstLineChars="100" w:firstLine="210"/>
            </w:pPr>
            <w:r>
              <w:rPr>
                <w:rFonts w:hint="eastAsia"/>
              </w:rPr>
              <w:t>]</w:t>
            </w:r>
          </w:p>
          <w:p w:rsidR="00CB01D2" w:rsidRDefault="00CB01D2" w:rsidP="00CB4BD9">
            <w:pPr>
              <w:ind w:left="0" w:firstLineChars="100" w:firstLine="210"/>
            </w:pPr>
            <w:r>
              <w:rPr>
                <w:rFonts w:hint="eastAsia"/>
              </w:rPr>
              <w:t>User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用户名</w:t>
            </w:r>
          </w:p>
          <w:p w:rsidR="00CB01D2" w:rsidRDefault="00CB01D2" w:rsidP="00CB4BD9">
            <w:pPr>
              <w:ind w:left="0" w:firstLineChars="100" w:firstLine="210"/>
            </w:pPr>
            <w:r>
              <w:rPr>
                <w:rFonts w:hint="eastAsia"/>
              </w:rPr>
              <w:t>Passwd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密码</w:t>
            </w:r>
          </w:p>
          <w:p w:rsidR="00B533C6" w:rsidRDefault="00CB01D2" w:rsidP="00E14120">
            <w:pPr>
              <w:ind w:left="0" w:firstLineChars="100" w:firstLine="210"/>
            </w:pPr>
            <w:r>
              <w:rPr>
                <w:rFonts w:hint="eastAsia"/>
              </w:rPr>
              <w:t>SshPort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ssh</w:t>
            </w:r>
            <w:r>
              <w:rPr>
                <w:rFonts w:hint="eastAsia"/>
              </w:rPr>
              <w:t>服务端口</w:t>
            </w:r>
          </w:p>
          <w:p w:rsidR="00093CDD" w:rsidRDefault="008F12FC" w:rsidP="00E14120">
            <w:pPr>
              <w:ind w:left="0" w:firstLineChars="100" w:firstLine="210"/>
            </w:pPr>
            <w:r>
              <w:rPr>
                <w:rFonts w:hint="eastAsia"/>
              </w:rPr>
              <w:t>AgentService</w:t>
            </w:r>
            <w:r w:rsidR="00093CDD">
              <w:rPr>
                <w:rFonts w:hint="eastAsia"/>
              </w:rPr>
              <w:t>: om agent</w:t>
            </w:r>
            <w:r w:rsidR="00093CDD">
              <w:rPr>
                <w:rFonts w:hint="eastAsia"/>
              </w:rPr>
              <w:t>的端口</w:t>
            </w:r>
          </w:p>
          <w:p w:rsidR="00CB01D2" w:rsidRDefault="00CB01D2" w:rsidP="00612CFF">
            <w:pPr>
              <w:ind w:left="0"/>
            </w:pPr>
            <w:r>
              <w:rPr>
                <w:rFonts w:hint="eastAsia"/>
              </w:rPr>
              <w:t>}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:rsidR="00CB01D2" w:rsidRDefault="00CB01D2" w:rsidP="00CB4BD9">
            <w:pPr>
              <w:ind w:left="0"/>
            </w:pPr>
            <w:r>
              <w:t>cmd=</w:t>
            </w:r>
            <w:r>
              <w:rPr>
                <w:rFonts w:hint="eastAsia"/>
              </w:rPr>
              <w:t>scan</w:t>
            </w:r>
            <w:r w:rsidRPr="00122E8A">
              <w:t xml:space="preserve"> host</w:t>
            </w:r>
          </w:p>
          <w:p w:rsidR="00CB01D2" w:rsidRDefault="006F2712" w:rsidP="00CB4BD9">
            <w:pPr>
              <w:ind w:left="0"/>
            </w:pPr>
            <w:r>
              <w:t>&amp;</w:t>
            </w:r>
            <w:r w:rsidR="00CB01D2" w:rsidRPr="00060F18">
              <w:t>HostInfo</w:t>
            </w:r>
            <w:r w:rsidR="006B4AA4">
              <w:t>=</w:t>
            </w:r>
          </w:p>
          <w:p w:rsidR="00CB01D2" w:rsidRDefault="00CB01D2" w:rsidP="00CB4BD9">
            <w:pPr>
              <w:ind w:left="0"/>
            </w:pPr>
            <w:r>
              <w:rPr>
                <w:rFonts w:hint="eastAsia"/>
              </w:rPr>
              <w:t>{</w:t>
            </w:r>
          </w:p>
          <w:p w:rsidR="00CB01D2" w:rsidRDefault="00CB01D2" w:rsidP="00CB4BD9">
            <w:pPr>
              <w:ind w:left="0"/>
            </w:pPr>
            <w:r w:rsidRPr="0038143F">
              <w:t>"ClusterName"</w:t>
            </w:r>
            <w:r w:rsidR="007E0B7E">
              <w:t xml:space="preserve">: </w:t>
            </w:r>
            <w:r w:rsidRPr="0038143F">
              <w:t>"c1"</w:t>
            </w:r>
          </w:p>
          <w:p w:rsidR="00CB01D2" w:rsidRDefault="00CB01D2" w:rsidP="00CB4BD9">
            <w:pPr>
              <w:ind w:left="0"/>
            </w:pPr>
            <w:r w:rsidRPr="0038143F">
              <w:t>"HostInfo"</w:t>
            </w:r>
            <w:r w:rsidR="007E0B7E">
              <w:t xml:space="preserve">: </w:t>
            </w:r>
          </w:p>
          <w:p w:rsidR="00CB01D2" w:rsidRDefault="00CB01D2" w:rsidP="00CB4BD9">
            <w:pPr>
              <w:ind w:left="0"/>
            </w:pPr>
            <w:r>
              <w:rPr>
                <w:rFonts w:hint="eastAsia"/>
              </w:rPr>
              <w:t xml:space="preserve">  [</w:t>
            </w:r>
          </w:p>
          <w:p w:rsidR="00CB01D2" w:rsidRDefault="00CB01D2" w:rsidP="00CB4BD9">
            <w:pPr>
              <w:ind w:left="0" w:firstLine="405"/>
            </w:pPr>
            <w:r>
              <w:rPr>
                <w:rFonts w:hint="eastAsia"/>
              </w:rPr>
              <w:t>{</w:t>
            </w:r>
          </w:p>
          <w:p w:rsidR="00CB01D2" w:rsidRDefault="00CB01D2" w:rsidP="00CB4BD9">
            <w:pPr>
              <w:ind w:left="0" w:firstLine="405"/>
            </w:pPr>
            <w:r>
              <w:rPr>
                <w:rFonts w:hint="eastAsia"/>
              </w:rPr>
              <w:t xml:space="preserve">  </w:t>
            </w:r>
            <w:r w:rsidRPr="0038143F">
              <w:t>"IP"</w:t>
            </w:r>
            <w:r w:rsidR="007E0B7E">
              <w:t xml:space="preserve">: </w:t>
            </w:r>
            <w:r w:rsidRPr="0038143F">
              <w:t>"192.168.20.199"</w:t>
            </w:r>
          </w:p>
          <w:p w:rsidR="00CB01D2" w:rsidRDefault="00CB01D2" w:rsidP="00CB4BD9">
            <w:pPr>
              <w:ind w:left="0" w:firstLine="405"/>
            </w:pPr>
            <w:r>
              <w:rPr>
                <w:rFonts w:hint="eastAsia"/>
              </w:rPr>
              <w:t>},</w:t>
            </w:r>
          </w:p>
          <w:p w:rsidR="00CB01D2" w:rsidRDefault="00CB01D2" w:rsidP="00CB4BD9">
            <w:pPr>
              <w:ind w:left="0" w:firstLine="405"/>
            </w:pPr>
            <w:r>
              <w:rPr>
                <w:rFonts w:hint="eastAsia"/>
              </w:rPr>
              <w:t>{</w:t>
            </w:r>
          </w:p>
          <w:p w:rsidR="00CB01D2" w:rsidRDefault="00CB01D2" w:rsidP="00CB4BD9">
            <w:pPr>
              <w:ind w:left="0" w:firstLine="405"/>
            </w:pPr>
            <w:r>
              <w:rPr>
                <w:rFonts w:hint="eastAsia"/>
              </w:rPr>
              <w:t xml:space="preserve">  </w:t>
            </w:r>
            <w:r>
              <w:t>"IP"</w:t>
            </w:r>
            <w:r w:rsidR="007E0B7E">
              <w:t xml:space="preserve">: </w:t>
            </w:r>
            <w:r>
              <w:t>"192.168.20.</w:t>
            </w:r>
            <w:r>
              <w:rPr>
                <w:rFonts w:hint="eastAsia"/>
              </w:rPr>
              <w:t>200</w:t>
            </w:r>
            <w:r w:rsidRPr="0038143F">
              <w:t>"</w:t>
            </w:r>
            <w:r>
              <w:rPr>
                <w:rFonts w:hint="eastAsia"/>
              </w:rPr>
              <w:t>,</w:t>
            </w:r>
          </w:p>
          <w:p w:rsidR="00CB01D2" w:rsidRDefault="00CB01D2" w:rsidP="00CB4BD9">
            <w:pPr>
              <w:ind w:left="0" w:firstLineChars="200" w:firstLine="420"/>
            </w:pPr>
            <w:r>
              <w:rPr>
                <w:rFonts w:hint="eastAsia"/>
              </w:rPr>
              <w:t xml:space="preserve">  </w:t>
            </w:r>
            <w:r w:rsidRPr="00214A64">
              <w:t>"User"</w:t>
            </w:r>
            <w:r w:rsidR="007E0B7E">
              <w:t xml:space="preserve">: </w:t>
            </w:r>
            <w:r w:rsidRPr="00214A64">
              <w:t>"root",</w:t>
            </w:r>
          </w:p>
          <w:p w:rsidR="00CB01D2" w:rsidRDefault="00CB01D2" w:rsidP="00CB4BD9">
            <w:pPr>
              <w:ind w:left="0" w:firstLineChars="291" w:firstLine="611"/>
            </w:pPr>
            <w:r>
              <w:t>"</w:t>
            </w:r>
            <w:r w:rsidRPr="00214A64">
              <w:t xml:space="preserve"> Passwd</w:t>
            </w:r>
            <w:r>
              <w:t xml:space="preserve"> "</w:t>
            </w:r>
            <w:r w:rsidR="007E0B7E">
              <w:t xml:space="preserve">: </w:t>
            </w:r>
            <w:r>
              <w:t>"</w:t>
            </w:r>
            <w:r>
              <w:rPr>
                <w:rFonts w:hint="eastAsia"/>
              </w:rPr>
              <w:t>root</w:t>
            </w:r>
            <w:r w:rsidRPr="0038143F">
              <w:t>"</w:t>
            </w:r>
          </w:p>
          <w:p w:rsidR="00CB01D2" w:rsidRDefault="00CB01D2" w:rsidP="00CB4BD9">
            <w:pPr>
              <w:ind w:left="0" w:firstLine="405"/>
            </w:pPr>
            <w:r>
              <w:rPr>
                <w:rFonts w:hint="eastAsia"/>
              </w:rPr>
              <w:t>}</w:t>
            </w:r>
          </w:p>
          <w:p w:rsidR="00CB01D2" w:rsidRDefault="00CB01D2" w:rsidP="00CB4BD9">
            <w:pPr>
              <w:ind w:left="0"/>
            </w:pPr>
            <w:r>
              <w:rPr>
                <w:rFonts w:hint="eastAsia"/>
              </w:rPr>
              <w:t xml:space="preserve">  ]</w:t>
            </w:r>
          </w:p>
          <w:p w:rsidR="00CB01D2" w:rsidRDefault="00CB01D2" w:rsidP="00CB4BD9">
            <w:pPr>
              <w:ind w:left="0"/>
            </w:pPr>
            <w:r w:rsidRPr="00214A64">
              <w:t>"User"</w:t>
            </w:r>
            <w:r w:rsidR="007E0B7E">
              <w:t xml:space="preserve">: </w:t>
            </w:r>
            <w:r w:rsidRPr="00214A64">
              <w:t>"root",</w:t>
            </w:r>
          </w:p>
          <w:p w:rsidR="00CB01D2" w:rsidRDefault="00CB01D2" w:rsidP="00CB4BD9">
            <w:pPr>
              <w:ind w:left="0"/>
            </w:pPr>
            <w:r w:rsidRPr="00214A64">
              <w:t>"Passwd"</w:t>
            </w:r>
            <w:r w:rsidR="007E0B7E">
              <w:t xml:space="preserve">: </w:t>
            </w:r>
            <w:r w:rsidRPr="00214A64">
              <w:t>"sequoiadb",</w:t>
            </w:r>
          </w:p>
          <w:p w:rsidR="00116744" w:rsidRDefault="00CB01D2" w:rsidP="00E14120">
            <w:pPr>
              <w:ind w:left="0"/>
            </w:pPr>
            <w:r w:rsidRPr="00214A64">
              <w:t>"SshPort"</w:t>
            </w:r>
            <w:r w:rsidR="007E0B7E">
              <w:t xml:space="preserve">: </w:t>
            </w:r>
            <w:r w:rsidRPr="00214A64">
              <w:t>"22"</w:t>
            </w:r>
            <w:r w:rsidR="00116744">
              <w:rPr>
                <w:rFonts w:hint="eastAsia"/>
              </w:rPr>
              <w:t>,</w:t>
            </w:r>
          </w:p>
          <w:p w:rsidR="00116744" w:rsidRDefault="00116744" w:rsidP="00E14120">
            <w:pPr>
              <w:ind w:left="0"/>
            </w:pPr>
            <w:r>
              <w:t>“</w:t>
            </w:r>
            <w:r w:rsidR="008F12FC">
              <w:rPr>
                <w:rFonts w:hint="eastAsia"/>
              </w:rPr>
              <w:t>AgentService</w:t>
            </w:r>
            <w:r>
              <w:t>”</w:t>
            </w:r>
            <w:r>
              <w:rPr>
                <w:rFonts w:hint="eastAsia"/>
              </w:rPr>
              <w:t xml:space="preserve">: </w:t>
            </w:r>
            <w:r w:rsidR="009A2F62">
              <w:rPr>
                <w:rFonts w:hint="eastAsia"/>
              </w:rPr>
              <w:t>"</w:t>
            </w:r>
            <w:r>
              <w:rPr>
                <w:rFonts w:hint="eastAsia"/>
              </w:rPr>
              <w:t>11790</w:t>
            </w:r>
            <w:r w:rsidR="009A2F62">
              <w:rPr>
                <w:rFonts w:hint="eastAsia"/>
              </w:rPr>
              <w:t>"</w:t>
            </w:r>
          </w:p>
          <w:p w:rsidR="00CB01D2" w:rsidRDefault="00CB01D2" w:rsidP="00E14120">
            <w:pPr>
              <w:ind w:left="0"/>
            </w:pPr>
            <w:r>
              <w:rPr>
                <w:rFonts w:hint="eastAsia"/>
              </w:rPr>
              <w:t>}</w:t>
            </w:r>
          </w:p>
        </w:tc>
      </w:tr>
      <w:tr w:rsidR="00CB01D2" w:rsidTr="00CB4BD9">
        <w:trPr>
          <w:trHeight w:val="247"/>
        </w:trPr>
        <w:tc>
          <w:tcPr>
            <w:tcW w:w="1418" w:type="dxa"/>
            <w:tcBorders>
              <w:top w:val="single" w:sz="4" w:space="0" w:color="auto"/>
            </w:tcBorders>
          </w:tcPr>
          <w:p w:rsidR="00CB01D2" w:rsidRDefault="00CB01D2" w:rsidP="00CB4BD9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  <w:tcBorders>
              <w:top w:val="single" w:sz="4" w:space="0" w:color="auto"/>
            </w:tcBorders>
          </w:tcPr>
          <w:p w:rsidR="00CB01D2" w:rsidRDefault="00CB01D2" w:rsidP="00CB4BD9">
            <w:pPr>
              <w:ind w:left="0"/>
            </w:pPr>
            <w:r>
              <w:rPr>
                <w:rFonts w:hint="eastAsia"/>
              </w:rPr>
              <w:t>选填项可填可不填</w:t>
            </w:r>
            <w:r>
              <w:rPr>
                <w:rFonts w:hint="eastAsia"/>
              </w:rPr>
              <w:t xml:space="preserve">; </w:t>
            </w:r>
            <w:r>
              <w:rPr>
                <w:rFonts w:hint="eastAsia"/>
              </w:rPr>
              <w:t>不填时使用外部公共的配置。</w:t>
            </w:r>
          </w:p>
        </w:tc>
        <w:tc>
          <w:tcPr>
            <w:tcW w:w="3544" w:type="dxa"/>
            <w:tcBorders>
              <w:top w:val="single" w:sz="4" w:space="0" w:color="auto"/>
            </w:tcBorders>
          </w:tcPr>
          <w:p w:rsidR="00CB01D2" w:rsidRDefault="00CB01D2" w:rsidP="00CB4BD9">
            <w:pPr>
              <w:ind w:left="0"/>
            </w:pPr>
          </w:p>
        </w:tc>
      </w:tr>
      <w:tr w:rsidR="00CB01D2" w:rsidTr="00CB4BD9">
        <w:tc>
          <w:tcPr>
            <w:tcW w:w="1418" w:type="dxa"/>
          </w:tcPr>
          <w:p w:rsidR="00CB01D2" w:rsidRDefault="00CB01D2" w:rsidP="00CB4BD9">
            <w:pPr>
              <w:ind w:left="0"/>
            </w:pPr>
            <w:r>
              <w:rPr>
                <w:rFonts w:hint="eastAsia"/>
              </w:rPr>
              <w:t>响应头</w:t>
            </w:r>
          </w:p>
        </w:tc>
        <w:tc>
          <w:tcPr>
            <w:tcW w:w="3827" w:type="dxa"/>
          </w:tcPr>
          <w:p w:rsidR="00CB01D2" w:rsidRDefault="00CB01D2" w:rsidP="00CB4BD9">
            <w:pPr>
              <w:ind w:left="0"/>
            </w:pPr>
            <w:r>
              <w:rPr>
                <w:rFonts w:hint="eastAsia"/>
              </w:rPr>
              <w:t>同通用响应头</w:t>
            </w:r>
          </w:p>
        </w:tc>
        <w:tc>
          <w:tcPr>
            <w:tcW w:w="3544" w:type="dxa"/>
          </w:tcPr>
          <w:p w:rsidR="00CB01D2" w:rsidRDefault="00CB01D2" w:rsidP="00CB4BD9">
            <w:pPr>
              <w:ind w:left="0"/>
            </w:pPr>
          </w:p>
        </w:tc>
      </w:tr>
      <w:tr w:rsidR="00CB01D2" w:rsidTr="00CB4BD9">
        <w:trPr>
          <w:trHeight w:val="3181"/>
        </w:trPr>
        <w:tc>
          <w:tcPr>
            <w:tcW w:w="1418" w:type="dxa"/>
          </w:tcPr>
          <w:p w:rsidR="00CB01D2" w:rsidRDefault="00CB01D2" w:rsidP="00CB4BD9">
            <w:pPr>
              <w:ind w:left="0"/>
            </w:pPr>
            <w:r>
              <w:rPr>
                <w:rFonts w:hint="eastAsia"/>
              </w:rPr>
              <w:t>响应内容</w:t>
            </w:r>
          </w:p>
        </w:tc>
        <w:tc>
          <w:tcPr>
            <w:tcW w:w="3827" w:type="dxa"/>
          </w:tcPr>
          <w:p w:rsidR="00B938EC" w:rsidRDefault="00E756AA" w:rsidP="00CB4BD9">
            <w:pPr>
              <w:ind w:left="0"/>
            </w:pPr>
            <w:hyperlink w:anchor="_通用响应体" w:history="1">
              <w:r w:rsidR="00B938EC" w:rsidRPr="00B938EC">
                <w:rPr>
                  <w:rStyle w:val="Hyperlink"/>
                  <w:rFonts w:hint="eastAsia"/>
                </w:rPr>
                <w:t>通用响应体</w:t>
              </w:r>
            </w:hyperlink>
          </w:p>
          <w:p w:rsidR="00B533C6" w:rsidRDefault="00B533C6" w:rsidP="00CB4BD9">
            <w:pPr>
              <w:ind w:left="0"/>
            </w:pPr>
            <w:r>
              <w:rPr>
                <w:rFonts w:hint="eastAsia"/>
              </w:rPr>
              <w:t>成功时，返回扫描结果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集</w:t>
            </w:r>
          </w:p>
          <w:p w:rsidR="00CB01D2" w:rsidRDefault="00CB01D2" w:rsidP="00CB4BD9">
            <w:pPr>
              <w:ind w:left="0"/>
            </w:pPr>
            <w:r w:rsidRPr="001402CA">
              <w:t xml:space="preserve">{ </w:t>
            </w:r>
          </w:p>
          <w:p w:rsidR="00B938EC" w:rsidRDefault="00B938EC" w:rsidP="00CB4BD9">
            <w:pPr>
              <w:ind w:left="0"/>
            </w:pPr>
            <w:r>
              <w:rPr>
                <w:rFonts w:hint="eastAsia"/>
              </w:rPr>
              <w:t xml:space="preserve">  errno:</w:t>
            </w:r>
            <w:r>
              <w:rPr>
                <w:rFonts w:hint="eastAsia"/>
              </w:rPr>
              <w:t>返回码</w:t>
            </w:r>
          </w:p>
          <w:p w:rsidR="00B938EC" w:rsidRDefault="00B938EC" w:rsidP="00CB4BD9">
            <w:pPr>
              <w:ind w:left="0"/>
            </w:pPr>
            <w:r>
              <w:rPr>
                <w:rFonts w:hint="eastAsia"/>
              </w:rPr>
              <w:t xml:space="preserve">  detail:</w:t>
            </w:r>
            <w:r>
              <w:rPr>
                <w:rFonts w:hint="eastAsia"/>
              </w:rPr>
              <w:t>错误描述</w:t>
            </w:r>
          </w:p>
          <w:p w:rsidR="000757A1" w:rsidRDefault="00CB01D2" w:rsidP="00CB4BD9">
            <w:pPr>
              <w:ind w:left="0" w:firstLineChars="100" w:firstLine="210"/>
            </w:pPr>
            <w:r>
              <w:t>IP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地址</w:t>
            </w:r>
            <w:r w:rsidRPr="001402CA">
              <w:t xml:space="preserve"> </w:t>
            </w:r>
            <w:r w:rsidR="00FE288A">
              <w:rPr>
                <w:rFonts w:hint="eastAsia"/>
              </w:rPr>
              <w:t>S</w:t>
            </w:r>
            <w:r w:rsidR="000757A1">
              <w:rPr>
                <w:rFonts w:hint="eastAsia"/>
              </w:rPr>
              <w:t>tatus:</w:t>
            </w:r>
            <w:r w:rsidR="000757A1">
              <w:t>”</w:t>
            </w:r>
            <w:r w:rsidR="000757A1">
              <w:rPr>
                <w:rFonts w:hint="eastAsia"/>
              </w:rPr>
              <w:t>ping/ssh/</w:t>
            </w:r>
            <w:r w:rsidR="00996BC1">
              <w:rPr>
                <w:rFonts w:hint="eastAsia"/>
              </w:rPr>
              <w:t>getinfo/</w:t>
            </w:r>
            <w:r w:rsidR="000757A1">
              <w:rPr>
                <w:rFonts w:hint="eastAsia"/>
              </w:rPr>
              <w:t>finish</w:t>
            </w:r>
            <w:r w:rsidR="000757A1">
              <w:t>”</w:t>
            </w:r>
          </w:p>
          <w:p w:rsidR="00CB01D2" w:rsidRDefault="00CB01D2" w:rsidP="00B938EC">
            <w:pPr>
              <w:ind w:left="0" w:firstLineChars="100" w:firstLine="210"/>
            </w:pPr>
            <w:r>
              <w:t>HostName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该机器上的</w:t>
            </w:r>
            <w:r>
              <w:rPr>
                <w:rFonts w:hint="eastAsia"/>
              </w:rPr>
              <w:t>HostName</w:t>
            </w:r>
          </w:p>
          <w:p w:rsidR="00CB01D2" w:rsidRDefault="00CB01D2" w:rsidP="00CB4BD9">
            <w:pPr>
              <w:ind w:left="0"/>
            </w:pPr>
            <w:r w:rsidRPr="001402CA">
              <w:t>}</w:t>
            </w:r>
          </w:p>
          <w:p w:rsidR="00B533C6" w:rsidRDefault="00B533C6" w:rsidP="00CB4BD9">
            <w:pPr>
              <w:ind w:left="0"/>
            </w:pPr>
            <w:r>
              <w:rPr>
                <w:rFonts w:hint="eastAsia"/>
              </w:rPr>
              <w:t>{</w:t>
            </w:r>
          </w:p>
          <w:p w:rsidR="00B533C6" w:rsidRDefault="00B533C6" w:rsidP="00CB4BD9">
            <w:pPr>
              <w:ind w:left="0"/>
            </w:pPr>
            <w:r>
              <w:rPr>
                <w:rFonts w:hint="eastAsia"/>
              </w:rPr>
              <w:t>}</w:t>
            </w:r>
          </w:p>
          <w:p w:rsidR="00B533C6" w:rsidRDefault="00B533C6" w:rsidP="00CB4BD9">
            <w:pPr>
              <w:ind w:left="0"/>
            </w:pPr>
            <w:r>
              <w:rPr>
                <w:rFonts w:hint="eastAsia"/>
              </w:rPr>
              <w:t>{</w:t>
            </w:r>
          </w:p>
          <w:p w:rsidR="00B533C6" w:rsidRDefault="00B533C6" w:rsidP="00CB4BD9">
            <w:pPr>
              <w:ind w:left="0"/>
            </w:pPr>
            <w:r>
              <w:rPr>
                <w:rFonts w:hint="eastAsia"/>
              </w:rPr>
              <w:t>}</w:t>
            </w:r>
          </w:p>
        </w:tc>
        <w:tc>
          <w:tcPr>
            <w:tcW w:w="3544" w:type="dxa"/>
          </w:tcPr>
          <w:p w:rsidR="00B938EC" w:rsidRDefault="00B938EC" w:rsidP="00CB4BD9">
            <w:pPr>
              <w:ind w:left="0"/>
            </w:pPr>
            <w:r>
              <w:rPr>
                <w:rFonts w:hint="eastAsia"/>
              </w:rPr>
              <w:t>通用响应体</w:t>
            </w:r>
          </w:p>
          <w:p w:rsidR="00CB01D2" w:rsidRDefault="00CB01D2" w:rsidP="00CB4BD9">
            <w:pPr>
              <w:ind w:left="0"/>
            </w:pPr>
            <w:r w:rsidRPr="00807984">
              <w:t xml:space="preserve">{ </w:t>
            </w:r>
          </w:p>
          <w:p w:rsidR="00B938EC" w:rsidRDefault="00B938EC" w:rsidP="00B938EC">
            <w:pPr>
              <w:ind w:left="0" w:firstLineChars="100" w:firstLine="210"/>
            </w:pPr>
            <w:r w:rsidRPr="00807984">
              <w:t>"</w:t>
            </w:r>
            <w:r>
              <w:rPr>
                <w:rFonts w:hint="eastAsia"/>
              </w:rPr>
              <w:t>errno</w:t>
            </w:r>
            <w:r w:rsidRPr="00807984">
              <w:t>"</w:t>
            </w:r>
            <w:r>
              <w:rPr>
                <w:rFonts w:hint="eastAsia"/>
              </w:rPr>
              <w:t>: 0</w:t>
            </w:r>
          </w:p>
          <w:p w:rsidR="00B938EC" w:rsidRDefault="00B938EC" w:rsidP="00CB4BD9">
            <w:pPr>
              <w:ind w:left="0" w:firstLineChars="100" w:firstLine="210"/>
            </w:pPr>
            <w:r w:rsidRPr="00807984">
              <w:t>"</w:t>
            </w:r>
            <w:r>
              <w:rPr>
                <w:rFonts w:hint="eastAsia"/>
              </w:rPr>
              <w:t>detail</w:t>
            </w:r>
            <w:r w:rsidRPr="00807984">
              <w:t>"</w:t>
            </w:r>
            <w:r>
              <w:rPr>
                <w:rFonts w:hint="eastAsia"/>
              </w:rPr>
              <w:t xml:space="preserve">: </w:t>
            </w:r>
            <w:r w:rsidRPr="00807984">
              <w:t>""</w:t>
            </w:r>
          </w:p>
          <w:p w:rsidR="00CB01D2" w:rsidRDefault="00CB01D2" w:rsidP="00CB4BD9">
            <w:pPr>
              <w:ind w:left="0" w:firstLineChars="100" w:firstLine="210"/>
            </w:pPr>
            <w:r w:rsidRPr="00807984">
              <w:t>"IP"</w:t>
            </w:r>
            <w:r w:rsidR="007E0B7E">
              <w:t xml:space="preserve">: </w:t>
            </w:r>
            <w:r w:rsidRPr="00807984">
              <w:t xml:space="preserve">"192.168.20.196", </w:t>
            </w:r>
          </w:p>
          <w:p w:rsidR="00CB01D2" w:rsidRDefault="0074586F" w:rsidP="00B938EC">
            <w:pPr>
              <w:ind w:left="0" w:firstLineChars="100" w:firstLine="210"/>
            </w:pPr>
            <w:r>
              <w:rPr>
                <w:rFonts w:hint="eastAsia"/>
              </w:rPr>
              <w:t>S</w:t>
            </w:r>
            <w:r w:rsidR="00B938EC">
              <w:rPr>
                <w:rFonts w:hint="eastAsia"/>
              </w:rPr>
              <w:t>tatus:</w:t>
            </w:r>
            <w:r w:rsidR="00B938EC">
              <w:t>”</w:t>
            </w:r>
            <w:r w:rsidR="00B938EC">
              <w:rPr>
                <w:rFonts w:hint="eastAsia"/>
              </w:rPr>
              <w:t>finish</w:t>
            </w:r>
            <w:r w:rsidR="00B938EC">
              <w:t>”</w:t>
            </w:r>
            <w:r w:rsidR="00CB01D2" w:rsidRPr="00807984">
              <w:t xml:space="preserve"> </w:t>
            </w:r>
          </w:p>
          <w:p w:rsidR="00CB01D2" w:rsidRDefault="00CB01D2" w:rsidP="00CB4BD9">
            <w:pPr>
              <w:ind w:left="0" w:firstLineChars="100" w:firstLine="210"/>
            </w:pPr>
            <w:r>
              <w:t>"HostName"</w:t>
            </w:r>
            <w:r w:rsidR="007E0B7E">
              <w:t xml:space="preserve">: </w:t>
            </w:r>
            <w:r>
              <w:t>"data0"</w:t>
            </w:r>
          </w:p>
          <w:p w:rsidR="00CB01D2" w:rsidRDefault="00CB01D2" w:rsidP="00CB4BD9">
            <w:pPr>
              <w:ind w:left="0"/>
            </w:pPr>
            <w:r w:rsidRPr="00807984">
              <w:t>}</w:t>
            </w:r>
          </w:p>
          <w:p w:rsidR="00B938EC" w:rsidRDefault="00B938EC" w:rsidP="00CB4BD9">
            <w:pPr>
              <w:ind w:left="0"/>
            </w:pPr>
            <w:r>
              <w:rPr>
                <w:rFonts w:hint="eastAsia"/>
              </w:rPr>
              <w:t>{</w:t>
            </w:r>
          </w:p>
          <w:p w:rsidR="00B938EC" w:rsidRDefault="00B938EC" w:rsidP="00CB4BD9">
            <w:pPr>
              <w:ind w:left="0"/>
            </w:pPr>
            <w:r>
              <w:rPr>
                <w:rFonts w:hint="eastAsia"/>
              </w:rPr>
              <w:t xml:space="preserve">  errno:-15</w:t>
            </w:r>
          </w:p>
          <w:p w:rsidR="00B938EC" w:rsidRDefault="00B938EC" w:rsidP="00CB4BD9">
            <w:pPr>
              <w:ind w:left="0"/>
            </w:pPr>
            <w:r>
              <w:rPr>
                <w:rFonts w:hint="eastAsia"/>
              </w:rPr>
              <w:t xml:space="preserve">  detail:</w:t>
            </w:r>
            <w:r>
              <w:t>”</w:t>
            </w:r>
            <w:r>
              <w:rPr>
                <w:rFonts w:hint="eastAsia"/>
              </w:rPr>
              <w:t>ip not reachable</w:t>
            </w:r>
            <w:r>
              <w:t>”</w:t>
            </w:r>
          </w:p>
          <w:p w:rsidR="00B938EC" w:rsidRDefault="00B938EC" w:rsidP="00CB4BD9">
            <w:pPr>
              <w:ind w:left="0"/>
            </w:pPr>
            <w:r>
              <w:rPr>
                <w:rFonts w:hint="eastAsia"/>
              </w:rPr>
              <w:t xml:space="preserve">  IP:</w:t>
            </w:r>
            <w:r>
              <w:t>”</w:t>
            </w:r>
            <w:r>
              <w:rPr>
                <w:rFonts w:hint="eastAsia"/>
              </w:rPr>
              <w:t>192.168.20.197</w:t>
            </w:r>
            <w:r>
              <w:t>”</w:t>
            </w:r>
          </w:p>
          <w:p w:rsidR="00B938EC" w:rsidRDefault="00B938EC" w:rsidP="00CB4BD9">
            <w:pPr>
              <w:ind w:left="0"/>
            </w:pPr>
            <w:r>
              <w:rPr>
                <w:rFonts w:hint="eastAsia"/>
              </w:rPr>
              <w:t xml:space="preserve">  </w:t>
            </w:r>
            <w:r w:rsidR="00AF304C">
              <w:rPr>
                <w:rFonts w:hint="eastAsia"/>
              </w:rPr>
              <w:t>S</w:t>
            </w:r>
            <w:r>
              <w:rPr>
                <w:rFonts w:hint="eastAsia"/>
              </w:rPr>
              <w:t>tatus:</w:t>
            </w:r>
            <w:r>
              <w:t>”</w:t>
            </w:r>
            <w:r>
              <w:rPr>
                <w:rFonts w:hint="eastAsia"/>
              </w:rPr>
              <w:t>ping</w:t>
            </w:r>
            <w:r>
              <w:t>”</w:t>
            </w:r>
          </w:p>
          <w:p w:rsidR="00B938EC" w:rsidRDefault="00B938EC" w:rsidP="00CB4BD9">
            <w:pPr>
              <w:ind w:left="0"/>
            </w:pPr>
            <w:r>
              <w:rPr>
                <w:rFonts w:hint="eastAsia"/>
              </w:rPr>
              <w:t xml:space="preserve">  HostName:</w:t>
            </w:r>
            <w:r>
              <w:t>””</w:t>
            </w:r>
          </w:p>
          <w:p w:rsidR="00B938EC" w:rsidRPr="005964D4" w:rsidRDefault="00B938EC" w:rsidP="00CB4BD9">
            <w:pPr>
              <w:ind w:left="0"/>
            </w:pPr>
            <w:r>
              <w:rPr>
                <w:rFonts w:hint="eastAsia"/>
              </w:rPr>
              <w:t>}</w:t>
            </w:r>
          </w:p>
        </w:tc>
      </w:tr>
      <w:tr w:rsidR="00CB01D2" w:rsidTr="00CB4BD9">
        <w:trPr>
          <w:trHeight w:val="488"/>
        </w:trPr>
        <w:tc>
          <w:tcPr>
            <w:tcW w:w="1418" w:type="dxa"/>
          </w:tcPr>
          <w:p w:rsidR="00CB01D2" w:rsidRDefault="00CB01D2" w:rsidP="00CB4BD9">
            <w:pPr>
              <w:ind w:left="0"/>
            </w:pPr>
            <w:r>
              <w:rPr>
                <w:rFonts w:hint="eastAsia"/>
              </w:rPr>
              <w:lastRenderedPageBreak/>
              <w:t>说明</w:t>
            </w:r>
          </w:p>
        </w:tc>
        <w:tc>
          <w:tcPr>
            <w:tcW w:w="3827" w:type="dxa"/>
          </w:tcPr>
          <w:p w:rsidR="00CB01D2" w:rsidRDefault="00CB01D2" w:rsidP="00CB4BD9">
            <w:pPr>
              <w:ind w:left="0"/>
            </w:pPr>
          </w:p>
        </w:tc>
        <w:tc>
          <w:tcPr>
            <w:tcW w:w="3544" w:type="dxa"/>
          </w:tcPr>
          <w:p w:rsidR="00CB01D2" w:rsidRPr="00807984" w:rsidRDefault="00CB01D2" w:rsidP="00CB4BD9">
            <w:pPr>
              <w:ind w:left="0"/>
            </w:pPr>
          </w:p>
        </w:tc>
      </w:tr>
    </w:tbl>
    <w:p w:rsidR="00A8173C" w:rsidRPr="00A8173C" w:rsidRDefault="00A8173C" w:rsidP="009135FF">
      <w:pPr>
        <w:ind w:left="0"/>
      </w:pPr>
    </w:p>
    <w:p w:rsidR="005870E3" w:rsidRDefault="00C70C2F" w:rsidP="00E47916">
      <w:pPr>
        <w:pStyle w:val="Heading4"/>
      </w:pPr>
      <w:r>
        <w:rPr>
          <w:rFonts w:hint="eastAsia"/>
        </w:rPr>
        <w:t>检测</w:t>
      </w:r>
      <w:r w:rsidR="005870E3">
        <w:rPr>
          <w:rFonts w:hint="eastAsia"/>
        </w:rPr>
        <w:t>主机</w:t>
      </w:r>
      <w:r w:rsidR="00B867FC">
        <w:rPr>
          <w:rFonts w:hint="eastAsia"/>
        </w:rPr>
        <w:t>命令</w:t>
      </w:r>
    </w:p>
    <w:tbl>
      <w:tblPr>
        <w:tblStyle w:val="TableGrid"/>
        <w:tblW w:w="8789" w:type="dxa"/>
        <w:tblInd w:w="-34" w:type="dxa"/>
        <w:tblLayout w:type="fixed"/>
        <w:tblLook w:val="04A0"/>
      </w:tblPr>
      <w:tblGrid>
        <w:gridCol w:w="1418"/>
        <w:gridCol w:w="3827"/>
        <w:gridCol w:w="3544"/>
      </w:tblGrid>
      <w:tr w:rsidR="00380073" w:rsidTr="00CB4BD9">
        <w:tc>
          <w:tcPr>
            <w:tcW w:w="1418" w:type="dxa"/>
            <w:shd w:val="clear" w:color="auto" w:fill="DDD9C3" w:themeFill="background2" w:themeFillShade="E6"/>
          </w:tcPr>
          <w:p w:rsidR="00380073" w:rsidRDefault="00380073" w:rsidP="00CB4BD9">
            <w:pPr>
              <w:ind w:left="0"/>
            </w:pPr>
          </w:p>
        </w:tc>
        <w:tc>
          <w:tcPr>
            <w:tcW w:w="3827" w:type="dxa"/>
            <w:shd w:val="clear" w:color="auto" w:fill="DDD9C3" w:themeFill="background2" w:themeFillShade="E6"/>
          </w:tcPr>
          <w:p w:rsidR="00380073" w:rsidRDefault="00380073" w:rsidP="00CB4BD9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544" w:type="dxa"/>
            <w:shd w:val="clear" w:color="auto" w:fill="DDD9C3" w:themeFill="background2" w:themeFillShade="E6"/>
          </w:tcPr>
          <w:p w:rsidR="00380073" w:rsidRDefault="00380073" w:rsidP="00CB4BD9">
            <w:pPr>
              <w:ind w:left="0"/>
            </w:pPr>
            <w:r>
              <w:rPr>
                <w:rFonts w:hint="eastAsia"/>
              </w:rPr>
              <w:t>举例</w:t>
            </w:r>
          </w:p>
        </w:tc>
      </w:tr>
      <w:tr w:rsidR="00380073" w:rsidTr="00CB4BD9">
        <w:tc>
          <w:tcPr>
            <w:tcW w:w="1418" w:type="dxa"/>
          </w:tcPr>
          <w:p w:rsidR="00380073" w:rsidRDefault="00380073" w:rsidP="00CB4BD9">
            <w:pPr>
              <w:ind w:left="0"/>
            </w:pPr>
            <w:r>
              <w:rPr>
                <w:rFonts w:hint="eastAsia"/>
              </w:rPr>
              <w:t>请求头</w:t>
            </w:r>
          </w:p>
        </w:tc>
        <w:tc>
          <w:tcPr>
            <w:tcW w:w="3827" w:type="dxa"/>
          </w:tcPr>
          <w:p w:rsidR="00380073" w:rsidRDefault="00380073" w:rsidP="00CB4BD9">
            <w:pPr>
              <w:ind w:left="0"/>
            </w:pPr>
            <w:r>
              <w:rPr>
                <w:rFonts w:hint="eastAsia"/>
              </w:rPr>
              <w:t>同通用请求头</w:t>
            </w:r>
          </w:p>
        </w:tc>
        <w:tc>
          <w:tcPr>
            <w:tcW w:w="3544" w:type="dxa"/>
          </w:tcPr>
          <w:p w:rsidR="00380073" w:rsidRDefault="00380073" w:rsidP="00CB4BD9">
            <w:pPr>
              <w:ind w:left="0"/>
            </w:pPr>
          </w:p>
        </w:tc>
      </w:tr>
      <w:tr w:rsidR="00380073" w:rsidTr="00CB4BD9">
        <w:tc>
          <w:tcPr>
            <w:tcW w:w="1418" w:type="dxa"/>
          </w:tcPr>
          <w:p w:rsidR="00380073" w:rsidRDefault="00380073" w:rsidP="00CB4BD9">
            <w:pPr>
              <w:ind w:left="0"/>
            </w:pPr>
            <w:r>
              <w:rPr>
                <w:rFonts w:hint="eastAsia"/>
              </w:rPr>
              <w:t>请求内容</w:t>
            </w:r>
          </w:p>
        </w:tc>
        <w:tc>
          <w:tcPr>
            <w:tcW w:w="3827" w:type="dxa"/>
          </w:tcPr>
          <w:p w:rsidR="00380073" w:rsidRDefault="00380073" w:rsidP="00CB4BD9">
            <w:pPr>
              <w:ind w:left="0"/>
            </w:pPr>
            <w:r>
              <w:t>cmd</w:t>
            </w:r>
            <w:r w:rsidR="007E0B7E">
              <w:rPr>
                <w:rFonts w:hint="eastAsia"/>
              </w:rPr>
              <w:t xml:space="preserve">: </w:t>
            </w:r>
            <w:r w:rsidR="009F1B8D">
              <w:rPr>
                <w:rFonts w:hint="eastAsia"/>
              </w:rPr>
              <w:t>check host</w:t>
            </w:r>
          </w:p>
          <w:p w:rsidR="000E2D15" w:rsidRDefault="000E2D15" w:rsidP="000E2D15">
            <w:pPr>
              <w:ind w:left="0"/>
            </w:pPr>
            <w:r w:rsidRPr="00060F18">
              <w:t>HostInfo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主机信息</w:t>
            </w:r>
          </w:p>
          <w:p w:rsidR="000E2D15" w:rsidRDefault="000E2D15" w:rsidP="000E2D15">
            <w:pPr>
              <w:ind w:left="0"/>
            </w:pPr>
            <w:r>
              <w:rPr>
                <w:rFonts w:hint="eastAsia"/>
              </w:rPr>
              <w:t>{</w:t>
            </w:r>
          </w:p>
          <w:p w:rsidR="000E2D15" w:rsidRDefault="000E2D15" w:rsidP="000E2D15">
            <w:pPr>
              <w:ind w:left="0"/>
            </w:pPr>
            <w:r w:rsidRPr="00060F18">
              <w:t>ClusterName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集群名</w:t>
            </w:r>
          </w:p>
          <w:p w:rsidR="00A61FFE" w:rsidRDefault="00A61FFE" w:rsidP="00A61FFE">
            <w:pPr>
              <w:ind w:left="0"/>
            </w:pPr>
            <w:r w:rsidRPr="00060F18">
              <w:t>HostInfo</w:t>
            </w:r>
            <w:r w:rsidR="007E0B7E">
              <w:rPr>
                <w:rFonts w:hint="eastAsia"/>
              </w:rPr>
              <w:t xml:space="preserve">: </w:t>
            </w:r>
          </w:p>
          <w:p w:rsidR="00A61FFE" w:rsidRDefault="00A61FFE" w:rsidP="00A61FFE">
            <w:pPr>
              <w:ind w:left="0" w:firstLineChars="100" w:firstLine="210"/>
            </w:pPr>
            <w:r>
              <w:rPr>
                <w:rFonts w:hint="eastAsia"/>
              </w:rPr>
              <w:t>[</w:t>
            </w:r>
          </w:p>
          <w:p w:rsidR="00A61FFE" w:rsidRDefault="00A61FFE" w:rsidP="00A61FFE">
            <w:pPr>
              <w:ind w:left="0" w:firstLineChars="100" w:firstLine="210"/>
            </w:pPr>
            <w:r>
              <w:rPr>
                <w:rFonts w:hint="eastAsia"/>
              </w:rPr>
              <w:t xml:space="preserve">  {</w:t>
            </w:r>
          </w:p>
          <w:p w:rsidR="00A61FFE" w:rsidRDefault="00A61FFE" w:rsidP="00A61FFE">
            <w:pPr>
              <w:ind w:left="0" w:firstLineChars="100" w:firstLine="210"/>
            </w:pPr>
            <w:r>
              <w:rPr>
                <w:rFonts w:hint="eastAsia"/>
              </w:rPr>
              <w:t xml:space="preserve">    IP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主机</w:t>
            </w:r>
            <w:r>
              <w:rPr>
                <w:rFonts w:hint="eastAsia"/>
              </w:rPr>
              <w:t>IP</w:t>
            </w:r>
          </w:p>
          <w:p w:rsidR="000216BF" w:rsidRDefault="000216BF" w:rsidP="00A61FFE">
            <w:pPr>
              <w:ind w:left="0" w:firstLineChars="100" w:firstLine="210"/>
            </w:pPr>
            <w:r>
              <w:rPr>
                <w:rFonts w:hint="eastAsia"/>
              </w:rPr>
              <w:t xml:space="preserve">    HostName: </w:t>
            </w:r>
            <w:r>
              <w:rPr>
                <w:rFonts w:hint="eastAsia"/>
              </w:rPr>
              <w:t>主机名</w:t>
            </w:r>
          </w:p>
          <w:p w:rsidR="00A61FFE" w:rsidRDefault="00A61FFE" w:rsidP="00A61FFE">
            <w:pPr>
              <w:ind w:left="0" w:firstLineChars="100" w:firstLine="210"/>
            </w:pPr>
            <w:r>
              <w:rPr>
                <w:rFonts w:hint="eastAsia"/>
              </w:rPr>
              <w:t xml:space="preserve">    User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用户名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选填</w:t>
            </w:r>
            <w:r>
              <w:rPr>
                <w:rFonts w:hint="eastAsia"/>
              </w:rPr>
              <w:t>)</w:t>
            </w:r>
          </w:p>
          <w:p w:rsidR="00A61FFE" w:rsidRDefault="00A61FFE" w:rsidP="00A61FFE">
            <w:pPr>
              <w:ind w:left="0" w:firstLineChars="100" w:firstLine="210"/>
            </w:pPr>
            <w:r>
              <w:rPr>
                <w:rFonts w:hint="eastAsia"/>
              </w:rPr>
              <w:t xml:space="preserve">    Passwd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密码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选填</w:t>
            </w:r>
            <w:r>
              <w:rPr>
                <w:rFonts w:hint="eastAsia"/>
              </w:rPr>
              <w:t>)</w:t>
            </w:r>
          </w:p>
          <w:p w:rsidR="00A61FFE" w:rsidRDefault="00A61FFE" w:rsidP="00A61FFE">
            <w:pPr>
              <w:ind w:left="0" w:firstLineChars="100" w:firstLine="210"/>
            </w:pPr>
            <w:r>
              <w:rPr>
                <w:rFonts w:hint="eastAsia"/>
              </w:rPr>
              <w:t xml:space="preserve">    SshPort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ssh</w:t>
            </w:r>
            <w:r>
              <w:rPr>
                <w:rFonts w:hint="eastAsia"/>
              </w:rPr>
              <w:t>服务端口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选填</w:t>
            </w:r>
            <w:r>
              <w:rPr>
                <w:rFonts w:hint="eastAsia"/>
              </w:rPr>
              <w:t>)</w:t>
            </w:r>
          </w:p>
          <w:p w:rsidR="00A03400" w:rsidRDefault="008E150F" w:rsidP="00A61FFE">
            <w:pPr>
              <w:ind w:left="0" w:firstLineChars="100" w:firstLine="210"/>
            </w:pPr>
            <w:r>
              <w:rPr>
                <w:rFonts w:hint="eastAsia"/>
              </w:rPr>
              <w:t xml:space="preserve">    </w:t>
            </w:r>
            <w:r w:rsidR="00336BCC">
              <w:rPr>
                <w:rFonts w:hint="eastAsia"/>
              </w:rPr>
              <w:t>AgentService</w:t>
            </w:r>
            <w:r w:rsidR="00A03400">
              <w:rPr>
                <w:rFonts w:hint="eastAsia"/>
              </w:rPr>
              <w:t>:</w:t>
            </w:r>
            <w:r w:rsidR="00A03400">
              <w:rPr>
                <w:rFonts w:hint="eastAsia"/>
              </w:rPr>
              <w:t>选填</w:t>
            </w:r>
          </w:p>
          <w:p w:rsidR="00A61FFE" w:rsidRDefault="00A61FFE" w:rsidP="00A61FFE">
            <w:pPr>
              <w:ind w:left="0" w:firstLineChars="100" w:firstLine="210"/>
            </w:pPr>
            <w:r>
              <w:rPr>
                <w:rFonts w:hint="eastAsia"/>
              </w:rPr>
              <w:t xml:space="preserve">  }, </w:t>
            </w:r>
            <w:r>
              <w:t>…</w:t>
            </w:r>
          </w:p>
          <w:p w:rsidR="00A61FFE" w:rsidRDefault="00A61FFE" w:rsidP="00A61FFE">
            <w:pPr>
              <w:ind w:left="0" w:firstLineChars="100" w:firstLine="210"/>
            </w:pPr>
            <w:r>
              <w:rPr>
                <w:rFonts w:hint="eastAsia"/>
              </w:rPr>
              <w:t>]</w:t>
            </w:r>
          </w:p>
          <w:p w:rsidR="00A61FFE" w:rsidRDefault="00A61FFE" w:rsidP="00A61FFE">
            <w:pPr>
              <w:ind w:left="0" w:firstLineChars="100" w:firstLine="210"/>
            </w:pPr>
            <w:r>
              <w:rPr>
                <w:rFonts w:hint="eastAsia"/>
              </w:rPr>
              <w:t>User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用户名</w:t>
            </w:r>
          </w:p>
          <w:p w:rsidR="00A61FFE" w:rsidRDefault="00A61FFE" w:rsidP="00A61FFE">
            <w:pPr>
              <w:ind w:left="0" w:firstLineChars="100" w:firstLine="210"/>
            </w:pPr>
            <w:r>
              <w:rPr>
                <w:rFonts w:hint="eastAsia"/>
              </w:rPr>
              <w:t>Passwd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密码</w:t>
            </w:r>
          </w:p>
          <w:p w:rsidR="00A03400" w:rsidRDefault="00A61FFE" w:rsidP="002B2EF0">
            <w:pPr>
              <w:ind w:left="0" w:firstLineChars="100" w:firstLine="210"/>
            </w:pPr>
            <w:r>
              <w:rPr>
                <w:rFonts w:hint="eastAsia"/>
              </w:rPr>
              <w:t>SshPort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ssh</w:t>
            </w:r>
            <w:r>
              <w:rPr>
                <w:rFonts w:hint="eastAsia"/>
              </w:rPr>
              <w:t>服务端口</w:t>
            </w:r>
          </w:p>
          <w:p w:rsidR="00E9798F" w:rsidRDefault="008F12FC" w:rsidP="002B2EF0">
            <w:pPr>
              <w:ind w:left="0" w:firstLineChars="100" w:firstLine="210"/>
            </w:pPr>
            <w:r>
              <w:rPr>
                <w:rFonts w:hint="eastAsia"/>
              </w:rPr>
              <w:t>AgentService</w:t>
            </w:r>
            <w:r w:rsidR="00E9798F">
              <w:rPr>
                <w:rFonts w:hint="eastAsia"/>
              </w:rPr>
              <w:t>: om agent</w:t>
            </w:r>
            <w:r w:rsidR="00E9798F">
              <w:rPr>
                <w:rFonts w:hint="eastAsia"/>
              </w:rPr>
              <w:t>端口号</w:t>
            </w:r>
          </w:p>
          <w:p w:rsidR="00985B1F" w:rsidRDefault="00A61FFE" w:rsidP="002B2EF0">
            <w:pPr>
              <w:ind w:left="0"/>
            </w:pPr>
            <w:r>
              <w:rPr>
                <w:rFonts w:hint="eastAsia"/>
              </w:rPr>
              <w:t>}</w:t>
            </w:r>
          </w:p>
        </w:tc>
        <w:tc>
          <w:tcPr>
            <w:tcW w:w="3544" w:type="dxa"/>
          </w:tcPr>
          <w:p w:rsidR="00380073" w:rsidRDefault="00380073" w:rsidP="00CB4BD9">
            <w:pPr>
              <w:ind w:left="0"/>
            </w:pPr>
            <w:r>
              <w:t>cmd</w:t>
            </w:r>
            <w:r w:rsidR="006B4AA4">
              <w:t>=</w:t>
            </w:r>
            <w:r w:rsidR="00D04436">
              <w:rPr>
                <w:rFonts w:hint="eastAsia"/>
              </w:rPr>
              <w:t>check host</w:t>
            </w:r>
          </w:p>
          <w:p w:rsidR="002A3473" w:rsidRDefault="006F2712" w:rsidP="002A3473">
            <w:pPr>
              <w:ind w:left="0"/>
            </w:pPr>
            <w:r>
              <w:t>&amp;</w:t>
            </w:r>
            <w:r w:rsidR="002A3473" w:rsidRPr="00060F18">
              <w:t>HostInfo</w:t>
            </w:r>
            <w:r w:rsidR="006B4AA4">
              <w:t>=</w:t>
            </w:r>
          </w:p>
          <w:p w:rsidR="002A3473" w:rsidRDefault="002A3473" w:rsidP="002A3473">
            <w:pPr>
              <w:ind w:left="0"/>
            </w:pPr>
            <w:r>
              <w:rPr>
                <w:rFonts w:hint="eastAsia"/>
              </w:rPr>
              <w:t>{</w:t>
            </w:r>
          </w:p>
          <w:p w:rsidR="002A3473" w:rsidRDefault="002A3473" w:rsidP="002A3473">
            <w:pPr>
              <w:ind w:left="0"/>
            </w:pPr>
            <w:r w:rsidRPr="0038143F">
              <w:t>"ClusterName"</w:t>
            </w:r>
            <w:r w:rsidR="007E0B7E">
              <w:t xml:space="preserve">: </w:t>
            </w:r>
            <w:r w:rsidRPr="0038143F">
              <w:t>"c1"</w:t>
            </w:r>
          </w:p>
          <w:p w:rsidR="002A3473" w:rsidRDefault="002A3473" w:rsidP="002A3473">
            <w:pPr>
              <w:ind w:left="0"/>
            </w:pPr>
            <w:r w:rsidRPr="0038143F">
              <w:t>"HostInfo"</w:t>
            </w:r>
            <w:r w:rsidR="007E0B7E">
              <w:t xml:space="preserve">: </w:t>
            </w:r>
          </w:p>
          <w:p w:rsidR="002A3473" w:rsidRDefault="002A3473" w:rsidP="002A3473">
            <w:pPr>
              <w:ind w:left="0"/>
            </w:pPr>
            <w:r>
              <w:rPr>
                <w:rFonts w:hint="eastAsia"/>
              </w:rPr>
              <w:t xml:space="preserve">  [</w:t>
            </w:r>
          </w:p>
          <w:p w:rsidR="002A3473" w:rsidRDefault="002A3473" w:rsidP="002A3473">
            <w:pPr>
              <w:ind w:left="0" w:firstLine="405"/>
            </w:pPr>
            <w:r>
              <w:rPr>
                <w:rFonts w:hint="eastAsia"/>
              </w:rPr>
              <w:t>{</w:t>
            </w:r>
          </w:p>
          <w:p w:rsidR="002A3473" w:rsidRDefault="002A3473" w:rsidP="002A3473">
            <w:pPr>
              <w:ind w:left="0" w:firstLine="405"/>
            </w:pPr>
            <w:r>
              <w:rPr>
                <w:rFonts w:hint="eastAsia"/>
              </w:rPr>
              <w:t xml:space="preserve">  </w:t>
            </w:r>
            <w:r w:rsidRPr="0038143F">
              <w:t>"IP"</w:t>
            </w:r>
            <w:r w:rsidR="007E0B7E">
              <w:t xml:space="preserve">: </w:t>
            </w:r>
            <w:r w:rsidRPr="0038143F">
              <w:t>"192.168.20.199"</w:t>
            </w:r>
          </w:p>
          <w:p w:rsidR="009A063C" w:rsidRDefault="009A063C" w:rsidP="002A3473">
            <w:pPr>
              <w:ind w:left="0" w:firstLine="405"/>
            </w:pPr>
            <w:r>
              <w:rPr>
                <w:rFonts w:hint="eastAsia"/>
              </w:rPr>
              <w:t xml:space="preserve">  "HostName":"host1"</w:t>
            </w:r>
          </w:p>
          <w:p w:rsidR="002A3473" w:rsidRDefault="002A3473" w:rsidP="002A3473">
            <w:pPr>
              <w:ind w:left="0" w:firstLine="405"/>
            </w:pPr>
            <w:r>
              <w:rPr>
                <w:rFonts w:hint="eastAsia"/>
              </w:rPr>
              <w:t>},</w:t>
            </w:r>
          </w:p>
          <w:p w:rsidR="002A3473" w:rsidRDefault="002A3473" w:rsidP="002A3473">
            <w:pPr>
              <w:ind w:left="0" w:firstLine="405"/>
            </w:pPr>
            <w:r>
              <w:rPr>
                <w:rFonts w:hint="eastAsia"/>
              </w:rPr>
              <w:t>{</w:t>
            </w:r>
          </w:p>
          <w:p w:rsidR="002A3473" w:rsidRDefault="002A3473" w:rsidP="002A3473">
            <w:pPr>
              <w:ind w:left="0" w:firstLine="405"/>
            </w:pPr>
            <w:r>
              <w:rPr>
                <w:rFonts w:hint="eastAsia"/>
              </w:rPr>
              <w:t xml:space="preserve">  </w:t>
            </w:r>
            <w:r>
              <w:t>"IP"</w:t>
            </w:r>
            <w:r w:rsidR="007E0B7E">
              <w:t xml:space="preserve">: </w:t>
            </w:r>
            <w:r>
              <w:t>"192.168.20.</w:t>
            </w:r>
            <w:r>
              <w:rPr>
                <w:rFonts w:hint="eastAsia"/>
              </w:rPr>
              <w:t>200</w:t>
            </w:r>
            <w:r w:rsidRPr="0038143F">
              <w:t>"</w:t>
            </w:r>
            <w:r>
              <w:rPr>
                <w:rFonts w:hint="eastAsia"/>
              </w:rPr>
              <w:t>,</w:t>
            </w:r>
          </w:p>
          <w:p w:rsidR="009A063C" w:rsidRDefault="009A063C" w:rsidP="002A3473">
            <w:pPr>
              <w:ind w:left="0" w:firstLine="405"/>
            </w:pPr>
            <w:r>
              <w:rPr>
                <w:rFonts w:hint="eastAsia"/>
              </w:rPr>
              <w:t xml:space="preserve">  "HostName":"host2"</w:t>
            </w:r>
          </w:p>
          <w:p w:rsidR="002A3473" w:rsidRDefault="002A3473" w:rsidP="002A3473">
            <w:pPr>
              <w:ind w:left="0" w:firstLineChars="200" w:firstLine="420"/>
            </w:pPr>
            <w:r>
              <w:rPr>
                <w:rFonts w:hint="eastAsia"/>
              </w:rPr>
              <w:t xml:space="preserve">  </w:t>
            </w:r>
            <w:r w:rsidRPr="00214A64">
              <w:t>"User"</w:t>
            </w:r>
            <w:r w:rsidR="007E0B7E">
              <w:t xml:space="preserve">: </w:t>
            </w:r>
            <w:r w:rsidRPr="00214A64">
              <w:t>"root",</w:t>
            </w:r>
          </w:p>
          <w:p w:rsidR="002A3473" w:rsidRDefault="002A3473" w:rsidP="002A3473">
            <w:pPr>
              <w:ind w:left="0" w:firstLineChars="291" w:firstLine="611"/>
            </w:pPr>
            <w:r>
              <w:t>"</w:t>
            </w:r>
            <w:r w:rsidRPr="00214A64">
              <w:t xml:space="preserve"> Passwd</w:t>
            </w:r>
            <w:r>
              <w:t xml:space="preserve"> "</w:t>
            </w:r>
            <w:r w:rsidR="007E0B7E">
              <w:t xml:space="preserve">: </w:t>
            </w:r>
            <w:r>
              <w:t>"</w:t>
            </w:r>
            <w:r>
              <w:rPr>
                <w:rFonts w:hint="eastAsia"/>
              </w:rPr>
              <w:t>root</w:t>
            </w:r>
            <w:r w:rsidRPr="0038143F">
              <w:t>"</w:t>
            </w:r>
          </w:p>
          <w:p w:rsidR="002A3473" w:rsidRDefault="002A3473" w:rsidP="002A3473">
            <w:pPr>
              <w:ind w:left="0" w:firstLine="405"/>
            </w:pPr>
            <w:r>
              <w:rPr>
                <w:rFonts w:hint="eastAsia"/>
              </w:rPr>
              <w:t>}</w:t>
            </w:r>
          </w:p>
          <w:p w:rsidR="002A3473" w:rsidRDefault="002A3473" w:rsidP="002A3473">
            <w:pPr>
              <w:ind w:left="0"/>
            </w:pPr>
            <w:r>
              <w:rPr>
                <w:rFonts w:hint="eastAsia"/>
              </w:rPr>
              <w:t xml:space="preserve">  ]</w:t>
            </w:r>
          </w:p>
          <w:p w:rsidR="002A3473" w:rsidRDefault="002A3473" w:rsidP="002A3473">
            <w:pPr>
              <w:ind w:left="0"/>
            </w:pPr>
            <w:r w:rsidRPr="00214A64">
              <w:t>"User"</w:t>
            </w:r>
            <w:r w:rsidR="007E0B7E">
              <w:t xml:space="preserve">: </w:t>
            </w:r>
            <w:r w:rsidRPr="00214A64">
              <w:t>"root",</w:t>
            </w:r>
          </w:p>
          <w:p w:rsidR="002A3473" w:rsidRDefault="002A3473" w:rsidP="002A3473">
            <w:pPr>
              <w:ind w:left="0"/>
            </w:pPr>
            <w:r w:rsidRPr="00214A64">
              <w:t>"Passwd"</w:t>
            </w:r>
            <w:r w:rsidR="007E0B7E">
              <w:t xml:space="preserve">: </w:t>
            </w:r>
            <w:r w:rsidRPr="00214A64">
              <w:t>"sequoiadb",</w:t>
            </w:r>
          </w:p>
          <w:p w:rsidR="002A3473" w:rsidRDefault="002A3473" w:rsidP="002A3473">
            <w:pPr>
              <w:ind w:left="0"/>
            </w:pPr>
            <w:r w:rsidRPr="00214A64">
              <w:t>"SshPort"</w:t>
            </w:r>
            <w:r w:rsidR="007E0B7E">
              <w:t xml:space="preserve">: </w:t>
            </w:r>
            <w:r w:rsidRPr="00214A64">
              <w:t>"22"</w:t>
            </w:r>
            <w:r w:rsidR="00E9798F">
              <w:rPr>
                <w:rFonts w:hint="eastAsia"/>
              </w:rPr>
              <w:t>,</w:t>
            </w:r>
          </w:p>
          <w:p w:rsidR="00E9798F" w:rsidRDefault="008F12FC" w:rsidP="002A3473">
            <w:pPr>
              <w:ind w:left="0"/>
            </w:pPr>
            <w:r>
              <w:rPr>
                <w:rFonts w:hint="eastAsia"/>
              </w:rPr>
              <w:t>AgentService</w:t>
            </w:r>
            <w:r w:rsidR="00E9798F">
              <w:rPr>
                <w:rFonts w:hint="eastAsia"/>
              </w:rPr>
              <w:t>:</w:t>
            </w:r>
            <w:r w:rsidR="00DA38A5">
              <w:rPr>
                <w:rFonts w:hint="eastAsia"/>
              </w:rPr>
              <w:t>"</w:t>
            </w:r>
            <w:r w:rsidR="00E9798F">
              <w:rPr>
                <w:rFonts w:hint="eastAsia"/>
              </w:rPr>
              <w:t xml:space="preserve"> 11790</w:t>
            </w:r>
            <w:r w:rsidR="00DA38A5">
              <w:rPr>
                <w:rFonts w:hint="eastAsia"/>
              </w:rPr>
              <w:t>"</w:t>
            </w:r>
          </w:p>
          <w:p w:rsidR="002A3473" w:rsidRDefault="002A3473" w:rsidP="002A3473">
            <w:pPr>
              <w:ind w:left="0"/>
            </w:pPr>
            <w:r>
              <w:rPr>
                <w:rFonts w:hint="eastAsia"/>
              </w:rPr>
              <w:t>}</w:t>
            </w:r>
          </w:p>
        </w:tc>
      </w:tr>
      <w:tr w:rsidR="00380073" w:rsidTr="00CB4BD9">
        <w:tc>
          <w:tcPr>
            <w:tcW w:w="1418" w:type="dxa"/>
          </w:tcPr>
          <w:p w:rsidR="00380073" w:rsidRDefault="00380073" w:rsidP="00CB4BD9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380073" w:rsidRDefault="009355A1" w:rsidP="00CB4BD9">
            <w:pPr>
              <w:ind w:left="0"/>
            </w:pPr>
            <w:r>
              <w:rPr>
                <w:rFonts w:hint="eastAsia"/>
              </w:rPr>
              <w:t>选填项可填可不填</w:t>
            </w:r>
            <w:r>
              <w:rPr>
                <w:rFonts w:hint="eastAsia"/>
              </w:rPr>
              <w:t xml:space="preserve">; </w:t>
            </w:r>
            <w:r>
              <w:rPr>
                <w:rFonts w:hint="eastAsia"/>
              </w:rPr>
              <w:t>不填时使用外部公共的配置。</w:t>
            </w:r>
          </w:p>
        </w:tc>
        <w:tc>
          <w:tcPr>
            <w:tcW w:w="3544" w:type="dxa"/>
          </w:tcPr>
          <w:p w:rsidR="00380073" w:rsidRDefault="00380073" w:rsidP="00CB4BD9">
            <w:pPr>
              <w:ind w:left="0"/>
            </w:pPr>
          </w:p>
        </w:tc>
      </w:tr>
      <w:tr w:rsidR="00380073" w:rsidTr="00CB4BD9">
        <w:tc>
          <w:tcPr>
            <w:tcW w:w="1418" w:type="dxa"/>
          </w:tcPr>
          <w:p w:rsidR="00380073" w:rsidRDefault="00380073" w:rsidP="00CB4BD9">
            <w:pPr>
              <w:ind w:left="0"/>
            </w:pPr>
            <w:r>
              <w:rPr>
                <w:rFonts w:hint="eastAsia"/>
              </w:rPr>
              <w:t>响应头</w:t>
            </w:r>
          </w:p>
        </w:tc>
        <w:tc>
          <w:tcPr>
            <w:tcW w:w="3827" w:type="dxa"/>
          </w:tcPr>
          <w:p w:rsidR="00380073" w:rsidRDefault="00380073" w:rsidP="00CB4BD9">
            <w:pPr>
              <w:ind w:left="0"/>
            </w:pPr>
            <w:r>
              <w:rPr>
                <w:rFonts w:hint="eastAsia"/>
              </w:rPr>
              <w:t>同通用响应头</w:t>
            </w:r>
          </w:p>
        </w:tc>
        <w:tc>
          <w:tcPr>
            <w:tcW w:w="3544" w:type="dxa"/>
          </w:tcPr>
          <w:p w:rsidR="00380073" w:rsidRDefault="00380073" w:rsidP="00CB4BD9">
            <w:pPr>
              <w:ind w:left="0"/>
            </w:pPr>
          </w:p>
        </w:tc>
      </w:tr>
      <w:tr w:rsidR="00380073" w:rsidTr="00855A4E">
        <w:trPr>
          <w:trHeight w:val="2897"/>
        </w:trPr>
        <w:tc>
          <w:tcPr>
            <w:tcW w:w="1418" w:type="dxa"/>
          </w:tcPr>
          <w:p w:rsidR="00380073" w:rsidRDefault="00380073" w:rsidP="00CB4BD9">
            <w:pPr>
              <w:ind w:left="0"/>
            </w:pPr>
            <w:r>
              <w:rPr>
                <w:rFonts w:hint="eastAsia"/>
              </w:rPr>
              <w:t>响应内容</w:t>
            </w:r>
          </w:p>
        </w:tc>
        <w:tc>
          <w:tcPr>
            <w:tcW w:w="3827" w:type="dxa"/>
          </w:tcPr>
          <w:p w:rsidR="002327AA" w:rsidRDefault="00E756AA" w:rsidP="0026173C">
            <w:pPr>
              <w:ind w:left="0"/>
            </w:pPr>
            <w:hyperlink w:anchor="_通用响应体" w:history="1">
              <w:r w:rsidR="002327AA" w:rsidRPr="002327AA">
                <w:rPr>
                  <w:rStyle w:val="Hyperlink"/>
                  <w:rFonts w:hint="eastAsia"/>
                </w:rPr>
                <w:t>通用响应体</w:t>
              </w:r>
            </w:hyperlink>
          </w:p>
          <w:p w:rsidR="00A20CEF" w:rsidRDefault="00A20CEF" w:rsidP="0026173C">
            <w:pPr>
              <w:ind w:left="0"/>
            </w:pPr>
            <w:r>
              <w:rPr>
                <w:rFonts w:hint="eastAsia"/>
              </w:rPr>
              <w:t>成功返回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集</w:t>
            </w:r>
          </w:p>
          <w:p w:rsidR="00D31A91" w:rsidRDefault="00D31A91" w:rsidP="0026173C">
            <w:pPr>
              <w:ind w:left="0"/>
            </w:pPr>
            <w:r w:rsidRPr="00D31A91">
              <w:t xml:space="preserve">{ </w:t>
            </w:r>
          </w:p>
          <w:p w:rsidR="002327AA" w:rsidRDefault="002327AA" w:rsidP="002327AA">
            <w:pPr>
              <w:ind w:left="0" w:firstLineChars="150" w:firstLine="315"/>
            </w:pPr>
            <w:r>
              <w:rPr>
                <w:rFonts w:hint="eastAsia"/>
              </w:rPr>
              <w:t>errno:</w:t>
            </w:r>
          </w:p>
          <w:p w:rsidR="004C7A43" w:rsidRDefault="002327AA">
            <w:pPr>
              <w:ind w:left="0" w:firstLineChars="150" w:firstLine="315"/>
            </w:pPr>
            <w:r>
              <w:rPr>
                <w:rFonts w:hint="eastAsia"/>
              </w:rPr>
              <w:t>detail:</w:t>
            </w:r>
          </w:p>
          <w:p w:rsidR="00D31A91" w:rsidRDefault="00D31A91" w:rsidP="00D31A91">
            <w:pPr>
              <w:ind w:left="0" w:firstLineChars="150" w:firstLine="315"/>
            </w:pPr>
            <w:r>
              <w:t>IP</w:t>
            </w:r>
            <w:r w:rsidR="007E0B7E">
              <w:t xml:space="preserve">: </w:t>
            </w:r>
            <w:r>
              <w:rPr>
                <w:rFonts w:hint="eastAsia"/>
              </w:rPr>
              <w:t>主机</w:t>
            </w:r>
            <w:r>
              <w:rPr>
                <w:rFonts w:hint="eastAsia"/>
              </w:rPr>
              <w:t>IP</w:t>
            </w:r>
          </w:p>
          <w:p w:rsidR="00D31A91" w:rsidRDefault="00D31A91" w:rsidP="00D31A91">
            <w:pPr>
              <w:ind w:left="0" w:firstLineChars="150" w:firstLine="315"/>
            </w:pPr>
            <w:r>
              <w:t>HostName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主机名</w:t>
            </w:r>
          </w:p>
          <w:p w:rsidR="00D31A91" w:rsidRDefault="00D31A91" w:rsidP="00D31A91">
            <w:pPr>
              <w:ind w:left="0" w:firstLineChars="150" w:firstLine="315"/>
            </w:pPr>
            <w:r w:rsidRPr="00D31A91">
              <w:t>OS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OS</w:t>
            </w:r>
            <w:r>
              <w:rPr>
                <w:rFonts w:hint="eastAsia"/>
              </w:rPr>
              <w:t>信息</w:t>
            </w:r>
          </w:p>
          <w:p w:rsidR="00D31A91" w:rsidRDefault="00D31A91" w:rsidP="00D31A91">
            <w:pPr>
              <w:ind w:left="0" w:firstLineChars="150" w:firstLine="315"/>
            </w:pPr>
            <w:r>
              <w:t>OM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主机上</w:t>
            </w: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信息</w:t>
            </w:r>
          </w:p>
          <w:p w:rsidR="00D31A91" w:rsidRDefault="00D31A91" w:rsidP="00D31A91">
            <w:pPr>
              <w:ind w:left="0" w:firstLineChars="150" w:firstLine="315"/>
            </w:pPr>
            <w:r w:rsidRPr="00D31A91">
              <w:t>CPU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CPU</w:t>
            </w:r>
            <w:r>
              <w:rPr>
                <w:rFonts w:hint="eastAsia"/>
              </w:rPr>
              <w:t>信息</w:t>
            </w:r>
          </w:p>
          <w:p w:rsidR="00D31A91" w:rsidRDefault="00D31A91" w:rsidP="00D31A91">
            <w:pPr>
              <w:ind w:left="0" w:firstLineChars="150" w:firstLine="315"/>
            </w:pPr>
            <w:r>
              <w:t>Memory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内存信息</w:t>
            </w:r>
          </w:p>
          <w:p w:rsidR="00D31A91" w:rsidRDefault="00D31A91" w:rsidP="00D31A91">
            <w:pPr>
              <w:ind w:left="0" w:firstLineChars="150" w:firstLine="315"/>
            </w:pPr>
            <w:r w:rsidRPr="00D31A91">
              <w:lastRenderedPageBreak/>
              <w:t>Net</w:t>
            </w:r>
            <w:r w:rsidR="007E0B7E">
              <w:t xml:space="preserve">: </w:t>
            </w:r>
            <w:r>
              <w:rPr>
                <w:rFonts w:hint="eastAsia"/>
              </w:rPr>
              <w:t>网卡信息</w:t>
            </w:r>
          </w:p>
          <w:p w:rsidR="00FD0DE8" w:rsidRDefault="00D31A91" w:rsidP="00FD0DE8">
            <w:pPr>
              <w:ind w:left="0" w:firstLineChars="150" w:firstLine="315"/>
            </w:pPr>
            <w:r w:rsidRPr="00D31A91">
              <w:t>Port</w:t>
            </w:r>
            <w:r w:rsidR="007E0B7E">
              <w:t xml:space="preserve">: </w:t>
            </w:r>
            <w:r w:rsidR="00FD0DE8">
              <w:rPr>
                <w:rFonts w:hint="eastAsia"/>
              </w:rPr>
              <w:t>端口占用情况</w:t>
            </w:r>
          </w:p>
          <w:p w:rsidR="00FD0DE8" w:rsidRDefault="00D31A91" w:rsidP="00FD0DE8">
            <w:pPr>
              <w:ind w:left="0" w:firstLineChars="150" w:firstLine="315"/>
            </w:pPr>
            <w:r w:rsidRPr="00D31A91">
              <w:t>Service</w:t>
            </w:r>
            <w:r w:rsidR="007E0B7E">
              <w:t xml:space="preserve">: </w:t>
            </w:r>
            <w:r w:rsidR="00FD0DE8">
              <w:rPr>
                <w:rFonts w:hint="eastAsia"/>
              </w:rPr>
              <w:t>系统服务情况</w:t>
            </w:r>
          </w:p>
          <w:p w:rsidR="00FD0DE8" w:rsidRDefault="00D31A91" w:rsidP="00FD0DE8">
            <w:pPr>
              <w:ind w:left="0" w:firstLineChars="150" w:firstLine="315"/>
            </w:pPr>
            <w:r w:rsidRPr="00D31A91">
              <w:t>Safety</w:t>
            </w:r>
            <w:r w:rsidR="007E0B7E">
              <w:t xml:space="preserve">: </w:t>
            </w:r>
            <w:r w:rsidR="00FD0DE8">
              <w:rPr>
                <w:rFonts w:hint="eastAsia"/>
              </w:rPr>
              <w:t>防火墙</w:t>
            </w:r>
          </w:p>
          <w:p w:rsidR="00A20CEF" w:rsidRDefault="00D31A91" w:rsidP="002327AA">
            <w:pPr>
              <w:ind w:left="0" w:firstLineChars="150" w:firstLine="315"/>
            </w:pPr>
            <w:r w:rsidRPr="00D31A91">
              <w:t>Disk</w:t>
            </w:r>
            <w:r w:rsidR="007E0B7E">
              <w:t xml:space="preserve">: </w:t>
            </w:r>
            <w:r w:rsidR="00FD0DE8">
              <w:rPr>
                <w:rFonts w:hint="eastAsia"/>
              </w:rPr>
              <w:t>磁盘情况</w:t>
            </w:r>
          </w:p>
          <w:p w:rsidR="00380073" w:rsidRDefault="00943F97" w:rsidP="00FD0DE8">
            <w:pPr>
              <w:ind w:left="0"/>
            </w:pPr>
            <w:r>
              <w:rPr>
                <w:rFonts w:hint="eastAsia"/>
              </w:rPr>
              <w:t>}</w:t>
            </w:r>
          </w:p>
          <w:p w:rsidR="00A20CEF" w:rsidRDefault="00A20CEF" w:rsidP="00FD0DE8">
            <w:pPr>
              <w:ind w:left="0"/>
            </w:pPr>
            <w:r>
              <w:rPr>
                <w:rFonts w:hint="eastAsia"/>
              </w:rPr>
              <w:t>{</w:t>
            </w:r>
          </w:p>
          <w:p w:rsidR="00A20CEF" w:rsidRDefault="00A20CEF" w:rsidP="00FD0DE8">
            <w:pPr>
              <w:ind w:left="0"/>
            </w:pPr>
            <w:r>
              <w:rPr>
                <w:rFonts w:hint="eastAsia"/>
              </w:rPr>
              <w:t>}</w:t>
            </w:r>
          </w:p>
          <w:p w:rsidR="00727DA0" w:rsidRPr="00727DA0" w:rsidRDefault="00727DA0" w:rsidP="00FD0DE8">
            <w:pPr>
              <w:ind w:left="0"/>
            </w:pPr>
            <w:r>
              <w:rPr>
                <w:rFonts w:hint="eastAsia"/>
              </w:rPr>
              <w:t>//</w:t>
            </w:r>
            <w:r>
              <w:rPr>
                <w:rFonts w:hint="eastAsia"/>
              </w:rPr>
              <w:t>多台机器时，会带多个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结构</w:t>
            </w:r>
          </w:p>
        </w:tc>
        <w:tc>
          <w:tcPr>
            <w:tcW w:w="3544" w:type="dxa"/>
          </w:tcPr>
          <w:p w:rsidR="002327AA" w:rsidRDefault="002327AA" w:rsidP="004C1416">
            <w:pPr>
              <w:ind w:left="0"/>
            </w:pPr>
            <w:r>
              <w:rPr>
                <w:rFonts w:hint="eastAsia"/>
              </w:rPr>
              <w:lastRenderedPageBreak/>
              <w:t>通用响应体</w:t>
            </w:r>
          </w:p>
          <w:p w:rsidR="004C1416" w:rsidRDefault="004C1416" w:rsidP="004C1416">
            <w:pPr>
              <w:ind w:left="0"/>
            </w:pPr>
            <w:r w:rsidRPr="004C1416">
              <w:t xml:space="preserve">{ </w:t>
            </w:r>
          </w:p>
          <w:p w:rsidR="004C1416" w:rsidRDefault="004C1416" w:rsidP="004C1416">
            <w:pPr>
              <w:ind w:left="0" w:firstLineChars="150" w:firstLine="315"/>
            </w:pPr>
            <w:r w:rsidRPr="004C1416">
              <w:t>"IP"</w:t>
            </w:r>
            <w:r w:rsidR="007E0B7E">
              <w:t xml:space="preserve">: </w:t>
            </w:r>
            <w:r w:rsidRPr="004C1416">
              <w:t>"192.168.20.197",</w:t>
            </w:r>
          </w:p>
          <w:p w:rsidR="004C1416" w:rsidRDefault="004C1416" w:rsidP="004C1416">
            <w:pPr>
              <w:ind w:left="0" w:firstLineChars="150" w:firstLine="315"/>
            </w:pPr>
            <w:r w:rsidRPr="004C1416">
              <w:t>"HostName"</w:t>
            </w:r>
            <w:r w:rsidR="007E0B7E">
              <w:t xml:space="preserve">: </w:t>
            </w:r>
            <w:r w:rsidRPr="004C1416">
              <w:t xml:space="preserve">"rhelt10", </w:t>
            </w:r>
          </w:p>
          <w:p w:rsidR="004C1416" w:rsidRDefault="004C1416" w:rsidP="004C1416">
            <w:pPr>
              <w:ind w:left="0" w:firstLineChars="150" w:firstLine="315"/>
            </w:pPr>
            <w:r w:rsidRPr="004C1416">
              <w:t>"OS"</w:t>
            </w:r>
            <w:r w:rsidR="007E0B7E">
              <w:t xml:space="preserve">: </w:t>
            </w:r>
          </w:p>
          <w:p w:rsidR="004C1416" w:rsidRDefault="004C1416" w:rsidP="004C1416">
            <w:pPr>
              <w:ind w:left="0" w:firstLineChars="150" w:firstLine="315"/>
            </w:pPr>
            <w:r w:rsidRPr="004C1416">
              <w:t>{</w:t>
            </w:r>
          </w:p>
          <w:p w:rsidR="004C1416" w:rsidRDefault="004C1416" w:rsidP="004C1416">
            <w:pPr>
              <w:ind w:left="0" w:firstLineChars="300" w:firstLine="630"/>
            </w:pPr>
            <w:r w:rsidRPr="004C1416">
              <w:t>"Distributor"</w:t>
            </w:r>
            <w:r w:rsidR="007E0B7E">
              <w:t xml:space="preserve">: </w:t>
            </w:r>
            <w:r w:rsidRPr="004C1416">
              <w:t xml:space="preserve">"RedHatEnterpriseServer", </w:t>
            </w:r>
          </w:p>
          <w:p w:rsidR="004C1416" w:rsidRDefault="004C1416" w:rsidP="004C1416">
            <w:pPr>
              <w:ind w:left="0" w:firstLineChars="300" w:firstLine="630"/>
            </w:pPr>
            <w:r w:rsidRPr="004C1416">
              <w:t>"Release"</w:t>
            </w:r>
            <w:r w:rsidR="007E0B7E">
              <w:t xml:space="preserve">: </w:t>
            </w:r>
            <w:r w:rsidRPr="004C1416">
              <w:t xml:space="preserve">"6.0", </w:t>
            </w:r>
          </w:p>
          <w:p w:rsidR="004C1416" w:rsidRDefault="004C1416" w:rsidP="004C1416">
            <w:pPr>
              <w:ind w:left="0" w:firstLineChars="300" w:firstLine="630"/>
            </w:pPr>
            <w:r w:rsidRPr="004C1416">
              <w:t>"Bit"</w:t>
            </w:r>
            <w:r w:rsidR="007E0B7E">
              <w:t xml:space="preserve">: </w:t>
            </w:r>
            <w:r w:rsidRPr="004C1416">
              <w:t xml:space="preserve">64 </w:t>
            </w:r>
          </w:p>
          <w:p w:rsidR="004C1416" w:rsidRDefault="004C1416" w:rsidP="004C1416">
            <w:pPr>
              <w:ind w:left="0" w:firstLineChars="150" w:firstLine="315"/>
            </w:pPr>
            <w:r w:rsidRPr="004C1416">
              <w:t xml:space="preserve">}, </w:t>
            </w:r>
          </w:p>
          <w:p w:rsidR="004C1416" w:rsidRDefault="004C1416" w:rsidP="004C1416">
            <w:pPr>
              <w:ind w:left="0" w:firstLineChars="150" w:firstLine="315"/>
            </w:pPr>
            <w:r w:rsidRPr="004C1416">
              <w:lastRenderedPageBreak/>
              <w:t>"OM"</w:t>
            </w:r>
            <w:r w:rsidR="007E0B7E">
              <w:t xml:space="preserve">: </w:t>
            </w:r>
          </w:p>
          <w:p w:rsidR="004C1416" w:rsidRDefault="004C1416" w:rsidP="004C1416">
            <w:pPr>
              <w:ind w:left="0" w:firstLineChars="150" w:firstLine="315"/>
            </w:pPr>
            <w:r w:rsidRPr="004C1416">
              <w:t xml:space="preserve">{ </w:t>
            </w:r>
          </w:p>
          <w:p w:rsidR="004C1416" w:rsidRDefault="004C1416" w:rsidP="004C1416">
            <w:pPr>
              <w:ind w:left="0" w:firstLineChars="300" w:firstLine="630"/>
            </w:pPr>
            <w:r w:rsidRPr="004C1416">
              <w:t>"HasInstalled"</w:t>
            </w:r>
            <w:r w:rsidR="007E0B7E">
              <w:t xml:space="preserve">: </w:t>
            </w:r>
            <w:r w:rsidRPr="004C1416">
              <w:t xml:space="preserve">true, </w:t>
            </w:r>
          </w:p>
          <w:p w:rsidR="004C1416" w:rsidRDefault="004C1416" w:rsidP="004C1416">
            <w:pPr>
              <w:ind w:left="0" w:firstLineChars="300" w:firstLine="630"/>
            </w:pPr>
            <w:r w:rsidRPr="004C1416">
              <w:t>"Version"</w:t>
            </w:r>
            <w:r w:rsidR="007E0B7E">
              <w:t xml:space="preserve">: </w:t>
            </w:r>
            <w:r w:rsidRPr="004C1416">
              <w:t xml:space="preserve">"1.8", </w:t>
            </w:r>
          </w:p>
          <w:p w:rsidR="004C1416" w:rsidRDefault="004C1416" w:rsidP="004C1416">
            <w:pPr>
              <w:ind w:left="0" w:firstLineChars="300" w:firstLine="630"/>
            </w:pPr>
            <w:r w:rsidRPr="004C1416">
              <w:t>"Path"</w:t>
            </w:r>
            <w:r w:rsidR="007E0B7E">
              <w:t xml:space="preserve">: </w:t>
            </w:r>
            <w:r w:rsidRPr="004C1416">
              <w:t xml:space="preserve">"/home/mount/sequoiadb/trunk//bin/", </w:t>
            </w:r>
          </w:p>
          <w:p w:rsidR="004C1416" w:rsidRDefault="004C1416" w:rsidP="004C1416">
            <w:pPr>
              <w:ind w:left="0" w:firstLineChars="300" w:firstLine="630"/>
            </w:pPr>
            <w:r w:rsidRPr="004C1416">
              <w:t>"Port"</w:t>
            </w:r>
            <w:r w:rsidR="007E0B7E">
              <w:t xml:space="preserve">: </w:t>
            </w:r>
            <w:r w:rsidRPr="004C1416">
              <w:t xml:space="preserve">"11790", </w:t>
            </w:r>
          </w:p>
          <w:p w:rsidR="004C1416" w:rsidRDefault="004C1416" w:rsidP="004C1416">
            <w:pPr>
              <w:ind w:left="0" w:firstLineChars="300" w:firstLine="630"/>
            </w:pPr>
            <w:r w:rsidRPr="004C1416">
              <w:t>"Release"</w:t>
            </w:r>
            <w:r w:rsidR="007E0B7E">
              <w:t xml:space="preserve">: </w:t>
            </w:r>
            <w:r w:rsidRPr="004C1416">
              <w:t xml:space="preserve">15427 </w:t>
            </w:r>
          </w:p>
          <w:p w:rsidR="004C1416" w:rsidRDefault="004C1416" w:rsidP="004C1416">
            <w:pPr>
              <w:ind w:left="0" w:firstLineChars="150" w:firstLine="315"/>
            </w:pPr>
            <w:r w:rsidRPr="004C1416">
              <w:t xml:space="preserve">}, </w:t>
            </w:r>
          </w:p>
          <w:p w:rsidR="004C1416" w:rsidRDefault="004C1416" w:rsidP="004C1416">
            <w:pPr>
              <w:ind w:left="0" w:firstLineChars="150" w:firstLine="315"/>
            </w:pPr>
            <w:r w:rsidRPr="004C1416">
              <w:t>"CPU"</w:t>
            </w:r>
            <w:r w:rsidR="007E0B7E">
              <w:t xml:space="preserve">: </w:t>
            </w:r>
          </w:p>
          <w:p w:rsidR="004C1416" w:rsidRDefault="004C1416" w:rsidP="004C1416">
            <w:pPr>
              <w:ind w:left="0" w:firstLineChars="150" w:firstLine="315"/>
            </w:pPr>
            <w:r w:rsidRPr="004C1416">
              <w:t xml:space="preserve">[ </w:t>
            </w:r>
          </w:p>
          <w:p w:rsidR="004C1416" w:rsidRDefault="004C1416" w:rsidP="004C1416">
            <w:pPr>
              <w:ind w:left="0" w:firstLineChars="300" w:firstLine="630"/>
            </w:pPr>
            <w:r w:rsidRPr="004C1416">
              <w:t>{</w:t>
            </w:r>
          </w:p>
          <w:p w:rsidR="004C1416" w:rsidRDefault="004C1416" w:rsidP="004C1416">
            <w:pPr>
              <w:ind w:left="0" w:firstLineChars="450" w:firstLine="945"/>
            </w:pPr>
            <w:r w:rsidRPr="004C1416">
              <w:t>"ID"</w:t>
            </w:r>
            <w:r w:rsidR="007E0B7E">
              <w:t xml:space="preserve">: </w:t>
            </w:r>
            <w:r w:rsidRPr="004C1416">
              <w:t xml:space="preserve">"", </w:t>
            </w:r>
          </w:p>
          <w:p w:rsidR="004C1416" w:rsidRDefault="004C1416" w:rsidP="004C1416">
            <w:pPr>
              <w:ind w:left="0" w:firstLineChars="450" w:firstLine="945"/>
            </w:pPr>
            <w:r w:rsidRPr="004C1416">
              <w:t>"Model"</w:t>
            </w:r>
            <w:r w:rsidR="007E0B7E">
              <w:t xml:space="preserve">: </w:t>
            </w:r>
            <w:r w:rsidRPr="004C1416">
              <w:t xml:space="preserve">"", </w:t>
            </w:r>
          </w:p>
          <w:p w:rsidR="004C1416" w:rsidRDefault="004C1416" w:rsidP="004C1416">
            <w:pPr>
              <w:ind w:left="0" w:firstLineChars="450" w:firstLine="945"/>
            </w:pPr>
            <w:r w:rsidRPr="004C1416">
              <w:t>"Core"</w:t>
            </w:r>
            <w:r w:rsidR="007E0B7E">
              <w:t xml:space="preserve">: </w:t>
            </w:r>
            <w:r w:rsidRPr="004C1416">
              <w:t xml:space="preserve">4, </w:t>
            </w:r>
          </w:p>
          <w:p w:rsidR="004C1416" w:rsidRDefault="004C1416" w:rsidP="004C1416">
            <w:pPr>
              <w:ind w:left="0" w:firstLineChars="450" w:firstLine="945"/>
            </w:pPr>
            <w:r w:rsidRPr="004C1416">
              <w:t>"Freq"</w:t>
            </w:r>
            <w:r w:rsidR="007E0B7E">
              <w:t xml:space="preserve">: </w:t>
            </w:r>
            <w:r w:rsidRPr="004C1416">
              <w:t xml:space="preserve">"2.00GHz" </w:t>
            </w:r>
          </w:p>
          <w:p w:rsidR="004C1416" w:rsidRDefault="004C1416" w:rsidP="004C1416">
            <w:pPr>
              <w:ind w:left="0" w:firstLineChars="300" w:firstLine="630"/>
            </w:pPr>
            <w:r w:rsidRPr="004C1416">
              <w:t xml:space="preserve">} </w:t>
            </w:r>
          </w:p>
          <w:p w:rsidR="00573616" w:rsidRDefault="004C1416" w:rsidP="004C1416">
            <w:pPr>
              <w:ind w:left="0" w:firstLineChars="150" w:firstLine="315"/>
            </w:pPr>
            <w:r w:rsidRPr="004C1416">
              <w:t xml:space="preserve">], </w:t>
            </w:r>
          </w:p>
          <w:p w:rsidR="00573616" w:rsidRDefault="004C1416" w:rsidP="004C1416">
            <w:pPr>
              <w:ind w:left="0" w:firstLineChars="150" w:firstLine="315"/>
            </w:pPr>
            <w:r w:rsidRPr="004C1416">
              <w:t>"Memory"</w:t>
            </w:r>
            <w:r w:rsidR="007E0B7E">
              <w:t xml:space="preserve">: </w:t>
            </w:r>
          </w:p>
          <w:p w:rsidR="00573616" w:rsidRDefault="004C1416" w:rsidP="004C1416">
            <w:pPr>
              <w:ind w:left="0" w:firstLineChars="150" w:firstLine="315"/>
            </w:pPr>
            <w:r w:rsidRPr="004C1416">
              <w:t>{</w:t>
            </w:r>
          </w:p>
          <w:p w:rsidR="00573616" w:rsidRDefault="004C1416" w:rsidP="00573616">
            <w:pPr>
              <w:ind w:left="0" w:firstLineChars="300" w:firstLine="630"/>
            </w:pPr>
            <w:r w:rsidRPr="004C1416">
              <w:t>"Model"</w:t>
            </w:r>
            <w:r w:rsidR="007E0B7E">
              <w:t xml:space="preserve">: </w:t>
            </w:r>
            <w:r w:rsidRPr="004C1416">
              <w:t xml:space="preserve">"", </w:t>
            </w:r>
          </w:p>
          <w:p w:rsidR="00573616" w:rsidRDefault="004C1416" w:rsidP="00573616">
            <w:pPr>
              <w:ind w:left="0" w:firstLineChars="300" w:firstLine="630"/>
            </w:pPr>
            <w:r w:rsidRPr="004C1416">
              <w:t>"Size"</w:t>
            </w:r>
            <w:r w:rsidR="007E0B7E">
              <w:t xml:space="preserve">: </w:t>
            </w:r>
            <w:r w:rsidRPr="004C1416">
              <w:t xml:space="preserve">3833, </w:t>
            </w:r>
          </w:p>
          <w:p w:rsidR="00573616" w:rsidRDefault="004C1416" w:rsidP="00573616">
            <w:pPr>
              <w:ind w:left="0" w:firstLineChars="300" w:firstLine="630"/>
            </w:pPr>
            <w:r w:rsidRPr="004C1416">
              <w:t>"Free"</w:t>
            </w:r>
            <w:r w:rsidR="007E0B7E">
              <w:t xml:space="preserve">: </w:t>
            </w:r>
            <w:r w:rsidRPr="004C1416">
              <w:t xml:space="preserve">1136 </w:t>
            </w:r>
          </w:p>
          <w:p w:rsidR="00573616" w:rsidRDefault="004C1416" w:rsidP="00573616">
            <w:pPr>
              <w:ind w:left="0" w:firstLineChars="150" w:firstLine="315"/>
            </w:pPr>
            <w:r w:rsidRPr="004C1416">
              <w:t xml:space="preserve">}, </w:t>
            </w:r>
          </w:p>
          <w:p w:rsidR="00573616" w:rsidRDefault="004C1416" w:rsidP="00573616">
            <w:pPr>
              <w:ind w:left="0" w:firstLineChars="150" w:firstLine="315"/>
            </w:pPr>
            <w:r w:rsidRPr="004C1416">
              <w:t>"Net"</w:t>
            </w:r>
            <w:r w:rsidR="007E0B7E">
              <w:t xml:space="preserve">: </w:t>
            </w:r>
          </w:p>
          <w:p w:rsidR="00573616" w:rsidRDefault="004C1416" w:rsidP="00573616">
            <w:pPr>
              <w:ind w:left="0" w:firstLineChars="150" w:firstLine="315"/>
            </w:pPr>
            <w:r w:rsidRPr="004C1416">
              <w:t xml:space="preserve">[ </w:t>
            </w:r>
          </w:p>
          <w:p w:rsidR="00573616" w:rsidRDefault="004C1416" w:rsidP="00573616">
            <w:pPr>
              <w:ind w:left="0" w:firstLineChars="300" w:firstLine="630"/>
            </w:pPr>
            <w:r w:rsidRPr="004C1416">
              <w:t xml:space="preserve">{ </w:t>
            </w:r>
          </w:p>
          <w:p w:rsidR="00573616" w:rsidRDefault="004C1416" w:rsidP="00573616">
            <w:pPr>
              <w:ind w:left="0" w:firstLineChars="450" w:firstLine="945"/>
            </w:pPr>
            <w:r w:rsidRPr="004C1416">
              <w:t>"Name"</w:t>
            </w:r>
            <w:r w:rsidR="007E0B7E">
              <w:t xml:space="preserve">: </w:t>
            </w:r>
            <w:r w:rsidRPr="004C1416">
              <w:t xml:space="preserve">"lo", </w:t>
            </w:r>
          </w:p>
          <w:p w:rsidR="00573616" w:rsidRDefault="004C1416" w:rsidP="00573616">
            <w:pPr>
              <w:ind w:left="0" w:firstLineChars="450" w:firstLine="945"/>
            </w:pPr>
            <w:r w:rsidRPr="004C1416">
              <w:t>"Model"</w:t>
            </w:r>
            <w:r w:rsidR="007E0B7E">
              <w:t xml:space="preserve">: </w:t>
            </w:r>
            <w:r w:rsidRPr="004C1416">
              <w:t xml:space="preserve">"", </w:t>
            </w:r>
          </w:p>
          <w:p w:rsidR="00573616" w:rsidRDefault="004C1416" w:rsidP="00573616">
            <w:pPr>
              <w:ind w:left="0" w:firstLineChars="450" w:firstLine="945"/>
            </w:pPr>
            <w:r w:rsidRPr="004C1416">
              <w:t>"Bandwidth"</w:t>
            </w:r>
            <w:r w:rsidR="007E0B7E">
              <w:t xml:space="preserve">: </w:t>
            </w:r>
            <w:r w:rsidRPr="004C1416">
              <w:t xml:space="preserve">"", </w:t>
            </w:r>
          </w:p>
          <w:p w:rsidR="00573616" w:rsidRDefault="004C1416" w:rsidP="00573616">
            <w:pPr>
              <w:ind w:left="0" w:firstLineChars="450" w:firstLine="945"/>
            </w:pPr>
            <w:r w:rsidRPr="004C1416">
              <w:t>"IP"</w:t>
            </w:r>
            <w:r w:rsidR="007E0B7E">
              <w:t xml:space="preserve">: </w:t>
            </w:r>
            <w:r w:rsidRPr="004C1416">
              <w:t xml:space="preserve">"127.0.0.1" </w:t>
            </w:r>
          </w:p>
          <w:p w:rsidR="00573616" w:rsidRDefault="004C1416" w:rsidP="00573616">
            <w:pPr>
              <w:ind w:left="0" w:firstLineChars="300" w:firstLine="630"/>
            </w:pPr>
            <w:r w:rsidRPr="004C1416">
              <w:t>},</w:t>
            </w:r>
          </w:p>
          <w:p w:rsidR="00573616" w:rsidRDefault="004C1416" w:rsidP="00573616">
            <w:pPr>
              <w:ind w:leftChars="170" w:firstLineChars="100" w:firstLine="210"/>
            </w:pPr>
            <w:r w:rsidRPr="004C1416">
              <w:t xml:space="preserve">{ </w:t>
            </w:r>
          </w:p>
          <w:p w:rsidR="00573616" w:rsidRDefault="004C1416" w:rsidP="00573616">
            <w:pPr>
              <w:ind w:left="0" w:firstLineChars="500" w:firstLine="1050"/>
            </w:pPr>
            <w:r w:rsidRPr="004C1416">
              <w:t>"Name"</w:t>
            </w:r>
            <w:r w:rsidR="007E0B7E">
              <w:t xml:space="preserve">: </w:t>
            </w:r>
            <w:r w:rsidRPr="004C1416">
              <w:t xml:space="preserve">"eth1", </w:t>
            </w:r>
          </w:p>
          <w:p w:rsidR="00573616" w:rsidRDefault="004C1416" w:rsidP="00573616">
            <w:pPr>
              <w:ind w:left="0" w:firstLineChars="500" w:firstLine="1050"/>
            </w:pPr>
            <w:r w:rsidRPr="004C1416">
              <w:t>"Model"</w:t>
            </w:r>
            <w:r w:rsidR="007E0B7E">
              <w:t xml:space="preserve">: </w:t>
            </w:r>
            <w:r w:rsidRPr="004C1416">
              <w:t xml:space="preserve">"", </w:t>
            </w:r>
          </w:p>
          <w:p w:rsidR="00573616" w:rsidRDefault="004C1416" w:rsidP="00573616">
            <w:pPr>
              <w:ind w:left="0" w:firstLineChars="500" w:firstLine="1050"/>
            </w:pPr>
            <w:r w:rsidRPr="004C1416">
              <w:t>"Bandwidth"</w:t>
            </w:r>
            <w:r w:rsidR="007E0B7E">
              <w:t xml:space="preserve">: </w:t>
            </w:r>
            <w:r w:rsidRPr="004C1416">
              <w:t xml:space="preserve">"", </w:t>
            </w:r>
          </w:p>
          <w:p w:rsidR="00573616" w:rsidRDefault="004C1416" w:rsidP="00573616">
            <w:pPr>
              <w:ind w:left="0" w:firstLineChars="500" w:firstLine="1050"/>
            </w:pPr>
            <w:r w:rsidRPr="004C1416">
              <w:t>"IP"</w:t>
            </w:r>
            <w:r w:rsidR="007E0B7E">
              <w:t xml:space="preserve">: </w:t>
            </w:r>
            <w:r w:rsidRPr="004C1416">
              <w:t xml:space="preserve">"192.168.20.197" </w:t>
            </w:r>
          </w:p>
          <w:p w:rsidR="00573616" w:rsidRDefault="004C1416" w:rsidP="00573616">
            <w:pPr>
              <w:ind w:left="0" w:firstLineChars="300" w:firstLine="630"/>
            </w:pPr>
            <w:r w:rsidRPr="004C1416">
              <w:t xml:space="preserve">} </w:t>
            </w:r>
          </w:p>
          <w:p w:rsidR="00573616" w:rsidRDefault="004C1416" w:rsidP="00573616">
            <w:pPr>
              <w:ind w:left="0" w:firstLineChars="150" w:firstLine="315"/>
            </w:pPr>
            <w:r w:rsidRPr="004C1416">
              <w:t xml:space="preserve">], </w:t>
            </w:r>
          </w:p>
          <w:p w:rsidR="00573616" w:rsidRDefault="004C1416" w:rsidP="00573616">
            <w:pPr>
              <w:ind w:left="0" w:firstLineChars="150" w:firstLine="315"/>
            </w:pPr>
            <w:r w:rsidRPr="004C1416">
              <w:t>"Port"</w:t>
            </w:r>
            <w:r w:rsidR="007E0B7E">
              <w:t xml:space="preserve">: </w:t>
            </w:r>
          </w:p>
          <w:p w:rsidR="00573616" w:rsidRDefault="004C1416" w:rsidP="00573616">
            <w:pPr>
              <w:ind w:left="0" w:firstLineChars="150" w:firstLine="315"/>
            </w:pPr>
            <w:r w:rsidRPr="004C1416">
              <w:t xml:space="preserve">[ </w:t>
            </w:r>
          </w:p>
          <w:p w:rsidR="00573616" w:rsidRDefault="004C1416" w:rsidP="00573616">
            <w:pPr>
              <w:ind w:left="0" w:firstLineChars="300" w:firstLine="630"/>
            </w:pPr>
            <w:r w:rsidRPr="004C1416">
              <w:t xml:space="preserve">{ </w:t>
            </w:r>
          </w:p>
          <w:p w:rsidR="00573616" w:rsidRDefault="004C1416" w:rsidP="00573616">
            <w:pPr>
              <w:ind w:left="0" w:firstLineChars="450" w:firstLine="945"/>
            </w:pPr>
            <w:r w:rsidRPr="004C1416">
              <w:t>"Port"</w:t>
            </w:r>
            <w:r w:rsidR="007E0B7E">
              <w:t xml:space="preserve">: </w:t>
            </w:r>
            <w:r w:rsidRPr="004C1416">
              <w:t xml:space="preserve">"", </w:t>
            </w:r>
          </w:p>
          <w:p w:rsidR="00573616" w:rsidRDefault="004C1416" w:rsidP="00573616">
            <w:pPr>
              <w:ind w:left="0" w:firstLineChars="450" w:firstLine="945"/>
            </w:pPr>
            <w:r w:rsidRPr="004C1416">
              <w:lastRenderedPageBreak/>
              <w:t>"CanUse"</w:t>
            </w:r>
            <w:r w:rsidR="007E0B7E">
              <w:t xml:space="preserve">: </w:t>
            </w:r>
            <w:r w:rsidRPr="004C1416">
              <w:t xml:space="preserve">false </w:t>
            </w:r>
          </w:p>
          <w:p w:rsidR="00573616" w:rsidRDefault="004C1416" w:rsidP="00573616">
            <w:pPr>
              <w:ind w:left="0" w:firstLineChars="300" w:firstLine="630"/>
            </w:pPr>
            <w:r w:rsidRPr="004C1416">
              <w:t xml:space="preserve">} </w:t>
            </w:r>
          </w:p>
          <w:p w:rsidR="00573616" w:rsidRDefault="004C1416" w:rsidP="00573616">
            <w:pPr>
              <w:ind w:left="0" w:firstLineChars="150" w:firstLine="315"/>
            </w:pPr>
            <w:r w:rsidRPr="004C1416">
              <w:t xml:space="preserve">], </w:t>
            </w:r>
          </w:p>
          <w:p w:rsidR="00573616" w:rsidRDefault="004C1416" w:rsidP="00573616">
            <w:pPr>
              <w:ind w:left="0" w:firstLineChars="150" w:firstLine="315"/>
            </w:pPr>
            <w:r w:rsidRPr="004C1416">
              <w:t>"Service"</w:t>
            </w:r>
            <w:r w:rsidR="007E0B7E">
              <w:t xml:space="preserve">: </w:t>
            </w:r>
          </w:p>
          <w:p w:rsidR="00573616" w:rsidRDefault="004C1416" w:rsidP="00573616">
            <w:pPr>
              <w:ind w:left="0" w:firstLineChars="150" w:firstLine="315"/>
            </w:pPr>
            <w:r w:rsidRPr="004C1416">
              <w:t xml:space="preserve">[ </w:t>
            </w:r>
          </w:p>
          <w:p w:rsidR="00573616" w:rsidRDefault="004C1416" w:rsidP="00573616">
            <w:pPr>
              <w:ind w:left="0" w:firstLineChars="300" w:firstLine="630"/>
            </w:pPr>
            <w:r w:rsidRPr="004C1416">
              <w:t xml:space="preserve">{ </w:t>
            </w:r>
          </w:p>
          <w:p w:rsidR="00573616" w:rsidRDefault="004C1416" w:rsidP="00573616">
            <w:pPr>
              <w:ind w:left="0" w:firstLineChars="450" w:firstLine="945"/>
            </w:pPr>
            <w:r w:rsidRPr="004C1416">
              <w:t>"Name"</w:t>
            </w:r>
            <w:r w:rsidR="007E0B7E">
              <w:t xml:space="preserve">: </w:t>
            </w:r>
            <w:r w:rsidRPr="004C1416">
              <w:t xml:space="preserve">"", </w:t>
            </w:r>
          </w:p>
          <w:p w:rsidR="00573616" w:rsidRDefault="004C1416" w:rsidP="00573616">
            <w:pPr>
              <w:ind w:left="0" w:firstLineChars="450" w:firstLine="945"/>
            </w:pPr>
            <w:r w:rsidRPr="004C1416">
              <w:t>"IsRunning"</w:t>
            </w:r>
            <w:r w:rsidR="007E0B7E">
              <w:t xml:space="preserve">: </w:t>
            </w:r>
            <w:r w:rsidRPr="004C1416">
              <w:t>false,</w:t>
            </w:r>
          </w:p>
          <w:p w:rsidR="00573616" w:rsidRDefault="004C1416" w:rsidP="00573616">
            <w:pPr>
              <w:ind w:left="0" w:firstLineChars="450" w:firstLine="945"/>
            </w:pPr>
            <w:r w:rsidRPr="004C1416">
              <w:t>"Version"</w:t>
            </w:r>
            <w:r w:rsidR="007E0B7E">
              <w:t xml:space="preserve">: </w:t>
            </w:r>
            <w:r w:rsidRPr="004C1416">
              <w:t xml:space="preserve">"" </w:t>
            </w:r>
          </w:p>
          <w:p w:rsidR="00573616" w:rsidRDefault="004C1416" w:rsidP="00573616">
            <w:pPr>
              <w:ind w:left="0" w:firstLineChars="300" w:firstLine="630"/>
            </w:pPr>
            <w:r w:rsidRPr="004C1416">
              <w:t xml:space="preserve">} </w:t>
            </w:r>
          </w:p>
          <w:p w:rsidR="00573616" w:rsidRDefault="004C1416" w:rsidP="00573616">
            <w:pPr>
              <w:ind w:left="0" w:firstLineChars="150" w:firstLine="315"/>
            </w:pPr>
            <w:r w:rsidRPr="004C1416">
              <w:t>],</w:t>
            </w:r>
          </w:p>
          <w:p w:rsidR="00573616" w:rsidRDefault="004C1416" w:rsidP="00573616">
            <w:pPr>
              <w:ind w:left="0" w:firstLineChars="150" w:firstLine="315"/>
            </w:pPr>
            <w:r w:rsidRPr="004C1416">
              <w:t>"Safety"</w:t>
            </w:r>
            <w:r w:rsidR="007E0B7E">
              <w:t xml:space="preserve">: </w:t>
            </w:r>
          </w:p>
          <w:p w:rsidR="00573616" w:rsidRDefault="004C1416" w:rsidP="00573616">
            <w:pPr>
              <w:ind w:left="0" w:firstLineChars="150" w:firstLine="315"/>
            </w:pPr>
            <w:r w:rsidRPr="004C1416">
              <w:t xml:space="preserve">{ </w:t>
            </w:r>
          </w:p>
          <w:p w:rsidR="00573616" w:rsidRDefault="004C1416" w:rsidP="00573616">
            <w:pPr>
              <w:ind w:left="0" w:firstLineChars="300" w:firstLine="630"/>
            </w:pPr>
            <w:r w:rsidRPr="004C1416">
              <w:t>"Name"</w:t>
            </w:r>
            <w:r w:rsidR="007E0B7E">
              <w:t xml:space="preserve">: </w:t>
            </w:r>
            <w:r w:rsidRPr="004C1416">
              <w:t xml:space="preserve">"", </w:t>
            </w:r>
          </w:p>
          <w:p w:rsidR="00573616" w:rsidRDefault="004C1416" w:rsidP="00573616">
            <w:pPr>
              <w:ind w:left="0" w:firstLineChars="300" w:firstLine="630"/>
            </w:pPr>
            <w:r w:rsidRPr="004C1416">
              <w:t>"Context"</w:t>
            </w:r>
            <w:r w:rsidR="007E0B7E">
              <w:t xml:space="preserve">: </w:t>
            </w:r>
            <w:r w:rsidRPr="004C1416">
              <w:t xml:space="preserve">"", </w:t>
            </w:r>
          </w:p>
          <w:p w:rsidR="00573616" w:rsidRDefault="004C1416" w:rsidP="00573616">
            <w:pPr>
              <w:ind w:left="0" w:firstLineChars="300" w:firstLine="630"/>
            </w:pPr>
            <w:r w:rsidRPr="004C1416">
              <w:t>"IsRunning"</w:t>
            </w:r>
            <w:r w:rsidR="007E0B7E">
              <w:t xml:space="preserve">: </w:t>
            </w:r>
            <w:r w:rsidRPr="004C1416">
              <w:t xml:space="preserve">false </w:t>
            </w:r>
          </w:p>
          <w:p w:rsidR="00573616" w:rsidRDefault="004C1416" w:rsidP="00573616">
            <w:pPr>
              <w:ind w:left="0" w:firstLineChars="150" w:firstLine="315"/>
            </w:pPr>
            <w:r w:rsidRPr="004C1416">
              <w:t xml:space="preserve">}, </w:t>
            </w:r>
          </w:p>
          <w:p w:rsidR="00573616" w:rsidRDefault="004C1416" w:rsidP="00573616">
            <w:pPr>
              <w:ind w:left="0" w:firstLineChars="150" w:firstLine="315"/>
            </w:pPr>
            <w:r w:rsidRPr="004C1416">
              <w:t>"Disk"</w:t>
            </w:r>
            <w:r w:rsidR="007E0B7E">
              <w:t xml:space="preserve">: </w:t>
            </w:r>
          </w:p>
          <w:p w:rsidR="00573616" w:rsidRDefault="004C1416" w:rsidP="00573616">
            <w:pPr>
              <w:ind w:left="0" w:firstLineChars="150" w:firstLine="315"/>
            </w:pPr>
            <w:r w:rsidRPr="004C1416">
              <w:t xml:space="preserve">[ </w:t>
            </w:r>
          </w:p>
          <w:p w:rsidR="00573616" w:rsidRDefault="004C1416" w:rsidP="00573616">
            <w:pPr>
              <w:ind w:left="0" w:firstLineChars="300" w:firstLine="630"/>
            </w:pPr>
            <w:r w:rsidRPr="004C1416">
              <w:t>{</w:t>
            </w:r>
          </w:p>
          <w:p w:rsidR="00573616" w:rsidRDefault="004C1416" w:rsidP="00573616">
            <w:pPr>
              <w:ind w:left="0" w:firstLineChars="450" w:firstLine="945"/>
            </w:pPr>
            <w:r w:rsidRPr="004C1416">
              <w:t>"Name"</w:t>
            </w:r>
            <w:r w:rsidR="007E0B7E">
              <w:t xml:space="preserve">: </w:t>
            </w:r>
            <w:r w:rsidRPr="004C1416">
              <w:t xml:space="preserve">"/dev/sda1", </w:t>
            </w:r>
          </w:p>
          <w:p w:rsidR="00573616" w:rsidRDefault="004C1416" w:rsidP="00573616">
            <w:pPr>
              <w:ind w:left="0" w:firstLineChars="450" w:firstLine="945"/>
            </w:pPr>
            <w:r w:rsidRPr="004C1416">
              <w:t>"Mount"</w:t>
            </w:r>
            <w:r w:rsidR="007E0B7E">
              <w:t xml:space="preserve">: </w:t>
            </w:r>
            <w:r w:rsidRPr="004C1416">
              <w:t xml:space="preserve">"/", </w:t>
            </w:r>
          </w:p>
          <w:p w:rsidR="00573616" w:rsidRDefault="004C1416" w:rsidP="00573616">
            <w:pPr>
              <w:ind w:left="0" w:firstLineChars="450" w:firstLine="945"/>
            </w:pPr>
            <w:r w:rsidRPr="004C1416">
              <w:t>"Size"</w:t>
            </w:r>
            <w:r w:rsidR="007E0B7E">
              <w:t xml:space="preserve">: </w:t>
            </w:r>
            <w:r w:rsidRPr="004C1416">
              <w:t xml:space="preserve">34532, </w:t>
            </w:r>
          </w:p>
          <w:p w:rsidR="00573616" w:rsidRDefault="004C1416" w:rsidP="00573616">
            <w:pPr>
              <w:ind w:left="0" w:firstLineChars="450" w:firstLine="945"/>
            </w:pPr>
            <w:r w:rsidRPr="004C1416">
              <w:t>"Free"</w:t>
            </w:r>
            <w:r w:rsidR="007E0B7E">
              <w:t xml:space="preserve">: </w:t>
            </w:r>
            <w:r w:rsidRPr="004C1416">
              <w:t xml:space="preserve">21441, </w:t>
            </w:r>
          </w:p>
          <w:p w:rsidR="00573616" w:rsidRDefault="004C1416" w:rsidP="00573616">
            <w:pPr>
              <w:ind w:left="0" w:firstLineChars="450" w:firstLine="945"/>
            </w:pPr>
            <w:r w:rsidRPr="004C1416">
              <w:t>"IsLocal"</w:t>
            </w:r>
            <w:r w:rsidR="007E0B7E">
              <w:t xml:space="preserve">: </w:t>
            </w:r>
            <w:r w:rsidRPr="004C1416">
              <w:t xml:space="preserve">true, </w:t>
            </w:r>
          </w:p>
          <w:p w:rsidR="00573616" w:rsidRDefault="004C1416" w:rsidP="00573616">
            <w:pPr>
              <w:ind w:left="0" w:firstLineChars="450" w:firstLine="945"/>
            </w:pPr>
            <w:r w:rsidRPr="004C1416">
              <w:t>"CanUse"</w:t>
            </w:r>
            <w:r w:rsidR="007E0B7E">
              <w:t xml:space="preserve">: </w:t>
            </w:r>
            <w:r w:rsidRPr="004C1416">
              <w:t xml:space="preserve">true </w:t>
            </w:r>
          </w:p>
          <w:p w:rsidR="00573616" w:rsidRDefault="004C1416" w:rsidP="00573616">
            <w:pPr>
              <w:ind w:left="0" w:firstLineChars="300" w:firstLine="630"/>
            </w:pPr>
            <w:r w:rsidRPr="004C1416">
              <w:t xml:space="preserve">}, </w:t>
            </w:r>
          </w:p>
          <w:p w:rsidR="00573616" w:rsidRDefault="004C1416" w:rsidP="00573616">
            <w:pPr>
              <w:ind w:left="0" w:firstLineChars="300" w:firstLine="630"/>
            </w:pPr>
            <w:r w:rsidRPr="004C1416">
              <w:t xml:space="preserve">{ </w:t>
            </w:r>
          </w:p>
          <w:p w:rsidR="00573616" w:rsidRDefault="004C1416" w:rsidP="00573616">
            <w:pPr>
              <w:ind w:left="0" w:firstLineChars="450" w:firstLine="945"/>
            </w:pPr>
            <w:r w:rsidRPr="004C1416">
              <w:t>"Name"</w:t>
            </w:r>
            <w:r w:rsidR="007E0B7E">
              <w:t xml:space="preserve">: </w:t>
            </w:r>
            <w:r w:rsidRPr="004C1416">
              <w:t xml:space="preserve">"/dev/mapper/vgdata-lvdata1", </w:t>
            </w:r>
          </w:p>
          <w:p w:rsidR="00573616" w:rsidRDefault="004C1416" w:rsidP="00573616">
            <w:pPr>
              <w:ind w:left="0" w:firstLineChars="450" w:firstLine="945"/>
            </w:pPr>
            <w:r w:rsidRPr="004C1416">
              <w:t>"Mount"</w:t>
            </w:r>
            <w:r w:rsidR="007E0B7E">
              <w:t xml:space="preserve">: </w:t>
            </w:r>
            <w:r w:rsidRPr="004C1416">
              <w:t xml:space="preserve">"/home/mount", </w:t>
            </w:r>
          </w:p>
          <w:p w:rsidR="00573616" w:rsidRDefault="004C1416" w:rsidP="00573616">
            <w:pPr>
              <w:ind w:left="0" w:firstLineChars="450" w:firstLine="945"/>
            </w:pPr>
            <w:r w:rsidRPr="004C1416">
              <w:t>"Size"</w:t>
            </w:r>
            <w:r w:rsidR="007E0B7E">
              <w:t xml:space="preserve">: </w:t>
            </w:r>
            <w:r w:rsidRPr="004C1416">
              <w:t xml:space="preserve">47820, </w:t>
            </w:r>
          </w:p>
          <w:p w:rsidR="00573616" w:rsidRDefault="004C1416" w:rsidP="00573616">
            <w:pPr>
              <w:ind w:left="0" w:firstLineChars="450" w:firstLine="945"/>
            </w:pPr>
            <w:r w:rsidRPr="004C1416">
              <w:t>"Free"</w:t>
            </w:r>
            <w:r w:rsidR="007E0B7E">
              <w:t xml:space="preserve">: </w:t>
            </w:r>
            <w:r w:rsidRPr="004C1416">
              <w:t xml:space="preserve">22154, </w:t>
            </w:r>
          </w:p>
          <w:p w:rsidR="00573616" w:rsidRDefault="004C1416" w:rsidP="00573616">
            <w:pPr>
              <w:ind w:left="0" w:firstLineChars="450" w:firstLine="945"/>
            </w:pPr>
            <w:r w:rsidRPr="004C1416">
              <w:t>"IsLocal"</w:t>
            </w:r>
            <w:r w:rsidR="007E0B7E">
              <w:t xml:space="preserve">: </w:t>
            </w:r>
            <w:r w:rsidRPr="004C1416">
              <w:t xml:space="preserve">false, </w:t>
            </w:r>
          </w:p>
          <w:p w:rsidR="00573616" w:rsidRDefault="004C1416" w:rsidP="00573616">
            <w:pPr>
              <w:ind w:left="0" w:firstLineChars="450" w:firstLine="945"/>
            </w:pPr>
            <w:r w:rsidRPr="004C1416">
              <w:t>"CanUse"</w:t>
            </w:r>
            <w:r w:rsidR="007E0B7E">
              <w:t xml:space="preserve">: </w:t>
            </w:r>
            <w:r w:rsidRPr="004C1416">
              <w:t xml:space="preserve">true </w:t>
            </w:r>
          </w:p>
          <w:p w:rsidR="00573616" w:rsidRDefault="004C1416" w:rsidP="00573616">
            <w:pPr>
              <w:ind w:left="0" w:firstLineChars="300" w:firstLine="630"/>
            </w:pPr>
            <w:r w:rsidRPr="004C1416">
              <w:t>}</w:t>
            </w:r>
          </w:p>
          <w:p w:rsidR="00573616" w:rsidRDefault="004C1416" w:rsidP="00573616">
            <w:r w:rsidRPr="004C1416">
              <w:t>]</w:t>
            </w:r>
          </w:p>
          <w:p w:rsidR="00380073" w:rsidRPr="005964D4" w:rsidRDefault="004C1416" w:rsidP="00573616">
            <w:pPr>
              <w:ind w:left="0"/>
            </w:pPr>
            <w:r w:rsidRPr="004C1416">
              <w:t>}</w:t>
            </w:r>
          </w:p>
        </w:tc>
      </w:tr>
      <w:tr w:rsidR="00380073" w:rsidTr="00CB4BD9">
        <w:trPr>
          <w:trHeight w:val="346"/>
        </w:trPr>
        <w:tc>
          <w:tcPr>
            <w:tcW w:w="1418" w:type="dxa"/>
          </w:tcPr>
          <w:p w:rsidR="00380073" w:rsidRDefault="00380073" w:rsidP="00CB4BD9">
            <w:pPr>
              <w:ind w:left="0"/>
            </w:pPr>
            <w:r>
              <w:rPr>
                <w:rFonts w:hint="eastAsia"/>
              </w:rPr>
              <w:lastRenderedPageBreak/>
              <w:t>说明</w:t>
            </w:r>
          </w:p>
        </w:tc>
        <w:tc>
          <w:tcPr>
            <w:tcW w:w="3827" w:type="dxa"/>
          </w:tcPr>
          <w:p w:rsidR="00380073" w:rsidRDefault="00332B36" w:rsidP="00CB4BD9">
            <w:pPr>
              <w:ind w:left="0"/>
            </w:pPr>
            <w:r>
              <w:rPr>
                <w:rFonts w:hint="eastAsia"/>
              </w:rPr>
              <w:t>流程变更及说明：</w:t>
            </w:r>
          </w:p>
          <w:p w:rsidR="004C7A43" w:rsidRDefault="00332B36">
            <w:pPr>
              <w:pStyle w:val="ListParagraph"/>
              <w:numPr>
                <w:ilvl w:val="0"/>
                <w:numId w:val="22"/>
              </w:numPr>
              <w:ind w:firstLineChars="0"/>
            </w:pPr>
            <w:r>
              <w:rPr>
                <w:rFonts w:hint="eastAsia"/>
              </w:rPr>
              <w:t xml:space="preserve">omsvc ---&gt; </w:t>
            </w:r>
            <w:r>
              <w:rPr>
                <w:rFonts w:hint="eastAsia"/>
              </w:rPr>
              <w:t>本地</w:t>
            </w:r>
            <w:r>
              <w:rPr>
                <w:rFonts w:hint="eastAsia"/>
              </w:rPr>
              <w:t xml:space="preserve">omagent </w:t>
            </w:r>
            <w:r>
              <w:rPr>
                <w:rFonts w:hint="eastAsia"/>
              </w:rPr>
              <w:t>发送</w:t>
            </w:r>
            <w:r w:rsidR="002A5A05">
              <w:rPr>
                <w:rFonts w:hint="eastAsia"/>
              </w:rPr>
              <w:t>pre-check host</w:t>
            </w:r>
            <w:r w:rsidR="002A5A05">
              <w:rPr>
                <w:rFonts w:hint="eastAsia"/>
              </w:rPr>
              <w:t>命令</w:t>
            </w:r>
          </w:p>
          <w:p w:rsidR="004C7A43" w:rsidRDefault="00332B36">
            <w:pPr>
              <w:pStyle w:val="ListParagraph"/>
              <w:numPr>
                <w:ilvl w:val="0"/>
                <w:numId w:val="22"/>
              </w:numPr>
              <w:ind w:firstLineChars="0"/>
            </w:pPr>
            <w:r>
              <w:rPr>
                <w:rFonts w:hint="eastAsia"/>
              </w:rPr>
              <w:t>本地</w:t>
            </w:r>
            <w:r>
              <w:rPr>
                <w:rFonts w:hint="eastAsia"/>
              </w:rPr>
              <w:t>omagent</w:t>
            </w:r>
            <w:r w:rsidR="002A5A05">
              <w:rPr>
                <w:rFonts w:hint="eastAsia"/>
              </w:rPr>
              <w:t>拷贝相关文件到所有</w:t>
            </w:r>
            <w:r w:rsidR="002A5A05">
              <w:rPr>
                <w:rFonts w:hint="eastAsia"/>
              </w:rPr>
              <w:t>host</w:t>
            </w:r>
            <w:r w:rsidR="002A5A05">
              <w:rPr>
                <w:rFonts w:hint="eastAsia"/>
              </w:rPr>
              <w:t>的</w:t>
            </w:r>
            <w:r w:rsidR="002A5A05">
              <w:rPr>
                <w:rFonts w:hint="eastAsia"/>
              </w:rPr>
              <w:t>tmp</w:t>
            </w:r>
            <w:r w:rsidR="002A5A05">
              <w:rPr>
                <w:rFonts w:hint="eastAsia"/>
              </w:rPr>
              <w:t>目录，并启动临时</w:t>
            </w:r>
            <w:r w:rsidR="002A5A05">
              <w:rPr>
                <w:rFonts w:hint="eastAsia"/>
              </w:rPr>
              <w:t>cm</w:t>
            </w:r>
            <w:r w:rsidR="002A5A05">
              <w:rPr>
                <w:rFonts w:hint="eastAsia"/>
              </w:rPr>
              <w:t>，将</w:t>
            </w:r>
            <w:r w:rsidR="002A5A05">
              <w:rPr>
                <w:rFonts w:hint="eastAsia"/>
              </w:rPr>
              <w:t>port</w:t>
            </w:r>
            <w:r w:rsidR="002A5A05">
              <w:rPr>
                <w:rFonts w:hint="eastAsia"/>
              </w:rPr>
              <w:t>信息回应给</w:t>
            </w:r>
            <w:r w:rsidR="002A5A05">
              <w:rPr>
                <w:rFonts w:hint="eastAsia"/>
              </w:rPr>
              <w:t>omsvc</w:t>
            </w:r>
          </w:p>
          <w:p w:rsidR="004C7A43" w:rsidRDefault="002A5A05">
            <w:pPr>
              <w:pStyle w:val="ListParagraph"/>
              <w:numPr>
                <w:ilvl w:val="0"/>
                <w:numId w:val="22"/>
              </w:numPr>
              <w:ind w:firstLineChars="0"/>
            </w:pPr>
            <w:r>
              <w:rPr>
                <w:rFonts w:hint="eastAsia"/>
              </w:rPr>
              <w:lastRenderedPageBreak/>
              <w:t xml:space="preserve">omsvc ---&gt; </w:t>
            </w:r>
            <w:r>
              <w:rPr>
                <w:rFonts w:hint="eastAsia"/>
              </w:rPr>
              <w:t>其它</w:t>
            </w:r>
            <w:r>
              <w:rPr>
                <w:rFonts w:hint="eastAsia"/>
              </w:rPr>
              <w:t>host</w:t>
            </w:r>
            <w:r>
              <w:rPr>
                <w:rFonts w:hint="eastAsia"/>
              </w:rPr>
              <w:t>的临时</w:t>
            </w:r>
            <w:r>
              <w:rPr>
                <w:rFonts w:hint="eastAsia"/>
              </w:rPr>
              <w:t>cm</w:t>
            </w:r>
            <w:r>
              <w:rPr>
                <w:rFonts w:hint="eastAsia"/>
              </w:rPr>
              <w:t>发送</w:t>
            </w:r>
            <w:r>
              <w:rPr>
                <w:rFonts w:hint="eastAsia"/>
              </w:rPr>
              <w:t>check host</w:t>
            </w:r>
            <w:r>
              <w:rPr>
                <w:rFonts w:hint="eastAsia"/>
              </w:rPr>
              <w:t>命令，并发送</w:t>
            </w:r>
            <w:r>
              <w:rPr>
                <w:rFonts w:hint="eastAsia"/>
              </w:rPr>
              <w:t>shutdown</w:t>
            </w:r>
            <w:r>
              <w:rPr>
                <w:rFonts w:hint="eastAsia"/>
              </w:rPr>
              <w:t>关闭临时</w:t>
            </w:r>
            <w:r>
              <w:rPr>
                <w:rFonts w:hint="eastAsia"/>
              </w:rPr>
              <w:t>cm</w:t>
            </w:r>
          </w:p>
          <w:p w:rsidR="004C7A43" w:rsidRDefault="002A5A05">
            <w:pPr>
              <w:pStyle w:val="ListParagraph"/>
              <w:numPr>
                <w:ilvl w:val="0"/>
                <w:numId w:val="22"/>
              </w:numPr>
              <w:ind w:firstLineChars="0"/>
            </w:pPr>
            <w:r>
              <w:rPr>
                <w:rFonts w:hint="eastAsia"/>
              </w:rPr>
              <w:t xml:space="preserve">omsvc ---&gt; </w:t>
            </w:r>
            <w:r>
              <w:rPr>
                <w:rFonts w:hint="eastAsia"/>
              </w:rPr>
              <w:t>本地</w:t>
            </w:r>
            <w:r>
              <w:rPr>
                <w:rFonts w:hint="eastAsia"/>
              </w:rPr>
              <w:t>omagent</w:t>
            </w:r>
            <w:r>
              <w:rPr>
                <w:rFonts w:hint="eastAsia"/>
              </w:rPr>
              <w:t>发送</w:t>
            </w:r>
            <w:r>
              <w:rPr>
                <w:rFonts w:hint="eastAsia"/>
              </w:rPr>
              <w:t>post-check host</w:t>
            </w:r>
            <w:r>
              <w:rPr>
                <w:rFonts w:hint="eastAsia"/>
              </w:rPr>
              <w:t>命令</w:t>
            </w:r>
          </w:p>
          <w:p w:rsidR="004C7A43" w:rsidRDefault="002A5A05">
            <w:pPr>
              <w:pStyle w:val="ListParagraph"/>
              <w:numPr>
                <w:ilvl w:val="0"/>
                <w:numId w:val="22"/>
              </w:numPr>
              <w:ind w:firstLineChars="0"/>
            </w:pPr>
            <w:r>
              <w:rPr>
                <w:rFonts w:hint="eastAsia"/>
              </w:rPr>
              <w:t>本地</w:t>
            </w:r>
            <w:r>
              <w:rPr>
                <w:rFonts w:hint="eastAsia"/>
              </w:rPr>
              <w:t>omagent</w:t>
            </w:r>
            <w:r>
              <w:rPr>
                <w:rFonts w:hint="eastAsia"/>
              </w:rPr>
              <w:t>删除所有</w:t>
            </w:r>
            <w:r>
              <w:rPr>
                <w:rFonts w:hint="eastAsia"/>
              </w:rPr>
              <w:t>host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tmp</w:t>
            </w:r>
            <w:r>
              <w:rPr>
                <w:rFonts w:hint="eastAsia"/>
              </w:rPr>
              <w:t>目录下的相关文件</w:t>
            </w:r>
          </w:p>
          <w:p w:rsidR="004C7A43" w:rsidRDefault="004C7A43"/>
          <w:p w:rsidR="002A5A05" w:rsidRDefault="002A5A05" w:rsidP="002A5A05">
            <w:pPr>
              <w:ind w:left="0"/>
            </w:pPr>
            <w:r>
              <w:rPr>
                <w:rFonts w:hint="eastAsia"/>
              </w:rPr>
              <w:t>功能要求和注意事项：</w:t>
            </w:r>
          </w:p>
          <w:p w:rsidR="004C7A43" w:rsidRDefault="002B1EEC">
            <w:pPr>
              <w:pStyle w:val="ListParagraph"/>
              <w:numPr>
                <w:ilvl w:val="0"/>
                <w:numId w:val="23"/>
              </w:numPr>
              <w:ind w:firstLineChars="0"/>
              <w:rPr>
                <w:b/>
              </w:rPr>
            </w:pPr>
            <w:r w:rsidRPr="002B1EEC">
              <w:rPr>
                <w:rFonts w:hint="eastAsia"/>
                <w:b/>
              </w:rPr>
              <w:t>提供临时</w:t>
            </w:r>
            <w:r w:rsidRPr="002B1EEC">
              <w:rPr>
                <w:b/>
              </w:rPr>
              <w:t>cm</w:t>
            </w:r>
            <w:r w:rsidRPr="002B1EEC">
              <w:rPr>
                <w:rFonts w:hint="eastAsia"/>
                <w:b/>
              </w:rPr>
              <w:t>的启动，临时</w:t>
            </w:r>
            <w:r w:rsidRPr="002B1EEC">
              <w:rPr>
                <w:b/>
              </w:rPr>
              <w:t>cm</w:t>
            </w:r>
            <w:r w:rsidRPr="002B1EEC">
              <w:rPr>
                <w:rFonts w:hint="eastAsia"/>
                <w:b/>
              </w:rPr>
              <w:t>可以重复启动，并能在生命周期结束后自动退出</w:t>
            </w:r>
          </w:p>
          <w:p w:rsidR="004C7A43" w:rsidRDefault="002B1EEC">
            <w:pPr>
              <w:pStyle w:val="ListParagraph"/>
              <w:numPr>
                <w:ilvl w:val="0"/>
                <w:numId w:val="23"/>
              </w:numPr>
              <w:ind w:firstLineChars="0"/>
              <w:rPr>
                <w:b/>
              </w:rPr>
            </w:pPr>
            <w:r w:rsidRPr="002B1EEC">
              <w:rPr>
                <w:b/>
              </w:rPr>
              <w:t xml:space="preserve">omsvc </w:t>
            </w:r>
            <w:r w:rsidRPr="002B1EEC">
              <w:rPr>
                <w:rFonts w:hint="eastAsia"/>
                <w:b/>
              </w:rPr>
              <w:t>对收集到的</w:t>
            </w:r>
            <w:r w:rsidRPr="002B1EEC">
              <w:rPr>
                <w:b/>
              </w:rPr>
              <w:t>om</w:t>
            </w:r>
            <w:r w:rsidRPr="002B1EEC">
              <w:rPr>
                <w:rFonts w:hint="eastAsia"/>
                <w:b/>
              </w:rPr>
              <w:t>版本信息需要做不兼容性处理</w:t>
            </w:r>
          </w:p>
        </w:tc>
        <w:tc>
          <w:tcPr>
            <w:tcW w:w="3544" w:type="dxa"/>
          </w:tcPr>
          <w:p w:rsidR="00380073" w:rsidRPr="005548BD" w:rsidRDefault="00380073" w:rsidP="00CB4BD9">
            <w:pPr>
              <w:ind w:left="0"/>
            </w:pPr>
          </w:p>
        </w:tc>
      </w:tr>
    </w:tbl>
    <w:p w:rsidR="006B7E79" w:rsidRDefault="00DD323C" w:rsidP="00E47916">
      <w:pPr>
        <w:pStyle w:val="Heading4"/>
      </w:pPr>
      <w:r>
        <w:rPr>
          <w:rFonts w:hint="eastAsia"/>
        </w:rPr>
        <w:lastRenderedPageBreak/>
        <w:t>添加</w:t>
      </w:r>
      <w:r w:rsidR="006B7E79">
        <w:rPr>
          <w:rFonts w:hint="eastAsia"/>
        </w:rPr>
        <w:t>主机</w:t>
      </w:r>
      <w:r w:rsidR="00B867FC">
        <w:rPr>
          <w:rFonts w:hint="eastAsia"/>
        </w:rPr>
        <w:t>命令</w:t>
      </w:r>
    </w:p>
    <w:tbl>
      <w:tblPr>
        <w:tblStyle w:val="TableGrid"/>
        <w:tblW w:w="8931" w:type="dxa"/>
        <w:tblInd w:w="-34" w:type="dxa"/>
        <w:tblLayout w:type="fixed"/>
        <w:tblLook w:val="04A0"/>
      </w:tblPr>
      <w:tblGrid>
        <w:gridCol w:w="1418"/>
        <w:gridCol w:w="3827"/>
        <w:gridCol w:w="3686"/>
      </w:tblGrid>
      <w:tr w:rsidR="00631F06" w:rsidTr="00B974ED">
        <w:tc>
          <w:tcPr>
            <w:tcW w:w="1418" w:type="dxa"/>
            <w:shd w:val="clear" w:color="auto" w:fill="DDD9C3" w:themeFill="background2" w:themeFillShade="E6"/>
          </w:tcPr>
          <w:p w:rsidR="00631F06" w:rsidRDefault="00631F06" w:rsidP="00CB4BD9">
            <w:pPr>
              <w:ind w:left="0"/>
            </w:pPr>
          </w:p>
        </w:tc>
        <w:tc>
          <w:tcPr>
            <w:tcW w:w="3827" w:type="dxa"/>
            <w:shd w:val="clear" w:color="auto" w:fill="DDD9C3" w:themeFill="background2" w:themeFillShade="E6"/>
          </w:tcPr>
          <w:p w:rsidR="00631F06" w:rsidRDefault="00631F06" w:rsidP="00CB4BD9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686" w:type="dxa"/>
            <w:shd w:val="clear" w:color="auto" w:fill="DDD9C3" w:themeFill="background2" w:themeFillShade="E6"/>
          </w:tcPr>
          <w:p w:rsidR="00631F06" w:rsidRDefault="00631F06" w:rsidP="00CB4BD9">
            <w:pPr>
              <w:ind w:left="0"/>
            </w:pPr>
            <w:r>
              <w:rPr>
                <w:rFonts w:hint="eastAsia"/>
              </w:rPr>
              <w:t>举例</w:t>
            </w:r>
          </w:p>
        </w:tc>
      </w:tr>
      <w:tr w:rsidR="00631F06" w:rsidTr="00B974ED">
        <w:tc>
          <w:tcPr>
            <w:tcW w:w="1418" w:type="dxa"/>
          </w:tcPr>
          <w:p w:rsidR="00631F06" w:rsidRDefault="00631F06" w:rsidP="00CB4BD9">
            <w:pPr>
              <w:ind w:left="0"/>
            </w:pPr>
            <w:r>
              <w:rPr>
                <w:rFonts w:hint="eastAsia"/>
              </w:rPr>
              <w:t>请求头</w:t>
            </w:r>
          </w:p>
        </w:tc>
        <w:tc>
          <w:tcPr>
            <w:tcW w:w="3827" w:type="dxa"/>
          </w:tcPr>
          <w:p w:rsidR="00631F06" w:rsidRDefault="00631F06" w:rsidP="00CB4BD9">
            <w:pPr>
              <w:ind w:left="0"/>
            </w:pPr>
            <w:r>
              <w:rPr>
                <w:rFonts w:hint="eastAsia"/>
              </w:rPr>
              <w:t>同通用请求头</w:t>
            </w:r>
          </w:p>
        </w:tc>
        <w:tc>
          <w:tcPr>
            <w:tcW w:w="3686" w:type="dxa"/>
          </w:tcPr>
          <w:p w:rsidR="00631F06" w:rsidRDefault="00631F06" w:rsidP="00CB4BD9">
            <w:pPr>
              <w:ind w:left="0"/>
            </w:pPr>
          </w:p>
        </w:tc>
      </w:tr>
      <w:tr w:rsidR="00631F06" w:rsidTr="00B974ED">
        <w:tc>
          <w:tcPr>
            <w:tcW w:w="1418" w:type="dxa"/>
          </w:tcPr>
          <w:p w:rsidR="00631F06" w:rsidRDefault="00631F06" w:rsidP="00CB4BD9">
            <w:pPr>
              <w:ind w:left="0"/>
            </w:pPr>
            <w:r>
              <w:rPr>
                <w:rFonts w:hint="eastAsia"/>
              </w:rPr>
              <w:t>请求内容</w:t>
            </w:r>
          </w:p>
        </w:tc>
        <w:tc>
          <w:tcPr>
            <w:tcW w:w="3827" w:type="dxa"/>
          </w:tcPr>
          <w:p w:rsidR="00631F06" w:rsidRDefault="00631F06" w:rsidP="00CB4BD9">
            <w:pPr>
              <w:ind w:left="0"/>
            </w:pPr>
            <w:r>
              <w:t>cmd</w:t>
            </w:r>
            <w:r w:rsidR="007E0B7E">
              <w:rPr>
                <w:rFonts w:hint="eastAsia"/>
              </w:rPr>
              <w:t xml:space="preserve">: </w:t>
            </w:r>
            <w:r w:rsidR="003F53F1">
              <w:rPr>
                <w:rFonts w:hint="eastAsia"/>
              </w:rPr>
              <w:t>add</w:t>
            </w:r>
            <w:r>
              <w:rPr>
                <w:rFonts w:hint="eastAsia"/>
              </w:rPr>
              <w:t xml:space="preserve"> host</w:t>
            </w:r>
          </w:p>
          <w:p w:rsidR="00631F06" w:rsidRDefault="00631F06" w:rsidP="00CB4BD9">
            <w:pPr>
              <w:ind w:left="0"/>
            </w:pPr>
            <w:r w:rsidRPr="00060F18">
              <w:t>HostInfo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主机信息</w:t>
            </w:r>
          </w:p>
          <w:p w:rsidR="00631F06" w:rsidRDefault="00631F06" w:rsidP="00CB4BD9">
            <w:pPr>
              <w:ind w:left="0"/>
            </w:pPr>
            <w:r>
              <w:rPr>
                <w:rFonts w:hint="eastAsia"/>
              </w:rPr>
              <w:t>{</w:t>
            </w:r>
          </w:p>
          <w:p w:rsidR="00631F06" w:rsidRDefault="00631F06" w:rsidP="00CB4BD9">
            <w:pPr>
              <w:ind w:left="0"/>
            </w:pPr>
            <w:r w:rsidRPr="00060F18">
              <w:t>ClusterName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集群名</w:t>
            </w:r>
          </w:p>
          <w:p w:rsidR="00631F06" w:rsidRDefault="00631F06" w:rsidP="00CB4BD9">
            <w:pPr>
              <w:ind w:left="0"/>
            </w:pPr>
            <w:r w:rsidRPr="00060F18">
              <w:t>HostInfo</w:t>
            </w:r>
            <w:r w:rsidR="007E0B7E">
              <w:rPr>
                <w:rFonts w:hint="eastAsia"/>
              </w:rPr>
              <w:t xml:space="preserve">: </w:t>
            </w:r>
          </w:p>
          <w:p w:rsidR="00631F06" w:rsidRDefault="00631F06" w:rsidP="00CB4BD9">
            <w:pPr>
              <w:ind w:left="0" w:firstLineChars="100" w:firstLine="210"/>
            </w:pPr>
            <w:r>
              <w:rPr>
                <w:rFonts w:hint="eastAsia"/>
              </w:rPr>
              <w:t>[</w:t>
            </w:r>
          </w:p>
          <w:p w:rsidR="00631F06" w:rsidRDefault="00631F06" w:rsidP="00CB4BD9">
            <w:pPr>
              <w:ind w:left="0" w:firstLineChars="100" w:firstLine="210"/>
            </w:pPr>
            <w:r>
              <w:rPr>
                <w:rFonts w:hint="eastAsia"/>
              </w:rPr>
              <w:t xml:space="preserve">  {</w:t>
            </w:r>
          </w:p>
          <w:p w:rsidR="00B974ED" w:rsidRDefault="001158FC" w:rsidP="00B974ED">
            <w:pPr>
              <w:ind w:left="0" w:firstLineChars="150" w:firstLine="315"/>
            </w:pPr>
            <w:r>
              <w:rPr>
                <w:rFonts w:hint="eastAsia"/>
              </w:rPr>
              <w:t xml:space="preserve">    </w:t>
            </w:r>
            <w:r w:rsidR="00B974ED">
              <w:t>IP</w:t>
            </w:r>
            <w:r w:rsidR="007E0B7E">
              <w:t xml:space="preserve">: </w:t>
            </w:r>
            <w:r w:rsidR="00B974ED">
              <w:rPr>
                <w:rFonts w:hint="eastAsia"/>
              </w:rPr>
              <w:t>主机</w:t>
            </w:r>
            <w:r w:rsidR="00B974ED">
              <w:rPr>
                <w:rFonts w:hint="eastAsia"/>
              </w:rPr>
              <w:t>IP</w:t>
            </w:r>
          </w:p>
          <w:p w:rsidR="00B974ED" w:rsidRDefault="00B974ED" w:rsidP="001158FC">
            <w:pPr>
              <w:ind w:left="0" w:firstLineChars="350" w:firstLine="735"/>
            </w:pPr>
            <w:r>
              <w:t>HostName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主机名</w:t>
            </w:r>
          </w:p>
          <w:p w:rsidR="003056CE" w:rsidRDefault="003056CE" w:rsidP="001158FC">
            <w:pPr>
              <w:ind w:left="0" w:firstLineChars="350" w:firstLine="735"/>
            </w:pPr>
            <w:r>
              <w:rPr>
                <w:rFonts w:hint="eastAsia"/>
              </w:rPr>
              <w:t>User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用户名</w:t>
            </w:r>
            <w:r w:rsidR="00320D7E">
              <w:rPr>
                <w:rFonts w:hint="eastAsia"/>
              </w:rPr>
              <w:t>(</w:t>
            </w:r>
            <w:r w:rsidR="00320D7E">
              <w:rPr>
                <w:rFonts w:hint="eastAsia"/>
              </w:rPr>
              <w:t>选填</w:t>
            </w:r>
            <w:r w:rsidR="00320D7E">
              <w:rPr>
                <w:rFonts w:hint="eastAsia"/>
              </w:rPr>
              <w:t>)</w:t>
            </w:r>
          </w:p>
          <w:p w:rsidR="00687583" w:rsidRDefault="00687583" w:rsidP="001158FC">
            <w:pPr>
              <w:ind w:left="0" w:firstLineChars="350" w:firstLine="735"/>
            </w:pPr>
            <w:r>
              <w:rPr>
                <w:rFonts w:hint="eastAsia"/>
              </w:rPr>
              <w:t>Passwd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密码</w:t>
            </w:r>
            <w:r w:rsidR="009A3521">
              <w:rPr>
                <w:rFonts w:hint="eastAsia"/>
              </w:rPr>
              <w:t>(</w:t>
            </w:r>
            <w:r w:rsidR="009A3521">
              <w:rPr>
                <w:rFonts w:hint="eastAsia"/>
              </w:rPr>
              <w:t>选填</w:t>
            </w:r>
            <w:r w:rsidR="009A3521">
              <w:rPr>
                <w:rFonts w:hint="eastAsia"/>
              </w:rPr>
              <w:t>)</w:t>
            </w:r>
          </w:p>
          <w:p w:rsidR="00E60F9A" w:rsidRDefault="00E60F9A" w:rsidP="001158FC">
            <w:pPr>
              <w:ind w:left="0" w:firstLineChars="350" w:firstLine="735"/>
            </w:pPr>
            <w:r>
              <w:rPr>
                <w:rFonts w:hint="eastAsia"/>
              </w:rPr>
              <w:t>SshPort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ssh</w:t>
            </w:r>
            <w:r>
              <w:rPr>
                <w:rFonts w:hint="eastAsia"/>
              </w:rPr>
              <w:t>端口号</w:t>
            </w:r>
            <w:r w:rsidR="009A3521">
              <w:rPr>
                <w:rFonts w:hint="eastAsia"/>
              </w:rPr>
              <w:t>(</w:t>
            </w:r>
            <w:r w:rsidR="009A3521">
              <w:rPr>
                <w:rFonts w:hint="eastAsia"/>
              </w:rPr>
              <w:t>选填</w:t>
            </w:r>
            <w:r w:rsidR="009A3521">
              <w:rPr>
                <w:rFonts w:hint="eastAsia"/>
              </w:rPr>
              <w:t>)</w:t>
            </w:r>
          </w:p>
          <w:p w:rsidR="00E60F9A" w:rsidRDefault="008F12FC" w:rsidP="00E60F9A">
            <w:pPr>
              <w:ind w:left="0" w:firstLineChars="350" w:firstLine="735"/>
            </w:pPr>
            <w:r>
              <w:rPr>
                <w:rFonts w:hint="eastAsia"/>
              </w:rPr>
              <w:t>AgentService</w:t>
            </w:r>
            <w:r w:rsidR="007E0B7E">
              <w:rPr>
                <w:rFonts w:hint="eastAsia"/>
              </w:rPr>
              <w:t xml:space="preserve">: </w:t>
            </w:r>
            <w:r w:rsidR="00E60F9A">
              <w:rPr>
                <w:rFonts w:hint="eastAsia"/>
              </w:rPr>
              <w:t>agent</w:t>
            </w:r>
            <w:r w:rsidR="00E60F9A">
              <w:rPr>
                <w:rFonts w:hint="eastAsia"/>
              </w:rPr>
              <w:t>端口号</w:t>
            </w:r>
            <w:r w:rsidR="009A3521">
              <w:rPr>
                <w:rFonts w:hint="eastAsia"/>
              </w:rPr>
              <w:t>(</w:t>
            </w:r>
            <w:r w:rsidR="009A3521">
              <w:rPr>
                <w:rFonts w:hint="eastAsia"/>
              </w:rPr>
              <w:t>选填</w:t>
            </w:r>
            <w:r w:rsidR="009A3521">
              <w:rPr>
                <w:rFonts w:hint="eastAsia"/>
              </w:rPr>
              <w:t>)</w:t>
            </w:r>
          </w:p>
          <w:p w:rsidR="00C1493E" w:rsidRDefault="00C1493E" w:rsidP="00C1493E">
            <w:pPr>
              <w:ind w:left="0" w:firstLineChars="350" w:firstLine="735"/>
            </w:pPr>
            <w:r w:rsidRPr="00D31A91">
              <w:t>CPU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CPU</w:t>
            </w:r>
            <w:r>
              <w:rPr>
                <w:rFonts w:hint="eastAsia"/>
              </w:rPr>
              <w:t>信息</w:t>
            </w:r>
          </w:p>
          <w:p w:rsidR="00B974ED" w:rsidRDefault="00B974ED" w:rsidP="001158FC">
            <w:pPr>
              <w:ind w:left="0" w:firstLineChars="350" w:firstLine="735"/>
            </w:pPr>
            <w:r>
              <w:t>OM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主机上</w:t>
            </w: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信息</w:t>
            </w:r>
          </w:p>
          <w:p w:rsidR="00B974ED" w:rsidRDefault="00B974ED" w:rsidP="001158FC">
            <w:pPr>
              <w:ind w:left="0" w:firstLineChars="350" w:firstLine="735"/>
            </w:pPr>
            <w:r>
              <w:t>Memory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内存信息</w:t>
            </w:r>
          </w:p>
          <w:p w:rsidR="00B974ED" w:rsidRDefault="00B974ED" w:rsidP="001158FC">
            <w:pPr>
              <w:ind w:left="0" w:firstLineChars="350" w:firstLine="735"/>
            </w:pPr>
            <w:r w:rsidRPr="00D31A91">
              <w:t>Net</w:t>
            </w:r>
            <w:r w:rsidR="007E0B7E">
              <w:t xml:space="preserve">: </w:t>
            </w:r>
            <w:r>
              <w:rPr>
                <w:rFonts w:hint="eastAsia"/>
              </w:rPr>
              <w:t>网卡信息</w:t>
            </w:r>
          </w:p>
          <w:p w:rsidR="00B974ED" w:rsidRDefault="00B974ED" w:rsidP="001158FC">
            <w:pPr>
              <w:ind w:left="0" w:firstLineChars="350" w:firstLine="735"/>
            </w:pPr>
            <w:r w:rsidRPr="00D31A91">
              <w:t>Port</w:t>
            </w:r>
            <w:r w:rsidR="007E0B7E">
              <w:t xml:space="preserve">: </w:t>
            </w:r>
            <w:r>
              <w:rPr>
                <w:rFonts w:hint="eastAsia"/>
              </w:rPr>
              <w:t>端口占用情况</w:t>
            </w:r>
          </w:p>
          <w:p w:rsidR="00B974ED" w:rsidRDefault="00B974ED" w:rsidP="001158FC">
            <w:pPr>
              <w:ind w:left="0" w:firstLineChars="350" w:firstLine="735"/>
            </w:pPr>
            <w:r w:rsidRPr="00D31A91">
              <w:t>Service</w:t>
            </w:r>
            <w:r w:rsidR="007E0B7E">
              <w:t xml:space="preserve">: </w:t>
            </w:r>
            <w:r>
              <w:rPr>
                <w:rFonts w:hint="eastAsia"/>
              </w:rPr>
              <w:t>系统服务情况</w:t>
            </w:r>
          </w:p>
          <w:p w:rsidR="00B974ED" w:rsidRDefault="00B974ED" w:rsidP="001158FC">
            <w:pPr>
              <w:ind w:left="0" w:firstLineChars="350" w:firstLine="735"/>
            </w:pPr>
            <w:r w:rsidRPr="00D31A91">
              <w:t>Safety</w:t>
            </w:r>
            <w:r w:rsidR="007E0B7E">
              <w:t xml:space="preserve">: </w:t>
            </w:r>
            <w:r>
              <w:rPr>
                <w:rFonts w:hint="eastAsia"/>
              </w:rPr>
              <w:t>防火墙</w:t>
            </w:r>
          </w:p>
          <w:p w:rsidR="00D74602" w:rsidRDefault="00D74602" w:rsidP="00D74602">
            <w:pPr>
              <w:ind w:left="0" w:firstLineChars="350" w:firstLine="735"/>
            </w:pPr>
            <w:r w:rsidRPr="00D31A91">
              <w:t>OS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OS</w:t>
            </w:r>
            <w:r>
              <w:rPr>
                <w:rFonts w:hint="eastAsia"/>
              </w:rPr>
              <w:t>信息</w:t>
            </w:r>
          </w:p>
          <w:p w:rsidR="00B974ED" w:rsidRDefault="00B974ED" w:rsidP="001158FC">
            <w:pPr>
              <w:ind w:left="0" w:firstLineChars="350" w:firstLine="735"/>
            </w:pPr>
            <w:r w:rsidRPr="00D31A91">
              <w:t>Disk</w:t>
            </w:r>
            <w:r w:rsidR="007E0B7E">
              <w:t xml:space="preserve">: </w:t>
            </w:r>
            <w:r>
              <w:rPr>
                <w:rFonts w:hint="eastAsia"/>
              </w:rPr>
              <w:t>磁盘情况</w:t>
            </w:r>
          </w:p>
          <w:p w:rsidR="00721B86" w:rsidRDefault="00721B86" w:rsidP="001158FC">
            <w:pPr>
              <w:ind w:left="0" w:firstLineChars="350" w:firstLine="735"/>
            </w:pPr>
            <w:r>
              <w:rPr>
                <w:rFonts w:hint="eastAsia"/>
              </w:rPr>
              <w:t>InstallPath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安装目录</w:t>
            </w:r>
          </w:p>
          <w:p w:rsidR="00631F06" w:rsidRDefault="00631F06" w:rsidP="00CB4BD9">
            <w:pPr>
              <w:ind w:left="0" w:firstLineChars="100" w:firstLine="210"/>
            </w:pPr>
            <w:r>
              <w:rPr>
                <w:rFonts w:hint="eastAsia"/>
              </w:rPr>
              <w:lastRenderedPageBreak/>
              <w:t xml:space="preserve">  }, </w:t>
            </w:r>
            <w:r>
              <w:t>…</w:t>
            </w:r>
          </w:p>
          <w:p w:rsidR="00631F06" w:rsidRDefault="00631F06" w:rsidP="00CB4BD9">
            <w:pPr>
              <w:ind w:left="0" w:firstLineChars="100" w:firstLine="210"/>
            </w:pPr>
            <w:r>
              <w:rPr>
                <w:rFonts w:hint="eastAsia"/>
              </w:rPr>
              <w:t>]</w:t>
            </w:r>
          </w:p>
          <w:p w:rsidR="00631F06" w:rsidRDefault="00631F06" w:rsidP="00CB4BD9">
            <w:pPr>
              <w:ind w:left="0" w:firstLineChars="100" w:firstLine="210"/>
            </w:pPr>
            <w:r>
              <w:rPr>
                <w:rFonts w:hint="eastAsia"/>
              </w:rPr>
              <w:t>User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用户名</w:t>
            </w:r>
          </w:p>
          <w:p w:rsidR="00631F06" w:rsidRDefault="00631F06" w:rsidP="00CB4BD9">
            <w:pPr>
              <w:ind w:left="0" w:firstLineChars="100" w:firstLine="210"/>
            </w:pPr>
            <w:r>
              <w:rPr>
                <w:rFonts w:hint="eastAsia"/>
              </w:rPr>
              <w:t>Passwd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密码</w:t>
            </w:r>
          </w:p>
          <w:p w:rsidR="00631F06" w:rsidRDefault="00631F06" w:rsidP="00CB4BD9">
            <w:pPr>
              <w:ind w:left="0" w:firstLineChars="100" w:firstLine="210"/>
            </w:pPr>
            <w:r>
              <w:rPr>
                <w:rFonts w:hint="eastAsia"/>
              </w:rPr>
              <w:t>SshPort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ssh</w:t>
            </w:r>
            <w:r>
              <w:rPr>
                <w:rFonts w:hint="eastAsia"/>
              </w:rPr>
              <w:t>服务端口</w:t>
            </w:r>
          </w:p>
          <w:p w:rsidR="00452E48" w:rsidRDefault="008F12FC" w:rsidP="00EA5004">
            <w:pPr>
              <w:ind w:left="0" w:firstLineChars="100" w:firstLine="210"/>
            </w:pPr>
            <w:r>
              <w:rPr>
                <w:rFonts w:hint="eastAsia"/>
              </w:rPr>
              <w:t>AgentService</w:t>
            </w:r>
            <w:r w:rsidR="007E0B7E">
              <w:rPr>
                <w:rFonts w:hint="eastAsia"/>
              </w:rPr>
              <w:t xml:space="preserve">: </w:t>
            </w:r>
            <w:r w:rsidR="00452E48">
              <w:rPr>
                <w:rFonts w:hint="eastAsia"/>
              </w:rPr>
              <w:t>agent</w:t>
            </w:r>
            <w:r w:rsidR="00452E48">
              <w:rPr>
                <w:rFonts w:hint="eastAsia"/>
              </w:rPr>
              <w:t>端口号</w:t>
            </w:r>
          </w:p>
          <w:p w:rsidR="00631F06" w:rsidRDefault="00631F06" w:rsidP="00CB4BD9">
            <w:pPr>
              <w:ind w:left="0"/>
            </w:pPr>
            <w:r>
              <w:rPr>
                <w:rFonts w:hint="eastAsia"/>
              </w:rPr>
              <w:t>}</w:t>
            </w:r>
          </w:p>
        </w:tc>
        <w:tc>
          <w:tcPr>
            <w:tcW w:w="3686" w:type="dxa"/>
          </w:tcPr>
          <w:p w:rsidR="00631F06" w:rsidRDefault="00631F06" w:rsidP="00CB4BD9">
            <w:pPr>
              <w:ind w:left="0"/>
            </w:pPr>
            <w:r>
              <w:lastRenderedPageBreak/>
              <w:t>cmd=</w:t>
            </w:r>
            <w:r w:rsidR="007D164D">
              <w:rPr>
                <w:rFonts w:hint="eastAsia"/>
              </w:rPr>
              <w:t xml:space="preserve">add </w:t>
            </w:r>
            <w:r>
              <w:rPr>
                <w:rFonts w:hint="eastAsia"/>
              </w:rPr>
              <w:t>host</w:t>
            </w:r>
          </w:p>
          <w:p w:rsidR="00631F06" w:rsidRDefault="006F2712" w:rsidP="00CB4BD9">
            <w:pPr>
              <w:ind w:left="0"/>
            </w:pPr>
            <w:r>
              <w:t>&amp;</w:t>
            </w:r>
            <w:r w:rsidR="00631F06" w:rsidRPr="00060F18">
              <w:t>HostInfo</w:t>
            </w:r>
            <w:r w:rsidR="00631F06" w:rsidRPr="00122E8A">
              <w:t>=</w:t>
            </w:r>
          </w:p>
          <w:p w:rsidR="00B974ED" w:rsidRDefault="00B974ED" w:rsidP="00B974ED">
            <w:pPr>
              <w:ind w:left="0"/>
            </w:pPr>
            <w:r>
              <w:t>{</w:t>
            </w:r>
          </w:p>
          <w:p w:rsidR="00B974ED" w:rsidRDefault="00B974ED" w:rsidP="00B974ED">
            <w:pPr>
              <w:ind w:left="0" w:firstLineChars="150" w:firstLine="315"/>
            </w:pPr>
            <w:r>
              <w:t>"ClusterName"</w:t>
            </w:r>
            <w:r w:rsidR="007E0B7E">
              <w:t xml:space="preserve">: </w:t>
            </w:r>
            <w:r>
              <w:t xml:space="preserve">"c1", </w:t>
            </w:r>
          </w:p>
          <w:p w:rsidR="00B974ED" w:rsidRDefault="00B974ED" w:rsidP="00B974ED">
            <w:pPr>
              <w:ind w:left="0" w:firstLineChars="150" w:firstLine="315"/>
            </w:pPr>
            <w:r>
              <w:t>"HostInfo"</w:t>
            </w:r>
            <w:r w:rsidR="007E0B7E">
              <w:t xml:space="preserve">: </w:t>
            </w:r>
          </w:p>
          <w:p w:rsidR="00B974ED" w:rsidRDefault="00B974ED" w:rsidP="00B974ED">
            <w:pPr>
              <w:ind w:left="0" w:firstLineChars="150" w:firstLine="315"/>
            </w:pPr>
            <w:r>
              <w:t>[</w:t>
            </w:r>
          </w:p>
          <w:p w:rsidR="00B974ED" w:rsidRDefault="00B974ED" w:rsidP="00B974ED">
            <w:pPr>
              <w:ind w:left="0" w:firstLineChars="300" w:firstLine="630"/>
            </w:pPr>
            <w:r>
              <w:t>{</w:t>
            </w:r>
          </w:p>
          <w:p w:rsidR="00B974ED" w:rsidRDefault="00B974ED" w:rsidP="00B974ED">
            <w:pPr>
              <w:ind w:left="0" w:firstLineChars="450" w:firstLine="945"/>
            </w:pPr>
            <w:r>
              <w:t>"HostName"</w:t>
            </w:r>
            <w:r w:rsidR="007E0B7E">
              <w:t xml:space="preserve">: </w:t>
            </w:r>
            <w:r>
              <w:t>"rhelt10",</w:t>
            </w:r>
          </w:p>
          <w:p w:rsidR="00B974ED" w:rsidRDefault="00B974ED" w:rsidP="00B974ED">
            <w:pPr>
              <w:ind w:left="0" w:firstLineChars="450" w:firstLine="945"/>
            </w:pPr>
            <w:r>
              <w:t>"IP"</w:t>
            </w:r>
            <w:r w:rsidR="007E0B7E">
              <w:t xml:space="preserve">: </w:t>
            </w:r>
            <w:r>
              <w:t>"192.168.20.197",</w:t>
            </w:r>
          </w:p>
          <w:p w:rsidR="00B974ED" w:rsidRDefault="00B974ED" w:rsidP="00B974ED">
            <w:pPr>
              <w:ind w:left="0" w:firstLineChars="450" w:firstLine="945"/>
            </w:pPr>
            <w:r>
              <w:t>"User"</w:t>
            </w:r>
            <w:r w:rsidR="007E0B7E">
              <w:t xml:space="preserve">: </w:t>
            </w:r>
            <w:r>
              <w:t>"root",</w:t>
            </w:r>
          </w:p>
          <w:p w:rsidR="00B974ED" w:rsidRDefault="00B974ED" w:rsidP="00B974ED">
            <w:pPr>
              <w:ind w:left="0" w:firstLineChars="450" w:firstLine="945"/>
            </w:pPr>
            <w:r>
              <w:t>"Passwd"</w:t>
            </w:r>
            <w:r w:rsidR="007E0B7E">
              <w:t xml:space="preserve">: </w:t>
            </w:r>
            <w:r>
              <w:t>"sequoiadb",</w:t>
            </w:r>
          </w:p>
          <w:p w:rsidR="00B974ED" w:rsidRDefault="00B974ED" w:rsidP="00B974ED">
            <w:pPr>
              <w:ind w:left="0" w:firstLineChars="450" w:firstLine="945"/>
            </w:pPr>
            <w:r>
              <w:t>"SshPort"</w:t>
            </w:r>
            <w:r w:rsidR="007E0B7E">
              <w:t xml:space="preserve">: </w:t>
            </w:r>
            <w:r>
              <w:t>"22",</w:t>
            </w:r>
          </w:p>
          <w:p w:rsidR="00B974ED" w:rsidRDefault="00B974ED" w:rsidP="00B974ED">
            <w:pPr>
              <w:ind w:left="0" w:firstLineChars="450" w:firstLine="945"/>
            </w:pPr>
            <w:r>
              <w:t>"</w:t>
            </w:r>
            <w:r w:rsidR="008F12FC">
              <w:t>AgentService</w:t>
            </w:r>
            <w:r>
              <w:t>"</w:t>
            </w:r>
            <w:r w:rsidR="007E0B7E">
              <w:t xml:space="preserve">: </w:t>
            </w:r>
            <w:r>
              <w:t>"11790",</w:t>
            </w:r>
          </w:p>
          <w:p w:rsidR="00B974ED" w:rsidRDefault="00B974ED" w:rsidP="00B974ED">
            <w:pPr>
              <w:ind w:left="0" w:firstLineChars="450" w:firstLine="945"/>
            </w:pPr>
            <w:r>
              <w:t>"CPU"</w:t>
            </w:r>
            <w:r w:rsidR="007E0B7E">
              <w:t xml:space="preserve">: </w:t>
            </w:r>
          </w:p>
          <w:p w:rsidR="00B974ED" w:rsidRDefault="00B974ED" w:rsidP="00B974ED">
            <w:pPr>
              <w:ind w:left="0" w:firstLineChars="450" w:firstLine="945"/>
            </w:pPr>
            <w:r>
              <w:t>[</w:t>
            </w:r>
          </w:p>
          <w:p w:rsidR="00B974ED" w:rsidRDefault="00B974ED" w:rsidP="00B974ED">
            <w:pPr>
              <w:ind w:left="0" w:firstLineChars="600" w:firstLine="1260"/>
            </w:pPr>
            <w:r>
              <w:t>{</w:t>
            </w:r>
          </w:p>
          <w:p w:rsidR="00B974ED" w:rsidRDefault="00B974ED" w:rsidP="00B974ED">
            <w:pPr>
              <w:ind w:left="0" w:firstLineChars="750" w:firstLine="1575"/>
            </w:pPr>
            <w:r>
              <w:t>"ID"</w:t>
            </w:r>
            <w:r w:rsidR="007E0B7E">
              <w:t xml:space="preserve">: </w:t>
            </w:r>
            <w:r>
              <w:t>"",</w:t>
            </w:r>
          </w:p>
          <w:p w:rsidR="00B974ED" w:rsidRDefault="00B974ED" w:rsidP="00B974ED">
            <w:pPr>
              <w:ind w:left="0" w:firstLineChars="750" w:firstLine="1575"/>
            </w:pPr>
            <w:r>
              <w:t>"Model"</w:t>
            </w:r>
            <w:r w:rsidR="007E0B7E">
              <w:t xml:space="preserve">: </w:t>
            </w:r>
            <w:r>
              <w:t>"",</w:t>
            </w:r>
          </w:p>
          <w:p w:rsidR="00B974ED" w:rsidRDefault="00B974ED" w:rsidP="00B974ED">
            <w:pPr>
              <w:ind w:left="0" w:firstLineChars="750" w:firstLine="1575"/>
            </w:pPr>
            <w:r>
              <w:t>"Core"</w:t>
            </w:r>
            <w:r w:rsidR="007E0B7E">
              <w:t xml:space="preserve">: </w:t>
            </w:r>
            <w:r>
              <w:t>1,</w:t>
            </w:r>
          </w:p>
          <w:p w:rsidR="00B974ED" w:rsidRDefault="00B974ED" w:rsidP="00B974ED">
            <w:pPr>
              <w:ind w:left="0" w:firstLineChars="750" w:firstLine="1575"/>
            </w:pPr>
            <w:r>
              <w:t>"Freq"</w:t>
            </w:r>
            <w:r w:rsidR="007E0B7E">
              <w:t xml:space="preserve">: </w:t>
            </w:r>
            <w:r>
              <w:t>"3.20GHz"</w:t>
            </w:r>
          </w:p>
          <w:p w:rsidR="00B974ED" w:rsidRDefault="00B974ED" w:rsidP="00B974ED">
            <w:pPr>
              <w:ind w:left="0" w:firstLineChars="600" w:firstLine="1260"/>
            </w:pPr>
            <w:r>
              <w:t>}</w:t>
            </w:r>
          </w:p>
          <w:p w:rsidR="00B974ED" w:rsidRDefault="00B974ED" w:rsidP="00B974ED">
            <w:pPr>
              <w:ind w:left="0" w:firstLineChars="450" w:firstLine="945"/>
            </w:pPr>
            <w:r>
              <w:t>],</w:t>
            </w:r>
          </w:p>
          <w:p w:rsidR="00B974ED" w:rsidRDefault="00B974ED" w:rsidP="00B974ED">
            <w:pPr>
              <w:ind w:left="0" w:firstLineChars="450" w:firstLine="945"/>
            </w:pPr>
            <w:r>
              <w:t>"Memory"</w:t>
            </w:r>
            <w:r w:rsidR="007E0B7E">
              <w:t xml:space="preserve">: </w:t>
            </w:r>
          </w:p>
          <w:p w:rsidR="00B974ED" w:rsidRDefault="00B974ED" w:rsidP="00B974ED">
            <w:pPr>
              <w:ind w:left="0" w:firstLineChars="450" w:firstLine="945"/>
            </w:pPr>
            <w:r>
              <w:t>{</w:t>
            </w:r>
          </w:p>
          <w:p w:rsidR="00B974ED" w:rsidRDefault="00B974ED" w:rsidP="00B974ED">
            <w:pPr>
              <w:ind w:left="0" w:firstLineChars="600" w:firstLine="1260"/>
            </w:pPr>
            <w:r>
              <w:lastRenderedPageBreak/>
              <w:t>"Model"</w:t>
            </w:r>
            <w:r w:rsidR="007E0B7E">
              <w:t xml:space="preserve">: </w:t>
            </w:r>
            <w:r>
              <w:t>"",</w:t>
            </w:r>
          </w:p>
          <w:p w:rsidR="00B974ED" w:rsidRDefault="00B974ED" w:rsidP="00B974ED">
            <w:pPr>
              <w:ind w:left="0" w:firstLineChars="600" w:firstLine="1260"/>
            </w:pPr>
            <w:r>
              <w:t>"Size"</w:t>
            </w:r>
            <w:r w:rsidR="007E0B7E">
              <w:t xml:space="preserve">: </w:t>
            </w:r>
            <w:r>
              <w:t>483,</w:t>
            </w:r>
          </w:p>
          <w:p w:rsidR="00B974ED" w:rsidRDefault="00B974ED" w:rsidP="00B974ED">
            <w:pPr>
              <w:ind w:left="0" w:firstLineChars="600" w:firstLine="1260"/>
            </w:pPr>
            <w:r>
              <w:t>"Free"</w:t>
            </w:r>
            <w:r w:rsidR="007E0B7E">
              <w:t xml:space="preserve">: </w:t>
            </w:r>
            <w:r>
              <w:t>211</w:t>
            </w:r>
          </w:p>
          <w:p w:rsidR="00B974ED" w:rsidRDefault="00B974ED" w:rsidP="00B974ED">
            <w:pPr>
              <w:ind w:left="0" w:firstLineChars="450" w:firstLine="945"/>
            </w:pPr>
            <w:r>
              <w:t>},</w:t>
            </w:r>
          </w:p>
          <w:p w:rsidR="00B974ED" w:rsidRDefault="00B974ED" w:rsidP="00B974ED">
            <w:pPr>
              <w:ind w:left="0" w:firstLineChars="450" w:firstLine="945"/>
            </w:pPr>
            <w:r>
              <w:t>"Net"</w:t>
            </w:r>
            <w:r w:rsidR="007E0B7E">
              <w:t xml:space="preserve">: </w:t>
            </w:r>
          </w:p>
          <w:p w:rsidR="00B974ED" w:rsidRDefault="00B974ED" w:rsidP="00B974ED">
            <w:pPr>
              <w:ind w:left="0" w:firstLineChars="450" w:firstLine="945"/>
            </w:pPr>
            <w:r>
              <w:t>[</w:t>
            </w:r>
          </w:p>
          <w:p w:rsidR="00B974ED" w:rsidRDefault="00B974ED" w:rsidP="00B974ED">
            <w:pPr>
              <w:ind w:left="0" w:firstLineChars="600" w:firstLine="1260"/>
            </w:pPr>
            <w:r>
              <w:t>{</w:t>
            </w:r>
          </w:p>
          <w:p w:rsidR="00B974ED" w:rsidRDefault="00B974ED" w:rsidP="00B974ED">
            <w:pPr>
              <w:ind w:left="0" w:firstLineChars="750" w:firstLine="1575"/>
            </w:pPr>
            <w:r>
              <w:t>"Name"</w:t>
            </w:r>
            <w:r w:rsidR="007E0B7E">
              <w:t xml:space="preserve">: </w:t>
            </w:r>
            <w:r>
              <w:t>"lo",</w:t>
            </w:r>
          </w:p>
          <w:p w:rsidR="00B974ED" w:rsidRDefault="00B974ED" w:rsidP="00B974ED">
            <w:pPr>
              <w:ind w:left="0" w:firstLineChars="750" w:firstLine="1575"/>
            </w:pPr>
            <w:r>
              <w:t>"Model"</w:t>
            </w:r>
            <w:r w:rsidR="007E0B7E">
              <w:t xml:space="preserve">: </w:t>
            </w:r>
            <w:r>
              <w:t>"",</w:t>
            </w:r>
          </w:p>
          <w:p w:rsidR="00B974ED" w:rsidRDefault="00B974ED" w:rsidP="00B974ED">
            <w:pPr>
              <w:ind w:left="0" w:firstLineChars="750" w:firstLine="1575"/>
            </w:pPr>
            <w:r>
              <w:t>"Bandwidth"</w:t>
            </w:r>
            <w:r w:rsidR="007E0B7E">
              <w:t xml:space="preserve">: </w:t>
            </w:r>
            <w:r>
              <w:t>"",</w:t>
            </w:r>
          </w:p>
          <w:p w:rsidR="00B974ED" w:rsidRDefault="00B974ED" w:rsidP="00B974ED">
            <w:pPr>
              <w:ind w:left="0" w:firstLineChars="750" w:firstLine="1575"/>
            </w:pPr>
            <w:r>
              <w:t>"IP"</w:t>
            </w:r>
            <w:r w:rsidR="007E0B7E">
              <w:t xml:space="preserve">: </w:t>
            </w:r>
            <w:r>
              <w:t>"127.0.0.1"</w:t>
            </w:r>
          </w:p>
          <w:p w:rsidR="00B974ED" w:rsidRDefault="00B974ED" w:rsidP="00B974ED">
            <w:pPr>
              <w:ind w:left="0" w:firstLineChars="600" w:firstLine="1260"/>
            </w:pPr>
            <w:r>
              <w:t>},</w:t>
            </w:r>
          </w:p>
          <w:p w:rsidR="00B974ED" w:rsidRDefault="00B974ED" w:rsidP="00B974ED">
            <w:pPr>
              <w:ind w:left="0" w:firstLineChars="600" w:firstLine="1260"/>
            </w:pPr>
            <w:r>
              <w:t>{</w:t>
            </w:r>
          </w:p>
          <w:p w:rsidR="00B974ED" w:rsidRDefault="00B974ED" w:rsidP="00B974ED">
            <w:pPr>
              <w:ind w:left="0" w:firstLineChars="750" w:firstLine="1575"/>
            </w:pPr>
            <w:r>
              <w:t>"Name"</w:t>
            </w:r>
            <w:r w:rsidR="007E0B7E">
              <w:t xml:space="preserve">: </w:t>
            </w:r>
            <w:r>
              <w:t>"eth0",</w:t>
            </w:r>
          </w:p>
          <w:p w:rsidR="00B974ED" w:rsidRDefault="00B974ED" w:rsidP="00B974ED">
            <w:pPr>
              <w:ind w:left="0" w:firstLineChars="750" w:firstLine="1575"/>
            </w:pPr>
            <w:r>
              <w:t>"Model"</w:t>
            </w:r>
            <w:r w:rsidR="007E0B7E">
              <w:t xml:space="preserve">: </w:t>
            </w:r>
            <w:r>
              <w:t>"",</w:t>
            </w:r>
          </w:p>
          <w:p w:rsidR="00B974ED" w:rsidRDefault="00B974ED" w:rsidP="00B974ED">
            <w:pPr>
              <w:ind w:left="0" w:firstLineChars="750" w:firstLine="1575"/>
            </w:pPr>
            <w:r>
              <w:t>"Bandwidth"</w:t>
            </w:r>
            <w:r w:rsidR="007E0B7E">
              <w:t xml:space="preserve">: </w:t>
            </w:r>
            <w:r>
              <w:t>"",</w:t>
            </w:r>
          </w:p>
          <w:p w:rsidR="00B974ED" w:rsidRDefault="00B974ED" w:rsidP="00B974ED">
            <w:pPr>
              <w:ind w:left="0" w:firstLineChars="750" w:firstLine="1575"/>
            </w:pPr>
            <w:r>
              <w:t>"IP"</w:t>
            </w:r>
            <w:r w:rsidR="007E0B7E">
              <w:t xml:space="preserve">: </w:t>
            </w:r>
            <w:r>
              <w:t>"192.168.1.213"</w:t>
            </w:r>
          </w:p>
          <w:p w:rsidR="00B974ED" w:rsidRDefault="00B974ED" w:rsidP="00B974ED">
            <w:pPr>
              <w:ind w:leftChars="170" w:firstLineChars="450" w:firstLine="945"/>
            </w:pPr>
            <w:r>
              <w:t>}</w:t>
            </w:r>
          </w:p>
          <w:p w:rsidR="00B974ED" w:rsidRDefault="00B974ED" w:rsidP="00B974ED">
            <w:pPr>
              <w:ind w:leftChars="170" w:firstLineChars="300" w:firstLine="630"/>
            </w:pPr>
            <w:r>
              <w:t>],</w:t>
            </w:r>
          </w:p>
          <w:p w:rsidR="00B974ED" w:rsidRDefault="00B974ED" w:rsidP="00B974ED">
            <w:pPr>
              <w:ind w:leftChars="170" w:firstLineChars="300" w:firstLine="630"/>
            </w:pPr>
            <w:r>
              <w:t>"Port"</w:t>
            </w:r>
            <w:r w:rsidR="007E0B7E">
              <w:t xml:space="preserve">: </w:t>
            </w:r>
          </w:p>
          <w:p w:rsidR="00B974ED" w:rsidRDefault="00B974ED" w:rsidP="00B974ED">
            <w:pPr>
              <w:ind w:leftChars="170" w:firstLineChars="300" w:firstLine="630"/>
            </w:pPr>
            <w:r>
              <w:t>[</w:t>
            </w:r>
          </w:p>
          <w:p w:rsidR="00B974ED" w:rsidRDefault="00B974ED" w:rsidP="00B974ED">
            <w:pPr>
              <w:ind w:leftChars="170" w:firstLineChars="450" w:firstLine="945"/>
            </w:pPr>
            <w:r>
              <w:t>{</w:t>
            </w:r>
          </w:p>
          <w:p w:rsidR="00B974ED" w:rsidRDefault="00B974ED" w:rsidP="00B974ED">
            <w:pPr>
              <w:ind w:leftChars="170" w:firstLineChars="600" w:firstLine="1260"/>
            </w:pPr>
            <w:r>
              <w:t>"Port"</w:t>
            </w:r>
            <w:r w:rsidR="007E0B7E">
              <w:t xml:space="preserve">: </w:t>
            </w:r>
            <w:r>
              <w:t>"50000",</w:t>
            </w:r>
          </w:p>
          <w:p w:rsidR="00B974ED" w:rsidRDefault="00B974ED" w:rsidP="00B974ED">
            <w:pPr>
              <w:ind w:leftChars="170" w:firstLineChars="600" w:firstLine="1260"/>
            </w:pPr>
            <w:r>
              <w:t>"Status"</w:t>
            </w:r>
            <w:r w:rsidR="007E0B7E">
              <w:t xml:space="preserve">: </w:t>
            </w:r>
            <w:r>
              <w:t>false</w:t>
            </w:r>
          </w:p>
          <w:p w:rsidR="00B974ED" w:rsidRDefault="00B974ED" w:rsidP="00B974ED">
            <w:pPr>
              <w:ind w:leftChars="170" w:firstLineChars="450" w:firstLine="945"/>
            </w:pPr>
            <w:r>
              <w:t>}</w:t>
            </w:r>
          </w:p>
          <w:p w:rsidR="00B974ED" w:rsidRDefault="00B974ED" w:rsidP="00B974ED">
            <w:pPr>
              <w:ind w:leftChars="170" w:firstLineChars="300" w:firstLine="630"/>
            </w:pPr>
            <w:r>
              <w:t>],</w:t>
            </w:r>
          </w:p>
          <w:p w:rsidR="00872E81" w:rsidRDefault="00B974ED" w:rsidP="00B974ED">
            <w:pPr>
              <w:ind w:leftChars="170" w:firstLineChars="300" w:firstLine="630"/>
            </w:pPr>
            <w:r>
              <w:t>"Service"</w:t>
            </w:r>
            <w:r w:rsidR="007E0B7E">
              <w:t xml:space="preserve">: </w:t>
            </w:r>
          </w:p>
          <w:p w:rsidR="00872E81" w:rsidRDefault="00B974ED" w:rsidP="00B974ED">
            <w:pPr>
              <w:ind w:leftChars="170" w:firstLineChars="300" w:firstLine="630"/>
            </w:pPr>
            <w:r>
              <w:t>[</w:t>
            </w:r>
          </w:p>
          <w:p w:rsidR="00872E81" w:rsidRDefault="00B974ED" w:rsidP="00872E81">
            <w:pPr>
              <w:ind w:leftChars="170" w:firstLineChars="450" w:firstLine="945"/>
            </w:pPr>
            <w:r>
              <w:t>{</w:t>
            </w:r>
          </w:p>
          <w:p w:rsidR="00872E81" w:rsidRDefault="00B974ED" w:rsidP="00872E81">
            <w:pPr>
              <w:ind w:leftChars="170" w:firstLineChars="600" w:firstLine="1260"/>
            </w:pPr>
            <w:r>
              <w:t>"Name"</w:t>
            </w:r>
            <w:r w:rsidR="007E0B7E">
              <w:t xml:space="preserve">: </w:t>
            </w:r>
            <w:r>
              <w:t>"",</w:t>
            </w:r>
          </w:p>
          <w:p w:rsidR="00872E81" w:rsidRDefault="00B974ED" w:rsidP="00872E81">
            <w:pPr>
              <w:ind w:leftChars="170" w:firstLineChars="600" w:firstLine="1260"/>
            </w:pPr>
            <w:r>
              <w:t>"Status"</w:t>
            </w:r>
            <w:r w:rsidR="007E0B7E">
              <w:t xml:space="preserve">: </w:t>
            </w:r>
            <w:r>
              <w:t>false,</w:t>
            </w:r>
          </w:p>
          <w:p w:rsidR="00872E81" w:rsidRDefault="00B974ED" w:rsidP="00872E81">
            <w:pPr>
              <w:ind w:leftChars="170" w:firstLineChars="600" w:firstLine="1260"/>
            </w:pPr>
            <w:r>
              <w:t>"Version"</w:t>
            </w:r>
            <w:r w:rsidR="007E0B7E">
              <w:t xml:space="preserve">: </w:t>
            </w:r>
            <w:r>
              <w:t>""</w:t>
            </w:r>
          </w:p>
          <w:p w:rsidR="00872E81" w:rsidRDefault="00B974ED" w:rsidP="00872E81">
            <w:pPr>
              <w:ind w:leftChars="170" w:firstLineChars="450" w:firstLine="945"/>
            </w:pPr>
            <w:r>
              <w:t>}</w:t>
            </w:r>
          </w:p>
          <w:p w:rsidR="00872E81" w:rsidRDefault="00B974ED" w:rsidP="00872E81">
            <w:pPr>
              <w:ind w:leftChars="170" w:firstLineChars="300" w:firstLine="630"/>
            </w:pPr>
            <w:r>
              <w:t>],</w:t>
            </w:r>
          </w:p>
          <w:p w:rsidR="00872E81" w:rsidRDefault="00B974ED" w:rsidP="00872E81">
            <w:pPr>
              <w:ind w:leftChars="170" w:firstLineChars="300" w:firstLine="630"/>
            </w:pPr>
            <w:r>
              <w:t>"OM"</w:t>
            </w:r>
            <w:r w:rsidR="007E0B7E">
              <w:t xml:space="preserve">: </w:t>
            </w:r>
          </w:p>
          <w:p w:rsidR="00872E81" w:rsidRDefault="00B974ED" w:rsidP="00872E81">
            <w:pPr>
              <w:ind w:leftChars="170" w:firstLineChars="300" w:firstLine="630"/>
            </w:pPr>
            <w:r>
              <w:t>{</w:t>
            </w:r>
          </w:p>
          <w:p w:rsidR="00872E81" w:rsidRDefault="00B974ED" w:rsidP="00872E81">
            <w:pPr>
              <w:ind w:leftChars="170" w:firstLineChars="450" w:firstLine="945"/>
            </w:pPr>
            <w:r>
              <w:t>"Status"</w:t>
            </w:r>
            <w:r w:rsidR="007E0B7E">
              <w:t xml:space="preserve">: </w:t>
            </w:r>
            <w:r>
              <w:t>false,</w:t>
            </w:r>
          </w:p>
          <w:p w:rsidR="00872E81" w:rsidRDefault="00B974ED" w:rsidP="00872E81">
            <w:pPr>
              <w:ind w:leftChars="170" w:firstLineChars="450" w:firstLine="945"/>
            </w:pPr>
            <w:r>
              <w:t>"Version"</w:t>
            </w:r>
            <w:r w:rsidR="007E0B7E">
              <w:t xml:space="preserve">: </w:t>
            </w:r>
            <w:r>
              <w:t>""</w:t>
            </w:r>
          </w:p>
          <w:p w:rsidR="00872E81" w:rsidRDefault="00B974ED" w:rsidP="00872E81">
            <w:pPr>
              <w:ind w:leftChars="170" w:firstLineChars="300" w:firstLine="630"/>
            </w:pPr>
            <w:r>
              <w:t>},</w:t>
            </w:r>
          </w:p>
          <w:p w:rsidR="00872E81" w:rsidRDefault="00B974ED" w:rsidP="00872E81">
            <w:pPr>
              <w:ind w:leftChars="170" w:firstLineChars="300" w:firstLine="630"/>
            </w:pPr>
            <w:r>
              <w:t>"Safety"</w:t>
            </w:r>
            <w:r w:rsidR="007E0B7E">
              <w:t xml:space="preserve">: </w:t>
            </w:r>
          </w:p>
          <w:p w:rsidR="00872E81" w:rsidRDefault="00B974ED" w:rsidP="00872E81">
            <w:pPr>
              <w:ind w:leftChars="170" w:firstLineChars="300" w:firstLine="630"/>
            </w:pPr>
            <w:r>
              <w:t>{</w:t>
            </w:r>
          </w:p>
          <w:p w:rsidR="00872E81" w:rsidRDefault="00B974ED" w:rsidP="00872E81">
            <w:pPr>
              <w:ind w:leftChars="170" w:firstLineChars="450" w:firstLine="945"/>
            </w:pPr>
            <w:r>
              <w:t>"Name"</w:t>
            </w:r>
            <w:r w:rsidR="007E0B7E">
              <w:t xml:space="preserve">: </w:t>
            </w:r>
            <w:r>
              <w:t>"",</w:t>
            </w:r>
          </w:p>
          <w:p w:rsidR="00872E81" w:rsidRDefault="00B974ED" w:rsidP="00872E81">
            <w:pPr>
              <w:ind w:leftChars="170" w:firstLineChars="450" w:firstLine="945"/>
            </w:pPr>
            <w:r>
              <w:t>"Context"</w:t>
            </w:r>
            <w:r w:rsidR="007E0B7E">
              <w:t xml:space="preserve">: </w:t>
            </w:r>
            <w:r>
              <w:t>"",</w:t>
            </w:r>
          </w:p>
          <w:p w:rsidR="00872E81" w:rsidRDefault="00B974ED" w:rsidP="00872E81">
            <w:pPr>
              <w:ind w:leftChars="170" w:firstLineChars="450" w:firstLine="945"/>
            </w:pPr>
            <w:r>
              <w:t>"Status"</w:t>
            </w:r>
            <w:r w:rsidR="007E0B7E">
              <w:t xml:space="preserve">: </w:t>
            </w:r>
            <w:r>
              <w:t>false</w:t>
            </w:r>
          </w:p>
          <w:p w:rsidR="00872E81" w:rsidRDefault="00B974ED" w:rsidP="00872E81">
            <w:pPr>
              <w:ind w:leftChars="170" w:firstLineChars="300" w:firstLine="630"/>
            </w:pPr>
            <w:r>
              <w:lastRenderedPageBreak/>
              <w:t>},</w:t>
            </w:r>
          </w:p>
          <w:p w:rsidR="00872E81" w:rsidRDefault="00B974ED" w:rsidP="00872E81">
            <w:pPr>
              <w:ind w:leftChars="170" w:firstLineChars="300" w:firstLine="630"/>
            </w:pPr>
            <w:r>
              <w:t>"OS"</w:t>
            </w:r>
            <w:r w:rsidR="007E0B7E">
              <w:t xml:space="preserve">: </w:t>
            </w:r>
          </w:p>
          <w:p w:rsidR="00872E81" w:rsidRDefault="00B974ED" w:rsidP="00872E81">
            <w:pPr>
              <w:ind w:leftChars="170" w:firstLineChars="300" w:firstLine="630"/>
            </w:pPr>
            <w:r>
              <w:t>{</w:t>
            </w:r>
          </w:p>
          <w:p w:rsidR="00872E81" w:rsidRDefault="00B974ED" w:rsidP="00872E81">
            <w:pPr>
              <w:ind w:leftChars="170" w:firstLineChars="450" w:firstLine="945"/>
            </w:pPr>
            <w:r>
              <w:t>"Distributor"</w:t>
            </w:r>
            <w:r w:rsidR="007E0B7E">
              <w:t xml:space="preserve">: </w:t>
            </w:r>
            <w:r>
              <w:t>"Ubuntu",</w:t>
            </w:r>
          </w:p>
          <w:p w:rsidR="00872E81" w:rsidRDefault="00B974ED" w:rsidP="00872E81">
            <w:pPr>
              <w:ind w:leftChars="170" w:firstLineChars="450" w:firstLine="945"/>
            </w:pPr>
            <w:r>
              <w:t>"Release"</w:t>
            </w:r>
            <w:r w:rsidR="007E0B7E">
              <w:t xml:space="preserve">: </w:t>
            </w:r>
            <w:r>
              <w:t>"12.04",</w:t>
            </w:r>
          </w:p>
          <w:p w:rsidR="00872E81" w:rsidRDefault="00B974ED" w:rsidP="00872E81">
            <w:pPr>
              <w:ind w:leftChars="170" w:firstLineChars="450" w:firstLine="945"/>
            </w:pPr>
            <w:r>
              <w:t>"Bit"</w:t>
            </w:r>
            <w:r w:rsidR="007E0B7E">
              <w:t xml:space="preserve">: </w:t>
            </w:r>
            <w:r>
              <w:t>64</w:t>
            </w:r>
          </w:p>
          <w:p w:rsidR="00872E81" w:rsidRDefault="00B974ED" w:rsidP="00872E81">
            <w:pPr>
              <w:ind w:leftChars="170" w:firstLineChars="300" w:firstLine="630"/>
            </w:pPr>
            <w:r>
              <w:t>},</w:t>
            </w:r>
          </w:p>
          <w:p w:rsidR="00872E81" w:rsidRDefault="00B974ED" w:rsidP="00872E81">
            <w:pPr>
              <w:ind w:leftChars="170" w:firstLineChars="300" w:firstLine="630"/>
            </w:pPr>
            <w:r>
              <w:t>"Disk"</w:t>
            </w:r>
            <w:r w:rsidR="007E0B7E">
              <w:t xml:space="preserve">: </w:t>
            </w:r>
          </w:p>
          <w:p w:rsidR="00872E81" w:rsidRDefault="00B974ED" w:rsidP="00872E81">
            <w:pPr>
              <w:ind w:leftChars="170" w:firstLineChars="300" w:firstLine="630"/>
            </w:pPr>
            <w:r>
              <w:t>[</w:t>
            </w:r>
          </w:p>
          <w:p w:rsidR="00872E81" w:rsidRDefault="00B974ED" w:rsidP="00872E81">
            <w:pPr>
              <w:ind w:leftChars="170" w:firstLineChars="450" w:firstLine="945"/>
            </w:pPr>
            <w:r>
              <w:t>{</w:t>
            </w:r>
          </w:p>
          <w:p w:rsidR="00872E81" w:rsidRDefault="00B974ED" w:rsidP="00872E81">
            <w:pPr>
              <w:ind w:leftChars="170" w:firstLineChars="600" w:firstLine="1260"/>
            </w:pPr>
            <w:r>
              <w:t>"Name"</w:t>
            </w:r>
            <w:r w:rsidR="007E0B7E">
              <w:t xml:space="preserve">: </w:t>
            </w:r>
            <w:r>
              <w:t xml:space="preserve">"/dev/mapper/vgdata-lvdata1", </w:t>
            </w:r>
          </w:p>
          <w:p w:rsidR="00872E81" w:rsidRDefault="00B974ED" w:rsidP="00872E81">
            <w:pPr>
              <w:ind w:leftChars="170" w:firstLineChars="600" w:firstLine="1260"/>
            </w:pPr>
            <w:r>
              <w:t>"Mount"</w:t>
            </w:r>
            <w:r w:rsidR="007E0B7E">
              <w:t xml:space="preserve">: </w:t>
            </w:r>
            <w:r>
              <w:t xml:space="preserve">"/home/mount", </w:t>
            </w:r>
          </w:p>
          <w:p w:rsidR="00872E81" w:rsidRDefault="00B974ED" w:rsidP="00872E81">
            <w:pPr>
              <w:ind w:leftChars="170" w:firstLineChars="600" w:firstLine="1260"/>
            </w:pPr>
            <w:r>
              <w:t>"Size"</w:t>
            </w:r>
            <w:r w:rsidR="007E0B7E">
              <w:t xml:space="preserve">: </w:t>
            </w:r>
            <w:r>
              <w:t xml:space="preserve">32529, </w:t>
            </w:r>
          </w:p>
          <w:p w:rsidR="00872E81" w:rsidRDefault="00B974ED" w:rsidP="00872E81">
            <w:pPr>
              <w:ind w:leftChars="170" w:firstLineChars="600" w:firstLine="1260"/>
            </w:pPr>
            <w:r>
              <w:t>"Free"</w:t>
            </w:r>
            <w:r w:rsidR="007E0B7E">
              <w:t xml:space="preserve">: </w:t>
            </w:r>
            <w:r>
              <w:t xml:space="preserve">6525, </w:t>
            </w:r>
          </w:p>
          <w:p w:rsidR="00872E81" w:rsidRDefault="00B974ED" w:rsidP="00872E81">
            <w:pPr>
              <w:ind w:leftChars="170" w:firstLineChars="600" w:firstLine="1260"/>
            </w:pPr>
            <w:r>
              <w:t>"IsLocal"</w:t>
            </w:r>
            <w:r w:rsidR="007E0B7E">
              <w:t xml:space="preserve">: </w:t>
            </w:r>
            <w:r>
              <w:t>true</w:t>
            </w:r>
          </w:p>
          <w:p w:rsidR="00872E81" w:rsidRDefault="00B974ED" w:rsidP="00872E81">
            <w:pPr>
              <w:ind w:leftChars="170" w:firstLineChars="450" w:firstLine="945"/>
            </w:pPr>
            <w:r>
              <w:t>}</w:t>
            </w:r>
          </w:p>
          <w:p w:rsidR="00872E81" w:rsidRDefault="00B974ED" w:rsidP="00872E81">
            <w:pPr>
              <w:ind w:leftChars="170" w:firstLineChars="300" w:firstLine="630"/>
            </w:pPr>
            <w:r>
              <w:t>],</w:t>
            </w:r>
          </w:p>
          <w:p w:rsidR="00872E81" w:rsidRDefault="00B974ED" w:rsidP="00872E81">
            <w:pPr>
              <w:ind w:leftChars="170" w:firstLineChars="300" w:firstLine="630"/>
            </w:pPr>
            <w:r>
              <w:t>"InstallPath"</w:t>
            </w:r>
            <w:r w:rsidR="007E0B7E">
              <w:t xml:space="preserve">: </w:t>
            </w:r>
            <w:r>
              <w:t>"/opt/sequoiadb/11"</w:t>
            </w:r>
          </w:p>
          <w:p w:rsidR="00872E81" w:rsidRDefault="00B974ED" w:rsidP="00872E81">
            <w:pPr>
              <w:ind w:left="0" w:firstLineChars="300" w:firstLine="630"/>
            </w:pPr>
            <w:r>
              <w:t>}</w:t>
            </w:r>
          </w:p>
          <w:p w:rsidR="00872E81" w:rsidRDefault="00B974ED" w:rsidP="00872E81">
            <w:pPr>
              <w:ind w:left="0" w:firstLineChars="150" w:firstLine="315"/>
            </w:pPr>
            <w:r>
              <w:t>],</w:t>
            </w:r>
          </w:p>
          <w:p w:rsidR="00872E81" w:rsidRDefault="0086778D" w:rsidP="00872E81">
            <w:pPr>
              <w:ind w:left="0" w:firstLineChars="150" w:firstLine="315"/>
            </w:pPr>
            <w:r>
              <w:t>"User"</w:t>
            </w:r>
            <w:r w:rsidR="007E0B7E">
              <w:t xml:space="preserve">: </w:t>
            </w:r>
            <w:r>
              <w:t>"</w:t>
            </w:r>
            <w:r>
              <w:rPr>
                <w:rFonts w:hint="eastAsia"/>
              </w:rPr>
              <w:t>root</w:t>
            </w:r>
            <w:r w:rsidR="00B974ED">
              <w:t>",</w:t>
            </w:r>
          </w:p>
          <w:p w:rsidR="00872E81" w:rsidRDefault="0086778D" w:rsidP="00872E81">
            <w:pPr>
              <w:ind w:left="0" w:firstLineChars="150" w:firstLine="315"/>
            </w:pPr>
            <w:r>
              <w:t>"Passwd"</w:t>
            </w:r>
            <w:r w:rsidR="007E0B7E">
              <w:t xml:space="preserve">: </w:t>
            </w:r>
            <w:r>
              <w:t>"</w:t>
            </w:r>
            <w:r>
              <w:rPr>
                <w:rFonts w:hint="eastAsia"/>
              </w:rPr>
              <w:t>root</w:t>
            </w:r>
            <w:r w:rsidR="00B974ED">
              <w:t>",</w:t>
            </w:r>
          </w:p>
          <w:p w:rsidR="00872E81" w:rsidRDefault="0086778D" w:rsidP="00872E81">
            <w:pPr>
              <w:ind w:left="0" w:firstLineChars="150" w:firstLine="315"/>
            </w:pPr>
            <w:r>
              <w:t>"SshPort"</w:t>
            </w:r>
            <w:r w:rsidR="007E0B7E">
              <w:t xml:space="preserve">: </w:t>
            </w:r>
            <w:r>
              <w:t>"</w:t>
            </w:r>
            <w:r>
              <w:rPr>
                <w:rFonts w:hint="eastAsia"/>
              </w:rPr>
              <w:t>22</w:t>
            </w:r>
            <w:r w:rsidR="00B974ED">
              <w:t>",</w:t>
            </w:r>
          </w:p>
          <w:p w:rsidR="00872E81" w:rsidRDefault="0086778D" w:rsidP="00872E81">
            <w:pPr>
              <w:ind w:left="0" w:firstLineChars="150" w:firstLine="315"/>
            </w:pPr>
            <w:r>
              <w:t>"</w:t>
            </w:r>
            <w:r w:rsidR="008F12FC">
              <w:t>AgentService</w:t>
            </w:r>
            <w:r>
              <w:t>"</w:t>
            </w:r>
            <w:r w:rsidR="007E0B7E">
              <w:t xml:space="preserve">: </w:t>
            </w:r>
            <w:r>
              <w:t>"</w:t>
            </w:r>
            <w:r>
              <w:rPr>
                <w:rFonts w:hint="eastAsia"/>
              </w:rPr>
              <w:t>11790</w:t>
            </w:r>
            <w:r w:rsidR="00B974ED">
              <w:t xml:space="preserve">" </w:t>
            </w:r>
          </w:p>
          <w:p w:rsidR="00631F06" w:rsidRDefault="00B974ED" w:rsidP="00872E81">
            <w:pPr>
              <w:ind w:left="0"/>
            </w:pPr>
            <w:r>
              <w:t>}</w:t>
            </w:r>
          </w:p>
        </w:tc>
      </w:tr>
      <w:tr w:rsidR="00631F06" w:rsidTr="00B974ED">
        <w:tc>
          <w:tcPr>
            <w:tcW w:w="1418" w:type="dxa"/>
          </w:tcPr>
          <w:p w:rsidR="00631F06" w:rsidRDefault="00631F06" w:rsidP="00CB4BD9">
            <w:pPr>
              <w:ind w:left="0"/>
            </w:pPr>
            <w:r>
              <w:rPr>
                <w:rFonts w:hint="eastAsia"/>
              </w:rPr>
              <w:lastRenderedPageBreak/>
              <w:t>说明</w:t>
            </w:r>
          </w:p>
        </w:tc>
        <w:tc>
          <w:tcPr>
            <w:tcW w:w="3827" w:type="dxa"/>
          </w:tcPr>
          <w:p w:rsidR="00631F06" w:rsidRDefault="00631F06" w:rsidP="00CB4BD9">
            <w:pPr>
              <w:ind w:left="0"/>
            </w:pPr>
            <w:r>
              <w:rPr>
                <w:rFonts w:hint="eastAsia"/>
              </w:rPr>
              <w:t>选填项可填可不填</w:t>
            </w:r>
            <w:r>
              <w:rPr>
                <w:rFonts w:hint="eastAsia"/>
              </w:rPr>
              <w:t xml:space="preserve">; </w:t>
            </w:r>
            <w:r>
              <w:rPr>
                <w:rFonts w:hint="eastAsia"/>
              </w:rPr>
              <w:t>不填时使用外部公共的配置。</w:t>
            </w:r>
          </w:p>
        </w:tc>
        <w:tc>
          <w:tcPr>
            <w:tcW w:w="3686" w:type="dxa"/>
          </w:tcPr>
          <w:p w:rsidR="00631F06" w:rsidRDefault="00631F06" w:rsidP="00CB4BD9">
            <w:pPr>
              <w:ind w:left="0"/>
            </w:pPr>
          </w:p>
        </w:tc>
      </w:tr>
      <w:tr w:rsidR="00631F06" w:rsidTr="00B974ED">
        <w:tc>
          <w:tcPr>
            <w:tcW w:w="1418" w:type="dxa"/>
          </w:tcPr>
          <w:p w:rsidR="00631F06" w:rsidRDefault="00631F06" w:rsidP="00CB4BD9">
            <w:pPr>
              <w:ind w:left="0"/>
            </w:pPr>
            <w:r>
              <w:rPr>
                <w:rFonts w:hint="eastAsia"/>
              </w:rPr>
              <w:t>响应头</w:t>
            </w:r>
          </w:p>
        </w:tc>
        <w:tc>
          <w:tcPr>
            <w:tcW w:w="3827" w:type="dxa"/>
          </w:tcPr>
          <w:p w:rsidR="00631F06" w:rsidRDefault="00631F06" w:rsidP="00CB4BD9">
            <w:pPr>
              <w:ind w:left="0"/>
            </w:pPr>
            <w:r>
              <w:rPr>
                <w:rFonts w:hint="eastAsia"/>
              </w:rPr>
              <w:t>同通用响应头</w:t>
            </w:r>
          </w:p>
        </w:tc>
        <w:tc>
          <w:tcPr>
            <w:tcW w:w="3686" w:type="dxa"/>
          </w:tcPr>
          <w:p w:rsidR="00631F06" w:rsidRDefault="00631F06" w:rsidP="00CB4BD9">
            <w:pPr>
              <w:ind w:left="0"/>
            </w:pPr>
          </w:p>
        </w:tc>
      </w:tr>
      <w:tr w:rsidR="00631F06" w:rsidTr="003E18F8">
        <w:trPr>
          <w:trHeight w:val="1363"/>
        </w:trPr>
        <w:tc>
          <w:tcPr>
            <w:tcW w:w="1418" w:type="dxa"/>
          </w:tcPr>
          <w:p w:rsidR="00631F06" w:rsidRDefault="00631F06" w:rsidP="00CB4BD9">
            <w:pPr>
              <w:ind w:left="0"/>
            </w:pPr>
            <w:r>
              <w:rPr>
                <w:rFonts w:hint="eastAsia"/>
              </w:rPr>
              <w:t>响应内容</w:t>
            </w:r>
          </w:p>
        </w:tc>
        <w:tc>
          <w:tcPr>
            <w:tcW w:w="3827" w:type="dxa"/>
          </w:tcPr>
          <w:p w:rsidR="00267506" w:rsidRDefault="00E756AA" w:rsidP="00AB57A8">
            <w:pPr>
              <w:ind w:left="0"/>
            </w:pPr>
            <w:hyperlink w:anchor="_通用响应体" w:history="1">
              <w:r w:rsidR="00267506" w:rsidRPr="00267506">
                <w:rPr>
                  <w:rStyle w:val="Hyperlink"/>
                  <w:rFonts w:hint="eastAsia"/>
                </w:rPr>
                <w:t>通用响应体</w:t>
              </w:r>
            </w:hyperlink>
          </w:p>
          <w:p w:rsidR="007D0310" w:rsidRDefault="006852F3" w:rsidP="00AB57A8">
            <w:pPr>
              <w:ind w:left="0"/>
            </w:pPr>
            <w:r>
              <w:rPr>
                <w:rFonts w:hint="eastAsia"/>
              </w:rPr>
              <w:t>（对于异步操作）</w:t>
            </w:r>
            <w:r w:rsidR="007D0310">
              <w:rPr>
                <w:rFonts w:hint="eastAsia"/>
              </w:rPr>
              <w:t>成功返回</w:t>
            </w:r>
            <w:r w:rsidR="007D0310">
              <w:rPr>
                <w:rFonts w:hint="eastAsia"/>
              </w:rPr>
              <w:t>task</w:t>
            </w:r>
            <w:r w:rsidR="00CB1E6C">
              <w:rPr>
                <w:rFonts w:hint="eastAsia"/>
              </w:rPr>
              <w:t>id</w:t>
            </w:r>
            <w:r w:rsidR="00456D49">
              <w:rPr>
                <w:rFonts w:hint="eastAsia"/>
              </w:rPr>
              <w:t>信息</w:t>
            </w:r>
          </w:p>
          <w:p w:rsidR="007D0310" w:rsidRDefault="007D0310" w:rsidP="00AB57A8">
            <w:pPr>
              <w:ind w:left="0"/>
            </w:pPr>
            <w:r>
              <w:rPr>
                <w:rFonts w:hint="eastAsia"/>
              </w:rPr>
              <w:t>{</w:t>
            </w:r>
          </w:p>
          <w:p w:rsidR="007D0310" w:rsidRDefault="007D0310" w:rsidP="00744130">
            <w:pPr>
              <w:ind w:left="0"/>
            </w:pPr>
            <w:r>
              <w:rPr>
                <w:rFonts w:hint="eastAsia"/>
              </w:rPr>
              <w:t xml:space="preserve">   </w:t>
            </w:r>
            <w:r>
              <w:t>T</w:t>
            </w:r>
            <w:r w:rsidR="00744130">
              <w:rPr>
                <w:rFonts w:hint="eastAsia"/>
              </w:rPr>
              <w:t xml:space="preserve">askID: </w:t>
            </w:r>
            <w:r w:rsidR="00744130">
              <w:rPr>
                <w:rFonts w:hint="eastAsia"/>
              </w:rPr>
              <w:t>任务</w:t>
            </w:r>
            <w:r w:rsidR="00744130">
              <w:rPr>
                <w:rFonts w:hint="eastAsia"/>
              </w:rPr>
              <w:t>ID</w:t>
            </w:r>
          </w:p>
          <w:p w:rsidR="007D0310" w:rsidRDefault="007D0310" w:rsidP="00AB57A8">
            <w:pPr>
              <w:ind w:left="0"/>
            </w:pPr>
            <w:r>
              <w:rPr>
                <w:rFonts w:hint="eastAsia"/>
              </w:rPr>
              <w:t>}</w:t>
            </w:r>
          </w:p>
        </w:tc>
        <w:tc>
          <w:tcPr>
            <w:tcW w:w="3686" w:type="dxa"/>
          </w:tcPr>
          <w:p w:rsidR="00631F06" w:rsidRDefault="00267506" w:rsidP="00CB4BD9">
            <w:pPr>
              <w:ind w:left="0"/>
            </w:pPr>
            <w:r>
              <w:rPr>
                <w:rFonts w:hint="eastAsia"/>
              </w:rPr>
              <w:t>通用响应体</w:t>
            </w:r>
          </w:p>
          <w:p w:rsidR="00267506" w:rsidRDefault="00267506" w:rsidP="00CB4BD9">
            <w:pPr>
              <w:ind w:left="0"/>
            </w:pPr>
            <w:r>
              <w:rPr>
                <w:rFonts w:hint="eastAsia"/>
              </w:rPr>
              <w:t>{</w:t>
            </w:r>
          </w:p>
          <w:p w:rsidR="00744130" w:rsidRDefault="00744130" w:rsidP="00CB4BD9">
            <w:pPr>
              <w:ind w:left="0"/>
            </w:pPr>
            <w:r>
              <w:rPr>
                <w:rFonts w:hint="eastAsia"/>
              </w:rPr>
              <w:t xml:space="preserve">   TaskID: 1</w:t>
            </w:r>
          </w:p>
          <w:p w:rsidR="00267506" w:rsidRPr="005964D4" w:rsidRDefault="00267506" w:rsidP="00CB4BD9">
            <w:pPr>
              <w:ind w:left="0"/>
            </w:pPr>
            <w:r>
              <w:rPr>
                <w:rFonts w:hint="eastAsia"/>
              </w:rPr>
              <w:t>}</w:t>
            </w:r>
          </w:p>
        </w:tc>
      </w:tr>
      <w:tr w:rsidR="00631F06" w:rsidTr="00B974ED">
        <w:trPr>
          <w:trHeight w:val="346"/>
        </w:trPr>
        <w:tc>
          <w:tcPr>
            <w:tcW w:w="1418" w:type="dxa"/>
          </w:tcPr>
          <w:p w:rsidR="00631F06" w:rsidRDefault="00631F06" w:rsidP="00CB4BD9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631F06" w:rsidRDefault="00A6721A" w:rsidP="00CB4BD9">
            <w:pPr>
              <w:ind w:left="0"/>
            </w:pPr>
            <w:r>
              <w:rPr>
                <w:rFonts w:hint="eastAsia"/>
              </w:rPr>
              <w:t>流程变更及说明：</w:t>
            </w:r>
          </w:p>
          <w:p w:rsidR="004C7A43" w:rsidRDefault="00A6721A">
            <w:pPr>
              <w:pStyle w:val="ListParagraph"/>
              <w:numPr>
                <w:ilvl w:val="0"/>
                <w:numId w:val="24"/>
              </w:numPr>
              <w:ind w:firstLineChars="0"/>
            </w:pPr>
            <w:r>
              <w:rPr>
                <w:rFonts w:hint="eastAsia"/>
              </w:rPr>
              <w:t xml:space="preserve">omsvc --- &gt; </w:t>
            </w:r>
            <w:r>
              <w:rPr>
                <w:rFonts w:hint="eastAsia"/>
              </w:rPr>
              <w:t>本地</w:t>
            </w:r>
            <w:r>
              <w:rPr>
                <w:rFonts w:hint="eastAsia"/>
              </w:rPr>
              <w:t>omagent notify task(</w:t>
            </w:r>
            <w:r w:rsidR="00785EEC">
              <w:t>task</w:t>
            </w:r>
            <w:r>
              <w:rPr>
                <w:rFonts w:hint="eastAsia"/>
              </w:rPr>
              <w:t>i</w:t>
            </w:r>
            <w:r>
              <w:t>d</w:t>
            </w:r>
            <w:r>
              <w:rPr>
                <w:rFonts w:hint="eastAsia"/>
              </w:rPr>
              <w:t>)</w:t>
            </w:r>
          </w:p>
          <w:p w:rsidR="004C7A43" w:rsidRDefault="00A6721A">
            <w:pPr>
              <w:pStyle w:val="ListParagraph"/>
              <w:numPr>
                <w:ilvl w:val="0"/>
                <w:numId w:val="24"/>
              </w:numPr>
              <w:ind w:firstLineChars="0"/>
            </w:pPr>
            <w:r>
              <w:rPr>
                <w:rFonts w:hint="eastAsia"/>
              </w:rPr>
              <w:t>本地</w:t>
            </w:r>
            <w:r>
              <w:rPr>
                <w:rFonts w:hint="eastAsia"/>
              </w:rPr>
              <w:t xml:space="preserve">omagent --- &gt; </w:t>
            </w:r>
            <w:r w:rsidR="00F43BA5">
              <w:rPr>
                <w:rFonts w:hint="eastAsia"/>
              </w:rPr>
              <w:t xml:space="preserve">omsvc </w:t>
            </w:r>
            <w:r>
              <w:rPr>
                <w:rFonts w:hint="eastAsia"/>
              </w:rPr>
              <w:t>query(</w:t>
            </w:r>
            <w:r w:rsidR="00785EEC">
              <w:t>task</w:t>
            </w:r>
            <w:r>
              <w:t>id)</w:t>
            </w:r>
          </w:p>
          <w:p w:rsidR="004C7A43" w:rsidRDefault="00F43BA5">
            <w:pPr>
              <w:pStyle w:val="ListParagraph"/>
              <w:numPr>
                <w:ilvl w:val="0"/>
                <w:numId w:val="24"/>
              </w:numPr>
              <w:ind w:firstLineChars="0"/>
            </w:pPr>
            <w:r>
              <w:rPr>
                <w:rFonts w:hint="eastAsia"/>
              </w:rPr>
              <w:t>本地</w:t>
            </w:r>
            <w:r>
              <w:rPr>
                <w:rFonts w:hint="eastAsia"/>
              </w:rPr>
              <w:t xml:space="preserve">omagent </w:t>
            </w:r>
            <w:r>
              <w:rPr>
                <w:rFonts w:hint="eastAsia"/>
              </w:rPr>
              <w:t>对</w:t>
            </w:r>
            <w:r>
              <w:rPr>
                <w:rFonts w:hint="eastAsia"/>
              </w:rPr>
              <w:t>task</w:t>
            </w:r>
            <w:r>
              <w:rPr>
                <w:rFonts w:hint="eastAsia"/>
              </w:rPr>
              <w:t>中每个</w:t>
            </w:r>
            <w:r>
              <w:rPr>
                <w:rFonts w:hint="eastAsia"/>
              </w:rPr>
              <w:t>host</w:t>
            </w:r>
            <w:r>
              <w:rPr>
                <w:rFonts w:hint="eastAsia"/>
              </w:rPr>
              <w:t>启动</w:t>
            </w:r>
            <w:r>
              <w:rPr>
                <w:rFonts w:hint="eastAsia"/>
              </w:rPr>
              <w:t>background task</w:t>
            </w:r>
          </w:p>
          <w:p w:rsidR="004C7A43" w:rsidRDefault="00F43BA5">
            <w:pPr>
              <w:pStyle w:val="ListParagraph"/>
              <w:numPr>
                <w:ilvl w:val="1"/>
                <w:numId w:val="24"/>
              </w:numPr>
              <w:ind w:firstLineChars="0"/>
            </w:pPr>
            <w:r>
              <w:rPr>
                <w:rFonts w:hint="eastAsia"/>
              </w:rPr>
              <w:t>获取</w:t>
            </w:r>
            <w:r>
              <w:rPr>
                <w:rFonts w:hint="eastAsia"/>
              </w:rPr>
              <w:t>host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install file</w:t>
            </w:r>
            <w:r>
              <w:rPr>
                <w:rFonts w:hint="eastAsia"/>
              </w:rPr>
              <w:t>文件</w:t>
            </w:r>
          </w:p>
          <w:p w:rsidR="004C7A43" w:rsidRDefault="00F43BA5">
            <w:pPr>
              <w:pStyle w:val="ListParagraph"/>
              <w:numPr>
                <w:ilvl w:val="1"/>
                <w:numId w:val="24"/>
              </w:numPr>
              <w:ind w:firstLineChars="0"/>
            </w:pPr>
            <w:r>
              <w:rPr>
                <w:rFonts w:hint="eastAsia"/>
              </w:rPr>
              <w:lastRenderedPageBreak/>
              <w:t>读取</w:t>
            </w:r>
            <w:r>
              <w:rPr>
                <w:rFonts w:hint="eastAsia"/>
              </w:rPr>
              <w:t>hash value</w:t>
            </w:r>
            <w:r>
              <w:rPr>
                <w:rFonts w:hint="eastAsia"/>
              </w:rPr>
              <w:t>并与安装包进行</w:t>
            </w:r>
            <w:r>
              <w:rPr>
                <w:rFonts w:hint="eastAsia"/>
              </w:rPr>
              <w:t>hash value</w:t>
            </w:r>
            <w:r>
              <w:rPr>
                <w:rFonts w:hint="eastAsia"/>
              </w:rPr>
              <w:t>比对</w:t>
            </w:r>
          </w:p>
          <w:p w:rsidR="004C7A43" w:rsidRDefault="00F43BA5">
            <w:pPr>
              <w:pStyle w:val="ListParagraph"/>
              <w:numPr>
                <w:ilvl w:val="1"/>
                <w:numId w:val="24"/>
              </w:numPr>
              <w:ind w:firstLineChars="0"/>
            </w:pPr>
            <w:r>
              <w:rPr>
                <w:rFonts w:hint="eastAsia"/>
              </w:rPr>
              <w:t>拷贝安装包至远端</w:t>
            </w:r>
            <w:r>
              <w:rPr>
                <w:rFonts w:hint="eastAsia"/>
              </w:rPr>
              <w:t>host</w:t>
            </w:r>
            <w:r>
              <w:rPr>
                <w:rFonts w:hint="eastAsia"/>
              </w:rPr>
              <w:t>，并删除</w:t>
            </w:r>
            <w:r>
              <w:rPr>
                <w:rFonts w:hint="eastAsia"/>
              </w:rPr>
              <w:t>install file</w:t>
            </w:r>
          </w:p>
          <w:p w:rsidR="004C7A43" w:rsidRDefault="00F43BA5">
            <w:pPr>
              <w:pStyle w:val="ListParagraph"/>
              <w:numPr>
                <w:ilvl w:val="1"/>
                <w:numId w:val="24"/>
              </w:numPr>
              <w:ind w:firstLineChars="0"/>
            </w:pPr>
            <w:r>
              <w:rPr>
                <w:rFonts w:hint="eastAsia"/>
              </w:rPr>
              <w:t>执行安装，完成将</w:t>
            </w:r>
            <w:r>
              <w:rPr>
                <w:rFonts w:hint="eastAsia"/>
              </w:rPr>
              <w:t>hash value</w:t>
            </w:r>
            <w:r>
              <w:rPr>
                <w:rFonts w:hint="eastAsia"/>
              </w:rPr>
              <w:t>写入</w:t>
            </w:r>
            <w:r>
              <w:rPr>
                <w:rFonts w:hint="eastAsia"/>
              </w:rPr>
              <w:t>install file</w:t>
            </w:r>
          </w:p>
          <w:p w:rsidR="004C7A43" w:rsidRDefault="00F43BA5">
            <w:pPr>
              <w:pStyle w:val="ListParagraph"/>
              <w:numPr>
                <w:ilvl w:val="0"/>
                <w:numId w:val="24"/>
              </w:numPr>
              <w:ind w:firstLineChars="0"/>
            </w:pPr>
            <w:r>
              <w:rPr>
                <w:rFonts w:hint="eastAsia"/>
              </w:rPr>
              <w:t>本地</w:t>
            </w:r>
            <w:r>
              <w:rPr>
                <w:rFonts w:hint="eastAsia"/>
              </w:rPr>
              <w:t>omagent</w:t>
            </w:r>
            <w:r w:rsidR="00E434F0">
              <w:rPr>
                <w:rFonts w:hint="eastAsia"/>
              </w:rPr>
              <w:t>定</w:t>
            </w:r>
            <w:r w:rsidR="005B342B">
              <w:rPr>
                <w:rFonts w:hint="eastAsia"/>
              </w:rPr>
              <w:t>期向</w:t>
            </w:r>
            <w:r w:rsidR="005B342B">
              <w:rPr>
                <w:rFonts w:hint="eastAsia"/>
              </w:rPr>
              <w:t>omsvc</w:t>
            </w:r>
            <w:r w:rsidR="005B342B">
              <w:rPr>
                <w:rFonts w:hint="eastAsia"/>
              </w:rPr>
              <w:t>上报任务状态和进度</w:t>
            </w:r>
          </w:p>
          <w:p w:rsidR="004C7A43" w:rsidRDefault="00DB0E20">
            <w:pPr>
              <w:pStyle w:val="ListParagraph"/>
              <w:numPr>
                <w:ilvl w:val="0"/>
                <w:numId w:val="24"/>
              </w:numPr>
              <w:ind w:firstLineChars="0"/>
            </w:pPr>
            <w:r>
              <w:rPr>
                <w:rFonts w:hint="eastAsia"/>
              </w:rPr>
              <w:t>omsvc</w:t>
            </w:r>
            <w:r>
              <w:rPr>
                <w:rFonts w:hint="eastAsia"/>
              </w:rPr>
              <w:t>将状态和进度更新至</w:t>
            </w:r>
            <w:r>
              <w:rPr>
                <w:rFonts w:hint="eastAsia"/>
              </w:rPr>
              <w:t>task</w:t>
            </w:r>
            <w:r>
              <w:rPr>
                <w:rFonts w:hint="eastAsia"/>
              </w:rPr>
              <w:t>表中，以供查询所需</w:t>
            </w:r>
          </w:p>
          <w:p w:rsidR="004C7A43" w:rsidRDefault="004C7A43">
            <w:pPr>
              <w:pStyle w:val="ListParagraph"/>
              <w:ind w:left="360" w:firstLineChars="0" w:firstLine="0"/>
            </w:pPr>
          </w:p>
          <w:p w:rsidR="003C0898" w:rsidRDefault="006A549F" w:rsidP="003C0898">
            <w:pPr>
              <w:ind w:left="0"/>
            </w:pPr>
            <w:r>
              <w:rPr>
                <w:rFonts w:hint="eastAsia"/>
              </w:rPr>
              <w:t>注意事项：</w:t>
            </w:r>
          </w:p>
          <w:p w:rsidR="003C0898" w:rsidRDefault="003C0898" w:rsidP="003C0898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 w:rsidR="002B1EEC" w:rsidRPr="002B1EEC">
              <w:rPr>
                <w:rFonts w:hint="eastAsia"/>
                <w:b/>
              </w:rPr>
              <w:t>如果某一台</w:t>
            </w:r>
            <w:r w:rsidR="002B1EEC" w:rsidRPr="002B1EEC">
              <w:rPr>
                <w:b/>
              </w:rPr>
              <w:t>host</w:t>
            </w:r>
            <w:r w:rsidR="002B1EEC" w:rsidRPr="002B1EEC">
              <w:rPr>
                <w:rFonts w:hint="eastAsia"/>
                <w:b/>
              </w:rPr>
              <w:t>失败，不需要回滚其它已经成功的</w:t>
            </w:r>
            <w:r w:rsidR="002B1EEC" w:rsidRPr="002B1EEC">
              <w:rPr>
                <w:b/>
              </w:rPr>
              <w:t>host</w:t>
            </w:r>
          </w:p>
        </w:tc>
        <w:tc>
          <w:tcPr>
            <w:tcW w:w="3686" w:type="dxa"/>
          </w:tcPr>
          <w:p w:rsidR="00631F06" w:rsidRPr="005548BD" w:rsidRDefault="00631F06" w:rsidP="00CB4BD9">
            <w:pPr>
              <w:ind w:left="0"/>
            </w:pPr>
          </w:p>
        </w:tc>
      </w:tr>
    </w:tbl>
    <w:p w:rsidR="00BA7E52" w:rsidRPr="00BA7E52" w:rsidRDefault="00BA7E52" w:rsidP="00183522">
      <w:pPr>
        <w:ind w:left="0"/>
      </w:pPr>
    </w:p>
    <w:p w:rsidR="00C73008" w:rsidRDefault="00C73008" w:rsidP="00E47916">
      <w:pPr>
        <w:pStyle w:val="Heading4"/>
      </w:pPr>
      <w:r>
        <w:rPr>
          <w:rFonts w:hint="eastAsia"/>
        </w:rPr>
        <w:t>查询主机列表命令</w:t>
      </w:r>
    </w:p>
    <w:tbl>
      <w:tblPr>
        <w:tblStyle w:val="TableGrid"/>
        <w:tblW w:w="8789" w:type="dxa"/>
        <w:tblInd w:w="-34" w:type="dxa"/>
        <w:tblLayout w:type="fixed"/>
        <w:tblLook w:val="04A0"/>
      </w:tblPr>
      <w:tblGrid>
        <w:gridCol w:w="1418"/>
        <w:gridCol w:w="3827"/>
        <w:gridCol w:w="3544"/>
      </w:tblGrid>
      <w:tr w:rsidR="008B7E15" w:rsidTr="00CB4BD9">
        <w:tc>
          <w:tcPr>
            <w:tcW w:w="1418" w:type="dxa"/>
            <w:shd w:val="clear" w:color="auto" w:fill="DDD9C3" w:themeFill="background2" w:themeFillShade="E6"/>
          </w:tcPr>
          <w:p w:rsidR="008B7E15" w:rsidRDefault="008B7E15" w:rsidP="00CB4BD9">
            <w:pPr>
              <w:ind w:left="0"/>
            </w:pPr>
          </w:p>
        </w:tc>
        <w:tc>
          <w:tcPr>
            <w:tcW w:w="3827" w:type="dxa"/>
            <w:shd w:val="clear" w:color="auto" w:fill="DDD9C3" w:themeFill="background2" w:themeFillShade="E6"/>
          </w:tcPr>
          <w:p w:rsidR="008B7E15" w:rsidRDefault="008B7E15" w:rsidP="00CB4BD9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544" w:type="dxa"/>
            <w:shd w:val="clear" w:color="auto" w:fill="DDD9C3" w:themeFill="background2" w:themeFillShade="E6"/>
          </w:tcPr>
          <w:p w:rsidR="008B7E15" w:rsidRDefault="008B7E15" w:rsidP="00CB4BD9">
            <w:pPr>
              <w:ind w:left="0"/>
            </w:pPr>
            <w:r>
              <w:rPr>
                <w:rFonts w:hint="eastAsia"/>
              </w:rPr>
              <w:t>举例</w:t>
            </w:r>
          </w:p>
        </w:tc>
      </w:tr>
      <w:tr w:rsidR="008B7E15" w:rsidTr="00CB4BD9">
        <w:tc>
          <w:tcPr>
            <w:tcW w:w="1418" w:type="dxa"/>
          </w:tcPr>
          <w:p w:rsidR="008B7E15" w:rsidRDefault="008B7E15" w:rsidP="00CB4BD9">
            <w:pPr>
              <w:ind w:left="0"/>
            </w:pPr>
            <w:r>
              <w:rPr>
                <w:rFonts w:hint="eastAsia"/>
              </w:rPr>
              <w:t>请求头</w:t>
            </w:r>
          </w:p>
        </w:tc>
        <w:tc>
          <w:tcPr>
            <w:tcW w:w="3827" w:type="dxa"/>
          </w:tcPr>
          <w:p w:rsidR="008B7E15" w:rsidRDefault="008B7E15" w:rsidP="00CB4BD9">
            <w:pPr>
              <w:ind w:left="0"/>
            </w:pPr>
            <w:r>
              <w:rPr>
                <w:rFonts w:hint="eastAsia"/>
              </w:rPr>
              <w:t>同通用请求头</w:t>
            </w:r>
          </w:p>
        </w:tc>
        <w:tc>
          <w:tcPr>
            <w:tcW w:w="3544" w:type="dxa"/>
          </w:tcPr>
          <w:p w:rsidR="008B7E15" w:rsidRDefault="008B7E15" w:rsidP="00CB4BD9">
            <w:pPr>
              <w:ind w:left="0"/>
            </w:pPr>
          </w:p>
        </w:tc>
      </w:tr>
      <w:tr w:rsidR="008B7E15" w:rsidTr="00CB4BD9">
        <w:tc>
          <w:tcPr>
            <w:tcW w:w="1418" w:type="dxa"/>
          </w:tcPr>
          <w:p w:rsidR="008B7E15" w:rsidRDefault="008B7E15" w:rsidP="00CB4BD9">
            <w:pPr>
              <w:ind w:left="0"/>
            </w:pPr>
            <w:r>
              <w:rPr>
                <w:rFonts w:hint="eastAsia"/>
              </w:rPr>
              <w:t>请求内容</w:t>
            </w:r>
          </w:p>
        </w:tc>
        <w:tc>
          <w:tcPr>
            <w:tcW w:w="3827" w:type="dxa"/>
          </w:tcPr>
          <w:p w:rsidR="008B7E15" w:rsidRDefault="008B7E15" w:rsidP="00FE47A8">
            <w:pPr>
              <w:ind w:left="0"/>
            </w:pPr>
            <w:r>
              <w:t>cmd</w:t>
            </w:r>
            <w:r w:rsidR="007E0B7E">
              <w:rPr>
                <w:rFonts w:hint="eastAsia"/>
              </w:rPr>
              <w:t xml:space="preserve">: </w:t>
            </w:r>
            <w:r w:rsidR="00FE47A8">
              <w:rPr>
                <w:rFonts w:hint="eastAsia"/>
              </w:rPr>
              <w:t>list host</w:t>
            </w:r>
            <w:r w:rsidR="0081107E">
              <w:rPr>
                <w:rFonts w:hint="eastAsia"/>
              </w:rPr>
              <w:t>s</w:t>
            </w:r>
          </w:p>
          <w:p w:rsidR="00ED75CA" w:rsidRDefault="00ED75CA" w:rsidP="00FE47A8">
            <w:pPr>
              <w:ind w:left="0"/>
            </w:pPr>
            <w:r w:rsidRPr="00ED75CA">
              <w:t>ClusterName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集群名</w:t>
            </w:r>
          </w:p>
        </w:tc>
        <w:tc>
          <w:tcPr>
            <w:tcW w:w="3544" w:type="dxa"/>
          </w:tcPr>
          <w:p w:rsidR="008B7E15" w:rsidRDefault="008B7E15" w:rsidP="000B1D9C">
            <w:pPr>
              <w:ind w:left="0"/>
            </w:pPr>
            <w:r>
              <w:t>cmd=</w:t>
            </w:r>
            <w:r w:rsidR="000B1D9C">
              <w:rPr>
                <w:rFonts w:hint="eastAsia"/>
              </w:rPr>
              <w:t>list host</w:t>
            </w:r>
            <w:r w:rsidR="003E65A2">
              <w:rPr>
                <w:rFonts w:hint="eastAsia"/>
              </w:rPr>
              <w:t>s</w:t>
            </w:r>
            <w:r w:rsidR="005262BA">
              <w:rPr>
                <w:rFonts w:hint="eastAsia"/>
              </w:rPr>
              <w:t>&amp;</w:t>
            </w:r>
            <w:r w:rsidR="005262BA" w:rsidRPr="005262BA">
              <w:t>ClusterName</w:t>
            </w:r>
            <w:r w:rsidR="00C27E4C">
              <w:rPr>
                <w:rFonts w:hint="eastAsia"/>
              </w:rPr>
              <w:t>=</w:t>
            </w:r>
            <w:r w:rsidR="005262BA">
              <w:rPr>
                <w:rFonts w:hint="eastAsia"/>
              </w:rPr>
              <w:t>c1</w:t>
            </w:r>
          </w:p>
        </w:tc>
      </w:tr>
      <w:tr w:rsidR="008B7E15" w:rsidTr="00CB4BD9">
        <w:tc>
          <w:tcPr>
            <w:tcW w:w="1418" w:type="dxa"/>
          </w:tcPr>
          <w:p w:rsidR="008B7E15" w:rsidRDefault="008B7E15" w:rsidP="00CB4BD9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8B7E15" w:rsidRDefault="008B7E15" w:rsidP="00CB4BD9">
            <w:pPr>
              <w:ind w:left="0"/>
            </w:pPr>
          </w:p>
        </w:tc>
        <w:tc>
          <w:tcPr>
            <w:tcW w:w="3544" w:type="dxa"/>
          </w:tcPr>
          <w:p w:rsidR="008B7E15" w:rsidRDefault="008B7E15" w:rsidP="00CB4BD9">
            <w:pPr>
              <w:ind w:left="0"/>
            </w:pPr>
          </w:p>
        </w:tc>
      </w:tr>
      <w:tr w:rsidR="008B7E15" w:rsidTr="00CB4BD9">
        <w:tc>
          <w:tcPr>
            <w:tcW w:w="1418" w:type="dxa"/>
          </w:tcPr>
          <w:p w:rsidR="008B7E15" w:rsidRDefault="008B7E15" w:rsidP="00CB4BD9">
            <w:pPr>
              <w:ind w:left="0"/>
            </w:pPr>
            <w:r>
              <w:rPr>
                <w:rFonts w:hint="eastAsia"/>
              </w:rPr>
              <w:t>响应头</w:t>
            </w:r>
          </w:p>
        </w:tc>
        <w:tc>
          <w:tcPr>
            <w:tcW w:w="3827" w:type="dxa"/>
          </w:tcPr>
          <w:p w:rsidR="008B7E15" w:rsidRDefault="008B7E15" w:rsidP="00CB4BD9">
            <w:pPr>
              <w:ind w:left="0"/>
            </w:pPr>
            <w:r>
              <w:rPr>
                <w:rFonts w:hint="eastAsia"/>
              </w:rPr>
              <w:t>同通用响应头</w:t>
            </w:r>
          </w:p>
        </w:tc>
        <w:tc>
          <w:tcPr>
            <w:tcW w:w="3544" w:type="dxa"/>
          </w:tcPr>
          <w:p w:rsidR="008B7E15" w:rsidRDefault="008B7E15" w:rsidP="00CB4BD9">
            <w:pPr>
              <w:ind w:left="0"/>
            </w:pPr>
          </w:p>
        </w:tc>
      </w:tr>
      <w:tr w:rsidR="008B7E15" w:rsidTr="00D4155A">
        <w:trPr>
          <w:trHeight w:val="3890"/>
        </w:trPr>
        <w:tc>
          <w:tcPr>
            <w:tcW w:w="1418" w:type="dxa"/>
          </w:tcPr>
          <w:p w:rsidR="008B7E15" w:rsidRDefault="008B7E15" w:rsidP="00CB4BD9">
            <w:pPr>
              <w:ind w:left="0"/>
            </w:pPr>
            <w:r>
              <w:rPr>
                <w:rFonts w:hint="eastAsia"/>
              </w:rPr>
              <w:t>响应内容</w:t>
            </w:r>
          </w:p>
        </w:tc>
        <w:tc>
          <w:tcPr>
            <w:tcW w:w="3827" w:type="dxa"/>
          </w:tcPr>
          <w:p w:rsidR="00445B04" w:rsidRDefault="00E756AA" w:rsidP="00CB4BD9">
            <w:pPr>
              <w:ind w:left="0"/>
            </w:pPr>
            <w:hyperlink w:anchor="_通用响应体" w:history="1">
              <w:r w:rsidR="00445B04" w:rsidRPr="00445B04">
                <w:rPr>
                  <w:rStyle w:val="Hyperlink"/>
                  <w:rFonts w:hint="eastAsia"/>
                </w:rPr>
                <w:t>通用响应体</w:t>
              </w:r>
            </w:hyperlink>
          </w:p>
          <w:p w:rsidR="00445B04" w:rsidRDefault="00445B04" w:rsidP="00CB4BD9">
            <w:pPr>
              <w:ind w:left="0"/>
            </w:pPr>
            <w:r>
              <w:rPr>
                <w:rFonts w:hint="eastAsia"/>
              </w:rPr>
              <w:t>成功后续跟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集</w:t>
            </w:r>
          </w:p>
          <w:p w:rsidR="00612334" w:rsidRDefault="00612334" w:rsidP="00CB4BD9">
            <w:pPr>
              <w:ind w:left="0"/>
            </w:pPr>
            <w:r w:rsidRPr="00612334">
              <w:t xml:space="preserve">{ </w:t>
            </w:r>
          </w:p>
          <w:p w:rsidR="00524D0D" w:rsidRDefault="00524D0D" w:rsidP="00612334">
            <w:pPr>
              <w:ind w:left="0" w:firstLineChars="150" w:firstLine="315"/>
            </w:pPr>
            <w:r>
              <w:t>HostName</w:t>
            </w:r>
            <w:r w:rsidR="007E0B7E">
              <w:t xml:space="preserve">: </w:t>
            </w:r>
            <w:r>
              <w:rPr>
                <w:rFonts w:hint="eastAsia"/>
              </w:rPr>
              <w:t>主机名</w:t>
            </w:r>
            <w:r w:rsidR="00612334" w:rsidRPr="00612334">
              <w:t xml:space="preserve">, </w:t>
            </w:r>
          </w:p>
          <w:p w:rsidR="00C06058" w:rsidRDefault="00C06058" w:rsidP="00612334">
            <w:pPr>
              <w:ind w:left="0" w:firstLineChars="150" w:firstLine="315"/>
            </w:pPr>
            <w:r>
              <w:t>IP</w:t>
            </w:r>
            <w:r w:rsidR="007E0B7E">
              <w:t xml:space="preserve">: </w:t>
            </w:r>
            <w:r w:rsidR="00524D0D">
              <w:rPr>
                <w:rFonts w:hint="eastAsia"/>
              </w:rPr>
              <w:t>主机</w:t>
            </w:r>
            <w:r w:rsidR="00524D0D">
              <w:rPr>
                <w:rFonts w:hint="eastAsia"/>
              </w:rPr>
              <w:t>IP</w:t>
            </w:r>
            <w:r w:rsidR="00612334" w:rsidRPr="00612334">
              <w:t xml:space="preserve"> </w:t>
            </w:r>
          </w:p>
          <w:p w:rsidR="008B7E15" w:rsidRDefault="00612334" w:rsidP="00C06058">
            <w:pPr>
              <w:ind w:left="0"/>
            </w:pPr>
            <w:r w:rsidRPr="00612334">
              <w:t>}</w:t>
            </w:r>
          </w:p>
          <w:p w:rsidR="00952795" w:rsidRDefault="00952795" w:rsidP="00C06058">
            <w:pPr>
              <w:ind w:left="0"/>
            </w:pPr>
            <w:r>
              <w:t>…</w:t>
            </w:r>
          </w:p>
        </w:tc>
        <w:tc>
          <w:tcPr>
            <w:tcW w:w="3544" w:type="dxa"/>
          </w:tcPr>
          <w:p w:rsidR="008B7E15" w:rsidRDefault="008B7E15" w:rsidP="00CB4BD9">
            <w:pPr>
              <w:ind w:left="0"/>
            </w:pPr>
            <w:r w:rsidRPr="005548BD">
              <w:t xml:space="preserve">{ </w:t>
            </w:r>
          </w:p>
          <w:p w:rsidR="008B7E15" w:rsidRDefault="008B7E15" w:rsidP="0031233F">
            <w:pPr>
              <w:ind w:left="0" w:firstLineChars="150" w:firstLine="315"/>
            </w:pPr>
            <w:r w:rsidRPr="005548BD">
              <w:t>"</w:t>
            </w:r>
            <w:r>
              <w:t>errno</w:t>
            </w:r>
            <w:r w:rsidRPr="005548BD">
              <w:t>"</w:t>
            </w:r>
            <w:r w:rsidR="007E0B7E">
              <w:t xml:space="preserve">: </w:t>
            </w:r>
            <w:r w:rsidRPr="005548BD">
              <w:t xml:space="preserve">0 </w:t>
            </w:r>
          </w:p>
          <w:p w:rsidR="008B7E15" w:rsidRDefault="008B7E15" w:rsidP="00CB4BD9">
            <w:pPr>
              <w:ind w:left="0"/>
            </w:pPr>
          </w:p>
          <w:p w:rsidR="008B7E15" w:rsidRDefault="008B7E15" w:rsidP="00CB4BD9">
            <w:pPr>
              <w:ind w:left="0"/>
            </w:pPr>
            <w:r w:rsidRPr="005548BD">
              <w:t>}</w:t>
            </w:r>
          </w:p>
          <w:p w:rsidR="00FD120D" w:rsidRDefault="00EB38D8" w:rsidP="00CB4BD9">
            <w:pPr>
              <w:ind w:left="0"/>
            </w:pPr>
            <w:r w:rsidRPr="00EB38D8">
              <w:t xml:space="preserve">{ </w:t>
            </w:r>
          </w:p>
          <w:p w:rsidR="00FD120D" w:rsidRDefault="00EB38D8" w:rsidP="00FD120D">
            <w:pPr>
              <w:ind w:left="0" w:firstLineChars="150" w:firstLine="315"/>
            </w:pPr>
            <w:r w:rsidRPr="00EB38D8">
              <w:t>"HostName"</w:t>
            </w:r>
            <w:r w:rsidR="007E0B7E">
              <w:t xml:space="preserve">: </w:t>
            </w:r>
            <w:r w:rsidRPr="00EB38D8">
              <w:t xml:space="preserve">"rhelt10", </w:t>
            </w:r>
          </w:p>
          <w:p w:rsidR="00FD120D" w:rsidRDefault="00EB38D8" w:rsidP="00FD120D">
            <w:pPr>
              <w:ind w:left="0" w:firstLineChars="150" w:firstLine="315"/>
            </w:pPr>
            <w:r w:rsidRPr="00EB38D8">
              <w:t>"IP"</w:t>
            </w:r>
            <w:r w:rsidR="007E0B7E">
              <w:t xml:space="preserve">: </w:t>
            </w:r>
            <w:r w:rsidRPr="00EB38D8">
              <w:t xml:space="preserve">"192.168.20.197" </w:t>
            </w:r>
          </w:p>
          <w:p w:rsidR="008B7E15" w:rsidRDefault="00EB38D8" w:rsidP="00FD120D">
            <w:pPr>
              <w:ind w:left="0"/>
            </w:pPr>
            <w:r w:rsidRPr="00EB38D8">
              <w:t>}</w:t>
            </w:r>
          </w:p>
          <w:p w:rsidR="009338DE" w:rsidRDefault="009338DE" w:rsidP="009338DE">
            <w:pPr>
              <w:ind w:left="0"/>
            </w:pPr>
            <w:r w:rsidRPr="00EB38D8">
              <w:t xml:space="preserve">{ </w:t>
            </w:r>
          </w:p>
          <w:p w:rsidR="009338DE" w:rsidRDefault="009338DE" w:rsidP="009338DE">
            <w:pPr>
              <w:ind w:left="0" w:firstLineChars="150" w:firstLine="315"/>
            </w:pPr>
            <w:r w:rsidRPr="00EB38D8">
              <w:t>"HostName"</w:t>
            </w:r>
            <w:r w:rsidR="007E0B7E">
              <w:t xml:space="preserve">: </w:t>
            </w:r>
            <w:r w:rsidRPr="00EB38D8">
              <w:t>"</w:t>
            </w:r>
            <w:r w:rsidR="009B2807">
              <w:rPr>
                <w:rFonts w:hint="eastAsia"/>
              </w:rPr>
              <w:t>data0</w:t>
            </w:r>
            <w:r w:rsidRPr="00EB38D8">
              <w:t xml:space="preserve">", </w:t>
            </w:r>
          </w:p>
          <w:p w:rsidR="009338DE" w:rsidRDefault="009B2807" w:rsidP="009338DE">
            <w:pPr>
              <w:ind w:left="0" w:firstLineChars="150" w:firstLine="315"/>
            </w:pPr>
            <w:r>
              <w:t>"IP"</w:t>
            </w:r>
            <w:r w:rsidR="007E0B7E">
              <w:t xml:space="preserve">: </w:t>
            </w:r>
            <w:r>
              <w:t>"192.168.20.19</w:t>
            </w:r>
            <w:r>
              <w:rPr>
                <w:rFonts w:hint="eastAsia"/>
              </w:rPr>
              <w:t>6</w:t>
            </w:r>
            <w:r w:rsidR="009338DE" w:rsidRPr="00EB38D8">
              <w:t xml:space="preserve">" </w:t>
            </w:r>
          </w:p>
          <w:p w:rsidR="009338DE" w:rsidRPr="005964D4" w:rsidRDefault="009338DE" w:rsidP="009338DE">
            <w:pPr>
              <w:ind w:left="0"/>
            </w:pPr>
            <w:r w:rsidRPr="00EB38D8">
              <w:t>}</w:t>
            </w:r>
          </w:p>
        </w:tc>
      </w:tr>
      <w:tr w:rsidR="008B7E15" w:rsidTr="00CB4BD9">
        <w:trPr>
          <w:trHeight w:val="289"/>
        </w:trPr>
        <w:tc>
          <w:tcPr>
            <w:tcW w:w="1418" w:type="dxa"/>
          </w:tcPr>
          <w:p w:rsidR="008B7E15" w:rsidRDefault="008B7E15" w:rsidP="00CB4BD9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8B7E15" w:rsidRDefault="008A1F34" w:rsidP="00CB4BD9">
            <w:pPr>
              <w:ind w:left="0"/>
            </w:pPr>
            <w:r>
              <w:rPr>
                <w:rFonts w:hint="eastAsia"/>
              </w:rPr>
              <w:t>多个主机多个</w:t>
            </w:r>
            <w:r>
              <w:rPr>
                <w:rFonts w:hint="eastAsia"/>
              </w:rPr>
              <w:t>JSON</w:t>
            </w:r>
          </w:p>
        </w:tc>
        <w:tc>
          <w:tcPr>
            <w:tcW w:w="3544" w:type="dxa"/>
          </w:tcPr>
          <w:p w:rsidR="008B7E15" w:rsidRPr="005548BD" w:rsidRDefault="008B7E15" w:rsidP="00CB4BD9">
            <w:pPr>
              <w:ind w:left="0"/>
            </w:pPr>
          </w:p>
        </w:tc>
      </w:tr>
    </w:tbl>
    <w:p w:rsidR="00C73008" w:rsidRPr="00C73008" w:rsidRDefault="00C73008" w:rsidP="00C73008"/>
    <w:p w:rsidR="00157AD9" w:rsidRDefault="00157AD9" w:rsidP="00E47916">
      <w:pPr>
        <w:pStyle w:val="Heading4"/>
      </w:pPr>
      <w:r>
        <w:rPr>
          <w:rFonts w:hint="eastAsia"/>
        </w:rPr>
        <w:t>查询主机信息</w:t>
      </w:r>
      <w:r w:rsidR="00B867FC">
        <w:rPr>
          <w:rFonts w:hint="eastAsia"/>
        </w:rPr>
        <w:t>命令</w:t>
      </w:r>
    </w:p>
    <w:tbl>
      <w:tblPr>
        <w:tblStyle w:val="TableGrid"/>
        <w:tblW w:w="8789" w:type="dxa"/>
        <w:tblInd w:w="-34" w:type="dxa"/>
        <w:tblLayout w:type="fixed"/>
        <w:tblLook w:val="04A0"/>
      </w:tblPr>
      <w:tblGrid>
        <w:gridCol w:w="1418"/>
        <w:gridCol w:w="3827"/>
        <w:gridCol w:w="3544"/>
      </w:tblGrid>
      <w:tr w:rsidR="00197ACA" w:rsidTr="00560FDD">
        <w:tc>
          <w:tcPr>
            <w:tcW w:w="1418" w:type="dxa"/>
            <w:shd w:val="clear" w:color="auto" w:fill="DDD9C3" w:themeFill="background2" w:themeFillShade="E6"/>
          </w:tcPr>
          <w:p w:rsidR="00197ACA" w:rsidRDefault="00197ACA" w:rsidP="00560FDD">
            <w:pPr>
              <w:ind w:left="0"/>
            </w:pPr>
          </w:p>
        </w:tc>
        <w:tc>
          <w:tcPr>
            <w:tcW w:w="3827" w:type="dxa"/>
            <w:shd w:val="clear" w:color="auto" w:fill="DDD9C3" w:themeFill="background2" w:themeFillShade="E6"/>
          </w:tcPr>
          <w:p w:rsidR="00197ACA" w:rsidRDefault="00197ACA" w:rsidP="00560FDD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544" w:type="dxa"/>
            <w:shd w:val="clear" w:color="auto" w:fill="DDD9C3" w:themeFill="background2" w:themeFillShade="E6"/>
          </w:tcPr>
          <w:p w:rsidR="00197ACA" w:rsidRDefault="002B69E2" w:rsidP="00560FDD">
            <w:pPr>
              <w:ind w:left="0"/>
            </w:pPr>
            <w:r>
              <w:rPr>
                <w:rFonts w:hint="eastAsia"/>
              </w:rPr>
              <w:t>举例</w:t>
            </w:r>
          </w:p>
        </w:tc>
      </w:tr>
      <w:tr w:rsidR="006E4098" w:rsidTr="00560FDD">
        <w:tc>
          <w:tcPr>
            <w:tcW w:w="1418" w:type="dxa"/>
          </w:tcPr>
          <w:p w:rsidR="006E4098" w:rsidRDefault="006E4098" w:rsidP="00560FDD">
            <w:pPr>
              <w:ind w:left="0"/>
            </w:pPr>
            <w:r>
              <w:rPr>
                <w:rFonts w:hint="eastAsia"/>
              </w:rPr>
              <w:lastRenderedPageBreak/>
              <w:t>请求头</w:t>
            </w:r>
          </w:p>
        </w:tc>
        <w:tc>
          <w:tcPr>
            <w:tcW w:w="3827" w:type="dxa"/>
          </w:tcPr>
          <w:p w:rsidR="006E4098" w:rsidRDefault="006E4098" w:rsidP="00CB4BD9">
            <w:pPr>
              <w:ind w:left="0"/>
            </w:pPr>
            <w:r>
              <w:rPr>
                <w:rFonts w:hint="eastAsia"/>
              </w:rPr>
              <w:t>同通用请求头</w:t>
            </w:r>
          </w:p>
        </w:tc>
        <w:tc>
          <w:tcPr>
            <w:tcW w:w="3544" w:type="dxa"/>
          </w:tcPr>
          <w:p w:rsidR="006E4098" w:rsidRDefault="006E4098" w:rsidP="00CB4BD9">
            <w:pPr>
              <w:ind w:left="0"/>
            </w:pPr>
          </w:p>
        </w:tc>
      </w:tr>
      <w:tr w:rsidR="006E4098" w:rsidTr="00455039">
        <w:trPr>
          <w:trHeight w:val="843"/>
        </w:trPr>
        <w:tc>
          <w:tcPr>
            <w:tcW w:w="1418" w:type="dxa"/>
            <w:tcBorders>
              <w:bottom w:val="single" w:sz="4" w:space="0" w:color="auto"/>
            </w:tcBorders>
          </w:tcPr>
          <w:p w:rsidR="006E4098" w:rsidRDefault="006E4098" w:rsidP="00560FDD">
            <w:pPr>
              <w:ind w:left="0"/>
            </w:pPr>
            <w:r>
              <w:rPr>
                <w:rFonts w:hint="eastAsia"/>
              </w:rPr>
              <w:t>请求内容</w:t>
            </w: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6E4098" w:rsidRDefault="006E4098" w:rsidP="00CB4BD9">
            <w:pPr>
              <w:ind w:left="0"/>
            </w:pPr>
            <w:r>
              <w:t>cmd</w:t>
            </w:r>
            <w:r w:rsidR="007E0B7E">
              <w:rPr>
                <w:rFonts w:hint="eastAsia"/>
              </w:rPr>
              <w:t xml:space="preserve">: </w:t>
            </w:r>
            <w:r w:rsidR="00EF0E3C">
              <w:rPr>
                <w:rFonts w:hint="eastAsia"/>
              </w:rPr>
              <w:t>query</w:t>
            </w:r>
            <w:r>
              <w:rPr>
                <w:rFonts w:hint="eastAsia"/>
              </w:rPr>
              <w:t xml:space="preserve"> host</w:t>
            </w:r>
          </w:p>
          <w:p w:rsidR="00D30395" w:rsidRDefault="00D30395" w:rsidP="00D30395">
            <w:pPr>
              <w:ind w:left="0"/>
            </w:pPr>
            <w:r>
              <w:rPr>
                <w:rFonts w:hint="eastAsia"/>
              </w:rPr>
              <w:t>filter: object</w:t>
            </w:r>
          </w:p>
          <w:p w:rsidR="00D30395" w:rsidRDefault="00D30395" w:rsidP="00D30395">
            <w:pPr>
              <w:ind w:left="0"/>
            </w:pPr>
            <w:r>
              <w:rPr>
                <w:rFonts w:hint="eastAsia"/>
              </w:rPr>
              <w:t>selector: object</w:t>
            </w:r>
          </w:p>
          <w:p w:rsidR="00D30395" w:rsidRDefault="00D30395" w:rsidP="00D30395">
            <w:pPr>
              <w:ind w:left="0"/>
            </w:pPr>
            <w:r>
              <w:rPr>
                <w:rFonts w:hint="eastAsia"/>
              </w:rPr>
              <w:t>sort: object</w:t>
            </w:r>
          </w:p>
          <w:p w:rsidR="006E4098" w:rsidRDefault="00D30395" w:rsidP="00D30395">
            <w:pPr>
              <w:ind w:left="0"/>
            </w:pPr>
            <w:r>
              <w:rPr>
                <w:rFonts w:hint="eastAsia"/>
              </w:rPr>
              <w:t>hinter: object</w:t>
            </w:r>
          </w:p>
          <w:p w:rsidR="00AD4FEF" w:rsidRDefault="00AD4FEF" w:rsidP="00AD4FEF">
            <w:pPr>
              <w:ind w:left="0"/>
            </w:pPr>
            <w:r>
              <w:rPr>
                <w:rFonts w:hint="eastAsia"/>
              </w:rPr>
              <w:t>skip:</w:t>
            </w:r>
            <w:r>
              <w:rPr>
                <w:rFonts w:hint="eastAsia"/>
              </w:rPr>
              <w:t>跳过记录数</w:t>
            </w:r>
          </w:p>
          <w:p w:rsidR="00AD4FEF" w:rsidRDefault="00672E9A" w:rsidP="00AD4FEF">
            <w:pPr>
              <w:ind w:left="0"/>
            </w:pPr>
            <w:r>
              <w:rPr>
                <w:rFonts w:hint="eastAsia"/>
              </w:rPr>
              <w:t>limit</w:t>
            </w:r>
            <w:r w:rsidR="00AD4FEF">
              <w:rPr>
                <w:rFonts w:hint="eastAsia"/>
              </w:rPr>
              <w:t>:</w:t>
            </w:r>
            <w:r w:rsidR="00AD4FEF">
              <w:rPr>
                <w:rFonts w:hint="eastAsia"/>
              </w:rPr>
              <w:t>查询记录数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:rsidR="00D30395" w:rsidRDefault="006E4098" w:rsidP="00D30395">
            <w:pPr>
              <w:ind w:left="0"/>
            </w:pPr>
            <w:r>
              <w:t>cmd=</w:t>
            </w:r>
            <w:r w:rsidR="009A2A9B">
              <w:rPr>
                <w:rFonts w:hint="eastAsia"/>
              </w:rPr>
              <w:t>query</w:t>
            </w:r>
            <w:r>
              <w:rPr>
                <w:rFonts w:hint="eastAsia"/>
              </w:rPr>
              <w:t xml:space="preserve"> host&amp;</w:t>
            </w:r>
          </w:p>
          <w:p w:rsidR="006E4098" w:rsidRDefault="00D30395" w:rsidP="00D30395">
            <w:pPr>
              <w:ind w:left="0"/>
            </w:pPr>
            <w:r>
              <w:rPr>
                <w:rFonts w:hint="eastAsia"/>
              </w:rPr>
              <w:t>filter={HostName:</w:t>
            </w:r>
            <w:r>
              <w:t>”</w:t>
            </w:r>
            <w:r>
              <w:rPr>
                <w:rFonts w:hint="eastAsia"/>
              </w:rPr>
              <w:t>host1</w:t>
            </w:r>
            <w:r>
              <w:t>”</w:t>
            </w:r>
            <w:r>
              <w:rPr>
                <w:rFonts w:hint="eastAsia"/>
              </w:rPr>
              <w:t>}</w:t>
            </w:r>
          </w:p>
        </w:tc>
      </w:tr>
      <w:tr w:rsidR="006E4098" w:rsidTr="00120165">
        <w:trPr>
          <w:trHeight w:val="247"/>
        </w:trPr>
        <w:tc>
          <w:tcPr>
            <w:tcW w:w="1418" w:type="dxa"/>
            <w:tcBorders>
              <w:top w:val="single" w:sz="4" w:space="0" w:color="auto"/>
            </w:tcBorders>
          </w:tcPr>
          <w:p w:rsidR="006E4098" w:rsidRDefault="006E4098" w:rsidP="00560FDD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  <w:tcBorders>
              <w:top w:val="single" w:sz="4" w:space="0" w:color="auto"/>
            </w:tcBorders>
          </w:tcPr>
          <w:p w:rsidR="006E4098" w:rsidRDefault="006E4098" w:rsidP="00CB4BD9">
            <w:pPr>
              <w:ind w:left="0"/>
            </w:pPr>
          </w:p>
        </w:tc>
        <w:tc>
          <w:tcPr>
            <w:tcW w:w="3544" w:type="dxa"/>
            <w:tcBorders>
              <w:top w:val="single" w:sz="4" w:space="0" w:color="auto"/>
            </w:tcBorders>
          </w:tcPr>
          <w:p w:rsidR="006E4098" w:rsidRDefault="006E4098" w:rsidP="00CB4BD9">
            <w:pPr>
              <w:ind w:left="0"/>
            </w:pPr>
          </w:p>
        </w:tc>
      </w:tr>
      <w:tr w:rsidR="006E4098" w:rsidTr="00560FDD">
        <w:tc>
          <w:tcPr>
            <w:tcW w:w="1418" w:type="dxa"/>
          </w:tcPr>
          <w:p w:rsidR="006E4098" w:rsidRDefault="006E4098" w:rsidP="00560FDD">
            <w:pPr>
              <w:ind w:left="0"/>
            </w:pPr>
            <w:r>
              <w:rPr>
                <w:rFonts w:hint="eastAsia"/>
              </w:rPr>
              <w:t>响应头</w:t>
            </w:r>
          </w:p>
        </w:tc>
        <w:tc>
          <w:tcPr>
            <w:tcW w:w="3827" w:type="dxa"/>
          </w:tcPr>
          <w:p w:rsidR="006E4098" w:rsidRDefault="006E4098" w:rsidP="00CB4BD9">
            <w:pPr>
              <w:ind w:left="0"/>
            </w:pPr>
            <w:r>
              <w:rPr>
                <w:rFonts w:hint="eastAsia"/>
              </w:rPr>
              <w:t>同通用响应头</w:t>
            </w:r>
          </w:p>
        </w:tc>
        <w:tc>
          <w:tcPr>
            <w:tcW w:w="3544" w:type="dxa"/>
          </w:tcPr>
          <w:p w:rsidR="006E4098" w:rsidRDefault="006E4098" w:rsidP="00CB4BD9">
            <w:pPr>
              <w:ind w:left="0"/>
            </w:pPr>
          </w:p>
        </w:tc>
      </w:tr>
      <w:tr w:rsidR="006E4098" w:rsidTr="00C1194B">
        <w:trPr>
          <w:trHeight w:val="1622"/>
        </w:trPr>
        <w:tc>
          <w:tcPr>
            <w:tcW w:w="1418" w:type="dxa"/>
          </w:tcPr>
          <w:p w:rsidR="006E4098" w:rsidRDefault="006E4098" w:rsidP="00560FDD">
            <w:pPr>
              <w:ind w:left="0"/>
            </w:pPr>
            <w:r>
              <w:rPr>
                <w:rFonts w:hint="eastAsia"/>
              </w:rPr>
              <w:t>响应内容</w:t>
            </w:r>
          </w:p>
        </w:tc>
        <w:tc>
          <w:tcPr>
            <w:tcW w:w="3827" w:type="dxa"/>
          </w:tcPr>
          <w:p w:rsidR="00A3191B" w:rsidRDefault="00E756AA" w:rsidP="00CB4BD9">
            <w:pPr>
              <w:ind w:left="0"/>
            </w:pPr>
            <w:hyperlink w:anchor="_通用响应体" w:history="1">
              <w:r w:rsidR="00A3191B" w:rsidRPr="00A3191B">
                <w:rPr>
                  <w:rStyle w:val="Hyperlink"/>
                  <w:rFonts w:hint="eastAsia"/>
                </w:rPr>
                <w:t>通用响应体</w:t>
              </w:r>
            </w:hyperlink>
          </w:p>
          <w:p w:rsidR="00A3191B" w:rsidRDefault="00A3191B" w:rsidP="00CB4BD9">
            <w:pPr>
              <w:ind w:left="0"/>
            </w:pPr>
            <w:r>
              <w:rPr>
                <w:rFonts w:hint="eastAsia"/>
              </w:rPr>
              <w:t>成功后续跟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集</w:t>
            </w:r>
          </w:p>
          <w:p w:rsidR="006E4098" w:rsidRDefault="006E4098" w:rsidP="00CB4BD9">
            <w:pPr>
              <w:ind w:left="0"/>
            </w:pPr>
            <w:r w:rsidRPr="00612334">
              <w:t xml:space="preserve">{ </w:t>
            </w:r>
          </w:p>
          <w:p w:rsidR="00627D1B" w:rsidRDefault="007C725D" w:rsidP="00627D1B">
            <w:pPr>
              <w:ind w:left="0" w:firstLineChars="150" w:firstLine="315"/>
            </w:pPr>
            <w:r w:rsidRPr="007C725D">
              <w:t>ClusterName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集群名</w:t>
            </w:r>
          </w:p>
          <w:p w:rsidR="007C725D" w:rsidRDefault="009832CD" w:rsidP="007C725D">
            <w:pPr>
              <w:ind w:left="0" w:firstLineChars="150" w:firstLine="315"/>
            </w:pPr>
            <w:r>
              <w:rPr>
                <w:rFonts w:hint="eastAsia"/>
              </w:rPr>
              <w:t>IP</w:t>
            </w:r>
            <w:r w:rsidR="007E0B7E">
              <w:rPr>
                <w:rFonts w:hint="eastAsia"/>
              </w:rPr>
              <w:t xml:space="preserve">: </w:t>
            </w:r>
            <w:r w:rsidR="007C725D">
              <w:rPr>
                <w:rFonts w:hint="eastAsia"/>
              </w:rPr>
              <w:t>主机</w:t>
            </w:r>
            <w:r w:rsidR="007C725D">
              <w:rPr>
                <w:rFonts w:hint="eastAsia"/>
              </w:rPr>
              <w:t>IP</w:t>
            </w:r>
          </w:p>
          <w:p w:rsidR="007C725D" w:rsidRDefault="007C725D" w:rsidP="007C725D">
            <w:pPr>
              <w:ind w:left="0" w:firstLineChars="150" w:firstLine="315"/>
            </w:pPr>
            <w:r>
              <w:rPr>
                <w:rFonts w:hint="eastAsia"/>
              </w:rPr>
              <w:t>HostName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主机名</w:t>
            </w:r>
          </w:p>
          <w:p w:rsidR="007C725D" w:rsidRDefault="007C725D" w:rsidP="000F1C8D">
            <w:pPr>
              <w:ind w:left="0" w:firstLineChars="150" w:firstLine="315"/>
            </w:pPr>
            <w:r>
              <w:rPr>
                <w:rFonts w:hint="eastAsia"/>
              </w:rPr>
              <w:t>User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用户名</w:t>
            </w:r>
          </w:p>
          <w:p w:rsidR="007C725D" w:rsidRDefault="007C725D" w:rsidP="007C725D">
            <w:pPr>
              <w:ind w:left="0" w:firstLineChars="150" w:firstLine="315"/>
            </w:pPr>
            <w:r>
              <w:rPr>
                <w:rFonts w:hint="eastAsia"/>
              </w:rPr>
              <w:t>SshPort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ssh</w:t>
            </w:r>
            <w:r>
              <w:rPr>
                <w:rFonts w:hint="eastAsia"/>
              </w:rPr>
              <w:t>端口号</w:t>
            </w:r>
          </w:p>
          <w:p w:rsidR="007C725D" w:rsidRDefault="008F12FC" w:rsidP="007C725D">
            <w:pPr>
              <w:ind w:left="0" w:firstLineChars="150" w:firstLine="315"/>
            </w:pPr>
            <w:r>
              <w:rPr>
                <w:rFonts w:hint="eastAsia"/>
              </w:rPr>
              <w:t>AgentService</w:t>
            </w:r>
            <w:r w:rsidR="007E0B7E">
              <w:rPr>
                <w:rFonts w:hint="eastAsia"/>
              </w:rPr>
              <w:t xml:space="preserve">: </w:t>
            </w:r>
            <w:r w:rsidR="007C725D">
              <w:rPr>
                <w:rFonts w:hint="eastAsia"/>
              </w:rPr>
              <w:t>agent</w:t>
            </w:r>
            <w:r w:rsidR="007C725D">
              <w:rPr>
                <w:rFonts w:hint="eastAsia"/>
              </w:rPr>
              <w:t>端口号</w:t>
            </w:r>
          </w:p>
          <w:p w:rsidR="007C725D" w:rsidRDefault="007C725D" w:rsidP="007C725D">
            <w:pPr>
              <w:ind w:left="0" w:firstLineChars="150" w:firstLine="315"/>
            </w:pPr>
            <w:r>
              <w:rPr>
                <w:rFonts w:hint="eastAsia"/>
              </w:rPr>
              <w:t>CPU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CPU</w:t>
            </w:r>
            <w:r>
              <w:rPr>
                <w:rFonts w:hint="eastAsia"/>
              </w:rPr>
              <w:t>信息</w:t>
            </w:r>
          </w:p>
          <w:p w:rsidR="007C725D" w:rsidRDefault="007C725D" w:rsidP="007C725D">
            <w:pPr>
              <w:ind w:left="0" w:firstLineChars="150" w:firstLine="315"/>
            </w:pPr>
            <w:r>
              <w:rPr>
                <w:rFonts w:hint="eastAsia"/>
              </w:rPr>
              <w:t>OM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主机上</w:t>
            </w: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信息</w:t>
            </w:r>
          </w:p>
          <w:p w:rsidR="007C725D" w:rsidRDefault="007C725D" w:rsidP="007C725D">
            <w:pPr>
              <w:ind w:left="0" w:firstLineChars="150" w:firstLine="315"/>
            </w:pPr>
            <w:r>
              <w:rPr>
                <w:rFonts w:hint="eastAsia"/>
              </w:rPr>
              <w:t>Memory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内存信息</w:t>
            </w:r>
          </w:p>
          <w:p w:rsidR="007C725D" w:rsidRDefault="007C725D" w:rsidP="007C725D">
            <w:pPr>
              <w:ind w:left="0" w:firstLineChars="150" w:firstLine="315"/>
            </w:pPr>
            <w:r>
              <w:rPr>
                <w:rFonts w:hint="eastAsia"/>
              </w:rPr>
              <w:t>Net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网卡信息</w:t>
            </w:r>
          </w:p>
          <w:p w:rsidR="007C725D" w:rsidRDefault="007C725D" w:rsidP="007C725D">
            <w:pPr>
              <w:ind w:left="0" w:firstLineChars="150" w:firstLine="315"/>
            </w:pPr>
            <w:r>
              <w:rPr>
                <w:rFonts w:hint="eastAsia"/>
              </w:rPr>
              <w:t>Port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端口占用情况</w:t>
            </w:r>
          </w:p>
          <w:p w:rsidR="007C725D" w:rsidRDefault="007C725D" w:rsidP="007C725D">
            <w:pPr>
              <w:ind w:left="0" w:firstLineChars="150" w:firstLine="315"/>
            </w:pPr>
            <w:r>
              <w:rPr>
                <w:rFonts w:hint="eastAsia"/>
              </w:rPr>
              <w:t>Service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系统服务情况</w:t>
            </w:r>
          </w:p>
          <w:p w:rsidR="007C725D" w:rsidRDefault="007C725D" w:rsidP="007C725D">
            <w:pPr>
              <w:ind w:left="0" w:firstLineChars="150" w:firstLine="315"/>
            </w:pPr>
            <w:r>
              <w:rPr>
                <w:rFonts w:hint="eastAsia"/>
              </w:rPr>
              <w:t>Safety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防火墙</w:t>
            </w:r>
          </w:p>
          <w:p w:rsidR="007C725D" w:rsidRDefault="007C725D" w:rsidP="007C725D">
            <w:pPr>
              <w:ind w:left="0" w:firstLineChars="150" w:firstLine="315"/>
            </w:pPr>
            <w:r>
              <w:rPr>
                <w:rFonts w:hint="eastAsia"/>
              </w:rPr>
              <w:t>OS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OS</w:t>
            </w:r>
            <w:r>
              <w:rPr>
                <w:rFonts w:hint="eastAsia"/>
              </w:rPr>
              <w:t>信息</w:t>
            </w:r>
          </w:p>
          <w:p w:rsidR="007C725D" w:rsidRDefault="007C725D" w:rsidP="007C725D">
            <w:pPr>
              <w:ind w:left="0" w:firstLineChars="150" w:firstLine="315"/>
            </w:pPr>
            <w:r>
              <w:rPr>
                <w:rFonts w:hint="eastAsia"/>
              </w:rPr>
              <w:t>Disk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磁盘情况</w:t>
            </w:r>
          </w:p>
          <w:p w:rsidR="007C725D" w:rsidRDefault="007C725D" w:rsidP="007C725D">
            <w:pPr>
              <w:ind w:left="0" w:firstLineChars="150" w:firstLine="315"/>
            </w:pPr>
            <w:r>
              <w:rPr>
                <w:rFonts w:hint="eastAsia"/>
              </w:rPr>
              <w:t>InstallPath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安装目录</w:t>
            </w:r>
          </w:p>
          <w:p w:rsidR="006E4098" w:rsidRDefault="006E4098" w:rsidP="00CB4BD9">
            <w:pPr>
              <w:ind w:left="0"/>
            </w:pPr>
            <w:r w:rsidRPr="00612334">
              <w:t>}</w:t>
            </w:r>
          </w:p>
        </w:tc>
        <w:tc>
          <w:tcPr>
            <w:tcW w:w="3544" w:type="dxa"/>
          </w:tcPr>
          <w:p w:rsidR="006E4098" w:rsidRDefault="006E4098" w:rsidP="00CB4BD9">
            <w:pPr>
              <w:ind w:left="0"/>
            </w:pPr>
            <w:r w:rsidRPr="005548BD">
              <w:t xml:space="preserve">{ </w:t>
            </w:r>
          </w:p>
          <w:p w:rsidR="006E4098" w:rsidRDefault="006E4098" w:rsidP="00CB4BD9">
            <w:pPr>
              <w:ind w:left="0" w:firstLineChars="150" w:firstLine="315"/>
            </w:pPr>
            <w:r w:rsidRPr="005548BD">
              <w:t>"</w:t>
            </w:r>
            <w:r>
              <w:t>errno</w:t>
            </w:r>
            <w:r w:rsidRPr="005548BD">
              <w:t>"</w:t>
            </w:r>
            <w:r w:rsidR="007E0B7E">
              <w:t xml:space="preserve">: </w:t>
            </w:r>
            <w:r w:rsidRPr="005548BD">
              <w:t xml:space="preserve">0 </w:t>
            </w:r>
          </w:p>
          <w:p w:rsidR="006E4098" w:rsidRDefault="006E4098" w:rsidP="00CB4BD9">
            <w:pPr>
              <w:ind w:left="0"/>
            </w:pPr>
          </w:p>
          <w:p w:rsidR="006E4098" w:rsidRDefault="006E4098" w:rsidP="00CB4BD9">
            <w:pPr>
              <w:ind w:left="0"/>
            </w:pPr>
            <w:r w:rsidRPr="005548BD">
              <w:t>}</w:t>
            </w:r>
          </w:p>
          <w:p w:rsidR="00EB6FA8" w:rsidRDefault="006E4098" w:rsidP="00CB4BD9">
            <w:pPr>
              <w:ind w:left="0"/>
            </w:pPr>
            <w:r w:rsidRPr="00EB38D8">
              <w:t>{</w:t>
            </w:r>
          </w:p>
          <w:p w:rsidR="00BA4415" w:rsidRDefault="00BA4415" w:rsidP="00BA4415">
            <w:pPr>
              <w:ind w:left="0" w:firstLineChars="150" w:firstLine="315"/>
            </w:pPr>
            <w:r w:rsidRPr="007C725D">
              <w:t>ClusterName</w:t>
            </w:r>
            <w:r>
              <w:rPr>
                <w:rFonts w:hint="eastAsia"/>
              </w:rPr>
              <w:t xml:space="preserve">: </w:t>
            </w:r>
            <w:r w:rsidR="00B91E75">
              <w:rPr>
                <w:rFonts w:hint="eastAsia"/>
              </w:rPr>
              <w:t>c1</w:t>
            </w:r>
          </w:p>
          <w:p w:rsidR="00B91E75" w:rsidRDefault="00B91E75" w:rsidP="00B91E75">
            <w:pPr>
              <w:ind w:left="0" w:firstLineChars="150" w:firstLine="315"/>
            </w:pPr>
            <w:r>
              <w:t>"HostName": "rhelt10",</w:t>
            </w:r>
          </w:p>
          <w:p w:rsidR="00B91E75" w:rsidRDefault="00B91E75" w:rsidP="00B91E75">
            <w:pPr>
              <w:ind w:left="0" w:firstLineChars="150" w:firstLine="315"/>
            </w:pPr>
            <w:r>
              <w:t>"IP": "192.168.20.197",</w:t>
            </w:r>
          </w:p>
          <w:p w:rsidR="00B91E75" w:rsidRDefault="00B91E75" w:rsidP="00B91E75">
            <w:pPr>
              <w:ind w:left="0" w:firstLineChars="150" w:firstLine="315"/>
            </w:pPr>
            <w:r>
              <w:t>"User": "root",</w:t>
            </w:r>
          </w:p>
          <w:p w:rsidR="00B91E75" w:rsidRDefault="00B91E75" w:rsidP="00B91E75">
            <w:pPr>
              <w:ind w:left="0" w:firstLineChars="150" w:firstLine="315"/>
            </w:pPr>
            <w:r>
              <w:t>"Passwd": "sequoiadb",</w:t>
            </w:r>
          </w:p>
          <w:p w:rsidR="00B91E75" w:rsidRDefault="00B91E75" w:rsidP="00B91E75">
            <w:pPr>
              <w:ind w:left="0" w:firstLineChars="150" w:firstLine="315"/>
            </w:pPr>
            <w:r>
              <w:t>"SshPort": "22",</w:t>
            </w:r>
          </w:p>
          <w:p w:rsidR="00B91E75" w:rsidRDefault="00B91E75" w:rsidP="00B91E75">
            <w:pPr>
              <w:ind w:left="0" w:firstLineChars="150" w:firstLine="315"/>
            </w:pPr>
            <w:r>
              <w:t>"</w:t>
            </w:r>
            <w:r w:rsidR="008F12FC">
              <w:t>AgentService</w:t>
            </w:r>
            <w:r>
              <w:t>": "11790",</w:t>
            </w:r>
          </w:p>
          <w:p w:rsidR="00B91E75" w:rsidRDefault="00B91E75" w:rsidP="00B91E75">
            <w:pPr>
              <w:ind w:left="0" w:firstLineChars="150" w:firstLine="315"/>
            </w:pPr>
            <w:r>
              <w:t xml:space="preserve">"CPU": </w:t>
            </w:r>
          </w:p>
          <w:p w:rsidR="00B91E75" w:rsidRDefault="00B91E75" w:rsidP="00B91E75">
            <w:pPr>
              <w:ind w:left="0" w:firstLineChars="150" w:firstLine="315"/>
            </w:pPr>
            <w:r>
              <w:t>[</w:t>
            </w:r>
          </w:p>
          <w:p w:rsidR="00B91E75" w:rsidRDefault="00B91E75" w:rsidP="00B91E75">
            <w:pPr>
              <w:ind w:left="0" w:firstLineChars="150" w:firstLine="315"/>
            </w:pPr>
            <w:r>
              <w:t xml:space="preserve">   {</w:t>
            </w:r>
          </w:p>
          <w:p w:rsidR="00B91E75" w:rsidRDefault="00B91E75" w:rsidP="00B91E75">
            <w:pPr>
              <w:ind w:left="0" w:firstLineChars="150" w:firstLine="315"/>
            </w:pPr>
            <w:r>
              <w:t xml:space="preserve">      "ID": "",</w:t>
            </w:r>
          </w:p>
          <w:p w:rsidR="00B91E75" w:rsidRDefault="00B91E75" w:rsidP="00B91E75">
            <w:pPr>
              <w:ind w:left="0" w:firstLineChars="150" w:firstLine="315"/>
            </w:pPr>
            <w:r>
              <w:t xml:space="preserve">      "Model": "",</w:t>
            </w:r>
          </w:p>
          <w:p w:rsidR="00B91E75" w:rsidRDefault="00B91E75" w:rsidP="00B91E75">
            <w:pPr>
              <w:ind w:left="0" w:firstLineChars="150" w:firstLine="315"/>
            </w:pPr>
            <w:r>
              <w:t xml:space="preserve">      "Core": 1,</w:t>
            </w:r>
          </w:p>
          <w:p w:rsidR="00B91E75" w:rsidRDefault="00B91E75" w:rsidP="00B91E75">
            <w:pPr>
              <w:ind w:left="0" w:firstLineChars="150" w:firstLine="315"/>
            </w:pPr>
            <w:r>
              <w:t xml:space="preserve">      "Freq": "3.20GHz"</w:t>
            </w:r>
          </w:p>
          <w:p w:rsidR="00B91E75" w:rsidRDefault="00B91E75" w:rsidP="00B91E75">
            <w:pPr>
              <w:ind w:left="0" w:firstLineChars="150" w:firstLine="315"/>
            </w:pPr>
            <w:r>
              <w:t xml:space="preserve">   }</w:t>
            </w:r>
          </w:p>
          <w:p w:rsidR="00B91E75" w:rsidRDefault="00B91E75" w:rsidP="00B91E75">
            <w:pPr>
              <w:ind w:left="0" w:firstLineChars="150" w:firstLine="315"/>
            </w:pPr>
            <w:r>
              <w:t>],</w:t>
            </w:r>
          </w:p>
          <w:p w:rsidR="00B91E75" w:rsidRDefault="00B91E75" w:rsidP="00B91E75">
            <w:pPr>
              <w:ind w:left="0" w:firstLineChars="150" w:firstLine="315"/>
            </w:pPr>
            <w:r>
              <w:t xml:space="preserve">"Memory": </w:t>
            </w:r>
          </w:p>
          <w:p w:rsidR="00B91E75" w:rsidRDefault="00B91E75" w:rsidP="00B91E75">
            <w:pPr>
              <w:ind w:left="0" w:firstLineChars="150" w:firstLine="315"/>
            </w:pPr>
            <w:r>
              <w:t>{</w:t>
            </w:r>
          </w:p>
          <w:p w:rsidR="00B91E75" w:rsidRDefault="00B91E75" w:rsidP="00B91E75">
            <w:pPr>
              <w:ind w:left="0" w:firstLineChars="150" w:firstLine="315"/>
            </w:pPr>
            <w:r>
              <w:t xml:space="preserve">   "Model": "",</w:t>
            </w:r>
          </w:p>
          <w:p w:rsidR="00B91E75" w:rsidRDefault="00B91E75" w:rsidP="00B91E75">
            <w:pPr>
              <w:ind w:left="0" w:firstLineChars="150" w:firstLine="315"/>
            </w:pPr>
            <w:r>
              <w:t xml:space="preserve">   "Size": 483,</w:t>
            </w:r>
          </w:p>
          <w:p w:rsidR="00B91E75" w:rsidRDefault="00B91E75" w:rsidP="00B91E75">
            <w:pPr>
              <w:ind w:left="0" w:firstLineChars="150" w:firstLine="315"/>
            </w:pPr>
            <w:r>
              <w:t xml:space="preserve">   "Free": 211</w:t>
            </w:r>
          </w:p>
          <w:p w:rsidR="00B91E75" w:rsidRDefault="00B91E75" w:rsidP="00B91E75">
            <w:pPr>
              <w:ind w:left="0" w:firstLineChars="150" w:firstLine="315"/>
            </w:pPr>
            <w:r>
              <w:t>},</w:t>
            </w:r>
          </w:p>
          <w:p w:rsidR="00B91E75" w:rsidRDefault="00B91E75" w:rsidP="00B91E75">
            <w:pPr>
              <w:ind w:left="0" w:firstLineChars="150" w:firstLine="315"/>
            </w:pPr>
            <w:r>
              <w:t xml:space="preserve">"Net": </w:t>
            </w:r>
          </w:p>
          <w:p w:rsidR="00B91E75" w:rsidRDefault="00B91E75" w:rsidP="00B91E75">
            <w:pPr>
              <w:ind w:left="0" w:firstLineChars="150" w:firstLine="315"/>
            </w:pPr>
            <w:r>
              <w:t>[</w:t>
            </w:r>
          </w:p>
          <w:p w:rsidR="00B91E75" w:rsidRDefault="00B91E75" w:rsidP="00B91E75">
            <w:pPr>
              <w:ind w:left="0" w:firstLineChars="150" w:firstLine="315"/>
            </w:pPr>
            <w:r>
              <w:t xml:space="preserve">   {</w:t>
            </w:r>
          </w:p>
          <w:p w:rsidR="00B91E75" w:rsidRDefault="00B91E75" w:rsidP="00B91E75">
            <w:pPr>
              <w:ind w:left="0" w:firstLineChars="150" w:firstLine="315"/>
            </w:pPr>
            <w:r>
              <w:t xml:space="preserve">      "Name": "lo",</w:t>
            </w:r>
          </w:p>
          <w:p w:rsidR="00B91E75" w:rsidRDefault="00B91E75" w:rsidP="00B91E75">
            <w:pPr>
              <w:ind w:left="0" w:firstLineChars="150" w:firstLine="315"/>
            </w:pPr>
            <w:r>
              <w:t xml:space="preserve">      "Model": "",</w:t>
            </w:r>
          </w:p>
          <w:p w:rsidR="00B91E75" w:rsidRDefault="00B91E75" w:rsidP="00B91E75">
            <w:pPr>
              <w:ind w:left="0" w:firstLineChars="150" w:firstLine="315"/>
            </w:pPr>
            <w:r>
              <w:t xml:space="preserve">      "Bandwidth": "",</w:t>
            </w:r>
          </w:p>
          <w:p w:rsidR="00B91E75" w:rsidRDefault="00B91E75" w:rsidP="00B91E75">
            <w:pPr>
              <w:ind w:left="0" w:firstLineChars="150" w:firstLine="315"/>
            </w:pPr>
            <w:r>
              <w:t xml:space="preserve">      "IP": "127.0.0.1"</w:t>
            </w:r>
          </w:p>
          <w:p w:rsidR="00B91E75" w:rsidRDefault="00B91E75" w:rsidP="00B91E75">
            <w:pPr>
              <w:ind w:left="0" w:firstLineChars="150" w:firstLine="315"/>
            </w:pPr>
            <w:r>
              <w:lastRenderedPageBreak/>
              <w:t xml:space="preserve">   },</w:t>
            </w:r>
          </w:p>
          <w:p w:rsidR="00B91E75" w:rsidRDefault="00B91E75" w:rsidP="00B91E75">
            <w:pPr>
              <w:ind w:left="0" w:firstLineChars="150" w:firstLine="315"/>
            </w:pPr>
            <w:r>
              <w:t xml:space="preserve">   {</w:t>
            </w:r>
          </w:p>
          <w:p w:rsidR="00B91E75" w:rsidRDefault="00B91E75" w:rsidP="00B91E75">
            <w:pPr>
              <w:ind w:left="0" w:firstLineChars="150" w:firstLine="315"/>
            </w:pPr>
            <w:r>
              <w:t xml:space="preserve">      "Name": "eth0",</w:t>
            </w:r>
          </w:p>
          <w:p w:rsidR="00B91E75" w:rsidRDefault="00B91E75" w:rsidP="00B91E75">
            <w:pPr>
              <w:ind w:left="0" w:firstLineChars="150" w:firstLine="315"/>
            </w:pPr>
            <w:r>
              <w:t xml:space="preserve">      "Model": "",</w:t>
            </w:r>
          </w:p>
          <w:p w:rsidR="00B91E75" w:rsidRDefault="00B91E75" w:rsidP="00B91E75">
            <w:pPr>
              <w:ind w:left="0" w:firstLineChars="150" w:firstLine="315"/>
            </w:pPr>
            <w:r>
              <w:t xml:space="preserve">      "Bandwidth": "",</w:t>
            </w:r>
          </w:p>
          <w:p w:rsidR="00B91E75" w:rsidRDefault="00B91E75" w:rsidP="00B91E75">
            <w:pPr>
              <w:ind w:left="0" w:firstLineChars="150" w:firstLine="315"/>
            </w:pPr>
            <w:r>
              <w:t xml:space="preserve">      "IP": "192.168.1.213"</w:t>
            </w:r>
          </w:p>
          <w:p w:rsidR="00B91E75" w:rsidRDefault="00B91E75" w:rsidP="00B91E75">
            <w:pPr>
              <w:ind w:left="0" w:firstLineChars="150" w:firstLine="315"/>
            </w:pPr>
            <w:r>
              <w:t xml:space="preserve">   }</w:t>
            </w:r>
          </w:p>
          <w:p w:rsidR="00B91E75" w:rsidRDefault="00B91E75" w:rsidP="00B91E75">
            <w:pPr>
              <w:ind w:left="0" w:firstLineChars="150" w:firstLine="315"/>
            </w:pPr>
            <w:r>
              <w:t>],</w:t>
            </w:r>
          </w:p>
          <w:p w:rsidR="00B91E75" w:rsidRDefault="00B91E75" w:rsidP="00B91E75">
            <w:pPr>
              <w:ind w:left="0" w:firstLineChars="150" w:firstLine="315"/>
            </w:pPr>
            <w:r>
              <w:t xml:space="preserve">"Port": </w:t>
            </w:r>
          </w:p>
          <w:p w:rsidR="00B91E75" w:rsidRDefault="00B91E75" w:rsidP="00B91E75">
            <w:pPr>
              <w:ind w:left="0" w:firstLineChars="150" w:firstLine="315"/>
            </w:pPr>
            <w:r>
              <w:t>[</w:t>
            </w:r>
          </w:p>
          <w:p w:rsidR="00B91E75" w:rsidRDefault="00B91E75" w:rsidP="00B91E75">
            <w:pPr>
              <w:ind w:left="0" w:firstLineChars="150" w:firstLine="315"/>
            </w:pPr>
            <w:r>
              <w:t xml:space="preserve">   {</w:t>
            </w:r>
          </w:p>
          <w:p w:rsidR="00B91E75" w:rsidRDefault="00B91E75" w:rsidP="00B91E75">
            <w:pPr>
              <w:ind w:left="0" w:firstLineChars="150" w:firstLine="315"/>
            </w:pPr>
            <w:r>
              <w:t xml:space="preserve">      "Port": "50000",</w:t>
            </w:r>
          </w:p>
          <w:p w:rsidR="00B91E75" w:rsidRDefault="00B91E75" w:rsidP="00B91E75">
            <w:pPr>
              <w:ind w:left="0" w:firstLineChars="150" w:firstLine="315"/>
            </w:pPr>
            <w:r>
              <w:t xml:space="preserve">      "Status": false</w:t>
            </w:r>
          </w:p>
          <w:p w:rsidR="00B91E75" w:rsidRDefault="00B91E75" w:rsidP="00B91E75">
            <w:pPr>
              <w:ind w:left="0" w:firstLineChars="150" w:firstLine="315"/>
            </w:pPr>
            <w:r>
              <w:t xml:space="preserve">   }</w:t>
            </w:r>
          </w:p>
          <w:p w:rsidR="00B91E75" w:rsidRDefault="00B91E75" w:rsidP="00B91E75">
            <w:pPr>
              <w:ind w:left="0" w:firstLineChars="150" w:firstLine="315"/>
            </w:pPr>
            <w:r>
              <w:t>],</w:t>
            </w:r>
          </w:p>
          <w:p w:rsidR="00B91E75" w:rsidRDefault="00B91E75" w:rsidP="00B91E75">
            <w:pPr>
              <w:ind w:left="0" w:firstLineChars="150" w:firstLine="315"/>
            </w:pPr>
            <w:r>
              <w:t xml:space="preserve">"Service": </w:t>
            </w:r>
          </w:p>
          <w:p w:rsidR="00B91E75" w:rsidRDefault="00B91E75" w:rsidP="00B91E75">
            <w:pPr>
              <w:ind w:left="0" w:firstLineChars="150" w:firstLine="315"/>
            </w:pPr>
            <w:r>
              <w:t>[</w:t>
            </w:r>
          </w:p>
          <w:p w:rsidR="00B91E75" w:rsidRDefault="00B91E75" w:rsidP="00B91E75">
            <w:pPr>
              <w:ind w:left="0" w:firstLineChars="150" w:firstLine="315"/>
            </w:pPr>
            <w:r>
              <w:t xml:space="preserve">   {</w:t>
            </w:r>
          </w:p>
          <w:p w:rsidR="00B91E75" w:rsidRDefault="00B91E75" w:rsidP="00B91E75">
            <w:pPr>
              <w:ind w:left="0" w:firstLineChars="150" w:firstLine="315"/>
            </w:pPr>
            <w:r>
              <w:t xml:space="preserve">      "Name": "",</w:t>
            </w:r>
          </w:p>
          <w:p w:rsidR="00B91E75" w:rsidRDefault="00B91E75" w:rsidP="00B91E75">
            <w:pPr>
              <w:ind w:left="0" w:firstLineChars="150" w:firstLine="315"/>
            </w:pPr>
            <w:r>
              <w:t xml:space="preserve">      "Status": false,</w:t>
            </w:r>
          </w:p>
          <w:p w:rsidR="00B91E75" w:rsidRDefault="00B91E75" w:rsidP="00B91E75">
            <w:pPr>
              <w:ind w:left="0" w:firstLineChars="150" w:firstLine="315"/>
            </w:pPr>
            <w:r>
              <w:t xml:space="preserve">      "Version": ""</w:t>
            </w:r>
          </w:p>
          <w:p w:rsidR="00B91E75" w:rsidRDefault="00B91E75" w:rsidP="00B91E75">
            <w:pPr>
              <w:ind w:left="0" w:firstLineChars="150" w:firstLine="315"/>
            </w:pPr>
            <w:r>
              <w:t xml:space="preserve">   }</w:t>
            </w:r>
          </w:p>
          <w:p w:rsidR="00B91E75" w:rsidRDefault="00B91E75" w:rsidP="00B91E75">
            <w:pPr>
              <w:ind w:left="0" w:firstLineChars="150" w:firstLine="315"/>
            </w:pPr>
            <w:r>
              <w:t>],</w:t>
            </w:r>
          </w:p>
          <w:p w:rsidR="00B91E75" w:rsidRDefault="00B91E75" w:rsidP="00B91E75">
            <w:pPr>
              <w:ind w:left="0" w:firstLineChars="150" w:firstLine="315"/>
            </w:pPr>
            <w:r>
              <w:t xml:space="preserve">"OM": </w:t>
            </w:r>
          </w:p>
          <w:p w:rsidR="00B91E75" w:rsidRDefault="00B91E75" w:rsidP="00B91E75">
            <w:pPr>
              <w:ind w:left="0" w:firstLineChars="150" w:firstLine="315"/>
            </w:pPr>
            <w:r>
              <w:t>{</w:t>
            </w:r>
          </w:p>
          <w:p w:rsidR="00B91E75" w:rsidRDefault="00B91E75" w:rsidP="00B91E75">
            <w:pPr>
              <w:ind w:left="0" w:firstLineChars="150" w:firstLine="315"/>
            </w:pPr>
            <w:r>
              <w:t xml:space="preserve">   "Status": false,</w:t>
            </w:r>
          </w:p>
          <w:p w:rsidR="00B91E75" w:rsidRDefault="00B91E75" w:rsidP="00B91E75">
            <w:pPr>
              <w:ind w:left="0" w:firstLineChars="150" w:firstLine="315"/>
            </w:pPr>
            <w:r>
              <w:t xml:space="preserve">   "Version": ""</w:t>
            </w:r>
          </w:p>
          <w:p w:rsidR="00B91E75" w:rsidRDefault="00B91E75" w:rsidP="00B91E75">
            <w:pPr>
              <w:ind w:left="0" w:firstLineChars="150" w:firstLine="315"/>
            </w:pPr>
            <w:r>
              <w:t>},</w:t>
            </w:r>
          </w:p>
          <w:p w:rsidR="00B91E75" w:rsidRDefault="00B91E75" w:rsidP="00B91E75">
            <w:pPr>
              <w:ind w:left="0" w:firstLineChars="150" w:firstLine="315"/>
            </w:pPr>
            <w:r>
              <w:t xml:space="preserve">"Safety": </w:t>
            </w:r>
          </w:p>
          <w:p w:rsidR="00B91E75" w:rsidRDefault="00B91E75" w:rsidP="00B91E75">
            <w:pPr>
              <w:ind w:left="0" w:firstLineChars="150" w:firstLine="315"/>
            </w:pPr>
            <w:r>
              <w:t>{</w:t>
            </w:r>
          </w:p>
          <w:p w:rsidR="00B91E75" w:rsidRDefault="00B91E75" w:rsidP="00B91E75">
            <w:pPr>
              <w:ind w:left="0" w:firstLineChars="150" w:firstLine="315"/>
            </w:pPr>
            <w:r>
              <w:t xml:space="preserve">   "Name": "",</w:t>
            </w:r>
          </w:p>
          <w:p w:rsidR="00B91E75" w:rsidRDefault="00B91E75" w:rsidP="00B91E75">
            <w:pPr>
              <w:ind w:left="0" w:firstLineChars="150" w:firstLine="315"/>
            </w:pPr>
            <w:r>
              <w:t xml:space="preserve">   "Context": "",</w:t>
            </w:r>
          </w:p>
          <w:p w:rsidR="00B91E75" w:rsidRDefault="00B91E75" w:rsidP="00B91E75">
            <w:pPr>
              <w:ind w:left="0" w:firstLineChars="150" w:firstLine="315"/>
            </w:pPr>
            <w:r>
              <w:t xml:space="preserve">   "Status": false</w:t>
            </w:r>
          </w:p>
          <w:p w:rsidR="00B91E75" w:rsidRDefault="00B91E75" w:rsidP="00B91E75">
            <w:pPr>
              <w:ind w:left="0" w:firstLineChars="150" w:firstLine="315"/>
            </w:pPr>
            <w:r>
              <w:t>},</w:t>
            </w:r>
          </w:p>
          <w:p w:rsidR="00B91E75" w:rsidRDefault="00B91E75" w:rsidP="00B91E75">
            <w:pPr>
              <w:ind w:left="0" w:firstLineChars="150" w:firstLine="315"/>
            </w:pPr>
            <w:r>
              <w:t xml:space="preserve">"OS": </w:t>
            </w:r>
          </w:p>
          <w:p w:rsidR="00B91E75" w:rsidRDefault="00B91E75" w:rsidP="00B91E75">
            <w:pPr>
              <w:ind w:left="0" w:firstLineChars="150" w:firstLine="315"/>
            </w:pPr>
            <w:r>
              <w:t>{</w:t>
            </w:r>
          </w:p>
          <w:p w:rsidR="00B91E75" w:rsidRDefault="00B91E75" w:rsidP="00B91E75">
            <w:pPr>
              <w:ind w:left="0" w:firstLineChars="150" w:firstLine="315"/>
            </w:pPr>
            <w:r>
              <w:t xml:space="preserve">   "Distributor": "Ubuntu",</w:t>
            </w:r>
          </w:p>
          <w:p w:rsidR="00B91E75" w:rsidRDefault="00B91E75" w:rsidP="00B91E75">
            <w:pPr>
              <w:ind w:left="0" w:firstLineChars="150" w:firstLine="315"/>
            </w:pPr>
            <w:r>
              <w:t xml:space="preserve">   "Release": "12.04",</w:t>
            </w:r>
          </w:p>
          <w:p w:rsidR="00B91E75" w:rsidRDefault="00B91E75" w:rsidP="00B91E75">
            <w:pPr>
              <w:ind w:left="0" w:firstLineChars="150" w:firstLine="315"/>
            </w:pPr>
            <w:r>
              <w:t xml:space="preserve">   "Bit": 64</w:t>
            </w:r>
          </w:p>
          <w:p w:rsidR="00B91E75" w:rsidRDefault="00B91E75" w:rsidP="00B91E75">
            <w:pPr>
              <w:ind w:left="0" w:firstLineChars="150" w:firstLine="315"/>
            </w:pPr>
            <w:r>
              <w:t>},</w:t>
            </w:r>
          </w:p>
          <w:p w:rsidR="00B91E75" w:rsidRDefault="00B91E75" w:rsidP="00B91E75">
            <w:pPr>
              <w:ind w:left="0" w:firstLineChars="150" w:firstLine="315"/>
            </w:pPr>
            <w:r>
              <w:t xml:space="preserve">"Disk": </w:t>
            </w:r>
          </w:p>
          <w:p w:rsidR="00B91E75" w:rsidRDefault="00B91E75" w:rsidP="00B91E75">
            <w:pPr>
              <w:ind w:left="0" w:firstLineChars="150" w:firstLine="315"/>
            </w:pPr>
            <w:r>
              <w:t>[</w:t>
            </w:r>
          </w:p>
          <w:p w:rsidR="00B91E75" w:rsidRDefault="00B91E75" w:rsidP="00B91E75">
            <w:pPr>
              <w:ind w:left="0" w:firstLineChars="150" w:firstLine="315"/>
            </w:pPr>
            <w:r>
              <w:t xml:space="preserve">   {</w:t>
            </w:r>
          </w:p>
          <w:p w:rsidR="00B91E75" w:rsidRDefault="00B91E75" w:rsidP="00B91E75">
            <w:pPr>
              <w:ind w:left="0" w:firstLineChars="150" w:firstLine="315"/>
            </w:pPr>
            <w:r>
              <w:t xml:space="preserve">      "Name": </w:t>
            </w:r>
            <w:r>
              <w:lastRenderedPageBreak/>
              <w:t xml:space="preserve">"/dev/mapper/vgdata-lvdata1", </w:t>
            </w:r>
          </w:p>
          <w:p w:rsidR="00B91E75" w:rsidRDefault="00B91E75" w:rsidP="00B91E75">
            <w:pPr>
              <w:ind w:left="0" w:firstLineChars="150" w:firstLine="315"/>
            </w:pPr>
            <w:r>
              <w:t xml:space="preserve">      "Mount": "/home/mount", </w:t>
            </w:r>
          </w:p>
          <w:p w:rsidR="00B91E75" w:rsidRDefault="00B91E75" w:rsidP="00B91E75">
            <w:pPr>
              <w:ind w:left="0" w:firstLineChars="150" w:firstLine="315"/>
            </w:pPr>
            <w:r>
              <w:t xml:space="preserve">      "Size": 32529, </w:t>
            </w:r>
          </w:p>
          <w:p w:rsidR="00B91E75" w:rsidRDefault="00B91E75" w:rsidP="00B91E75">
            <w:pPr>
              <w:ind w:left="0" w:firstLineChars="150" w:firstLine="315"/>
            </w:pPr>
            <w:r>
              <w:t xml:space="preserve">      "Free": 6525, </w:t>
            </w:r>
          </w:p>
          <w:p w:rsidR="00B91E75" w:rsidRDefault="00B91E75" w:rsidP="00B91E75">
            <w:pPr>
              <w:ind w:left="0" w:firstLineChars="150" w:firstLine="315"/>
            </w:pPr>
            <w:r>
              <w:t xml:space="preserve">      "IsLocal": true</w:t>
            </w:r>
          </w:p>
          <w:p w:rsidR="00B91E75" w:rsidRDefault="00B91E75" w:rsidP="00B91E75">
            <w:pPr>
              <w:ind w:left="0" w:firstLineChars="150" w:firstLine="315"/>
            </w:pPr>
            <w:r>
              <w:t xml:space="preserve">   }</w:t>
            </w:r>
          </w:p>
          <w:p w:rsidR="00B91E75" w:rsidRDefault="00B91E75" w:rsidP="00B91E75">
            <w:pPr>
              <w:ind w:left="0" w:firstLineChars="150" w:firstLine="315"/>
            </w:pPr>
            <w:r>
              <w:t>],</w:t>
            </w:r>
          </w:p>
          <w:p w:rsidR="00627D1B" w:rsidRPr="00DD323C" w:rsidRDefault="00B91E75" w:rsidP="00C21CBB">
            <w:pPr>
              <w:ind w:left="0" w:firstLineChars="150" w:firstLine="315"/>
            </w:pPr>
            <w:r>
              <w:t>"InstallPath": "/opt/sequoiadb/11"</w:t>
            </w:r>
          </w:p>
          <w:p w:rsidR="006E4098" w:rsidRPr="005964D4" w:rsidRDefault="00EB6FA8" w:rsidP="00627D1B">
            <w:pPr>
              <w:ind w:left="0"/>
            </w:pPr>
            <w:r>
              <w:rPr>
                <w:rFonts w:hint="eastAsia"/>
              </w:rPr>
              <w:t>}</w:t>
            </w:r>
          </w:p>
        </w:tc>
      </w:tr>
      <w:tr w:rsidR="00517629" w:rsidTr="00483F32">
        <w:trPr>
          <w:trHeight w:val="488"/>
        </w:trPr>
        <w:tc>
          <w:tcPr>
            <w:tcW w:w="1418" w:type="dxa"/>
          </w:tcPr>
          <w:p w:rsidR="00517629" w:rsidRDefault="00517629" w:rsidP="00560FDD">
            <w:pPr>
              <w:ind w:left="0"/>
            </w:pPr>
            <w:r>
              <w:rPr>
                <w:rFonts w:hint="eastAsia"/>
              </w:rPr>
              <w:lastRenderedPageBreak/>
              <w:t>说明</w:t>
            </w:r>
          </w:p>
        </w:tc>
        <w:tc>
          <w:tcPr>
            <w:tcW w:w="3827" w:type="dxa"/>
          </w:tcPr>
          <w:p w:rsidR="00517629" w:rsidRDefault="00517629" w:rsidP="00B4515D">
            <w:pPr>
              <w:ind w:left="0"/>
            </w:pPr>
          </w:p>
        </w:tc>
        <w:tc>
          <w:tcPr>
            <w:tcW w:w="3544" w:type="dxa"/>
          </w:tcPr>
          <w:p w:rsidR="00517629" w:rsidRPr="00807984" w:rsidRDefault="00517629" w:rsidP="00560FDD">
            <w:pPr>
              <w:ind w:left="0"/>
            </w:pPr>
          </w:p>
        </w:tc>
      </w:tr>
    </w:tbl>
    <w:p w:rsidR="00197ACA" w:rsidRPr="00197ACA" w:rsidRDefault="00197ACA" w:rsidP="00197ACA"/>
    <w:p w:rsidR="00570853" w:rsidRDefault="00570853" w:rsidP="00E47916">
      <w:pPr>
        <w:pStyle w:val="Heading4"/>
      </w:pPr>
      <w:bookmarkStart w:id="2" w:name="_获取业务类型列表命令"/>
      <w:bookmarkEnd w:id="2"/>
      <w:r>
        <w:rPr>
          <w:rFonts w:hint="eastAsia"/>
        </w:rPr>
        <w:t>获取业务</w:t>
      </w:r>
      <w:r w:rsidR="00C90A05">
        <w:rPr>
          <w:rFonts w:hint="eastAsia"/>
        </w:rPr>
        <w:t>类型</w:t>
      </w:r>
      <w:r>
        <w:rPr>
          <w:rFonts w:hint="eastAsia"/>
        </w:rPr>
        <w:t>列表</w:t>
      </w:r>
      <w:r w:rsidR="00704D08">
        <w:rPr>
          <w:rFonts w:hint="eastAsia"/>
        </w:rPr>
        <w:t>命令</w:t>
      </w:r>
    </w:p>
    <w:tbl>
      <w:tblPr>
        <w:tblStyle w:val="TableGrid"/>
        <w:tblW w:w="8789" w:type="dxa"/>
        <w:tblInd w:w="-34" w:type="dxa"/>
        <w:tblLayout w:type="fixed"/>
        <w:tblLook w:val="04A0"/>
      </w:tblPr>
      <w:tblGrid>
        <w:gridCol w:w="1418"/>
        <w:gridCol w:w="3827"/>
        <w:gridCol w:w="3544"/>
      </w:tblGrid>
      <w:tr w:rsidR="00F42F55" w:rsidTr="00560FDD">
        <w:tc>
          <w:tcPr>
            <w:tcW w:w="1418" w:type="dxa"/>
            <w:shd w:val="clear" w:color="auto" w:fill="DDD9C3" w:themeFill="background2" w:themeFillShade="E6"/>
          </w:tcPr>
          <w:p w:rsidR="00F42F55" w:rsidRDefault="00F42F55" w:rsidP="00560FDD">
            <w:pPr>
              <w:ind w:left="0"/>
            </w:pPr>
          </w:p>
        </w:tc>
        <w:tc>
          <w:tcPr>
            <w:tcW w:w="3827" w:type="dxa"/>
            <w:shd w:val="clear" w:color="auto" w:fill="DDD9C3" w:themeFill="background2" w:themeFillShade="E6"/>
          </w:tcPr>
          <w:p w:rsidR="00F42F55" w:rsidRDefault="00F42F55" w:rsidP="00560FDD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544" w:type="dxa"/>
            <w:shd w:val="clear" w:color="auto" w:fill="DDD9C3" w:themeFill="background2" w:themeFillShade="E6"/>
          </w:tcPr>
          <w:p w:rsidR="00F42F55" w:rsidRDefault="00F42F55" w:rsidP="00560FDD">
            <w:pPr>
              <w:ind w:left="0"/>
            </w:pPr>
            <w:r>
              <w:rPr>
                <w:rFonts w:hint="eastAsia"/>
              </w:rPr>
              <w:t>举例</w:t>
            </w:r>
          </w:p>
        </w:tc>
      </w:tr>
      <w:tr w:rsidR="00F42F55" w:rsidTr="00560FDD">
        <w:tc>
          <w:tcPr>
            <w:tcW w:w="1418" w:type="dxa"/>
          </w:tcPr>
          <w:p w:rsidR="00F42F55" w:rsidRDefault="00F42F55" w:rsidP="00560FDD">
            <w:pPr>
              <w:ind w:left="0"/>
            </w:pPr>
            <w:r>
              <w:rPr>
                <w:rFonts w:hint="eastAsia"/>
              </w:rPr>
              <w:t>请求头</w:t>
            </w:r>
          </w:p>
        </w:tc>
        <w:tc>
          <w:tcPr>
            <w:tcW w:w="3827" w:type="dxa"/>
          </w:tcPr>
          <w:p w:rsidR="00F42F55" w:rsidRDefault="00F42F55" w:rsidP="00560FDD">
            <w:pPr>
              <w:ind w:left="0"/>
            </w:pPr>
            <w:r>
              <w:rPr>
                <w:rFonts w:hint="eastAsia"/>
              </w:rPr>
              <w:t>同通用请求头</w:t>
            </w:r>
          </w:p>
        </w:tc>
        <w:tc>
          <w:tcPr>
            <w:tcW w:w="3544" w:type="dxa"/>
          </w:tcPr>
          <w:p w:rsidR="00F42F55" w:rsidRDefault="00F42F55" w:rsidP="00560FDD">
            <w:pPr>
              <w:ind w:left="0"/>
            </w:pPr>
          </w:p>
        </w:tc>
      </w:tr>
      <w:tr w:rsidR="00F42F55" w:rsidTr="00560FDD">
        <w:tc>
          <w:tcPr>
            <w:tcW w:w="1418" w:type="dxa"/>
          </w:tcPr>
          <w:p w:rsidR="00F42F55" w:rsidRDefault="00F42F55" w:rsidP="00560FDD">
            <w:pPr>
              <w:ind w:left="0"/>
            </w:pPr>
            <w:r>
              <w:rPr>
                <w:rFonts w:hint="eastAsia"/>
              </w:rPr>
              <w:t>请求内容</w:t>
            </w:r>
          </w:p>
        </w:tc>
        <w:tc>
          <w:tcPr>
            <w:tcW w:w="3827" w:type="dxa"/>
          </w:tcPr>
          <w:p w:rsidR="00F42F55" w:rsidRDefault="00F42F55" w:rsidP="00F07C11">
            <w:pPr>
              <w:ind w:left="0"/>
            </w:pPr>
            <w:r>
              <w:t>cmd</w:t>
            </w:r>
            <w:r w:rsidR="007E0B7E">
              <w:rPr>
                <w:rFonts w:hint="eastAsia"/>
              </w:rPr>
              <w:t xml:space="preserve">: </w:t>
            </w:r>
            <w:r w:rsidR="00C23A7B">
              <w:rPr>
                <w:rFonts w:hint="eastAsia"/>
              </w:rPr>
              <w:t>list</w:t>
            </w:r>
            <w:r w:rsidR="00083CBD" w:rsidRPr="00083CBD">
              <w:t xml:space="preserve"> business </w:t>
            </w:r>
            <w:r w:rsidR="00805E40">
              <w:rPr>
                <w:rFonts w:hint="eastAsia"/>
              </w:rPr>
              <w:t>type</w:t>
            </w:r>
          </w:p>
        </w:tc>
        <w:tc>
          <w:tcPr>
            <w:tcW w:w="3544" w:type="dxa"/>
          </w:tcPr>
          <w:p w:rsidR="00F42F55" w:rsidRDefault="00F42F55" w:rsidP="00560FDD">
            <w:pPr>
              <w:ind w:left="0"/>
            </w:pPr>
            <w:r w:rsidRPr="00122E8A">
              <w:t>cmd</w:t>
            </w:r>
            <w:r w:rsidR="006B4AA4">
              <w:t>=</w:t>
            </w:r>
            <w:r w:rsidR="00C23A7B">
              <w:rPr>
                <w:rFonts w:hint="eastAsia"/>
              </w:rPr>
              <w:t>list</w:t>
            </w:r>
            <w:r w:rsidR="00F07C11" w:rsidRPr="00083CBD">
              <w:t xml:space="preserve"> business </w:t>
            </w:r>
            <w:r w:rsidR="00322D3C">
              <w:rPr>
                <w:rFonts w:hint="eastAsia"/>
              </w:rPr>
              <w:t>type</w:t>
            </w:r>
          </w:p>
        </w:tc>
      </w:tr>
      <w:tr w:rsidR="004E67AB" w:rsidTr="00560FDD">
        <w:tc>
          <w:tcPr>
            <w:tcW w:w="1418" w:type="dxa"/>
          </w:tcPr>
          <w:p w:rsidR="004E67AB" w:rsidRDefault="004E67AB" w:rsidP="00560FDD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4E67AB" w:rsidRDefault="004E67AB" w:rsidP="00F07C11">
            <w:pPr>
              <w:ind w:left="0"/>
            </w:pPr>
          </w:p>
        </w:tc>
        <w:tc>
          <w:tcPr>
            <w:tcW w:w="3544" w:type="dxa"/>
          </w:tcPr>
          <w:p w:rsidR="004E67AB" w:rsidRPr="00122E8A" w:rsidRDefault="004E67AB" w:rsidP="00560FDD">
            <w:pPr>
              <w:ind w:left="0"/>
            </w:pPr>
          </w:p>
        </w:tc>
      </w:tr>
      <w:tr w:rsidR="00F42F55" w:rsidTr="00560FDD">
        <w:tc>
          <w:tcPr>
            <w:tcW w:w="1418" w:type="dxa"/>
          </w:tcPr>
          <w:p w:rsidR="00F42F55" w:rsidRDefault="00F42F55" w:rsidP="00560FDD">
            <w:pPr>
              <w:ind w:left="0"/>
            </w:pPr>
            <w:r>
              <w:rPr>
                <w:rFonts w:hint="eastAsia"/>
              </w:rPr>
              <w:t>响应头</w:t>
            </w:r>
          </w:p>
        </w:tc>
        <w:tc>
          <w:tcPr>
            <w:tcW w:w="3827" w:type="dxa"/>
          </w:tcPr>
          <w:p w:rsidR="00F42F55" w:rsidRDefault="00F42F55" w:rsidP="00560FDD">
            <w:pPr>
              <w:ind w:left="0"/>
            </w:pPr>
            <w:r>
              <w:rPr>
                <w:rFonts w:hint="eastAsia"/>
              </w:rPr>
              <w:t>同通用响应头</w:t>
            </w:r>
          </w:p>
        </w:tc>
        <w:tc>
          <w:tcPr>
            <w:tcW w:w="3544" w:type="dxa"/>
          </w:tcPr>
          <w:p w:rsidR="00F42F55" w:rsidRDefault="00F42F55" w:rsidP="00560FDD">
            <w:pPr>
              <w:ind w:left="0"/>
            </w:pPr>
          </w:p>
        </w:tc>
      </w:tr>
      <w:tr w:rsidR="00F42F55" w:rsidTr="003F7534">
        <w:trPr>
          <w:trHeight w:val="4142"/>
        </w:trPr>
        <w:tc>
          <w:tcPr>
            <w:tcW w:w="1418" w:type="dxa"/>
          </w:tcPr>
          <w:p w:rsidR="00F42F55" w:rsidRDefault="00F42F55" w:rsidP="00560FDD">
            <w:pPr>
              <w:ind w:left="0"/>
            </w:pPr>
            <w:r>
              <w:rPr>
                <w:rFonts w:hint="eastAsia"/>
              </w:rPr>
              <w:t>响应内容</w:t>
            </w:r>
          </w:p>
        </w:tc>
        <w:tc>
          <w:tcPr>
            <w:tcW w:w="3827" w:type="dxa"/>
          </w:tcPr>
          <w:p w:rsidR="00C23A7B" w:rsidRDefault="00C23A7B" w:rsidP="00037551">
            <w:pPr>
              <w:ind w:left="0"/>
            </w:pPr>
            <w:r>
              <w:rPr>
                <w:rFonts w:hint="eastAsia"/>
              </w:rPr>
              <w:t>通用响应体</w:t>
            </w:r>
          </w:p>
          <w:p w:rsidR="00C23A7B" w:rsidRDefault="00C23A7B" w:rsidP="00037551">
            <w:pPr>
              <w:ind w:left="0"/>
            </w:pPr>
            <w:r>
              <w:rPr>
                <w:rFonts w:hint="eastAsia"/>
              </w:rPr>
              <w:t>成功后续跟</w:t>
            </w:r>
            <w:r w:rsidR="00955E12">
              <w:rPr>
                <w:rFonts w:hint="eastAsia"/>
              </w:rPr>
              <w:t>bson</w:t>
            </w:r>
            <w:r w:rsidR="00955E12">
              <w:rPr>
                <w:rFonts w:hint="eastAsia"/>
              </w:rPr>
              <w:t>集</w:t>
            </w:r>
          </w:p>
          <w:p w:rsidR="00955E12" w:rsidRDefault="00955E12" w:rsidP="00037551">
            <w:pPr>
              <w:ind w:left="0"/>
            </w:pPr>
            <w:r>
              <w:rPr>
                <w:rFonts w:hint="eastAsia"/>
              </w:rPr>
              <w:t>{</w:t>
            </w:r>
          </w:p>
          <w:p w:rsidR="00955E12" w:rsidRDefault="00955E12" w:rsidP="00037551">
            <w:pPr>
              <w:ind w:left="0"/>
            </w:pPr>
            <w:r>
              <w:rPr>
                <w:rFonts w:hint="eastAsia"/>
              </w:rPr>
              <w:t xml:space="preserve">   BusinessType: </w:t>
            </w:r>
            <w:r>
              <w:rPr>
                <w:rFonts w:hint="eastAsia"/>
              </w:rPr>
              <w:t>业务类型</w:t>
            </w:r>
          </w:p>
          <w:p w:rsidR="00955E12" w:rsidRDefault="00955E12" w:rsidP="00037551">
            <w:pPr>
              <w:ind w:left="0"/>
            </w:pPr>
            <w:r>
              <w:rPr>
                <w:rFonts w:hint="eastAsia"/>
              </w:rPr>
              <w:t xml:space="preserve">   BusinessDesc: </w:t>
            </w:r>
            <w:r>
              <w:rPr>
                <w:rFonts w:hint="eastAsia"/>
              </w:rPr>
              <w:t>业务描述</w:t>
            </w:r>
          </w:p>
          <w:p w:rsidR="00955E12" w:rsidRDefault="00955E12" w:rsidP="00037551">
            <w:pPr>
              <w:ind w:left="0"/>
            </w:pPr>
            <w:r>
              <w:rPr>
                <w:rFonts w:hint="eastAsia"/>
              </w:rPr>
              <w:t>}</w:t>
            </w:r>
          </w:p>
          <w:p w:rsidR="00955E12" w:rsidRDefault="00955E12" w:rsidP="00037551">
            <w:pPr>
              <w:ind w:left="0"/>
            </w:pPr>
            <w:r>
              <w:rPr>
                <w:rFonts w:hint="eastAsia"/>
              </w:rPr>
              <w:t>……</w:t>
            </w:r>
          </w:p>
          <w:p w:rsidR="00F42F55" w:rsidRDefault="00F42F55" w:rsidP="00560FDD">
            <w:pPr>
              <w:ind w:left="0"/>
            </w:pPr>
          </w:p>
        </w:tc>
        <w:tc>
          <w:tcPr>
            <w:tcW w:w="3544" w:type="dxa"/>
          </w:tcPr>
          <w:p w:rsidR="0083549A" w:rsidRDefault="003F7534" w:rsidP="00560FDD">
            <w:pPr>
              <w:ind w:left="0"/>
            </w:pPr>
            <w:r>
              <w:t>{</w:t>
            </w:r>
          </w:p>
          <w:p w:rsidR="0083549A" w:rsidRDefault="003F7534" w:rsidP="00560FDD">
            <w:pPr>
              <w:ind w:left="0"/>
            </w:pPr>
            <w:r>
              <w:t>"</w:t>
            </w:r>
            <w:r w:rsidR="00062BCE">
              <w:t>errno</w:t>
            </w:r>
            <w:r>
              <w:t>"</w:t>
            </w:r>
            <w:r w:rsidR="007E0B7E">
              <w:t xml:space="preserve">: </w:t>
            </w:r>
            <w:r>
              <w:t>0</w:t>
            </w:r>
          </w:p>
          <w:p w:rsidR="003E2EF4" w:rsidRDefault="003E2EF4" w:rsidP="00560FDD">
            <w:pPr>
              <w:ind w:left="0"/>
            </w:pPr>
          </w:p>
          <w:p w:rsidR="004C7A43" w:rsidRDefault="003F7534">
            <w:pPr>
              <w:ind w:left="0"/>
            </w:pPr>
            <w:r>
              <w:t>}</w:t>
            </w:r>
          </w:p>
          <w:p w:rsidR="004C7A43" w:rsidRDefault="00955E12">
            <w:pPr>
              <w:ind w:left="0"/>
            </w:pPr>
            <w:r>
              <w:t xml:space="preserve">{ </w:t>
            </w:r>
          </w:p>
          <w:p w:rsidR="004C7A43" w:rsidRDefault="00955E12">
            <w:pPr>
              <w:ind w:left="0" w:firstLineChars="150" w:firstLine="315"/>
            </w:pPr>
            <w:r>
              <w:t>"BusinessType": "sequoiadb",</w:t>
            </w:r>
          </w:p>
          <w:p w:rsidR="004C7A43" w:rsidRDefault="00955E12">
            <w:pPr>
              <w:ind w:left="0" w:firstLineChars="150" w:firstLine="315"/>
            </w:pPr>
            <w:r>
              <w:t xml:space="preserve">"BusinessDesc": "haha" </w:t>
            </w:r>
          </w:p>
          <w:p w:rsidR="00955E12" w:rsidRDefault="00955E12" w:rsidP="00955E12">
            <w:pPr>
              <w:ind w:left="0"/>
            </w:pPr>
            <w:r>
              <w:t>}</w:t>
            </w:r>
          </w:p>
          <w:p w:rsidR="004C7A43" w:rsidRDefault="00955E12">
            <w:pPr>
              <w:ind w:left="0"/>
            </w:pPr>
            <w:r>
              <w:t>{</w:t>
            </w:r>
          </w:p>
          <w:p w:rsidR="004C7A43" w:rsidRDefault="00955E12">
            <w:pPr>
              <w:ind w:left="0" w:firstLineChars="150" w:firstLine="315"/>
            </w:pPr>
            <w:r w:rsidRPr="0067021A">
              <w:t>"B</w:t>
            </w:r>
            <w:r>
              <w:t>usinessType": "sequoiasql",</w:t>
            </w:r>
          </w:p>
          <w:p w:rsidR="004C7A43" w:rsidRDefault="00955E12">
            <w:pPr>
              <w:ind w:left="0" w:firstLineChars="150" w:firstLine="315"/>
            </w:pPr>
            <w:r w:rsidRPr="0067021A">
              <w:t>"BusinessDesc"</w:t>
            </w:r>
            <w:r>
              <w:t xml:space="preserve">: </w:t>
            </w:r>
            <w:r w:rsidRPr="0067021A">
              <w:t xml:space="preserve">"haha" </w:t>
            </w:r>
          </w:p>
          <w:p w:rsidR="004C7A43" w:rsidRDefault="00955E12">
            <w:pPr>
              <w:ind w:left="0"/>
            </w:pPr>
            <w:r w:rsidRPr="0067021A">
              <w:t>}</w:t>
            </w:r>
          </w:p>
          <w:p w:rsidR="00955E12" w:rsidRDefault="00955E12" w:rsidP="00955E12">
            <w:pPr>
              <w:ind w:left="0"/>
            </w:pPr>
          </w:p>
          <w:p w:rsidR="00F42F55" w:rsidRPr="005964D4" w:rsidRDefault="00F42F55" w:rsidP="00DD6D2A">
            <w:pPr>
              <w:ind w:left="0"/>
            </w:pPr>
          </w:p>
        </w:tc>
      </w:tr>
      <w:tr w:rsidR="004E67AB" w:rsidTr="004E67AB">
        <w:trPr>
          <w:trHeight w:val="346"/>
        </w:trPr>
        <w:tc>
          <w:tcPr>
            <w:tcW w:w="1418" w:type="dxa"/>
          </w:tcPr>
          <w:p w:rsidR="004E67AB" w:rsidRDefault="004E67AB" w:rsidP="00560FDD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4E67AB" w:rsidRDefault="004E67AB" w:rsidP="00560FDD">
            <w:pPr>
              <w:ind w:left="0"/>
            </w:pPr>
          </w:p>
        </w:tc>
        <w:tc>
          <w:tcPr>
            <w:tcW w:w="3544" w:type="dxa"/>
          </w:tcPr>
          <w:p w:rsidR="004E67AB" w:rsidRDefault="004E67AB" w:rsidP="00560FDD">
            <w:pPr>
              <w:ind w:left="0"/>
            </w:pPr>
          </w:p>
        </w:tc>
      </w:tr>
    </w:tbl>
    <w:p w:rsidR="00F42F55" w:rsidRPr="00F42F55" w:rsidRDefault="00F42F55" w:rsidP="00F42F55"/>
    <w:p w:rsidR="00E51A20" w:rsidRDefault="00E51A20" w:rsidP="00E47916">
      <w:pPr>
        <w:pStyle w:val="Heading4"/>
      </w:pPr>
      <w:r>
        <w:rPr>
          <w:rFonts w:hint="eastAsia"/>
        </w:rPr>
        <w:t>容量预计命令</w:t>
      </w:r>
    </w:p>
    <w:tbl>
      <w:tblPr>
        <w:tblStyle w:val="TableGrid"/>
        <w:tblW w:w="8789" w:type="dxa"/>
        <w:tblInd w:w="-34" w:type="dxa"/>
        <w:tblLayout w:type="fixed"/>
        <w:tblLook w:val="04A0"/>
      </w:tblPr>
      <w:tblGrid>
        <w:gridCol w:w="1418"/>
        <w:gridCol w:w="3827"/>
        <w:gridCol w:w="3544"/>
      </w:tblGrid>
      <w:tr w:rsidR="00E51A20" w:rsidTr="00845D4E">
        <w:tc>
          <w:tcPr>
            <w:tcW w:w="1418" w:type="dxa"/>
            <w:shd w:val="clear" w:color="auto" w:fill="DDD9C3" w:themeFill="background2" w:themeFillShade="E6"/>
          </w:tcPr>
          <w:p w:rsidR="00E51A20" w:rsidRDefault="00E51A20" w:rsidP="00845D4E">
            <w:pPr>
              <w:ind w:left="0"/>
            </w:pPr>
          </w:p>
        </w:tc>
        <w:tc>
          <w:tcPr>
            <w:tcW w:w="3827" w:type="dxa"/>
            <w:shd w:val="clear" w:color="auto" w:fill="DDD9C3" w:themeFill="background2" w:themeFillShade="E6"/>
          </w:tcPr>
          <w:p w:rsidR="00E51A20" w:rsidRDefault="00E51A20" w:rsidP="00845D4E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544" w:type="dxa"/>
            <w:shd w:val="clear" w:color="auto" w:fill="DDD9C3" w:themeFill="background2" w:themeFillShade="E6"/>
          </w:tcPr>
          <w:p w:rsidR="00E51A20" w:rsidRDefault="00E51A20" w:rsidP="00845D4E">
            <w:pPr>
              <w:ind w:left="0"/>
            </w:pPr>
            <w:r>
              <w:rPr>
                <w:rFonts w:hint="eastAsia"/>
              </w:rPr>
              <w:t>举例</w:t>
            </w:r>
          </w:p>
        </w:tc>
      </w:tr>
      <w:tr w:rsidR="00E51A20" w:rsidTr="00845D4E">
        <w:tc>
          <w:tcPr>
            <w:tcW w:w="1418" w:type="dxa"/>
          </w:tcPr>
          <w:p w:rsidR="00E51A20" w:rsidRDefault="00E51A20" w:rsidP="00845D4E">
            <w:pPr>
              <w:ind w:left="0"/>
            </w:pPr>
            <w:r>
              <w:rPr>
                <w:rFonts w:hint="eastAsia"/>
              </w:rPr>
              <w:t>请求头</w:t>
            </w:r>
          </w:p>
        </w:tc>
        <w:tc>
          <w:tcPr>
            <w:tcW w:w="3827" w:type="dxa"/>
          </w:tcPr>
          <w:p w:rsidR="00E51A20" w:rsidRDefault="00E51A20" w:rsidP="00845D4E">
            <w:pPr>
              <w:ind w:left="0"/>
            </w:pPr>
            <w:r>
              <w:rPr>
                <w:rFonts w:hint="eastAsia"/>
              </w:rPr>
              <w:t>同通用请求头</w:t>
            </w:r>
          </w:p>
        </w:tc>
        <w:tc>
          <w:tcPr>
            <w:tcW w:w="3544" w:type="dxa"/>
          </w:tcPr>
          <w:p w:rsidR="00E51A20" w:rsidRDefault="00E51A20" w:rsidP="00845D4E">
            <w:pPr>
              <w:ind w:left="0"/>
            </w:pPr>
          </w:p>
        </w:tc>
      </w:tr>
      <w:tr w:rsidR="00E51A20" w:rsidTr="00845D4E">
        <w:tc>
          <w:tcPr>
            <w:tcW w:w="1418" w:type="dxa"/>
          </w:tcPr>
          <w:p w:rsidR="00E51A20" w:rsidRDefault="00E51A20" w:rsidP="00845D4E">
            <w:pPr>
              <w:ind w:left="0"/>
            </w:pPr>
            <w:r>
              <w:rPr>
                <w:rFonts w:hint="eastAsia"/>
              </w:rPr>
              <w:t>请求内容</w:t>
            </w:r>
          </w:p>
        </w:tc>
        <w:tc>
          <w:tcPr>
            <w:tcW w:w="3827" w:type="dxa"/>
          </w:tcPr>
          <w:p w:rsidR="00E51A20" w:rsidRDefault="00E51A20" w:rsidP="00845D4E">
            <w:pPr>
              <w:ind w:left="0"/>
            </w:pPr>
            <w:r>
              <w:t>cmd</w:t>
            </w:r>
            <w:r>
              <w:rPr>
                <w:rFonts w:hint="eastAsia"/>
              </w:rPr>
              <w:t xml:space="preserve">: </w:t>
            </w:r>
            <w:r w:rsidRPr="00E51A20">
              <w:t>predict capacity</w:t>
            </w:r>
          </w:p>
          <w:p w:rsidR="00E51A20" w:rsidRDefault="00E51A20" w:rsidP="00E51A20">
            <w:pPr>
              <w:ind w:left="0"/>
            </w:pPr>
            <w:r w:rsidRPr="00E51A20">
              <w:lastRenderedPageBreak/>
              <w:t>TemplateInfo</w:t>
            </w:r>
            <w:r>
              <w:rPr>
                <w:rFonts w:hint="eastAsia"/>
              </w:rPr>
              <w:t xml:space="preserve">: </w:t>
            </w:r>
          </w:p>
          <w:p w:rsidR="00757E64" w:rsidRDefault="00757E64" w:rsidP="00E51A20">
            <w:pPr>
              <w:ind w:left="0"/>
            </w:pPr>
            <w:r>
              <w:rPr>
                <w:rFonts w:hint="eastAsia"/>
              </w:rPr>
              <w:t>{</w:t>
            </w:r>
          </w:p>
          <w:p w:rsidR="00757E64" w:rsidRDefault="00757E64" w:rsidP="00E51A20">
            <w:pPr>
              <w:ind w:left="0"/>
            </w:pPr>
            <w:r>
              <w:rPr>
                <w:rFonts w:hint="eastAsia"/>
              </w:rPr>
              <w:t xml:space="preserve">  property:</w:t>
            </w:r>
          </w:p>
          <w:p w:rsidR="00757E64" w:rsidRDefault="00757E64" w:rsidP="00E51A20">
            <w:pPr>
              <w:ind w:left="0"/>
            </w:pPr>
            <w:r>
              <w:rPr>
                <w:rFonts w:hint="eastAsia"/>
              </w:rPr>
              <w:t xml:space="preserve">  [</w:t>
            </w:r>
          </w:p>
          <w:p w:rsidR="004C7A43" w:rsidRDefault="00757E64">
            <w:pPr>
              <w:ind w:left="0" w:firstLine="405"/>
            </w:pPr>
            <w:r>
              <w:rPr>
                <w:rFonts w:hint="eastAsia"/>
              </w:rPr>
              <w:t>{</w:t>
            </w:r>
          </w:p>
          <w:p w:rsidR="004C7A43" w:rsidRDefault="00757E64">
            <w:pPr>
              <w:ind w:left="0" w:firstLine="405"/>
            </w:pPr>
            <w:r>
              <w:rPr>
                <w:rFonts w:hint="eastAsia"/>
              </w:rPr>
              <w:t xml:space="preserve">  Name: repliacanum</w:t>
            </w:r>
          </w:p>
          <w:p w:rsidR="004C7A43" w:rsidRDefault="00757E64">
            <w:pPr>
              <w:ind w:left="0" w:firstLine="405"/>
            </w:pPr>
            <w:r>
              <w:rPr>
                <w:rFonts w:hint="eastAsia"/>
              </w:rPr>
              <w:t xml:space="preserve">  Value: 2</w:t>
            </w:r>
          </w:p>
          <w:p w:rsidR="004C7A43" w:rsidRDefault="00757E64">
            <w:pPr>
              <w:ind w:left="0" w:firstLine="405"/>
            </w:pPr>
            <w:r>
              <w:rPr>
                <w:rFonts w:hint="eastAsia"/>
              </w:rPr>
              <w:t>}</w:t>
            </w:r>
          </w:p>
          <w:p w:rsidR="00757E64" w:rsidRDefault="00757E64" w:rsidP="00757E64">
            <w:pPr>
              <w:ind w:left="0" w:firstLine="405"/>
            </w:pPr>
            <w:r>
              <w:rPr>
                <w:rFonts w:hint="eastAsia"/>
              </w:rPr>
              <w:t>{</w:t>
            </w:r>
          </w:p>
          <w:p w:rsidR="00757E64" w:rsidRDefault="00757E64" w:rsidP="00757E64">
            <w:pPr>
              <w:ind w:left="0" w:firstLine="405"/>
            </w:pPr>
            <w:r>
              <w:rPr>
                <w:rFonts w:hint="eastAsia"/>
              </w:rPr>
              <w:t xml:space="preserve">  Name: datagroupnum</w:t>
            </w:r>
          </w:p>
          <w:p w:rsidR="00757E64" w:rsidRDefault="00757E64" w:rsidP="00757E64">
            <w:pPr>
              <w:ind w:left="0" w:firstLine="405"/>
            </w:pPr>
            <w:r>
              <w:rPr>
                <w:rFonts w:hint="eastAsia"/>
              </w:rPr>
              <w:t xml:space="preserve">  Value: 2</w:t>
            </w:r>
          </w:p>
          <w:p w:rsidR="004C7A43" w:rsidRDefault="00757E64">
            <w:pPr>
              <w:ind w:left="0" w:firstLine="405"/>
            </w:pPr>
            <w:r>
              <w:rPr>
                <w:rFonts w:hint="eastAsia"/>
              </w:rPr>
              <w:t>}</w:t>
            </w:r>
          </w:p>
          <w:p w:rsidR="00757E64" w:rsidRDefault="00757E64" w:rsidP="00E51A20">
            <w:pPr>
              <w:ind w:left="0"/>
            </w:pPr>
            <w:r>
              <w:rPr>
                <w:rFonts w:hint="eastAsia"/>
              </w:rPr>
              <w:t xml:space="preserve">  ]</w:t>
            </w:r>
          </w:p>
          <w:p w:rsidR="00CC6F17" w:rsidRDefault="00CC6F17" w:rsidP="00E51A20">
            <w:pPr>
              <w:ind w:left="0"/>
            </w:pPr>
            <w:r>
              <w:rPr>
                <w:rFonts w:hint="eastAsia"/>
              </w:rPr>
              <w:t xml:space="preserve">  HostInfo</w:t>
            </w:r>
            <w:r>
              <w:t>: (</w:t>
            </w:r>
            <w:r>
              <w:rPr>
                <w:rFonts w:hint="eastAsia"/>
              </w:rPr>
              <w:t>主机信息，可选</w:t>
            </w:r>
            <w:r>
              <w:t>)</w:t>
            </w:r>
          </w:p>
          <w:p w:rsidR="009562CF" w:rsidRDefault="009562CF" w:rsidP="00E51A20">
            <w:pPr>
              <w:ind w:left="0"/>
            </w:pPr>
            <w:r>
              <w:rPr>
                <w:rFonts w:hint="eastAsia"/>
              </w:rPr>
              <w:t xml:space="preserve">  [</w:t>
            </w:r>
          </w:p>
          <w:p w:rsidR="004C7A43" w:rsidRDefault="009562CF">
            <w:pPr>
              <w:ind w:left="0" w:firstLine="405"/>
            </w:pPr>
            <w:r>
              <w:rPr>
                <w:rFonts w:hint="eastAsia"/>
              </w:rPr>
              <w:t>{</w:t>
            </w:r>
          </w:p>
          <w:p w:rsidR="004C7A43" w:rsidRDefault="009562CF">
            <w:pPr>
              <w:ind w:left="0" w:firstLine="405"/>
            </w:pPr>
            <w:r>
              <w:rPr>
                <w:rFonts w:hint="eastAsia"/>
              </w:rPr>
              <w:t xml:space="preserve">  HostName</w:t>
            </w:r>
            <w:r w:rsidR="00FF6F41">
              <w:rPr>
                <w:rFonts w:hint="eastAsia"/>
              </w:rPr>
              <w:t xml:space="preserve">: </w:t>
            </w:r>
            <w:r w:rsidR="00FF6F41">
              <w:rPr>
                <w:rFonts w:hint="eastAsia"/>
              </w:rPr>
              <w:t>主机名</w:t>
            </w:r>
          </w:p>
          <w:p w:rsidR="004C7A43" w:rsidRDefault="009562CF">
            <w:pPr>
              <w:ind w:left="0" w:firstLine="405"/>
            </w:pPr>
            <w:r>
              <w:rPr>
                <w:rFonts w:hint="eastAsia"/>
              </w:rPr>
              <w:t>}</w:t>
            </w:r>
            <w:r w:rsidR="00B91111">
              <w:rPr>
                <w:rFonts w:hint="eastAsia"/>
              </w:rPr>
              <w:t xml:space="preserve">, </w:t>
            </w:r>
            <w:r w:rsidR="00B91111">
              <w:t>…</w:t>
            </w:r>
          </w:p>
          <w:p w:rsidR="009562CF" w:rsidRDefault="009562CF" w:rsidP="00E51A20">
            <w:pPr>
              <w:ind w:left="0"/>
            </w:pPr>
            <w:r>
              <w:rPr>
                <w:rFonts w:hint="eastAsia"/>
              </w:rPr>
              <w:t xml:space="preserve">  ]</w:t>
            </w:r>
          </w:p>
          <w:p w:rsidR="00887409" w:rsidRDefault="00B03F37" w:rsidP="00E51A20">
            <w:pPr>
              <w:ind w:left="0"/>
            </w:pPr>
            <w:r>
              <w:rPr>
                <w:rFonts w:hint="eastAsia"/>
              </w:rPr>
              <w:t xml:space="preserve">  ClusterName: </w:t>
            </w:r>
            <w:r>
              <w:rPr>
                <w:rFonts w:hint="eastAsia"/>
              </w:rPr>
              <w:t>集群名</w:t>
            </w:r>
          </w:p>
          <w:p w:rsidR="00757E64" w:rsidRDefault="00757E64" w:rsidP="00E51A20">
            <w:pPr>
              <w:ind w:left="0"/>
            </w:pPr>
            <w:r>
              <w:rPr>
                <w:rFonts w:hint="eastAsia"/>
              </w:rPr>
              <w:t>}</w:t>
            </w:r>
          </w:p>
        </w:tc>
        <w:tc>
          <w:tcPr>
            <w:tcW w:w="3544" w:type="dxa"/>
          </w:tcPr>
          <w:p w:rsidR="00FF6F41" w:rsidRDefault="00FF6F41" w:rsidP="00FF6F41">
            <w:pPr>
              <w:ind w:left="0"/>
            </w:pPr>
            <w:r>
              <w:lastRenderedPageBreak/>
              <w:t xml:space="preserve">cmd=predict </w:t>
            </w:r>
            <w:r>
              <w:lastRenderedPageBreak/>
              <w:t>capacity&amp;TemplateInfo={ClusterName:"c1", Property:[{Name:"replicanum", Value:"2"}, {Name:"datagroupnum", Value:"2"}], HostInfo:[{HostName:"rhe</w:t>
            </w:r>
          </w:p>
          <w:p w:rsidR="00E51A20" w:rsidRDefault="00FF6F41" w:rsidP="00FF6F41">
            <w:pPr>
              <w:ind w:left="0"/>
            </w:pPr>
            <w:r>
              <w:t>lt10"}]}'</w:t>
            </w:r>
          </w:p>
        </w:tc>
      </w:tr>
      <w:tr w:rsidR="00E51A20" w:rsidTr="00845D4E">
        <w:tc>
          <w:tcPr>
            <w:tcW w:w="1418" w:type="dxa"/>
          </w:tcPr>
          <w:p w:rsidR="00E51A20" w:rsidRDefault="00E51A20" w:rsidP="00845D4E">
            <w:pPr>
              <w:ind w:left="0"/>
            </w:pPr>
            <w:r>
              <w:rPr>
                <w:rFonts w:hint="eastAsia"/>
              </w:rPr>
              <w:lastRenderedPageBreak/>
              <w:t>说明</w:t>
            </w:r>
          </w:p>
        </w:tc>
        <w:tc>
          <w:tcPr>
            <w:tcW w:w="3827" w:type="dxa"/>
          </w:tcPr>
          <w:p w:rsidR="00E51A20" w:rsidRDefault="00E51A20" w:rsidP="00845D4E">
            <w:pPr>
              <w:ind w:left="0"/>
            </w:pPr>
          </w:p>
        </w:tc>
        <w:tc>
          <w:tcPr>
            <w:tcW w:w="3544" w:type="dxa"/>
          </w:tcPr>
          <w:p w:rsidR="00E51A20" w:rsidRDefault="00E51A20" w:rsidP="00845D4E">
            <w:pPr>
              <w:ind w:left="0"/>
            </w:pPr>
          </w:p>
        </w:tc>
      </w:tr>
      <w:tr w:rsidR="00E51A20" w:rsidTr="00845D4E">
        <w:tc>
          <w:tcPr>
            <w:tcW w:w="1418" w:type="dxa"/>
          </w:tcPr>
          <w:p w:rsidR="00E51A20" w:rsidRDefault="00E51A20" w:rsidP="00845D4E">
            <w:pPr>
              <w:ind w:left="0"/>
            </w:pPr>
            <w:r>
              <w:rPr>
                <w:rFonts w:hint="eastAsia"/>
              </w:rPr>
              <w:t>响应头</w:t>
            </w:r>
          </w:p>
        </w:tc>
        <w:tc>
          <w:tcPr>
            <w:tcW w:w="3827" w:type="dxa"/>
          </w:tcPr>
          <w:p w:rsidR="00E51A20" w:rsidRDefault="00E51A20" w:rsidP="00845D4E">
            <w:pPr>
              <w:ind w:left="0"/>
            </w:pPr>
            <w:r>
              <w:rPr>
                <w:rFonts w:hint="eastAsia"/>
              </w:rPr>
              <w:t>同通用响应头，带</w:t>
            </w:r>
            <w:r>
              <w:rPr>
                <w:rFonts w:hint="eastAsia"/>
              </w:rPr>
              <w:t>SessionID</w:t>
            </w:r>
          </w:p>
        </w:tc>
        <w:tc>
          <w:tcPr>
            <w:tcW w:w="3544" w:type="dxa"/>
          </w:tcPr>
          <w:p w:rsidR="00E51A20" w:rsidRDefault="00E51A20" w:rsidP="00845D4E">
            <w:pPr>
              <w:ind w:left="0"/>
            </w:pPr>
          </w:p>
        </w:tc>
      </w:tr>
      <w:tr w:rsidR="00E51A20" w:rsidTr="00845D4E">
        <w:tc>
          <w:tcPr>
            <w:tcW w:w="1418" w:type="dxa"/>
          </w:tcPr>
          <w:p w:rsidR="00E51A20" w:rsidRDefault="00E51A20" w:rsidP="00845D4E">
            <w:pPr>
              <w:ind w:left="0"/>
            </w:pPr>
            <w:r>
              <w:rPr>
                <w:rFonts w:hint="eastAsia"/>
              </w:rPr>
              <w:t>响应内容</w:t>
            </w:r>
          </w:p>
        </w:tc>
        <w:tc>
          <w:tcPr>
            <w:tcW w:w="3827" w:type="dxa"/>
          </w:tcPr>
          <w:p w:rsidR="00E51A20" w:rsidRDefault="00E756AA" w:rsidP="00845D4E">
            <w:pPr>
              <w:ind w:left="0"/>
            </w:pPr>
            <w:hyperlink w:anchor="_通用响应体" w:history="1">
              <w:r w:rsidR="00E51A20" w:rsidRPr="00515412">
                <w:rPr>
                  <w:rStyle w:val="Hyperlink"/>
                  <w:rFonts w:hint="eastAsia"/>
                </w:rPr>
                <w:t>通用响应体</w:t>
              </w:r>
            </w:hyperlink>
          </w:p>
          <w:p w:rsidR="006C5996" w:rsidRDefault="006C5996" w:rsidP="00845D4E">
            <w:pPr>
              <w:ind w:left="0"/>
            </w:pPr>
            <w:r>
              <w:rPr>
                <w:rFonts w:hint="eastAsia"/>
              </w:rPr>
              <w:t>{</w:t>
            </w:r>
          </w:p>
          <w:p w:rsidR="006C5996" w:rsidRDefault="006C5996" w:rsidP="00845D4E">
            <w:pPr>
              <w:ind w:left="0"/>
            </w:pPr>
            <w:r>
              <w:rPr>
                <w:rFonts w:hint="eastAsia"/>
              </w:rPr>
              <w:t xml:space="preserve">  </w:t>
            </w:r>
            <w:r w:rsidRPr="006C5996">
              <w:t>ValidSize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可用容量</w:t>
            </w:r>
          </w:p>
          <w:p w:rsidR="006C5996" w:rsidRDefault="006C5996" w:rsidP="00845D4E">
            <w:pPr>
              <w:ind w:left="0"/>
            </w:pPr>
            <w:r>
              <w:rPr>
                <w:rFonts w:hint="eastAsia"/>
              </w:rPr>
              <w:t xml:space="preserve">  </w:t>
            </w:r>
            <w:r w:rsidRPr="006C5996">
              <w:t>TotalSize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总容量</w:t>
            </w:r>
          </w:p>
          <w:p w:rsidR="006C5996" w:rsidRDefault="006C5996" w:rsidP="00845D4E">
            <w:pPr>
              <w:ind w:left="0"/>
            </w:pPr>
            <w:r>
              <w:rPr>
                <w:rFonts w:hint="eastAsia"/>
              </w:rPr>
              <w:t xml:space="preserve">  </w:t>
            </w:r>
            <w:r w:rsidRPr="006C5996">
              <w:t>RedundancyRate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冗余度</w:t>
            </w:r>
          </w:p>
          <w:p w:rsidR="006C5996" w:rsidRDefault="006C5996" w:rsidP="00845D4E">
            <w:pPr>
              <w:ind w:left="0"/>
            </w:pPr>
            <w:r>
              <w:rPr>
                <w:rFonts w:hint="eastAsia"/>
              </w:rPr>
              <w:t>}</w:t>
            </w:r>
          </w:p>
        </w:tc>
        <w:tc>
          <w:tcPr>
            <w:tcW w:w="3544" w:type="dxa"/>
          </w:tcPr>
          <w:p w:rsidR="002E269F" w:rsidRDefault="002E269F" w:rsidP="002E269F">
            <w:pPr>
              <w:ind w:left="0"/>
            </w:pPr>
            <w:r>
              <w:t>{</w:t>
            </w:r>
          </w:p>
          <w:p w:rsidR="002E269F" w:rsidRDefault="002E269F" w:rsidP="002E269F">
            <w:pPr>
              <w:ind w:left="0"/>
            </w:pPr>
            <w:r>
              <w:t>"errno": 0</w:t>
            </w:r>
          </w:p>
          <w:p w:rsidR="002E269F" w:rsidRDefault="002E269F" w:rsidP="002E269F">
            <w:pPr>
              <w:ind w:left="0"/>
            </w:pPr>
            <w:r>
              <w:t>}</w:t>
            </w:r>
          </w:p>
          <w:p w:rsidR="002E269F" w:rsidRDefault="002E269F" w:rsidP="002E269F">
            <w:pPr>
              <w:ind w:left="0"/>
            </w:pPr>
            <w:r>
              <w:rPr>
                <w:rFonts w:hint="eastAsia"/>
              </w:rPr>
              <w:t>{</w:t>
            </w:r>
          </w:p>
          <w:p w:rsidR="002E269F" w:rsidRDefault="002E269F" w:rsidP="002E269F">
            <w:pPr>
              <w:ind w:left="0"/>
            </w:pPr>
            <w:r>
              <w:rPr>
                <w:rFonts w:hint="eastAsia"/>
              </w:rPr>
              <w:t xml:space="preserve">  </w:t>
            </w:r>
            <w:r w:rsidRPr="006C5996">
              <w:t>ValidSize</w:t>
            </w:r>
            <w:r>
              <w:rPr>
                <w:rFonts w:hint="eastAsia"/>
              </w:rPr>
              <w:t>: 500</w:t>
            </w:r>
          </w:p>
          <w:p w:rsidR="002E269F" w:rsidRDefault="002E269F" w:rsidP="002E269F">
            <w:pPr>
              <w:ind w:left="0"/>
            </w:pPr>
            <w:r>
              <w:rPr>
                <w:rFonts w:hint="eastAsia"/>
              </w:rPr>
              <w:t xml:space="preserve">  </w:t>
            </w:r>
            <w:r w:rsidRPr="006C5996">
              <w:t>TotalSize</w:t>
            </w:r>
            <w:r>
              <w:rPr>
                <w:rFonts w:hint="eastAsia"/>
              </w:rPr>
              <w:t>: 1000</w:t>
            </w:r>
          </w:p>
          <w:p w:rsidR="002E269F" w:rsidRDefault="002E269F" w:rsidP="002E269F">
            <w:pPr>
              <w:ind w:left="0"/>
            </w:pPr>
            <w:r>
              <w:rPr>
                <w:rFonts w:hint="eastAsia"/>
              </w:rPr>
              <w:t xml:space="preserve">  </w:t>
            </w:r>
            <w:r w:rsidRPr="006C5996">
              <w:t>RedundancyRate</w:t>
            </w:r>
            <w:r>
              <w:rPr>
                <w:rFonts w:hint="eastAsia"/>
              </w:rPr>
              <w:t xml:space="preserve">: </w:t>
            </w:r>
            <w:r w:rsidR="00CE3B40">
              <w:rPr>
                <w:rFonts w:hint="eastAsia"/>
              </w:rPr>
              <w:t>1</w:t>
            </w:r>
          </w:p>
          <w:p w:rsidR="002E269F" w:rsidRDefault="002E269F" w:rsidP="002E269F">
            <w:pPr>
              <w:ind w:left="0"/>
            </w:pPr>
            <w:r>
              <w:rPr>
                <w:rFonts w:hint="eastAsia"/>
              </w:rPr>
              <w:t>}</w:t>
            </w:r>
          </w:p>
          <w:p w:rsidR="00E51A20" w:rsidRPr="005964D4" w:rsidRDefault="00E51A20" w:rsidP="00845D4E">
            <w:pPr>
              <w:ind w:left="0"/>
            </w:pPr>
          </w:p>
        </w:tc>
      </w:tr>
      <w:tr w:rsidR="00E51A20" w:rsidTr="00845D4E">
        <w:tc>
          <w:tcPr>
            <w:tcW w:w="1418" w:type="dxa"/>
          </w:tcPr>
          <w:p w:rsidR="00E51A20" w:rsidRDefault="00E51A20" w:rsidP="00845D4E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E51A20" w:rsidRDefault="00E51A20" w:rsidP="00845D4E">
            <w:pPr>
              <w:ind w:left="0"/>
            </w:pPr>
          </w:p>
        </w:tc>
        <w:tc>
          <w:tcPr>
            <w:tcW w:w="3544" w:type="dxa"/>
          </w:tcPr>
          <w:p w:rsidR="00E51A20" w:rsidRPr="003A5AFF" w:rsidRDefault="00E51A20" w:rsidP="00845D4E">
            <w:pPr>
              <w:ind w:left="0"/>
            </w:pPr>
          </w:p>
        </w:tc>
      </w:tr>
    </w:tbl>
    <w:p w:rsidR="004C7A43" w:rsidRDefault="004C7A43"/>
    <w:p w:rsidR="00570853" w:rsidRDefault="00570853" w:rsidP="00E47916">
      <w:pPr>
        <w:pStyle w:val="Heading4"/>
      </w:pPr>
      <w:r>
        <w:rPr>
          <w:rFonts w:hint="eastAsia"/>
        </w:rPr>
        <w:t>获取业务配置模板</w:t>
      </w:r>
      <w:r w:rsidR="00704D08">
        <w:rPr>
          <w:rFonts w:hint="eastAsia"/>
        </w:rPr>
        <w:t>命令</w:t>
      </w:r>
    </w:p>
    <w:tbl>
      <w:tblPr>
        <w:tblStyle w:val="TableGrid"/>
        <w:tblW w:w="8789" w:type="dxa"/>
        <w:tblInd w:w="-34" w:type="dxa"/>
        <w:tblLayout w:type="fixed"/>
        <w:tblLook w:val="04A0"/>
      </w:tblPr>
      <w:tblGrid>
        <w:gridCol w:w="1418"/>
        <w:gridCol w:w="3827"/>
        <w:gridCol w:w="3544"/>
      </w:tblGrid>
      <w:tr w:rsidR="00D2640F" w:rsidTr="00560FDD">
        <w:tc>
          <w:tcPr>
            <w:tcW w:w="1418" w:type="dxa"/>
            <w:shd w:val="clear" w:color="auto" w:fill="DDD9C3" w:themeFill="background2" w:themeFillShade="E6"/>
          </w:tcPr>
          <w:p w:rsidR="00D2640F" w:rsidRDefault="00D2640F" w:rsidP="00560FDD">
            <w:pPr>
              <w:ind w:left="0"/>
            </w:pPr>
          </w:p>
        </w:tc>
        <w:tc>
          <w:tcPr>
            <w:tcW w:w="3827" w:type="dxa"/>
            <w:shd w:val="clear" w:color="auto" w:fill="DDD9C3" w:themeFill="background2" w:themeFillShade="E6"/>
          </w:tcPr>
          <w:p w:rsidR="00D2640F" w:rsidRDefault="00D2640F" w:rsidP="00560FDD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544" w:type="dxa"/>
            <w:shd w:val="clear" w:color="auto" w:fill="DDD9C3" w:themeFill="background2" w:themeFillShade="E6"/>
          </w:tcPr>
          <w:p w:rsidR="00D2640F" w:rsidRDefault="00D2640F" w:rsidP="00560FDD">
            <w:pPr>
              <w:ind w:left="0"/>
            </w:pPr>
            <w:r>
              <w:rPr>
                <w:rFonts w:hint="eastAsia"/>
              </w:rPr>
              <w:t>举例</w:t>
            </w:r>
          </w:p>
        </w:tc>
      </w:tr>
      <w:tr w:rsidR="00D2640F" w:rsidTr="00560FDD">
        <w:tc>
          <w:tcPr>
            <w:tcW w:w="1418" w:type="dxa"/>
          </w:tcPr>
          <w:p w:rsidR="00D2640F" w:rsidRDefault="00D2640F" w:rsidP="00560FDD">
            <w:pPr>
              <w:ind w:left="0"/>
            </w:pPr>
            <w:r>
              <w:rPr>
                <w:rFonts w:hint="eastAsia"/>
              </w:rPr>
              <w:t>请求头</w:t>
            </w:r>
          </w:p>
        </w:tc>
        <w:tc>
          <w:tcPr>
            <w:tcW w:w="3827" w:type="dxa"/>
          </w:tcPr>
          <w:p w:rsidR="00D2640F" w:rsidRDefault="00D2640F" w:rsidP="00560FDD">
            <w:pPr>
              <w:ind w:left="0"/>
            </w:pPr>
            <w:r>
              <w:rPr>
                <w:rFonts w:hint="eastAsia"/>
              </w:rPr>
              <w:t>同通用请求头</w:t>
            </w:r>
          </w:p>
        </w:tc>
        <w:tc>
          <w:tcPr>
            <w:tcW w:w="3544" w:type="dxa"/>
          </w:tcPr>
          <w:p w:rsidR="00D2640F" w:rsidRDefault="00D2640F" w:rsidP="00560FDD">
            <w:pPr>
              <w:ind w:left="0"/>
            </w:pPr>
          </w:p>
        </w:tc>
      </w:tr>
      <w:tr w:rsidR="00D2640F" w:rsidTr="00560FDD">
        <w:tc>
          <w:tcPr>
            <w:tcW w:w="1418" w:type="dxa"/>
          </w:tcPr>
          <w:p w:rsidR="00D2640F" w:rsidRDefault="00D2640F" w:rsidP="00560FDD">
            <w:pPr>
              <w:ind w:left="0"/>
            </w:pPr>
            <w:r>
              <w:rPr>
                <w:rFonts w:hint="eastAsia"/>
              </w:rPr>
              <w:t>请求内容</w:t>
            </w:r>
          </w:p>
        </w:tc>
        <w:tc>
          <w:tcPr>
            <w:tcW w:w="3827" w:type="dxa"/>
          </w:tcPr>
          <w:p w:rsidR="00D2640F" w:rsidRDefault="00D2640F" w:rsidP="00560FDD">
            <w:pPr>
              <w:ind w:left="0"/>
            </w:pPr>
            <w:r>
              <w:t>cmd</w:t>
            </w:r>
            <w:r w:rsidR="007E0B7E">
              <w:rPr>
                <w:rFonts w:hint="eastAsia"/>
              </w:rPr>
              <w:t xml:space="preserve">: </w:t>
            </w:r>
            <w:r w:rsidR="00A5740C">
              <w:rPr>
                <w:rFonts w:hint="eastAsia"/>
              </w:rPr>
              <w:t>get</w:t>
            </w:r>
            <w:r w:rsidR="0002359A" w:rsidRPr="0002359A">
              <w:t xml:space="preserve"> business template</w:t>
            </w:r>
          </w:p>
          <w:p w:rsidR="008E0426" w:rsidRDefault="008E0426" w:rsidP="003123E6">
            <w:pPr>
              <w:ind w:left="0"/>
            </w:pPr>
            <w:r w:rsidRPr="008E0426">
              <w:t>BusinessType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业务类型</w:t>
            </w:r>
            <w:r w:rsidR="00FB54E6">
              <w:rPr>
                <w:rFonts w:hint="eastAsia"/>
              </w:rPr>
              <w:t>（</w:t>
            </w:r>
            <w:hyperlink w:anchor="_获取业务类型列表命令" w:history="1">
              <w:r w:rsidR="003123E6" w:rsidRPr="00847624">
                <w:rPr>
                  <w:rStyle w:val="Hyperlink"/>
                  <w:rFonts w:hint="eastAsia"/>
                </w:rPr>
                <w:t>从获取业务类型列表命令中获取</w:t>
              </w:r>
            </w:hyperlink>
            <w:r w:rsidR="00FB54E6">
              <w:rPr>
                <w:rFonts w:hint="eastAsia"/>
              </w:rPr>
              <w:t>）</w:t>
            </w:r>
          </w:p>
        </w:tc>
        <w:tc>
          <w:tcPr>
            <w:tcW w:w="3544" w:type="dxa"/>
          </w:tcPr>
          <w:p w:rsidR="00D2640F" w:rsidRDefault="00D2640F" w:rsidP="00560FDD">
            <w:pPr>
              <w:ind w:left="0"/>
            </w:pPr>
            <w:r w:rsidRPr="00122E8A">
              <w:t>cmd</w:t>
            </w:r>
            <w:r w:rsidR="006B4AA4">
              <w:t>=</w:t>
            </w:r>
            <w:r w:rsidR="00A5740C">
              <w:rPr>
                <w:rFonts w:hint="eastAsia"/>
              </w:rPr>
              <w:t>get</w:t>
            </w:r>
            <w:r w:rsidR="00174650" w:rsidRPr="0002359A">
              <w:t xml:space="preserve"> business template</w:t>
            </w:r>
            <w:r w:rsidR="006F2712">
              <w:rPr>
                <w:rFonts w:hint="eastAsia"/>
              </w:rPr>
              <w:t>&amp;</w:t>
            </w:r>
            <w:r w:rsidR="00A00EC0" w:rsidRPr="00A00EC0">
              <w:t>BusinessType=sequoiadb</w:t>
            </w:r>
          </w:p>
        </w:tc>
      </w:tr>
      <w:tr w:rsidR="00402C80" w:rsidTr="00560FDD">
        <w:tc>
          <w:tcPr>
            <w:tcW w:w="1418" w:type="dxa"/>
          </w:tcPr>
          <w:p w:rsidR="00402C80" w:rsidRDefault="00402C80" w:rsidP="00560FDD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402C80" w:rsidRDefault="00402C80" w:rsidP="00560FDD">
            <w:pPr>
              <w:ind w:left="0"/>
            </w:pPr>
          </w:p>
        </w:tc>
        <w:tc>
          <w:tcPr>
            <w:tcW w:w="3544" w:type="dxa"/>
          </w:tcPr>
          <w:p w:rsidR="00402C80" w:rsidRPr="00122E8A" w:rsidRDefault="00402C80" w:rsidP="00560FDD">
            <w:pPr>
              <w:ind w:left="0"/>
            </w:pPr>
          </w:p>
        </w:tc>
      </w:tr>
      <w:tr w:rsidR="00D2640F" w:rsidTr="00560FDD">
        <w:tc>
          <w:tcPr>
            <w:tcW w:w="1418" w:type="dxa"/>
          </w:tcPr>
          <w:p w:rsidR="00D2640F" w:rsidRDefault="00D2640F" w:rsidP="00560FDD">
            <w:pPr>
              <w:ind w:left="0"/>
            </w:pPr>
            <w:r>
              <w:rPr>
                <w:rFonts w:hint="eastAsia"/>
              </w:rPr>
              <w:lastRenderedPageBreak/>
              <w:t>响应头</w:t>
            </w:r>
          </w:p>
        </w:tc>
        <w:tc>
          <w:tcPr>
            <w:tcW w:w="3827" w:type="dxa"/>
          </w:tcPr>
          <w:p w:rsidR="00D2640F" w:rsidRDefault="00D2640F" w:rsidP="00560FDD">
            <w:pPr>
              <w:ind w:left="0"/>
            </w:pPr>
            <w:r>
              <w:rPr>
                <w:rFonts w:hint="eastAsia"/>
              </w:rPr>
              <w:t>同通用响应头</w:t>
            </w:r>
          </w:p>
        </w:tc>
        <w:tc>
          <w:tcPr>
            <w:tcW w:w="3544" w:type="dxa"/>
          </w:tcPr>
          <w:p w:rsidR="00D2640F" w:rsidRDefault="00D2640F" w:rsidP="00560FDD">
            <w:pPr>
              <w:ind w:left="0"/>
            </w:pPr>
          </w:p>
        </w:tc>
      </w:tr>
      <w:tr w:rsidR="00D2640F" w:rsidTr="00DD323C">
        <w:trPr>
          <w:trHeight w:val="2897"/>
        </w:trPr>
        <w:tc>
          <w:tcPr>
            <w:tcW w:w="1418" w:type="dxa"/>
          </w:tcPr>
          <w:p w:rsidR="00D2640F" w:rsidRDefault="00D2640F" w:rsidP="00560FDD">
            <w:pPr>
              <w:ind w:left="0"/>
            </w:pPr>
            <w:r>
              <w:rPr>
                <w:rFonts w:hint="eastAsia"/>
              </w:rPr>
              <w:t>响应内容</w:t>
            </w:r>
          </w:p>
        </w:tc>
        <w:tc>
          <w:tcPr>
            <w:tcW w:w="3827" w:type="dxa"/>
          </w:tcPr>
          <w:p w:rsidR="00D2640F" w:rsidRDefault="0081584B" w:rsidP="0081584B">
            <w:pPr>
              <w:ind w:left="0"/>
            </w:pPr>
            <w:r>
              <w:rPr>
                <w:rFonts w:hint="eastAsia"/>
              </w:rPr>
              <w:t>通用响应体</w:t>
            </w:r>
          </w:p>
          <w:p w:rsidR="0081584B" w:rsidRDefault="0081584B" w:rsidP="0081584B">
            <w:pPr>
              <w:ind w:left="0"/>
            </w:pPr>
            <w:r>
              <w:rPr>
                <w:rFonts w:hint="eastAsia"/>
              </w:rPr>
              <w:t>成功后续跟</w:t>
            </w:r>
            <w:r>
              <w:rPr>
                <w:rFonts w:hint="eastAsia"/>
              </w:rPr>
              <w:t>bson</w:t>
            </w:r>
          </w:p>
          <w:p w:rsidR="00F004FE" w:rsidRDefault="00F004FE" w:rsidP="00560FDD">
            <w:pPr>
              <w:ind w:left="0"/>
            </w:pPr>
            <w:r>
              <w:rPr>
                <w:rFonts w:hint="eastAsia"/>
              </w:rPr>
              <w:t>{</w:t>
            </w:r>
          </w:p>
          <w:p w:rsidR="00F004FE" w:rsidRDefault="008809DD" w:rsidP="00560FDD">
            <w:pPr>
              <w:ind w:left="0"/>
            </w:pPr>
            <w:r w:rsidRPr="008809DD">
              <w:t>DeployMod</w:t>
            </w:r>
            <w:r w:rsidR="007E0B7E">
              <w:rPr>
                <w:rFonts w:hint="eastAsia"/>
              </w:rPr>
              <w:t xml:space="preserve">: </w:t>
            </w:r>
            <w:r w:rsidR="00EE3528">
              <w:rPr>
                <w:rFonts w:hint="eastAsia"/>
              </w:rPr>
              <w:t>业务部署模式</w:t>
            </w:r>
            <w:r w:rsidR="00EE3528">
              <w:rPr>
                <w:rFonts w:hint="eastAsia"/>
              </w:rPr>
              <w:t>(</w:t>
            </w:r>
            <w:r w:rsidR="00EE3528">
              <w:rPr>
                <w:rFonts w:hint="eastAsia"/>
              </w:rPr>
              <w:t>单机</w:t>
            </w:r>
            <w:r w:rsidR="00EE3528">
              <w:rPr>
                <w:rFonts w:hint="eastAsia"/>
              </w:rPr>
              <w:t>/</w:t>
            </w:r>
            <w:r w:rsidR="002858C7">
              <w:rPr>
                <w:rFonts w:hint="eastAsia"/>
              </w:rPr>
              <w:t>分布</w:t>
            </w:r>
            <w:r w:rsidR="00EE3528">
              <w:rPr>
                <w:rFonts w:hint="eastAsia"/>
              </w:rPr>
              <w:t>)</w:t>
            </w:r>
          </w:p>
          <w:p w:rsidR="00F004FE" w:rsidRDefault="00F004FE" w:rsidP="00560FDD">
            <w:pPr>
              <w:ind w:left="0"/>
            </w:pPr>
            <w:r w:rsidRPr="00B51614">
              <w:t>WebName</w:t>
            </w:r>
            <w:r w:rsidR="007E0B7E">
              <w:rPr>
                <w:rFonts w:hint="eastAsia"/>
              </w:rPr>
              <w:t xml:space="preserve">: </w:t>
            </w:r>
            <w:r w:rsidR="004B492C">
              <w:rPr>
                <w:rFonts w:hint="eastAsia"/>
              </w:rPr>
              <w:t>页面名字（网页显示使用）</w:t>
            </w:r>
          </w:p>
          <w:p w:rsidR="00F004FE" w:rsidRDefault="00F004FE" w:rsidP="00560FDD">
            <w:pPr>
              <w:ind w:left="0"/>
            </w:pPr>
            <w:r w:rsidRPr="00B51614">
              <w:t>BusinessType</w:t>
            </w:r>
            <w:r w:rsidR="007E0B7E">
              <w:rPr>
                <w:rFonts w:hint="eastAsia"/>
              </w:rPr>
              <w:t xml:space="preserve">: </w:t>
            </w:r>
            <w:r w:rsidR="0072302B">
              <w:rPr>
                <w:rFonts w:hint="eastAsia"/>
              </w:rPr>
              <w:t>业务类型</w:t>
            </w:r>
          </w:p>
          <w:p w:rsidR="00F004FE" w:rsidRDefault="00F004FE" w:rsidP="00560FDD">
            <w:pPr>
              <w:ind w:left="0"/>
            </w:pPr>
            <w:r w:rsidRPr="00B51614">
              <w:t>Property</w:t>
            </w:r>
            <w:r w:rsidR="007E0B7E">
              <w:rPr>
                <w:rFonts w:hint="eastAsia"/>
              </w:rPr>
              <w:t xml:space="preserve">: </w:t>
            </w:r>
            <w:r w:rsidR="0072302B">
              <w:rPr>
                <w:rFonts w:hint="eastAsia"/>
              </w:rPr>
              <w:t>配置项</w:t>
            </w:r>
          </w:p>
          <w:p w:rsidR="00F004FE" w:rsidRDefault="00F004FE" w:rsidP="00560FDD">
            <w:pPr>
              <w:ind w:left="0"/>
            </w:pPr>
            <w:r>
              <w:rPr>
                <w:rFonts w:hint="eastAsia"/>
              </w:rPr>
              <w:t xml:space="preserve">  [</w:t>
            </w:r>
          </w:p>
          <w:p w:rsidR="00F004FE" w:rsidRDefault="00F004FE" w:rsidP="00F004FE">
            <w:pPr>
              <w:ind w:left="0" w:firstLine="405"/>
            </w:pPr>
            <w:r>
              <w:rPr>
                <w:rFonts w:hint="eastAsia"/>
              </w:rPr>
              <w:t>{</w:t>
            </w:r>
          </w:p>
          <w:p w:rsidR="00F004FE" w:rsidRDefault="00F004FE" w:rsidP="00F004FE">
            <w:pPr>
              <w:ind w:left="0" w:firstLine="405"/>
            </w:pPr>
            <w:r>
              <w:rPr>
                <w:rFonts w:hint="eastAsia"/>
              </w:rPr>
              <w:t xml:space="preserve">  </w:t>
            </w:r>
            <w:r w:rsidRPr="00B51614">
              <w:t>Name</w:t>
            </w:r>
            <w:r w:rsidR="007E0B7E">
              <w:rPr>
                <w:rFonts w:hint="eastAsia"/>
              </w:rPr>
              <w:t xml:space="preserve">: </w:t>
            </w:r>
            <w:r w:rsidR="003B2173">
              <w:rPr>
                <w:rFonts w:hint="eastAsia"/>
              </w:rPr>
              <w:t>配置项的名字</w:t>
            </w:r>
          </w:p>
          <w:p w:rsidR="00F004FE" w:rsidRDefault="00F004FE" w:rsidP="00F004FE">
            <w:pPr>
              <w:ind w:left="0" w:firstLine="405"/>
            </w:pPr>
            <w:r>
              <w:rPr>
                <w:rFonts w:hint="eastAsia"/>
              </w:rPr>
              <w:t xml:space="preserve">  </w:t>
            </w:r>
            <w:r w:rsidRPr="00B51614">
              <w:t>Type</w:t>
            </w:r>
            <w:r w:rsidR="007E0B7E">
              <w:rPr>
                <w:rFonts w:hint="eastAsia"/>
              </w:rPr>
              <w:t xml:space="preserve">: </w:t>
            </w:r>
            <w:r w:rsidR="006266CF">
              <w:rPr>
                <w:rFonts w:hint="eastAsia"/>
              </w:rPr>
              <w:t>配置项</w:t>
            </w:r>
            <w:r w:rsidR="0033254D">
              <w:rPr>
                <w:rFonts w:hint="eastAsia"/>
              </w:rPr>
              <w:t>值</w:t>
            </w:r>
            <w:r w:rsidR="00007F21">
              <w:rPr>
                <w:rFonts w:hint="eastAsia"/>
              </w:rPr>
              <w:t>的</w:t>
            </w:r>
            <w:r w:rsidR="003B2173">
              <w:rPr>
                <w:rFonts w:hint="eastAsia"/>
              </w:rPr>
              <w:t>类型</w:t>
            </w:r>
          </w:p>
          <w:p w:rsidR="00F004FE" w:rsidRDefault="00F004FE" w:rsidP="00F004FE">
            <w:pPr>
              <w:ind w:left="0" w:firstLine="405"/>
            </w:pPr>
            <w:r>
              <w:rPr>
                <w:rFonts w:hint="eastAsia"/>
              </w:rPr>
              <w:t xml:space="preserve">  </w:t>
            </w:r>
            <w:r w:rsidRPr="00B51614">
              <w:t>Default</w:t>
            </w:r>
            <w:r w:rsidR="007E0B7E">
              <w:rPr>
                <w:rFonts w:hint="eastAsia"/>
              </w:rPr>
              <w:t xml:space="preserve">: </w:t>
            </w:r>
            <w:r w:rsidR="00E810AC">
              <w:rPr>
                <w:rFonts w:hint="eastAsia"/>
              </w:rPr>
              <w:t>配置项的默认值</w:t>
            </w:r>
          </w:p>
          <w:p w:rsidR="00F004FE" w:rsidRDefault="00F004FE" w:rsidP="00F004FE">
            <w:pPr>
              <w:ind w:left="0" w:firstLine="405"/>
            </w:pPr>
            <w:r>
              <w:rPr>
                <w:rFonts w:hint="eastAsia"/>
              </w:rPr>
              <w:t xml:space="preserve">  </w:t>
            </w:r>
            <w:r w:rsidRPr="00B51614">
              <w:t>Valid</w:t>
            </w:r>
            <w:r w:rsidR="007E0B7E">
              <w:rPr>
                <w:rFonts w:hint="eastAsia"/>
              </w:rPr>
              <w:t xml:space="preserve">: </w:t>
            </w:r>
            <w:r w:rsidR="00E810AC">
              <w:rPr>
                <w:rFonts w:hint="eastAsia"/>
              </w:rPr>
              <w:t>配置项的合法范围</w:t>
            </w:r>
            <w:r w:rsidR="00B01167">
              <w:rPr>
                <w:rFonts w:hint="eastAsia"/>
              </w:rPr>
              <w:t>(</w:t>
            </w:r>
            <w:r w:rsidR="00B01167">
              <w:rPr>
                <w:rFonts w:hint="eastAsia"/>
              </w:rPr>
              <w:t>例</w:t>
            </w:r>
            <w:r w:rsidR="007E0B7E">
              <w:rPr>
                <w:rFonts w:hint="eastAsia"/>
              </w:rPr>
              <w:t xml:space="preserve">: </w:t>
            </w:r>
            <w:r w:rsidR="00B01167">
              <w:rPr>
                <w:rFonts w:hint="eastAsia"/>
              </w:rPr>
              <w:t>0-7)</w:t>
            </w:r>
          </w:p>
          <w:p w:rsidR="00F004FE" w:rsidRDefault="00F004FE" w:rsidP="00F004FE">
            <w:pPr>
              <w:ind w:left="0" w:firstLineChars="291" w:firstLine="611"/>
            </w:pPr>
            <w:r w:rsidRPr="00B51614">
              <w:t>Display</w:t>
            </w:r>
            <w:r w:rsidR="007E0B7E">
              <w:rPr>
                <w:rFonts w:hint="eastAsia"/>
              </w:rPr>
              <w:t xml:space="preserve">: </w:t>
            </w:r>
            <w:r w:rsidR="00663AEC">
              <w:rPr>
                <w:rFonts w:hint="eastAsia"/>
              </w:rPr>
              <w:t>配置项的页面显示样式</w:t>
            </w:r>
          </w:p>
          <w:p w:rsidR="00F004FE" w:rsidRDefault="00F004FE" w:rsidP="00F004FE">
            <w:pPr>
              <w:ind w:left="0" w:firstLineChars="291" w:firstLine="611"/>
            </w:pPr>
            <w:r w:rsidRPr="00B51614">
              <w:t>Edit</w:t>
            </w:r>
            <w:r w:rsidR="007E0B7E">
              <w:rPr>
                <w:rFonts w:hint="eastAsia"/>
              </w:rPr>
              <w:t xml:space="preserve">: </w:t>
            </w:r>
            <w:r w:rsidR="00D31EDC">
              <w:rPr>
                <w:rFonts w:hint="eastAsia"/>
              </w:rPr>
              <w:t>配置项</w:t>
            </w:r>
            <w:r w:rsidR="00663AEC">
              <w:rPr>
                <w:rFonts w:hint="eastAsia"/>
              </w:rPr>
              <w:t>是否可修改</w:t>
            </w:r>
          </w:p>
          <w:p w:rsidR="00F004FE" w:rsidRDefault="00F004FE" w:rsidP="00F004FE">
            <w:pPr>
              <w:ind w:left="0" w:firstLineChars="291" w:firstLine="611"/>
            </w:pPr>
            <w:r w:rsidRPr="00B51614">
              <w:t>Desc</w:t>
            </w:r>
            <w:r w:rsidR="007E0B7E">
              <w:rPr>
                <w:rFonts w:hint="eastAsia"/>
              </w:rPr>
              <w:t xml:space="preserve">: </w:t>
            </w:r>
            <w:r w:rsidR="00D31EDC">
              <w:rPr>
                <w:rFonts w:hint="eastAsia"/>
              </w:rPr>
              <w:t>配置项的</w:t>
            </w:r>
            <w:r w:rsidR="00663AEC">
              <w:rPr>
                <w:rFonts w:hint="eastAsia"/>
              </w:rPr>
              <w:t>描述</w:t>
            </w:r>
          </w:p>
          <w:p w:rsidR="00F004FE" w:rsidRDefault="00F004FE" w:rsidP="00F004FE">
            <w:pPr>
              <w:ind w:left="0" w:firstLineChars="291" w:firstLine="611"/>
            </w:pPr>
            <w:r w:rsidRPr="00B51614">
              <w:t>Level</w:t>
            </w:r>
            <w:r w:rsidR="007E0B7E">
              <w:rPr>
                <w:rFonts w:hint="eastAsia"/>
              </w:rPr>
              <w:t xml:space="preserve">: </w:t>
            </w:r>
            <w:r w:rsidR="00D31EDC">
              <w:rPr>
                <w:rFonts w:hint="eastAsia"/>
              </w:rPr>
              <w:t>配置项的</w:t>
            </w:r>
            <w:r w:rsidR="00663AEC">
              <w:rPr>
                <w:rFonts w:hint="eastAsia"/>
              </w:rPr>
              <w:t>显示等级</w:t>
            </w:r>
          </w:p>
          <w:p w:rsidR="00F004FE" w:rsidRDefault="00F004FE" w:rsidP="00F004FE">
            <w:pPr>
              <w:ind w:left="0" w:firstLineChars="291" w:firstLine="611"/>
            </w:pPr>
            <w:r w:rsidRPr="00B51614">
              <w:t>WebName</w:t>
            </w:r>
            <w:r w:rsidR="007E0B7E">
              <w:rPr>
                <w:rFonts w:hint="eastAsia"/>
              </w:rPr>
              <w:t xml:space="preserve">: </w:t>
            </w:r>
            <w:r w:rsidR="00663AEC">
              <w:rPr>
                <w:rFonts w:hint="eastAsia"/>
              </w:rPr>
              <w:t>页面名字（网页显示）</w:t>
            </w:r>
          </w:p>
          <w:p w:rsidR="00F004FE" w:rsidRDefault="00F004FE" w:rsidP="00F004FE">
            <w:pPr>
              <w:ind w:left="0" w:firstLine="405"/>
            </w:pPr>
            <w:r>
              <w:rPr>
                <w:rFonts w:hint="eastAsia"/>
              </w:rPr>
              <w:t>}</w:t>
            </w:r>
            <w:r w:rsidR="00A77C3C">
              <w:rPr>
                <w:rFonts w:hint="eastAsia"/>
              </w:rPr>
              <w:t>,</w:t>
            </w:r>
            <w:r w:rsidR="00A77C3C">
              <w:t>…</w:t>
            </w:r>
          </w:p>
          <w:p w:rsidR="00F004FE" w:rsidRDefault="00F004FE" w:rsidP="00560FDD">
            <w:pPr>
              <w:ind w:left="0"/>
            </w:pPr>
            <w:r>
              <w:rPr>
                <w:rFonts w:hint="eastAsia"/>
              </w:rPr>
              <w:t xml:space="preserve">  ]</w:t>
            </w:r>
          </w:p>
          <w:p w:rsidR="00D2640F" w:rsidRDefault="00F004FE" w:rsidP="00113DAC">
            <w:pPr>
              <w:ind w:left="0"/>
            </w:pPr>
            <w:r>
              <w:rPr>
                <w:rFonts w:hint="eastAsia"/>
              </w:rPr>
              <w:t>}</w:t>
            </w:r>
          </w:p>
          <w:p w:rsidR="008177C5" w:rsidRDefault="008177C5" w:rsidP="00113DAC">
            <w:pPr>
              <w:ind w:left="0"/>
            </w:pPr>
          </w:p>
        </w:tc>
        <w:tc>
          <w:tcPr>
            <w:tcW w:w="3544" w:type="dxa"/>
          </w:tcPr>
          <w:p w:rsidR="00D2640F" w:rsidRDefault="00D2640F" w:rsidP="00560FDD">
            <w:pPr>
              <w:ind w:left="0"/>
            </w:pPr>
            <w:r>
              <w:t>{</w:t>
            </w:r>
          </w:p>
          <w:p w:rsidR="00D2640F" w:rsidRDefault="00D2640F" w:rsidP="00560FDD">
            <w:pPr>
              <w:ind w:left="0"/>
            </w:pPr>
            <w:r>
              <w:t>"</w:t>
            </w:r>
            <w:r w:rsidR="00062BCE">
              <w:t>errno</w:t>
            </w:r>
            <w:r>
              <w:t>"</w:t>
            </w:r>
            <w:r w:rsidR="007E0B7E">
              <w:t xml:space="preserve">: </w:t>
            </w:r>
            <w:r>
              <w:t>0</w:t>
            </w:r>
          </w:p>
          <w:p w:rsidR="00C66A92" w:rsidRDefault="00C66A92" w:rsidP="00560FDD">
            <w:pPr>
              <w:ind w:left="0"/>
            </w:pPr>
          </w:p>
          <w:p w:rsidR="00D2640F" w:rsidRDefault="00D2640F" w:rsidP="00560FDD">
            <w:pPr>
              <w:ind w:left="0"/>
            </w:pPr>
            <w:r>
              <w:t>}</w:t>
            </w:r>
          </w:p>
          <w:p w:rsidR="00B8701B" w:rsidRDefault="00B8701B" w:rsidP="00560FDD">
            <w:pPr>
              <w:ind w:left="0"/>
            </w:pPr>
            <w:r w:rsidRPr="00B8701B">
              <w:t xml:space="preserve">{ </w:t>
            </w:r>
          </w:p>
          <w:p w:rsidR="00B8701B" w:rsidRDefault="00B8701B" w:rsidP="00B8701B">
            <w:pPr>
              <w:ind w:left="0"/>
            </w:pPr>
            <w:r w:rsidRPr="00B8701B">
              <w:t>"</w:t>
            </w:r>
            <w:r w:rsidR="00783EA1" w:rsidRPr="008809DD">
              <w:t xml:space="preserve"> DeployMod</w:t>
            </w:r>
            <w:r w:rsidRPr="00B8701B">
              <w:t>"</w:t>
            </w:r>
            <w:r w:rsidR="007E0B7E">
              <w:t xml:space="preserve">: </w:t>
            </w:r>
            <w:r w:rsidRPr="00B8701B">
              <w:t xml:space="preserve">"standalone", </w:t>
            </w:r>
          </w:p>
          <w:p w:rsidR="00B8701B" w:rsidRDefault="00B8701B" w:rsidP="00B8701B">
            <w:pPr>
              <w:ind w:left="0"/>
            </w:pPr>
            <w:r w:rsidRPr="00B8701B">
              <w:t>"WebN</w:t>
            </w:r>
            <w:r>
              <w:t>ame"</w:t>
            </w:r>
            <w:r w:rsidR="007E0B7E">
              <w:t xml:space="preserve">: </w:t>
            </w:r>
            <w:r w:rsidRPr="00B8701B">
              <w:t xml:space="preserve">"standalone", </w:t>
            </w:r>
          </w:p>
          <w:p w:rsidR="00B8701B" w:rsidRDefault="00B8701B" w:rsidP="00B8701B">
            <w:pPr>
              <w:ind w:left="0"/>
            </w:pPr>
            <w:r w:rsidRPr="00B8701B">
              <w:t>"BusinessType"</w:t>
            </w:r>
            <w:r w:rsidR="007E0B7E">
              <w:t xml:space="preserve">: </w:t>
            </w:r>
            <w:r w:rsidRPr="00B8701B">
              <w:t xml:space="preserve">"sequoiadb", </w:t>
            </w:r>
          </w:p>
          <w:p w:rsidR="00B8701B" w:rsidRDefault="00B8701B" w:rsidP="00B8701B">
            <w:pPr>
              <w:ind w:left="0"/>
            </w:pPr>
            <w:r w:rsidRPr="00B8701B">
              <w:t>"Property"</w:t>
            </w:r>
            <w:r w:rsidR="007E0B7E">
              <w:t xml:space="preserve">: </w:t>
            </w:r>
          </w:p>
          <w:p w:rsidR="00B8701B" w:rsidRDefault="00B8701B" w:rsidP="00B8701B">
            <w:pPr>
              <w:ind w:left="0" w:firstLineChars="100" w:firstLine="210"/>
            </w:pPr>
            <w:r w:rsidRPr="00B8701B">
              <w:t xml:space="preserve">[ </w:t>
            </w:r>
          </w:p>
          <w:p w:rsidR="00B8701B" w:rsidRDefault="00B8701B" w:rsidP="00B8701B">
            <w:pPr>
              <w:ind w:left="0" w:firstLineChars="200" w:firstLine="420"/>
            </w:pPr>
            <w:r w:rsidRPr="00B8701B">
              <w:t xml:space="preserve">{ </w:t>
            </w:r>
          </w:p>
          <w:p w:rsidR="00B8701B" w:rsidRDefault="00B8701B" w:rsidP="00B8701B">
            <w:pPr>
              <w:ind w:left="0" w:firstLineChars="300" w:firstLine="630"/>
            </w:pPr>
            <w:r w:rsidRPr="00B8701B">
              <w:t>"Name"</w:t>
            </w:r>
            <w:r w:rsidR="007E0B7E">
              <w:t xml:space="preserve">: </w:t>
            </w:r>
            <w:r w:rsidRPr="00B8701B">
              <w:t xml:space="preserve">"replicanum", </w:t>
            </w:r>
          </w:p>
          <w:p w:rsidR="00B8701B" w:rsidRDefault="00B8701B" w:rsidP="00B8701B">
            <w:pPr>
              <w:ind w:left="0" w:firstLineChars="300" w:firstLine="630"/>
            </w:pPr>
            <w:r w:rsidRPr="00B8701B">
              <w:t>"Type"</w:t>
            </w:r>
            <w:r w:rsidR="007E0B7E">
              <w:t xml:space="preserve">: </w:t>
            </w:r>
            <w:r w:rsidRPr="00B8701B">
              <w:t xml:space="preserve">"int", </w:t>
            </w:r>
          </w:p>
          <w:p w:rsidR="00B8701B" w:rsidRDefault="00B8701B" w:rsidP="00B8701B">
            <w:pPr>
              <w:ind w:left="0" w:firstLineChars="300" w:firstLine="630"/>
            </w:pPr>
            <w:r w:rsidRPr="00B8701B">
              <w:t>"Default"</w:t>
            </w:r>
            <w:r w:rsidR="007E0B7E">
              <w:t xml:space="preserve">: </w:t>
            </w:r>
            <w:r w:rsidRPr="00B8701B">
              <w:t xml:space="preserve">"1", </w:t>
            </w:r>
          </w:p>
          <w:p w:rsidR="00B8701B" w:rsidRDefault="00B8701B" w:rsidP="00B8701B">
            <w:pPr>
              <w:ind w:left="0" w:firstLineChars="300" w:firstLine="630"/>
            </w:pPr>
            <w:r w:rsidRPr="00B8701B">
              <w:t>"Valid"</w:t>
            </w:r>
            <w:r w:rsidR="007E0B7E">
              <w:t xml:space="preserve">: </w:t>
            </w:r>
            <w:r w:rsidRPr="00B8701B">
              <w:t xml:space="preserve">"1", </w:t>
            </w:r>
          </w:p>
          <w:p w:rsidR="00B8701B" w:rsidRDefault="00B8701B" w:rsidP="00B8701B">
            <w:pPr>
              <w:ind w:left="0" w:firstLineChars="300" w:firstLine="630"/>
            </w:pPr>
            <w:r w:rsidRPr="00B8701B">
              <w:t>"Display"</w:t>
            </w:r>
            <w:r w:rsidR="007E0B7E">
              <w:t xml:space="preserve">: </w:t>
            </w:r>
            <w:r w:rsidRPr="00B8701B">
              <w:t xml:space="preserve">"edit box", </w:t>
            </w:r>
          </w:p>
          <w:p w:rsidR="00B8701B" w:rsidRDefault="00B8701B" w:rsidP="00B8701B">
            <w:pPr>
              <w:ind w:left="0" w:firstLineChars="300" w:firstLine="630"/>
            </w:pPr>
            <w:r w:rsidRPr="00B8701B">
              <w:t>"Edit"</w:t>
            </w:r>
            <w:r w:rsidR="007E0B7E">
              <w:t xml:space="preserve">: </w:t>
            </w:r>
            <w:r w:rsidRPr="00B8701B">
              <w:t xml:space="preserve">"false", </w:t>
            </w:r>
          </w:p>
          <w:p w:rsidR="00B8701B" w:rsidRDefault="00B8701B" w:rsidP="00B8701B">
            <w:pPr>
              <w:ind w:left="0" w:firstLineChars="300" w:firstLine="630"/>
            </w:pPr>
            <w:r w:rsidRPr="00B8701B">
              <w:t>"Desc"</w:t>
            </w:r>
            <w:r w:rsidR="007E0B7E">
              <w:t xml:space="preserve">: </w:t>
            </w:r>
            <w:r w:rsidRPr="00B8701B">
              <w:t xml:space="preserve">"", </w:t>
            </w:r>
          </w:p>
          <w:p w:rsidR="00B8701B" w:rsidRDefault="00B8701B" w:rsidP="00B8701B">
            <w:pPr>
              <w:ind w:left="0" w:firstLineChars="300" w:firstLine="630"/>
            </w:pPr>
            <w:r w:rsidRPr="00B8701B">
              <w:t>"Level"</w:t>
            </w:r>
            <w:r w:rsidR="007E0B7E">
              <w:t xml:space="preserve">: </w:t>
            </w:r>
            <w:r w:rsidRPr="00B8701B">
              <w:t xml:space="preserve">"0", </w:t>
            </w:r>
          </w:p>
          <w:p w:rsidR="00B8701B" w:rsidRDefault="00B8701B" w:rsidP="00B8701B">
            <w:pPr>
              <w:ind w:left="0" w:firstLineChars="300" w:firstLine="630"/>
            </w:pPr>
            <w:r w:rsidRPr="00B8701B">
              <w:t>"WebName"</w:t>
            </w:r>
            <w:r w:rsidR="007E0B7E">
              <w:t xml:space="preserve">: </w:t>
            </w:r>
            <w:r w:rsidRPr="00B8701B">
              <w:t>"replica_num"</w:t>
            </w:r>
          </w:p>
          <w:p w:rsidR="00B8701B" w:rsidRDefault="00B8701B" w:rsidP="00B8701B">
            <w:pPr>
              <w:ind w:left="0" w:firstLineChars="200" w:firstLine="420"/>
            </w:pPr>
            <w:r w:rsidRPr="00B8701B">
              <w:t>}</w:t>
            </w:r>
          </w:p>
          <w:p w:rsidR="00B8701B" w:rsidRDefault="00B8701B" w:rsidP="00B8701B">
            <w:pPr>
              <w:ind w:left="0" w:firstLineChars="100" w:firstLine="210"/>
            </w:pPr>
            <w:r w:rsidRPr="00B8701B">
              <w:t>]</w:t>
            </w:r>
          </w:p>
          <w:p w:rsidR="00D2640F" w:rsidRPr="005964D4" w:rsidRDefault="00B8701B" w:rsidP="00B8701B">
            <w:pPr>
              <w:ind w:left="0"/>
            </w:pPr>
            <w:r w:rsidRPr="00B8701B">
              <w:t>}</w:t>
            </w:r>
          </w:p>
        </w:tc>
      </w:tr>
      <w:tr w:rsidR="00402C80" w:rsidTr="00402C80">
        <w:trPr>
          <w:trHeight w:val="346"/>
        </w:trPr>
        <w:tc>
          <w:tcPr>
            <w:tcW w:w="1418" w:type="dxa"/>
          </w:tcPr>
          <w:p w:rsidR="00402C80" w:rsidRDefault="00402C80" w:rsidP="00560FDD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402C80" w:rsidRDefault="00402C80" w:rsidP="00560FDD">
            <w:pPr>
              <w:ind w:left="0"/>
            </w:pPr>
          </w:p>
        </w:tc>
        <w:tc>
          <w:tcPr>
            <w:tcW w:w="3544" w:type="dxa"/>
          </w:tcPr>
          <w:p w:rsidR="00402C80" w:rsidRDefault="00402C80" w:rsidP="00560FDD">
            <w:pPr>
              <w:ind w:left="0"/>
            </w:pPr>
          </w:p>
        </w:tc>
      </w:tr>
    </w:tbl>
    <w:p w:rsidR="00D2640F" w:rsidRPr="00D2640F" w:rsidRDefault="00D2640F" w:rsidP="00D2640F"/>
    <w:p w:rsidR="00704D08" w:rsidRDefault="00704D08" w:rsidP="00E47916">
      <w:pPr>
        <w:pStyle w:val="Heading4"/>
      </w:pPr>
      <w:r>
        <w:rPr>
          <w:rFonts w:hint="eastAsia"/>
        </w:rPr>
        <w:t>配置业务命令</w:t>
      </w:r>
    </w:p>
    <w:p w:rsidR="00BA68AC" w:rsidRPr="00BA68AC" w:rsidRDefault="00BA68AC" w:rsidP="00277EA6">
      <w:pPr>
        <w:ind w:left="0" w:firstLine="357"/>
      </w:pPr>
      <w:r>
        <w:rPr>
          <w:rFonts w:hint="eastAsia"/>
        </w:rPr>
        <w:t>将配置模板等信息发送给</w:t>
      </w:r>
      <w:r>
        <w:rPr>
          <w:rFonts w:hint="eastAsia"/>
        </w:rPr>
        <w:t>OM Server</w:t>
      </w:r>
      <w:r>
        <w:rPr>
          <w:rFonts w:hint="eastAsia"/>
        </w:rPr>
        <w:t>，</w:t>
      </w:r>
      <w:r>
        <w:rPr>
          <w:rFonts w:hint="eastAsia"/>
        </w:rPr>
        <w:t>OM Server</w:t>
      </w:r>
      <w:r>
        <w:rPr>
          <w:rFonts w:hint="eastAsia"/>
        </w:rPr>
        <w:t>根据模板生成节点的详细配置信息</w:t>
      </w:r>
      <w:r w:rsidR="00872C3B">
        <w:rPr>
          <w:rFonts w:hint="eastAsia"/>
        </w:rPr>
        <w:t>，并返回结果</w:t>
      </w:r>
    </w:p>
    <w:tbl>
      <w:tblPr>
        <w:tblStyle w:val="TableGrid"/>
        <w:tblW w:w="8789" w:type="dxa"/>
        <w:tblInd w:w="-34" w:type="dxa"/>
        <w:tblLayout w:type="fixed"/>
        <w:tblLook w:val="04A0"/>
      </w:tblPr>
      <w:tblGrid>
        <w:gridCol w:w="1418"/>
        <w:gridCol w:w="3827"/>
        <w:gridCol w:w="3544"/>
      </w:tblGrid>
      <w:tr w:rsidR="00CE6E91" w:rsidTr="00560FDD">
        <w:tc>
          <w:tcPr>
            <w:tcW w:w="1418" w:type="dxa"/>
            <w:shd w:val="clear" w:color="auto" w:fill="DDD9C3" w:themeFill="background2" w:themeFillShade="E6"/>
          </w:tcPr>
          <w:p w:rsidR="00CE6E91" w:rsidRDefault="00CE6E91" w:rsidP="00560FDD">
            <w:pPr>
              <w:ind w:left="0"/>
            </w:pPr>
          </w:p>
        </w:tc>
        <w:tc>
          <w:tcPr>
            <w:tcW w:w="3827" w:type="dxa"/>
            <w:shd w:val="clear" w:color="auto" w:fill="DDD9C3" w:themeFill="background2" w:themeFillShade="E6"/>
          </w:tcPr>
          <w:p w:rsidR="00CE6E91" w:rsidRDefault="00CE6E91" w:rsidP="00560FDD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544" w:type="dxa"/>
            <w:shd w:val="clear" w:color="auto" w:fill="DDD9C3" w:themeFill="background2" w:themeFillShade="E6"/>
          </w:tcPr>
          <w:p w:rsidR="00CE6E91" w:rsidRDefault="00CE6E91" w:rsidP="00560FDD">
            <w:pPr>
              <w:ind w:left="0"/>
            </w:pPr>
            <w:r>
              <w:rPr>
                <w:rFonts w:hint="eastAsia"/>
              </w:rPr>
              <w:t>举例</w:t>
            </w:r>
          </w:p>
        </w:tc>
      </w:tr>
      <w:tr w:rsidR="00CE6E91" w:rsidTr="00560FDD">
        <w:tc>
          <w:tcPr>
            <w:tcW w:w="1418" w:type="dxa"/>
          </w:tcPr>
          <w:p w:rsidR="00CE6E91" w:rsidRDefault="00CE6E91" w:rsidP="00560FDD">
            <w:pPr>
              <w:ind w:left="0"/>
            </w:pPr>
            <w:r>
              <w:rPr>
                <w:rFonts w:hint="eastAsia"/>
              </w:rPr>
              <w:t>请求头</w:t>
            </w:r>
          </w:p>
        </w:tc>
        <w:tc>
          <w:tcPr>
            <w:tcW w:w="3827" w:type="dxa"/>
          </w:tcPr>
          <w:p w:rsidR="00CE6E91" w:rsidRDefault="00CE6E91" w:rsidP="00560FDD">
            <w:pPr>
              <w:ind w:left="0"/>
            </w:pPr>
            <w:r>
              <w:rPr>
                <w:rFonts w:hint="eastAsia"/>
              </w:rPr>
              <w:t>同通用请求头</w:t>
            </w:r>
          </w:p>
        </w:tc>
        <w:tc>
          <w:tcPr>
            <w:tcW w:w="3544" w:type="dxa"/>
          </w:tcPr>
          <w:p w:rsidR="00CE6E91" w:rsidRDefault="00CE6E91" w:rsidP="00560FDD">
            <w:pPr>
              <w:ind w:left="0"/>
            </w:pPr>
          </w:p>
        </w:tc>
      </w:tr>
      <w:tr w:rsidR="00CE6E91" w:rsidTr="00560FDD">
        <w:tc>
          <w:tcPr>
            <w:tcW w:w="1418" w:type="dxa"/>
          </w:tcPr>
          <w:p w:rsidR="00CE6E91" w:rsidRDefault="00CE6E91" w:rsidP="00560FDD">
            <w:pPr>
              <w:ind w:left="0"/>
            </w:pPr>
            <w:r>
              <w:rPr>
                <w:rFonts w:hint="eastAsia"/>
              </w:rPr>
              <w:t>请求内容</w:t>
            </w:r>
          </w:p>
        </w:tc>
        <w:tc>
          <w:tcPr>
            <w:tcW w:w="3827" w:type="dxa"/>
          </w:tcPr>
          <w:p w:rsidR="00CE6E91" w:rsidRDefault="00CE6E91" w:rsidP="00560FDD">
            <w:pPr>
              <w:ind w:left="0"/>
            </w:pPr>
            <w:r>
              <w:t>cmd</w:t>
            </w:r>
            <w:r w:rsidR="007E0B7E">
              <w:rPr>
                <w:rFonts w:hint="eastAsia"/>
              </w:rPr>
              <w:t xml:space="preserve">: </w:t>
            </w:r>
            <w:r w:rsidR="00385366" w:rsidRPr="00AC616B">
              <w:t>get business config</w:t>
            </w:r>
          </w:p>
          <w:p w:rsidR="00E02D0D" w:rsidRDefault="00920AB3" w:rsidP="005252F5">
            <w:pPr>
              <w:ind w:left="0"/>
            </w:pPr>
            <w:r w:rsidRPr="00920AB3">
              <w:t>TemplateInfo</w:t>
            </w:r>
            <w:r w:rsidRPr="00920AB3">
              <w:rPr>
                <w:rFonts w:hint="eastAsia"/>
              </w:rPr>
              <w:t xml:space="preserve"> </w:t>
            </w:r>
            <w:r w:rsidR="007E0B7E">
              <w:rPr>
                <w:rFonts w:hint="eastAsia"/>
              </w:rPr>
              <w:t xml:space="preserve">: </w:t>
            </w:r>
            <w:r w:rsidR="0024485E">
              <w:rPr>
                <w:rFonts w:hint="eastAsia"/>
              </w:rPr>
              <w:t>配置模板信息</w:t>
            </w:r>
          </w:p>
          <w:p w:rsidR="005252F5" w:rsidRDefault="005252F5" w:rsidP="005252F5">
            <w:pPr>
              <w:ind w:left="0"/>
            </w:pPr>
            <w:r>
              <w:rPr>
                <w:rFonts w:hint="eastAsia"/>
              </w:rPr>
              <w:t>{</w:t>
            </w:r>
          </w:p>
          <w:p w:rsidR="003C4A22" w:rsidRDefault="003C4A22" w:rsidP="005252F5">
            <w:pPr>
              <w:ind w:left="0"/>
            </w:pPr>
            <w:r w:rsidRPr="003C4A22">
              <w:t>ClusterName</w:t>
            </w:r>
            <w:r w:rsidR="007E0B7E">
              <w:rPr>
                <w:rFonts w:hint="eastAsia"/>
              </w:rPr>
              <w:t xml:space="preserve">: </w:t>
            </w:r>
            <w:r w:rsidR="00E030DE">
              <w:rPr>
                <w:rFonts w:hint="eastAsia"/>
              </w:rPr>
              <w:t>集群名</w:t>
            </w:r>
          </w:p>
          <w:p w:rsidR="003C4A22" w:rsidRDefault="003C4A22" w:rsidP="005252F5">
            <w:pPr>
              <w:ind w:left="0"/>
            </w:pPr>
            <w:r w:rsidRPr="003C4A22">
              <w:t>BusinessType</w:t>
            </w:r>
            <w:r w:rsidR="007E0B7E">
              <w:rPr>
                <w:rFonts w:hint="eastAsia"/>
              </w:rPr>
              <w:t xml:space="preserve">: </w:t>
            </w:r>
            <w:r w:rsidR="00E030DE">
              <w:rPr>
                <w:rFonts w:hint="eastAsia"/>
              </w:rPr>
              <w:t>业务类型</w:t>
            </w:r>
          </w:p>
          <w:p w:rsidR="00440E50" w:rsidRDefault="00440E50" w:rsidP="005252F5">
            <w:pPr>
              <w:ind w:left="0"/>
            </w:pPr>
            <w:r w:rsidRPr="00440E50">
              <w:t>BusinessName</w:t>
            </w:r>
            <w:r w:rsidR="007E0B7E">
              <w:rPr>
                <w:rFonts w:hint="eastAsia"/>
              </w:rPr>
              <w:t xml:space="preserve">: </w:t>
            </w:r>
            <w:r w:rsidR="00E030DE">
              <w:rPr>
                <w:rFonts w:hint="eastAsia"/>
              </w:rPr>
              <w:t>业务名</w:t>
            </w:r>
          </w:p>
          <w:p w:rsidR="005252F5" w:rsidRDefault="002362DF" w:rsidP="005252F5">
            <w:pPr>
              <w:ind w:left="0"/>
            </w:pPr>
            <w:r w:rsidRPr="008809DD">
              <w:t>DeployMod</w:t>
            </w:r>
            <w:r w:rsidR="007E0B7E">
              <w:rPr>
                <w:rFonts w:hint="eastAsia"/>
              </w:rPr>
              <w:t xml:space="preserve">: </w:t>
            </w:r>
            <w:r w:rsidR="005252F5">
              <w:rPr>
                <w:rFonts w:hint="eastAsia"/>
              </w:rPr>
              <w:t>业务部署模式</w:t>
            </w:r>
            <w:r w:rsidR="005252F5">
              <w:rPr>
                <w:rFonts w:hint="eastAsia"/>
              </w:rPr>
              <w:t>(</w:t>
            </w:r>
            <w:r w:rsidR="005252F5">
              <w:rPr>
                <w:rFonts w:hint="eastAsia"/>
              </w:rPr>
              <w:t>单机</w:t>
            </w:r>
            <w:r w:rsidR="005252F5">
              <w:rPr>
                <w:rFonts w:hint="eastAsia"/>
              </w:rPr>
              <w:t>/</w:t>
            </w:r>
            <w:r w:rsidR="00CB5DD4">
              <w:rPr>
                <w:rFonts w:hint="eastAsia"/>
              </w:rPr>
              <w:t>分布</w:t>
            </w:r>
            <w:r w:rsidR="005252F5">
              <w:rPr>
                <w:rFonts w:hint="eastAsia"/>
              </w:rPr>
              <w:t>)</w:t>
            </w:r>
          </w:p>
          <w:p w:rsidR="005252F5" w:rsidRDefault="005252F5" w:rsidP="005252F5">
            <w:pPr>
              <w:ind w:left="0"/>
            </w:pPr>
            <w:r w:rsidRPr="00B51614">
              <w:t>Property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配置项</w:t>
            </w:r>
          </w:p>
          <w:p w:rsidR="005252F5" w:rsidRDefault="005252F5" w:rsidP="005252F5">
            <w:pPr>
              <w:ind w:left="0"/>
            </w:pPr>
            <w:r>
              <w:rPr>
                <w:rFonts w:hint="eastAsia"/>
              </w:rPr>
              <w:t xml:space="preserve">  [</w:t>
            </w:r>
          </w:p>
          <w:p w:rsidR="005252F5" w:rsidRDefault="005252F5" w:rsidP="005252F5">
            <w:pPr>
              <w:ind w:left="0" w:firstLine="405"/>
            </w:pPr>
            <w:r>
              <w:rPr>
                <w:rFonts w:hint="eastAsia"/>
              </w:rPr>
              <w:t>{</w:t>
            </w:r>
          </w:p>
          <w:p w:rsidR="005252F5" w:rsidRDefault="005252F5" w:rsidP="005252F5">
            <w:pPr>
              <w:ind w:left="0" w:firstLine="405"/>
            </w:pPr>
            <w:r>
              <w:rPr>
                <w:rFonts w:hint="eastAsia"/>
              </w:rPr>
              <w:lastRenderedPageBreak/>
              <w:t xml:space="preserve">  </w:t>
            </w:r>
            <w:r w:rsidRPr="00B51614">
              <w:t>Name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配置项的名字</w:t>
            </w:r>
          </w:p>
          <w:p w:rsidR="005252F5" w:rsidRDefault="005252F5" w:rsidP="007F17CF">
            <w:pPr>
              <w:ind w:left="0" w:firstLine="405"/>
            </w:pPr>
            <w:r>
              <w:rPr>
                <w:rFonts w:hint="eastAsia"/>
              </w:rPr>
              <w:t xml:space="preserve">  </w:t>
            </w:r>
            <w:r w:rsidR="007F17CF">
              <w:rPr>
                <w:rFonts w:hint="eastAsia"/>
              </w:rPr>
              <w:t>Value</w:t>
            </w:r>
            <w:r w:rsidR="007E0B7E">
              <w:rPr>
                <w:rFonts w:hint="eastAsia"/>
              </w:rPr>
              <w:t xml:space="preserve">: </w:t>
            </w:r>
            <w:r w:rsidR="007F17CF">
              <w:rPr>
                <w:rFonts w:hint="eastAsia"/>
              </w:rPr>
              <w:t>配置项的</w:t>
            </w:r>
            <w:r w:rsidR="009033E7">
              <w:rPr>
                <w:rFonts w:hint="eastAsia"/>
              </w:rPr>
              <w:t>取</w:t>
            </w:r>
            <w:r w:rsidR="007F17CF">
              <w:rPr>
                <w:rFonts w:hint="eastAsia"/>
              </w:rPr>
              <w:t>值</w:t>
            </w:r>
          </w:p>
          <w:p w:rsidR="005252F5" w:rsidRDefault="005252F5" w:rsidP="005252F5">
            <w:pPr>
              <w:ind w:left="0" w:firstLine="405"/>
            </w:pPr>
            <w:r>
              <w:rPr>
                <w:rFonts w:hint="eastAsia"/>
              </w:rPr>
              <w:t>},</w:t>
            </w:r>
            <w:r>
              <w:t>…</w:t>
            </w:r>
          </w:p>
          <w:p w:rsidR="00DF4B4C" w:rsidRDefault="005252F5" w:rsidP="005252F5">
            <w:pPr>
              <w:ind w:left="0"/>
            </w:pPr>
            <w:r>
              <w:rPr>
                <w:rFonts w:hint="eastAsia"/>
              </w:rPr>
              <w:t xml:space="preserve">  ]</w:t>
            </w:r>
          </w:p>
          <w:p w:rsidR="00DF4B4C" w:rsidRDefault="00DF4B4C" w:rsidP="005252F5">
            <w:pPr>
              <w:ind w:left="0"/>
            </w:pPr>
            <w:r w:rsidRPr="00DF4B4C">
              <w:t>HostInfo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主机信息</w:t>
            </w:r>
            <w:r w:rsidR="00FE422E">
              <w:rPr>
                <w:rFonts w:hint="eastAsia"/>
              </w:rPr>
              <w:t>（</w:t>
            </w:r>
            <w:r w:rsidR="0091511C">
              <w:rPr>
                <w:rFonts w:hint="eastAsia"/>
              </w:rPr>
              <w:t>数组类型，</w:t>
            </w:r>
            <w:r w:rsidR="00FE422E">
              <w:rPr>
                <w:rFonts w:hint="eastAsia"/>
              </w:rPr>
              <w:t>可选项），不填时系统默认选择可用主机进行安排</w:t>
            </w:r>
          </w:p>
          <w:p w:rsidR="00CE6E91" w:rsidRDefault="005252F5" w:rsidP="005252F5">
            <w:pPr>
              <w:ind w:left="0"/>
            </w:pPr>
            <w:r>
              <w:rPr>
                <w:rFonts w:hint="eastAsia"/>
              </w:rPr>
              <w:t>}</w:t>
            </w:r>
          </w:p>
        </w:tc>
        <w:tc>
          <w:tcPr>
            <w:tcW w:w="3544" w:type="dxa"/>
          </w:tcPr>
          <w:p w:rsidR="008C01A4" w:rsidRDefault="00CE6E91" w:rsidP="00560FDD">
            <w:pPr>
              <w:ind w:left="0"/>
            </w:pPr>
            <w:r w:rsidRPr="00122E8A">
              <w:lastRenderedPageBreak/>
              <w:t>cmd=</w:t>
            </w:r>
            <w:r w:rsidR="00AC616B" w:rsidRPr="00AC616B">
              <w:t>get business config</w:t>
            </w:r>
          </w:p>
          <w:p w:rsidR="00CE6E91" w:rsidRDefault="00CE6E91" w:rsidP="00560FDD">
            <w:pPr>
              <w:ind w:left="0"/>
            </w:pPr>
            <w:r>
              <w:rPr>
                <w:rFonts w:hint="eastAsia"/>
              </w:rPr>
              <w:t>&amp;</w:t>
            </w:r>
            <w:r w:rsidR="005B29D6" w:rsidRPr="00920AB3">
              <w:t>TemplateInfo</w:t>
            </w:r>
            <w:r w:rsidRPr="00A00EC0">
              <w:t>=</w:t>
            </w:r>
          </w:p>
          <w:p w:rsidR="008C01A4" w:rsidRDefault="008C01A4" w:rsidP="00560FDD">
            <w:pPr>
              <w:ind w:left="0"/>
            </w:pPr>
            <w:r>
              <w:rPr>
                <w:rFonts w:hint="eastAsia"/>
              </w:rPr>
              <w:t>{</w:t>
            </w:r>
          </w:p>
          <w:p w:rsidR="007F17CF" w:rsidRDefault="00D15566" w:rsidP="00560FDD">
            <w:pPr>
              <w:ind w:left="0"/>
            </w:pPr>
            <w:r w:rsidRPr="00D15566">
              <w:t>"ClusterName"</w:t>
            </w:r>
            <w:r w:rsidR="007E0B7E">
              <w:t xml:space="preserve">: </w:t>
            </w:r>
            <w:r w:rsidRPr="00D15566">
              <w:t>"c1",</w:t>
            </w:r>
          </w:p>
          <w:p w:rsidR="007F17CF" w:rsidRDefault="00D15566" w:rsidP="00560FDD">
            <w:pPr>
              <w:ind w:left="0"/>
            </w:pPr>
            <w:r w:rsidRPr="00D15566">
              <w:t>"BusinessType"</w:t>
            </w:r>
            <w:r w:rsidR="007E0B7E">
              <w:t xml:space="preserve">: </w:t>
            </w:r>
            <w:r w:rsidRPr="00D15566">
              <w:t>"sequoiadb",</w:t>
            </w:r>
          </w:p>
          <w:p w:rsidR="007F17CF" w:rsidRDefault="00D15566" w:rsidP="00560FDD">
            <w:pPr>
              <w:ind w:left="0"/>
            </w:pPr>
            <w:r w:rsidRPr="00D15566">
              <w:t>"BusinessName"</w:t>
            </w:r>
            <w:r w:rsidR="007E0B7E">
              <w:t xml:space="preserve">: </w:t>
            </w:r>
            <w:r w:rsidRPr="00D15566">
              <w:t>"b1",</w:t>
            </w:r>
          </w:p>
          <w:p w:rsidR="007F17CF" w:rsidRDefault="00D15566" w:rsidP="00560FDD">
            <w:pPr>
              <w:ind w:left="0"/>
            </w:pPr>
            <w:r w:rsidRPr="00D15566">
              <w:t>"DeployMod"</w:t>
            </w:r>
            <w:r w:rsidR="007E0B7E">
              <w:t xml:space="preserve">: </w:t>
            </w:r>
            <w:r w:rsidRPr="00D15566">
              <w:t>"standalone",</w:t>
            </w:r>
          </w:p>
          <w:p w:rsidR="007F17CF" w:rsidRDefault="00D15566" w:rsidP="00560FDD">
            <w:pPr>
              <w:ind w:left="0"/>
            </w:pPr>
            <w:r w:rsidRPr="00D15566">
              <w:t>"Property"</w:t>
            </w:r>
            <w:r w:rsidR="007E0B7E">
              <w:t xml:space="preserve">: </w:t>
            </w:r>
          </w:p>
          <w:p w:rsidR="007F17CF" w:rsidRDefault="00D15566" w:rsidP="007F17CF">
            <w:pPr>
              <w:ind w:left="0" w:firstLineChars="100" w:firstLine="210"/>
            </w:pPr>
            <w:r w:rsidRPr="00D15566">
              <w:t>[</w:t>
            </w:r>
          </w:p>
          <w:p w:rsidR="007F17CF" w:rsidRDefault="00D15566" w:rsidP="007F17CF">
            <w:pPr>
              <w:ind w:left="0" w:firstLineChars="200" w:firstLine="420"/>
            </w:pPr>
            <w:r w:rsidRPr="00D15566">
              <w:t>{</w:t>
            </w:r>
          </w:p>
          <w:p w:rsidR="007F17CF" w:rsidRDefault="00D15566" w:rsidP="007F17CF">
            <w:pPr>
              <w:ind w:left="0" w:firstLineChars="300" w:firstLine="630"/>
            </w:pPr>
            <w:r w:rsidRPr="00D15566">
              <w:lastRenderedPageBreak/>
              <w:t>"Name"</w:t>
            </w:r>
            <w:r w:rsidR="007E0B7E">
              <w:t xml:space="preserve">: </w:t>
            </w:r>
            <w:r w:rsidRPr="00D15566">
              <w:t>"replicanum",</w:t>
            </w:r>
          </w:p>
          <w:p w:rsidR="007F17CF" w:rsidRDefault="00D15566" w:rsidP="007F17CF">
            <w:pPr>
              <w:ind w:left="0" w:firstLineChars="300" w:firstLine="630"/>
            </w:pPr>
            <w:r w:rsidRPr="00D15566">
              <w:t>"Value"</w:t>
            </w:r>
            <w:r w:rsidR="007E0B7E">
              <w:t xml:space="preserve">: </w:t>
            </w:r>
            <w:r w:rsidRPr="00D15566">
              <w:t>"1"</w:t>
            </w:r>
          </w:p>
          <w:p w:rsidR="007F17CF" w:rsidRDefault="00D15566" w:rsidP="007F17CF">
            <w:pPr>
              <w:ind w:left="0" w:firstLineChars="200" w:firstLine="420"/>
            </w:pPr>
            <w:r w:rsidRPr="00D15566">
              <w:t>},</w:t>
            </w:r>
            <w:r w:rsidR="003C323F">
              <w:t>…</w:t>
            </w:r>
          </w:p>
          <w:p w:rsidR="0091511C" w:rsidRDefault="00D15566" w:rsidP="0091511C">
            <w:pPr>
              <w:ind w:left="0" w:firstLineChars="100" w:firstLine="210"/>
            </w:pPr>
            <w:r w:rsidRPr="00D15566">
              <w:t>],</w:t>
            </w:r>
          </w:p>
          <w:p w:rsidR="007327EF" w:rsidRDefault="00D15566" w:rsidP="0091511C">
            <w:pPr>
              <w:ind w:left="0" w:firstLineChars="100" w:firstLine="210"/>
            </w:pPr>
            <w:r w:rsidRPr="00D15566">
              <w:t>"HostInfo"</w:t>
            </w:r>
            <w:r w:rsidR="007E0B7E">
              <w:t xml:space="preserve">: </w:t>
            </w:r>
          </w:p>
          <w:p w:rsidR="007327EF" w:rsidRDefault="00D15566" w:rsidP="007327EF">
            <w:pPr>
              <w:ind w:left="0" w:firstLineChars="200" w:firstLine="420"/>
            </w:pPr>
            <w:r w:rsidRPr="00D15566">
              <w:t>[</w:t>
            </w:r>
          </w:p>
          <w:p w:rsidR="007327EF" w:rsidRDefault="00D15566" w:rsidP="007327EF">
            <w:pPr>
              <w:ind w:left="0" w:firstLineChars="300" w:firstLine="630"/>
            </w:pPr>
            <w:r w:rsidRPr="00D15566">
              <w:t>{</w:t>
            </w:r>
          </w:p>
          <w:p w:rsidR="007327EF" w:rsidRDefault="00D15566" w:rsidP="007327EF">
            <w:pPr>
              <w:ind w:left="0" w:firstLineChars="400" w:firstLine="840"/>
            </w:pPr>
            <w:r w:rsidRPr="00D15566">
              <w:t>"HostName"</w:t>
            </w:r>
            <w:r w:rsidR="007E0B7E">
              <w:t xml:space="preserve">: </w:t>
            </w:r>
            <w:r w:rsidRPr="00D15566">
              <w:t>"host1"</w:t>
            </w:r>
          </w:p>
          <w:p w:rsidR="007327EF" w:rsidRDefault="00D15566" w:rsidP="00F34FB8">
            <w:pPr>
              <w:ind w:left="0" w:firstLineChars="300" w:firstLine="630"/>
            </w:pPr>
            <w:r w:rsidRPr="00D15566">
              <w:t>}</w:t>
            </w:r>
          </w:p>
          <w:p w:rsidR="008C01A4" w:rsidRDefault="00D15566" w:rsidP="007327EF">
            <w:pPr>
              <w:ind w:left="0" w:firstLineChars="200" w:firstLine="420"/>
            </w:pPr>
            <w:r w:rsidRPr="00D15566">
              <w:t>]</w:t>
            </w:r>
          </w:p>
          <w:p w:rsidR="008C01A4" w:rsidRDefault="008C01A4" w:rsidP="00560FDD">
            <w:pPr>
              <w:ind w:left="0"/>
            </w:pPr>
            <w:r>
              <w:rPr>
                <w:rFonts w:hint="eastAsia"/>
              </w:rPr>
              <w:t>}</w:t>
            </w:r>
          </w:p>
        </w:tc>
      </w:tr>
      <w:tr w:rsidR="0045029D" w:rsidTr="00560FDD">
        <w:tc>
          <w:tcPr>
            <w:tcW w:w="1418" w:type="dxa"/>
          </w:tcPr>
          <w:p w:rsidR="0045029D" w:rsidRDefault="0045029D" w:rsidP="00560FDD">
            <w:pPr>
              <w:ind w:left="0"/>
            </w:pPr>
            <w:r>
              <w:rPr>
                <w:rFonts w:hint="eastAsia"/>
              </w:rPr>
              <w:lastRenderedPageBreak/>
              <w:t>说明</w:t>
            </w:r>
          </w:p>
        </w:tc>
        <w:tc>
          <w:tcPr>
            <w:tcW w:w="3827" w:type="dxa"/>
          </w:tcPr>
          <w:p w:rsidR="0045029D" w:rsidRDefault="0045029D" w:rsidP="00560FDD">
            <w:pPr>
              <w:ind w:left="0"/>
            </w:pPr>
          </w:p>
        </w:tc>
        <w:tc>
          <w:tcPr>
            <w:tcW w:w="3544" w:type="dxa"/>
          </w:tcPr>
          <w:p w:rsidR="0045029D" w:rsidRPr="00122E8A" w:rsidRDefault="0045029D" w:rsidP="00560FDD">
            <w:pPr>
              <w:ind w:left="0"/>
            </w:pPr>
          </w:p>
        </w:tc>
      </w:tr>
      <w:tr w:rsidR="00CE6E91" w:rsidTr="00560FDD">
        <w:tc>
          <w:tcPr>
            <w:tcW w:w="1418" w:type="dxa"/>
          </w:tcPr>
          <w:p w:rsidR="00CE6E91" w:rsidRDefault="00CE6E91" w:rsidP="00560FDD">
            <w:pPr>
              <w:ind w:left="0"/>
            </w:pPr>
            <w:r>
              <w:rPr>
                <w:rFonts w:hint="eastAsia"/>
              </w:rPr>
              <w:t>响应头</w:t>
            </w:r>
          </w:p>
        </w:tc>
        <w:tc>
          <w:tcPr>
            <w:tcW w:w="3827" w:type="dxa"/>
          </w:tcPr>
          <w:p w:rsidR="00CE6E91" w:rsidRDefault="00CE6E91" w:rsidP="00560FDD">
            <w:pPr>
              <w:ind w:left="0"/>
            </w:pPr>
            <w:r>
              <w:rPr>
                <w:rFonts w:hint="eastAsia"/>
              </w:rPr>
              <w:t>同通用响应头</w:t>
            </w:r>
          </w:p>
        </w:tc>
        <w:tc>
          <w:tcPr>
            <w:tcW w:w="3544" w:type="dxa"/>
          </w:tcPr>
          <w:p w:rsidR="00CE6E91" w:rsidRDefault="00CE6E91" w:rsidP="00560FDD">
            <w:pPr>
              <w:ind w:left="0"/>
            </w:pPr>
          </w:p>
        </w:tc>
      </w:tr>
      <w:tr w:rsidR="00CE6E91" w:rsidTr="00560FDD">
        <w:trPr>
          <w:trHeight w:val="4142"/>
        </w:trPr>
        <w:tc>
          <w:tcPr>
            <w:tcW w:w="1418" w:type="dxa"/>
          </w:tcPr>
          <w:p w:rsidR="00CE6E91" w:rsidRDefault="00CE6E91" w:rsidP="00560FDD">
            <w:pPr>
              <w:ind w:left="0"/>
            </w:pPr>
            <w:r>
              <w:rPr>
                <w:rFonts w:hint="eastAsia"/>
              </w:rPr>
              <w:t>响应内容</w:t>
            </w:r>
          </w:p>
        </w:tc>
        <w:tc>
          <w:tcPr>
            <w:tcW w:w="3827" w:type="dxa"/>
          </w:tcPr>
          <w:p w:rsidR="00F96F57" w:rsidRDefault="00F96F57" w:rsidP="008C01A4">
            <w:pPr>
              <w:ind w:left="0"/>
            </w:pPr>
            <w:r>
              <w:rPr>
                <w:rFonts w:hint="eastAsia"/>
              </w:rPr>
              <w:t>通用响应体</w:t>
            </w:r>
          </w:p>
          <w:p w:rsidR="00F96F57" w:rsidRDefault="00F96F57" w:rsidP="008C01A4">
            <w:pPr>
              <w:ind w:left="0"/>
            </w:pPr>
            <w:r>
              <w:rPr>
                <w:rFonts w:hint="eastAsia"/>
              </w:rPr>
              <w:t>成功后继带</w:t>
            </w:r>
            <w:r>
              <w:rPr>
                <w:rFonts w:hint="eastAsia"/>
              </w:rPr>
              <w:t>bson</w:t>
            </w:r>
          </w:p>
          <w:p w:rsidR="00483AB3" w:rsidRDefault="00483AB3" w:rsidP="008C01A4">
            <w:pPr>
              <w:ind w:left="0"/>
            </w:pPr>
            <w:r>
              <w:rPr>
                <w:rFonts w:hint="eastAsia"/>
              </w:rPr>
              <w:t>{</w:t>
            </w:r>
          </w:p>
          <w:p w:rsidR="00483AB3" w:rsidRDefault="00483AB3" w:rsidP="008C01A4">
            <w:pPr>
              <w:ind w:left="0"/>
            </w:pPr>
            <w:r>
              <w:rPr>
                <w:rFonts w:hint="eastAsia"/>
              </w:rPr>
              <w:t>Config</w:t>
            </w:r>
            <w:r w:rsidR="007E0B7E">
              <w:rPr>
                <w:rFonts w:hint="eastAsia"/>
              </w:rPr>
              <w:t xml:space="preserve">: </w:t>
            </w:r>
            <w:r w:rsidR="00B6689B">
              <w:rPr>
                <w:rFonts w:hint="eastAsia"/>
              </w:rPr>
              <w:t>所有</w:t>
            </w:r>
            <w:r w:rsidR="00A24FBD">
              <w:rPr>
                <w:rFonts w:hint="eastAsia"/>
              </w:rPr>
              <w:t>节点的配置信息</w:t>
            </w:r>
          </w:p>
          <w:p w:rsidR="00483AB3" w:rsidRDefault="00483AB3" w:rsidP="00483AB3">
            <w:pPr>
              <w:ind w:left="0" w:firstLineChars="100" w:firstLine="210"/>
            </w:pPr>
            <w:r>
              <w:rPr>
                <w:rFonts w:hint="eastAsia"/>
              </w:rPr>
              <w:t>[</w:t>
            </w:r>
          </w:p>
          <w:p w:rsidR="00483AB3" w:rsidRDefault="00483AB3" w:rsidP="00483AB3">
            <w:pPr>
              <w:ind w:left="0" w:firstLineChars="100" w:firstLine="210"/>
            </w:pPr>
            <w:r>
              <w:rPr>
                <w:rFonts w:hint="eastAsia"/>
              </w:rPr>
              <w:t xml:space="preserve">  {</w:t>
            </w:r>
          </w:p>
          <w:p w:rsidR="00483AB3" w:rsidRDefault="00483AB3" w:rsidP="00483AB3">
            <w:pPr>
              <w:ind w:left="0" w:firstLineChars="100" w:firstLine="210"/>
            </w:pPr>
            <w:r>
              <w:rPr>
                <w:rFonts w:hint="eastAsia"/>
              </w:rPr>
              <w:t xml:space="preserve">    </w:t>
            </w:r>
            <w:r w:rsidRPr="00BA68AC">
              <w:t>HostName</w:t>
            </w:r>
            <w:r w:rsidR="007E0B7E">
              <w:rPr>
                <w:rFonts w:hint="eastAsia"/>
              </w:rPr>
              <w:t xml:space="preserve">: </w:t>
            </w:r>
            <w:r w:rsidR="00B6689B">
              <w:rPr>
                <w:rFonts w:hint="eastAsia"/>
              </w:rPr>
              <w:t>节点所在主机</w:t>
            </w:r>
          </w:p>
          <w:p w:rsidR="00483AB3" w:rsidRDefault="00483AB3" w:rsidP="00483AB3">
            <w:pPr>
              <w:ind w:left="0" w:firstLineChars="100" w:firstLine="210"/>
            </w:pPr>
            <w:r>
              <w:rPr>
                <w:rFonts w:hint="eastAsia"/>
              </w:rPr>
              <w:t xml:space="preserve">    </w:t>
            </w:r>
            <w:r>
              <w:t>datagroupname</w:t>
            </w:r>
            <w:r w:rsidR="007E0B7E">
              <w:rPr>
                <w:rFonts w:hint="eastAsia"/>
              </w:rPr>
              <w:t xml:space="preserve">: </w:t>
            </w:r>
            <w:r w:rsidR="00B6689B">
              <w:rPr>
                <w:rFonts w:hint="eastAsia"/>
              </w:rPr>
              <w:t>节点数据分组</w:t>
            </w:r>
          </w:p>
          <w:p w:rsidR="00483AB3" w:rsidRDefault="00483AB3" w:rsidP="00483AB3">
            <w:pPr>
              <w:ind w:left="0" w:firstLineChars="100" w:firstLine="210"/>
            </w:pPr>
            <w:r>
              <w:rPr>
                <w:rFonts w:hint="eastAsia"/>
              </w:rPr>
              <w:t xml:space="preserve">    </w:t>
            </w:r>
            <w:r>
              <w:t>dbpath</w:t>
            </w:r>
            <w:r w:rsidR="007E0B7E">
              <w:rPr>
                <w:rFonts w:hint="eastAsia"/>
              </w:rPr>
              <w:t xml:space="preserve">: </w:t>
            </w:r>
            <w:r w:rsidR="00B6689B">
              <w:rPr>
                <w:rFonts w:hint="eastAsia"/>
              </w:rPr>
              <w:t>节点数据目录</w:t>
            </w:r>
          </w:p>
          <w:p w:rsidR="00483AB3" w:rsidRDefault="00483AB3" w:rsidP="00483AB3">
            <w:pPr>
              <w:ind w:left="0" w:firstLineChars="100" w:firstLine="210"/>
            </w:pPr>
            <w:r>
              <w:rPr>
                <w:rFonts w:hint="eastAsia"/>
              </w:rPr>
              <w:t xml:space="preserve">    </w:t>
            </w:r>
            <w:r>
              <w:t>svcname</w:t>
            </w:r>
            <w:r w:rsidR="007E0B7E">
              <w:rPr>
                <w:rFonts w:hint="eastAsia"/>
              </w:rPr>
              <w:t xml:space="preserve">: </w:t>
            </w:r>
            <w:r w:rsidR="00B6689B">
              <w:rPr>
                <w:rFonts w:hint="eastAsia"/>
              </w:rPr>
              <w:t>节点服务端口</w:t>
            </w:r>
          </w:p>
          <w:p w:rsidR="00B6689B" w:rsidRDefault="00483AB3" w:rsidP="00B6689B">
            <w:pPr>
              <w:ind w:left="0" w:firstLineChars="100" w:firstLine="210"/>
            </w:pPr>
            <w:r>
              <w:rPr>
                <w:rFonts w:hint="eastAsia"/>
              </w:rPr>
              <w:t xml:space="preserve">    </w:t>
            </w:r>
            <w:r>
              <w:t>diaglevel</w:t>
            </w:r>
            <w:r w:rsidR="007E0B7E">
              <w:rPr>
                <w:rFonts w:hint="eastAsia"/>
              </w:rPr>
              <w:t xml:space="preserve">: </w:t>
            </w:r>
            <w:r w:rsidR="00B6689B">
              <w:rPr>
                <w:rFonts w:hint="eastAsia"/>
              </w:rPr>
              <w:t>日志级别</w:t>
            </w:r>
          </w:p>
          <w:p w:rsidR="00483AB3" w:rsidRDefault="00483AB3" w:rsidP="00483AB3">
            <w:pPr>
              <w:ind w:left="0" w:firstLineChars="100" w:firstLine="210"/>
            </w:pPr>
            <w:r>
              <w:rPr>
                <w:rFonts w:hint="eastAsia"/>
              </w:rPr>
              <w:t xml:space="preserve">    </w:t>
            </w:r>
            <w:r w:rsidRPr="00BA68AC">
              <w:t>role</w:t>
            </w:r>
            <w:r w:rsidR="007E0B7E">
              <w:rPr>
                <w:rFonts w:hint="eastAsia"/>
              </w:rPr>
              <w:t xml:space="preserve">: </w:t>
            </w:r>
            <w:r w:rsidR="00B6689B">
              <w:rPr>
                <w:rFonts w:hint="eastAsia"/>
              </w:rPr>
              <w:t>节点角色</w:t>
            </w:r>
          </w:p>
          <w:p w:rsidR="00483AB3" w:rsidRDefault="00483AB3" w:rsidP="00483AB3">
            <w:pPr>
              <w:ind w:left="0" w:firstLineChars="100" w:firstLine="210"/>
            </w:pPr>
            <w:r>
              <w:rPr>
                <w:rFonts w:hint="eastAsia"/>
              </w:rPr>
              <w:t xml:space="preserve">    </w:t>
            </w:r>
            <w:r>
              <w:t>logfilesz</w:t>
            </w:r>
            <w:r w:rsidR="007E0B7E">
              <w:rPr>
                <w:rFonts w:hint="eastAsia"/>
              </w:rPr>
              <w:t xml:space="preserve">: </w:t>
            </w:r>
            <w:r w:rsidR="00B6689B">
              <w:rPr>
                <w:rFonts w:hint="eastAsia"/>
              </w:rPr>
              <w:t>日志文件大小</w:t>
            </w:r>
          </w:p>
          <w:p w:rsidR="00483AB3" w:rsidRDefault="00483AB3" w:rsidP="00483AB3">
            <w:pPr>
              <w:ind w:left="0" w:firstLineChars="100" w:firstLine="210"/>
            </w:pPr>
            <w:r>
              <w:rPr>
                <w:rFonts w:hint="eastAsia"/>
              </w:rPr>
              <w:t xml:space="preserve">    </w:t>
            </w:r>
            <w:r w:rsidRPr="00BA68AC">
              <w:t>logfilenum</w:t>
            </w:r>
            <w:r w:rsidR="007E0B7E">
              <w:rPr>
                <w:rFonts w:hint="eastAsia"/>
              </w:rPr>
              <w:t xml:space="preserve">: </w:t>
            </w:r>
            <w:r w:rsidR="00B6689B">
              <w:rPr>
                <w:rFonts w:hint="eastAsia"/>
              </w:rPr>
              <w:t>日志文件个数</w:t>
            </w:r>
          </w:p>
          <w:p w:rsidR="00483AB3" w:rsidRDefault="00483AB3" w:rsidP="00483AB3">
            <w:pPr>
              <w:ind w:left="0" w:firstLineChars="100" w:firstLine="210"/>
            </w:pPr>
            <w:r>
              <w:rPr>
                <w:rFonts w:hint="eastAsia"/>
              </w:rPr>
              <w:t xml:space="preserve">    </w:t>
            </w:r>
            <w:r w:rsidRPr="00BA68AC">
              <w:t>transactionon</w:t>
            </w:r>
            <w:r w:rsidR="007E0B7E">
              <w:rPr>
                <w:rFonts w:hint="eastAsia"/>
              </w:rPr>
              <w:t xml:space="preserve">: </w:t>
            </w:r>
            <w:r w:rsidR="00560FDD">
              <w:rPr>
                <w:rFonts w:hint="eastAsia"/>
              </w:rPr>
              <w:t>是否开启事务</w:t>
            </w:r>
          </w:p>
          <w:p w:rsidR="00483AB3" w:rsidRDefault="00483AB3" w:rsidP="00483AB3">
            <w:pPr>
              <w:ind w:left="0" w:firstLineChars="100" w:firstLine="210"/>
            </w:pPr>
            <w:r>
              <w:rPr>
                <w:rFonts w:hint="eastAsia"/>
              </w:rPr>
              <w:t xml:space="preserve">    </w:t>
            </w:r>
            <w:r w:rsidRPr="00BA68AC">
              <w:t>preferedinstance</w:t>
            </w:r>
            <w:r w:rsidR="007E0B7E">
              <w:rPr>
                <w:rFonts w:hint="eastAsia"/>
              </w:rPr>
              <w:t xml:space="preserve">: </w:t>
            </w:r>
          </w:p>
          <w:p w:rsidR="00483AB3" w:rsidRDefault="00483AB3" w:rsidP="00483AB3">
            <w:pPr>
              <w:ind w:left="0" w:firstLineChars="100" w:firstLine="210"/>
            </w:pPr>
            <w:r>
              <w:rPr>
                <w:rFonts w:hint="eastAsia"/>
              </w:rPr>
              <w:t xml:space="preserve">    </w:t>
            </w:r>
            <w:r w:rsidRPr="00BA68AC">
              <w:t>numpagecleaners</w:t>
            </w:r>
            <w:r w:rsidR="007E0B7E">
              <w:rPr>
                <w:rFonts w:hint="eastAsia"/>
              </w:rPr>
              <w:t xml:space="preserve">: </w:t>
            </w:r>
          </w:p>
          <w:p w:rsidR="00483AB3" w:rsidRDefault="00483AB3" w:rsidP="00483AB3">
            <w:pPr>
              <w:ind w:left="0" w:firstLineChars="100" w:firstLine="210"/>
            </w:pPr>
            <w:r>
              <w:rPr>
                <w:rFonts w:hint="eastAsia"/>
              </w:rPr>
              <w:t xml:space="preserve">    </w:t>
            </w:r>
            <w:r w:rsidRPr="00BA68AC">
              <w:t>pagecleaninterval</w:t>
            </w:r>
            <w:r w:rsidR="007E0B7E">
              <w:rPr>
                <w:rFonts w:hint="eastAsia"/>
              </w:rPr>
              <w:t xml:space="preserve">: </w:t>
            </w:r>
          </w:p>
          <w:p w:rsidR="00483AB3" w:rsidRDefault="00483AB3" w:rsidP="00483AB3">
            <w:pPr>
              <w:ind w:left="0" w:firstLineChars="100" w:firstLine="210"/>
            </w:pPr>
            <w:r>
              <w:rPr>
                <w:rFonts w:hint="eastAsia"/>
              </w:rPr>
              <w:t xml:space="preserve">  }</w:t>
            </w:r>
            <w:r w:rsidR="001C631E">
              <w:rPr>
                <w:rFonts w:hint="eastAsia"/>
              </w:rPr>
              <w:t xml:space="preserve">, </w:t>
            </w:r>
            <w:r w:rsidR="001C631E">
              <w:t>…</w:t>
            </w:r>
          </w:p>
          <w:p w:rsidR="00483AB3" w:rsidRDefault="00483AB3" w:rsidP="00483AB3">
            <w:pPr>
              <w:ind w:left="0" w:firstLineChars="100" w:firstLine="210"/>
            </w:pPr>
            <w:r>
              <w:rPr>
                <w:rFonts w:hint="eastAsia"/>
              </w:rPr>
              <w:t>]</w:t>
            </w:r>
          </w:p>
          <w:p w:rsidR="001C631E" w:rsidRDefault="001C631E" w:rsidP="001C631E">
            <w:pPr>
              <w:ind w:left="0"/>
            </w:pPr>
            <w:r w:rsidRPr="00BA68AC">
              <w:t>BusinessName</w:t>
            </w:r>
            <w:r w:rsidR="007E0B7E">
              <w:rPr>
                <w:rFonts w:hint="eastAsia"/>
              </w:rPr>
              <w:t xml:space="preserve">: </w:t>
            </w:r>
            <w:r w:rsidR="00F33760">
              <w:rPr>
                <w:rFonts w:hint="eastAsia"/>
              </w:rPr>
              <w:t>业务名</w:t>
            </w:r>
          </w:p>
          <w:p w:rsidR="001C631E" w:rsidRDefault="001C631E" w:rsidP="001C631E">
            <w:pPr>
              <w:ind w:left="0"/>
            </w:pPr>
            <w:r w:rsidRPr="00BA68AC">
              <w:t>BusinessType</w:t>
            </w:r>
            <w:r w:rsidR="007E0B7E">
              <w:rPr>
                <w:rFonts w:hint="eastAsia"/>
              </w:rPr>
              <w:t xml:space="preserve">: </w:t>
            </w:r>
            <w:r w:rsidR="00F33760">
              <w:rPr>
                <w:rFonts w:hint="eastAsia"/>
              </w:rPr>
              <w:t>业务类型</w:t>
            </w:r>
          </w:p>
          <w:p w:rsidR="001C631E" w:rsidRDefault="001C631E" w:rsidP="001C631E">
            <w:pPr>
              <w:ind w:left="0"/>
            </w:pPr>
            <w:r w:rsidRPr="00BA68AC">
              <w:t>DeployMod</w:t>
            </w:r>
            <w:r w:rsidR="007E0B7E">
              <w:rPr>
                <w:rFonts w:hint="eastAsia"/>
              </w:rPr>
              <w:t xml:space="preserve">: </w:t>
            </w:r>
            <w:r w:rsidR="00F33760">
              <w:rPr>
                <w:rFonts w:hint="eastAsia"/>
              </w:rPr>
              <w:t>业务部署模式</w:t>
            </w:r>
            <w:r w:rsidR="00F33760">
              <w:rPr>
                <w:rFonts w:hint="eastAsia"/>
              </w:rPr>
              <w:t>(</w:t>
            </w:r>
            <w:r w:rsidR="00F33760">
              <w:rPr>
                <w:rFonts w:hint="eastAsia"/>
              </w:rPr>
              <w:t>单机</w:t>
            </w:r>
            <w:r w:rsidR="00F33760">
              <w:rPr>
                <w:rFonts w:hint="eastAsia"/>
              </w:rPr>
              <w:t>/</w:t>
            </w:r>
            <w:r w:rsidR="00F33760">
              <w:rPr>
                <w:rFonts w:hint="eastAsia"/>
              </w:rPr>
              <w:t>分布</w:t>
            </w:r>
            <w:r w:rsidR="00F33760">
              <w:rPr>
                <w:rFonts w:hint="eastAsia"/>
              </w:rPr>
              <w:t>)</w:t>
            </w:r>
          </w:p>
          <w:p w:rsidR="001C631E" w:rsidRDefault="001C631E" w:rsidP="001C631E">
            <w:pPr>
              <w:ind w:left="0"/>
            </w:pPr>
            <w:r w:rsidRPr="00BA68AC">
              <w:t>ClusterName</w:t>
            </w:r>
            <w:r w:rsidR="007E0B7E">
              <w:rPr>
                <w:rFonts w:hint="eastAsia"/>
              </w:rPr>
              <w:t xml:space="preserve">: </w:t>
            </w:r>
            <w:r w:rsidR="001A3BD2">
              <w:rPr>
                <w:rFonts w:hint="eastAsia"/>
              </w:rPr>
              <w:t>集群名字</w:t>
            </w:r>
          </w:p>
          <w:p w:rsidR="001C631E" w:rsidRDefault="001C631E" w:rsidP="001C631E">
            <w:pPr>
              <w:ind w:left="0"/>
            </w:pPr>
            <w:r w:rsidRPr="00BA68AC">
              <w:t>Property</w:t>
            </w:r>
            <w:r w:rsidR="007E0B7E">
              <w:rPr>
                <w:rFonts w:hint="eastAsia"/>
              </w:rPr>
              <w:t xml:space="preserve">: </w:t>
            </w:r>
            <w:r w:rsidR="001E3B21">
              <w:rPr>
                <w:rFonts w:hint="eastAsia"/>
              </w:rPr>
              <w:t>节点详细配置项</w:t>
            </w:r>
          </w:p>
          <w:p w:rsidR="001C631E" w:rsidRDefault="001C631E" w:rsidP="001C631E">
            <w:pPr>
              <w:ind w:left="0"/>
            </w:pPr>
            <w:r>
              <w:rPr>
                <w:rFonts w:hint="eastAsia"/>
              </w:rPr>
              <w:t xml:space="preserve">  [</w:t>
            </w:r>
          </w:p>
          <w:p w:rsidR="001C631E" w:rsidRDefault="001C631E" w:rsidP="001C631E">
            <w:pPr>
              <w:ind w:left="0" w:firstLine="405"/>
            </w:pPr>
            <w:r>
              <w:rPr>
                <w:rFonts w:hint="eastAsia"/>
              </w:rPr>
              <w:t>{</w:t>
            </w:r>
          </w:p>
          <w:p w:rsidR="00B87C19" w:rsidRDefault="001C631E" w:rsidP="00B87C19">
            <w:pPr>
              <w:ind w:left="0" w:firstLine="405"/>
            </w:pPr>
            <w:r>
              <w:rPr>
                <w:rFonts w:hint="eastAsia"/>
              </w:rPr>
              <w:t xml:space="preserve">  </w:t>
            </w:r>
            <w:r w:rsidR="00B87C19" w:rsidRPr="00B51614">
              <w:t>Name</w:t>
            </w:r>
            <w:r w:rsidR="007E0B7E">
              <w:rPr>
                <w:rFonts w:hint="eastAsia"/>
              </w:rPr>
              <w:t xml:space="preserve">: </w:t>
            </w:r>
            <w:r w:rsidR="00B87C19">
              <w:rPr>
                <w:rFonts w:hint="eastAsia"/>
              </w:rPr>
              <w:t>配置项的名字</w:t>
            </w:r>
          </w:p>
          <w:p w:rsidR="001D3E6D" w:rsidRPr="001D3E6D" w:rsidRDefault="001D3E6D" w:rsidP="001D3E6D">
            <w:pPr>
              <w:ind w:left="0" w:firstLineChars="291" w:firstLine="611"/>
            </w:pPr>
            <w:r w:rsidRPr="00B51614">
              <w:t>WebName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页面名字（网页显示）</w:t>
            </w:r>
          </w:p>
          <w:p w:rsidR="00B87C19" w:rsidRDefault="00B87C19" w:rsidP="00B87C19">
            <w:pPr>
              <w:ind w:left="0" w:firstLine="405"/>
            </w:pPr>
            <w:r>
              <w:rPr>
                <w:rFonts w:hint="eastAsia"/>
              </w:rPr>
              <w:t xml:space="preserve">  </w:t>
            </w:r>
            <w:r w:rsidRPr="00B51614">
              <w:t>Type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配置项值的类型</w:t>
            </w:r>
          </w:p>
          <w:p w:rsidR="00B87C19" w:rsidRDefault="00B87C19" w:rsidP="00B87C19">
            <w:pPr>
              <w:ind w:left="0" w:firstLine="405"/>
            </w:pPr>
            <w:r>
              <w:rPr>
                <w:rFonts w:hint="eastAsia"/>
              </w:rPr>
              <w:t xml:space="preserve">  </w:t>
            </w:r>
            <w:r w:rsidRPr="00B51614">
              <w:t>Default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配置项的默认值</w:t>
            </w:r>
          </w:p>
          <w:p w:rsidR="00B87C19" w:rsidRDefault="00B87C19" w:rsidP="00B87C19">
            <w:pPr>
              <w:ind w:left="0" w:firstLine="405"/>
            </w:pPr>
            <w:r>
              <w:rPr>
                <w:rFonts w:hint="eastAsia"/>
              </w:rPr>
              <w:lastRenderedPageBreak/>
              <w:t xml:space="preserve">  </w:t>
            </w:r>
            <w:r w:rsidRPr="00B51614">
              <w:t>Valid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配置项的合法范围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例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0-7)</w:t>
            </w:r>
          </w:p>
          <w:p w:rsidR="00B87C19" w:rsidRDefault="00B87C19" w:rsidP="00B87C19">
            <w:pPr>
              <w:ind w:left="0" w:firstLineChars="291" w:firstLine="611"/>
            </w:pPr>
            <w:r w:rsidRPr="00B51614">
              <w:t>Display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配置项的页面显示样式</w:t>
            </w:r>
          </w:p>
          <w:p w:rsidR="00B87C19" w:rsidRDefault="00B87C19" w:rsidP="00B87C19">
            <w:pPr>
              <w:ind w:left="0" w:firstLineChars="291" w:firstLine="611"/>
            </w:pPr>
            <w:r w:rsidRPr="00B51614">
              <w:t>Edit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配置项是否可修改</w:t>
            </w:r>
          </w:p>
          <w:p w:rsidR="00B87C19" w:rsidRDefault="00B87C19" w:rsidP="00B87C19">
            <w:pPr>
              <w:ind w:left="0" w:firstLineChars="291" w:firstLine="611"/>
            </w:pPr>
            <w:r w:rsidRPr="00B51614">
              <w:t>Desc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配置项的描述</w:t>
            </w:r>
          </w:p>
          <w:p w:rsidR="00B87C19" w:rsidRDefault="00B87C19" w:rsidP="00B87C19">
            <w:pPr>
              <w:ind w:left="0" w:firstLineChars="291" w:firstLine="611"/>
            </w:pPr>
            <w:r w:rsidRPr="00B51614">
              <w:t>Level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配置项的显示等级</w:t>
            </w:r>
          </w:p>
          <w:p w:rsidR="001C631E" w:rsidRDefault="001C631E" w:rsidP="001C631E">
            <w:pPr>
              <w:ind w:left="0" w:firstLine="405"/>
            </w:pPr>
            <w:r>
              <w:rPr>
                <w:rFonts w:hint="eastAsia"/>
              </w:rPr>
              <w:t>}</w:t>
            </w:r>
          </w:p>
          <w:p w:rsidR="001C631E" w:rsidRDefault="001C631E" w:rsidP="001C631E">
            <w:pPr>
              <w:ind w:left="0"/>
            </w:pPr>
            <w:r>
              <w:rPr>
                <w:rFonts w:hint="eastAsia"/>
              </w:rPr>
              <w:t xml:space="preserve">  ]</w:t>
            </w:r>
          </w:p>
          <w:p w:rsidR="008C01A4" w:rsidRDefault="00483AB3" w:rsidP="008C01A4">
            <w:pPr>
              <w:ind w:left="0"/>
            </w:pPr>
            <w:r>
              <w:rPr>
                <w:rFonts w:hint="eastAsia"/>
              </w:rPr>
              <w:t>}</w:t>
            </w:r>
          </w:p>
          <w:p w:rsidR="00CE6E91" w:rsidRDefault="00CE6E91" w:rsidP="00560FDD">
            <w:pPr>
              <w:ind w:left="0"/>
            </w:pPr>
          </w:p>
        </w:tc>
        <w:tc>
          <w:tcPr>
            <w:tcW w:w="3544" w:type="dxa"/>
          </w:tcPr>
          <w:p w:rsidR="00BA68AC" w:rsidRDefault="00BA68AC" w:rsidP="00560FDD">
            <w:pPr>
              <w:ind w:left="0"/>
            </w:pPr>
            <w:r w:rsidRPr="00BA68AC">
              <w:lastRenderedPageBreak/>
              <w:t xml:space="preserve">{ </w:t>
            </w:r>
          </w:p>
          <w:p w:rsidR="00BA68AC" w:rsidRDefault="00BA68AC" w:rsidP="00560FDD">
            <w:pPr>
              <w:ind w:left="0"/>
            </w:pPr>
            <w:r w:rsidRPr="00BA68AC">
              <w:t>"</w:t>
            </w:r>
            <w:r w:rsidR="00062BCE">
              <w:t>errno</w:t>
            </w:r>
            <w:r w:rsidRPr="00BA68AC">
              <w:t>"</w:t>
            </w:r>
            <w:r w:rsidR="007E0B7E">
              <w:t xml:space="preserve">: </w:t>
            </w:r>
            <w:r w:rsidRPr="00BA68AC">
              <w:t xml:space="preserve">0 </w:t>
            </w:r>
          </w:p>
          <w:p w:rsidR="00BA68AC" w:rsidRDefault="00BA68AC" w:rsidP="00560FDD">
            <w:pPr>
              <w:ind w:left="0"/>
            </w:pPr>
          </w:p>
          <w:p w:rsidR="00BA68AC" w:rsidRDefault="00BA68AC" w:rsidP="00560FDD">
            <w:pPr>
              <w:ind w:left="0"/>
            </w:pPr>
            <w:r w:rsidRPr="00BA68AC">
              <w:t>}</w:t>
            </w:r>
          </w:p>
          <w:p w:rsidR="00BA68AC" w:rsidRDefault="00BA68AC" w:rsidP="00560FDD">
            <w:pPr>
              <w:ind w:left="0"/>
            </w:pPr>
            <w:r w:rsidRPr="00BA68AC">
              <w:t xml:space="preserve">{ </w:t>
            </w:r>
          </w:p>
          <w:p w:rsidR="00BA68AC" w:rsidRDefault="00BA68AC" w:rsidP="00560FDD">
            <w:pPr>
              <w:ind w:left="0"/>
            </w:pPr>
            <w:r w:rsidRPr="00BA68AC">
              <w:t>"Config"</w:t>
            </w:r>
            <w:r w:rsidR="007E0B7E">
              <w:t xml:space="preserve">: </w:t>
            </w:r>
          </w:p>
          <w:p w:rsidR="00BA68AC" w:rsidRDefault="00BA68AC" w:rsidP="00BA68AC">
            <w:pPr>
              <w:ind w:left="0" w:firstLineChars="100" w:firstLine="210"/>
            </w:pPr>
            <w:r w:rsidRPr="00BA68AC">
              <w:t xml:space="preserve">[ </w:t>
            </w:r>
          </w:p>
          <w:p w:rsidR="00BA68AC" w:rsidRDefault="00BA68AC" w:rsidP="00BA68AC">
            <w:pPr>
              <w:ind w:left="0" w:firstLineChars="200" w:firstLine="420"/>
            </w:pPr>
            <w:r w:rsidRPr="00BA68AC">
              <w:t xml:space="preserve">{ </w:t>
            </w:r>
          </w:p>
          <w:p w:rsidR="00BA68AC" w:rsidRDefault="00BA68AC" w:rsidP="00BA68AC">
            <w:pPr>
              <w:ind w:left="0" w:firstLineChars="300" w:firstLine="630"/>
            </w:pPr>
            <w:r w:rsidRPr="00BA68AC">
              <w:t>"HostName"</w:t>
            </w:r>
            <w:r w:rsidR="007E0B7E">
              <w:t xml:space="preserve">: </w:t>
            </w:r>
            <w:r w:rsidRPr="00BA68AC">
              <w:t xml:space="preserve">"host1", </w:t>
            </w:r>
          </w:p>
          <w:p w:rsidR="008061CF" w:rsidRDefault="00BA68AC" w:rsidP="00BA68AC">
            <w:pPr>
              <w:ind w:left="0" w:firstLineChars="300" w:firstLine="630"/>
            </w:pPr>
            <w:r>
              <w:t>"datagroupname"</w:t>
            </w:r>
            <w:r w:rsidR="007E0B7E">
              <w:t xml:space="preserve">: </w:t>
            </w:r>
            <w:r w:rsidRPr="00BA68AC">
              <w:t xml:space="preserve">"", </w:t>
            </w:r>
          </w:p>
          <w:p w:rsidR="008061CF" w:rsidRDefault="008061CF" w:rsidP="00BA68AC">
            <w:pPr>
              <w:ind w:left="0" w:firstLineChars="300" w:firstLine="630"/>
            </w:pPr>
            <w:r>
              <w:t>"dbpath"</w:t>
            </w:r>
            <w:r w:rsidR="007E0B7E">
              <w:t xml:space="preserve">: </w:t>
            </w:r>
            <w:r w:rsidR="00045816">
              <w:t>"/home/db2</w:t>
            </w:r>
            <w:r>
              <w:t>/11830",</w:t>
            </w:r>
          </w:p>
          <w:p w:rsidR="008061CF" w:rsidRDefault="008061CF" w:rsidP="00BA68AC">
            <w:pPr>
              <w:ind w:left="0" w:firstLineChars="300" w:firstLine="630"/>
            </w:pPr>
            <w:r>
              <w:t>"svcname"</w:t>
            </w:r>
            <w:r w:rsidR="007E0B7E">
              <w:t xml:space="preserve">: </w:t>
            </w:r>
            <w:r w:rsidR="00BA68AC" w:rsidRPr="00BA68AC">
              <w:t xml:space="preserve">"11830", </w:t>
            </w:r>
          </w:p>
          <w:p w:rsidR="008061CF" w:rsidRDefault="008061CF" w:rsidP="00BA68AC">
            <w:pPr>
              <w:ind w:left="0" w:firstLineChars="300" w:firstLine="630"/>
            </w:pPr>
            <w:r>
              <w:t>"diaglevel"</w:t>
            </w:r>
            <w:r w:rsidR="007E0B7E">
              <w:t xml:space="preserve">: </w:t>
            </w:r>
            <w:r w:rsidR="00BA68AC" w:rsidRPr="00BA68AC">
              <w:t xml:space="preserve">"3", </w:t>
            </w:r>
          </w:p>
          <w:p w:rsidR="008061CF" w:rsidRDefault="00BA68AC" w:rsidP="00BA68AC">
            <w:pPr>
              <w:ind w:left="0" w:firstLineChars="300" w:firstLine="630"/>
            </w:pPr>
            <w:r w:rsidRPr="00BA68AC">
              <w:t>"role"</w:t>
            </w:r>
            <w:r w:rsidR="007E0B7E">
              <w:t xml:space="preserve">: </w:t>
            </w:r>
            <w:r w:rsidRPr="00BA68AC">
              <w:t xml:space="preserve">"standalone", </w:t>
            </w:r>
          </w:p>
          <w:p w:rsidR="008061CF" w:rsidRDefault="008061CF" w:rsidP="00BA68AC">
            <w:pPr>
              <w:ind w:left="0" w:firstLineChars="300" w:firstLine="630"/>
            </w:pPr>
            <w:r>
              <w:t>"logfilesz"</w:t>
            </w:r>
            <w:r w:rsidR="007E0B7E">
              <w:t xml:space="preserve">: </w:t>
            </w:r>
            <w:r w:rsidR="00BA68AC" w:rsidRPr="00BA68AC">
              <w:t xml:space="preserve">"64", </w:t>
            </w:r>
          </w:p>
          <w:p w:rsidR="008061CF" w:rsidRDefault="00BA68AC" w:rsidP="00BA68AC">
            <w:pPr>
              <w:ind w:left="0" w:firstLineChars="300" w:firstLine="630"/>
            </w:pPr>
            <w:r w:rsidRPr="00BA68AC">
              <w:t>"logfilenum"</w:t>
            </w:r>
            <w:r w:rsidR="007E0B7E">
              <w:t xml:space="preserve">: </w:t>
            </w:r>
            <w:r w:rsidRPr="00BA68AC">
              <w:t xml:space="preserve">"20", </w:t>
            </w:r>
          </w:p>
          <w:p w:rsidR="008061CF" w:rsidRDefault="00BA68AC" w:rsidP="00BA68AC">
            <w:pPr>
              <w:ind w:left="0" w:firstLineChars="300" w:firstLine="630"/>
            </w:pPr>
            <w:r w:rsidRPr="00BA68AC">
              <w:t>"transactionon"</w:t>
            </w:r>
            <w:r w:rsidR="007E0B7E">
              <w:t xml:space="preserve">: </w:t>
            </w:r>
            <w:r w:rsidRPr="00BA68AC">
              <w:t xml:space="preserve">"false", </w:t>
            </w:r>
          </w:p>
          <w:p w:rsidR="008061CF" w:rsidRDefault="00BA68AC" w:rsidP="00BA68AC">
            <w:pPr>
              <w:ind w:left="0" w:firstLineChars="300" w:firstLine="630"/>
            </w:pPr>
            <w:r w:rsidRPr="00BA68AC">
              <w:t>"preferedinstance"</w:t>
            </w:r>
            <w:r w:rsidR="007E0B7E">
              <w:t xml:space="preserve">: </w:t>
            </w:r>
            <w:r w:rsidRPr="00BA68AC">
              <w:t xml:space="preserve">"A", </w:t>
            </w:r>
          </w:p>
          <w:p w:rsidR="008061CF" w:rsidRDefault="00BA68AC" w:rsidP="00BA68AC">
            <w:pPr>
              <w:ind w:left="0" w:firstLineChars="300" w:firstLine="630"/>
            </w:pPr>
            <w:r w:rsidRPr="00BA68AC">
              <w:t>"numpagecleaners"</w:t>
            </w:r>
            <w:r w:rsidR="007E0B7E">
              <w:t xml:space="preserve">: </w:t>
            </w:r>
            <w:r w:rsidRPr="00BA68AC">
              <w:t xml:space="preserve">"1", </w:t>
            </w:r>
          </w:p>
          <w:p w:rsidR="008061CF" w:rsidRDefault="00BA68AC" w:rsidP="00BA68AC">
            <w:pPr>
              <w:ind w:left="0" w:firstLineChars="300" w:firstLine="630"/>
            </w:pPr>
            <w:r w:rsidRPr="00BA68AC">
              <w:t>"pagecleaninterval"</w:t>
            </w:r>
            <w:r w:rsidR="007E0B7E">
              <w:t xml:space="preserve">: </w:t>
            </w:r>
            <w:r w:rsidRPr="00BA68AC">
              <w:t xml:space="preserve">"1" </w:t>
            </w:r>
          </w:p>
          <w:p w:rsidR="008061CF" w:rsidRDefault="00BA68AC" w:rsidP="008061CF">
            <w:pPr>
              <w:ind w:left="0" w:firstLineChars="200" w:firstLine="420"/>
            </w:pPr>
            <w:r w:rsidRPr="00BA68AC">
              <w:t xml:space="preserve">} </w:t>
            </w:r>
          </w:p>
          <w:p w:rsidR="00483AB3" w:rsidRDefault="00BA68AC" w:rsidP="008061CF">
            <w:pPr>
              <w:ind w:left="0" w:firstLineChars="100" w:firstLine="210"/>
            </w:pPr>
            <w:r w:rsidRPr="00BA68AC">
              <w:t xml:space="preserve">], </w:t>
            </w:r>
          </w:p>
          <w:p w:rsidR="00483AB3" w:rsidRDefault="00BA68AC" w:rsidP="00483AB3">
            <w:pPr>
              <w:ind w:left="0"/>
            </w:pPr>
            <w:r w:rsidRPr="00BA68AC">
              <w:t>"BusinessName"</w:t>
            </w:r>
            <w:r w:rsidR="007E0B7E">
              <w:t xml:space="preserve">: </w:t>
            </w:r>
            <w:r w:rsidRPr="00BA68AC">
              <w:t xml:space="preserve">"b1", </w:t>
            </w:r>
          </w:p>
          <w:p w:rsidR="00483AB3" w:rsidRDefault="00BA68AC" w:rsidP="00483AB3">
            <w:pPr>
              <w:ind w:left="0"/>
            </w:pPr>
            <w:r w:rsidRPr="00BA68AC">
              <w:t>"BusinessType"</w:t>
            </w:r>
            <w:r w:rsidR="007E0B7E">
              <w:t xml:space="preserve">: </w:t>
            </w:r>
            <w:r w:rsidRPr="00BA68AC">
              <w:t xml:space="preserve">"sequoiadb", </w:t>
            </w:r>
          </w:p>
          <w:p w:rsidR="00483AB3" w:rsidRDefault="00BA68AC" w:rsidP="00483AB3">
            <w:pPr>
              <w:ind w:left="0"/>
            </w:pPr>
            <w:r w:rsidRPr="00BA68AC">
              <w:t>"DeployMod"</w:t>
            </w:r>
            <w:r w:rsidR="007E0B7E">
              <w:t xml:space="preserve">: </w:t>
            </w:r>
            <w:r w:rsidRPr="00BA68AC">
              <w:t xml:space="preserve">"standalone", </w:t>
            </w:r>
          </w:p>
          <w:p w:rsidR="00483AB3" w:rsidRDefault="00BA68AC" w:rsidP="00483AB3">
            <w:pPr>
              <w:ind w:left="0"/>
            </w:pPr>
            <w:r w:rsidRPr="00BA68AC">
              <w:t>"ClusterName"</w:t>
            </w:r>
            <w:r w:rsidR="007E0B7E">
              <w:t xml:space="preserve">: </w:t>
            </w:r>
            <w:r w:rsidRPr="00BA68AC">
              <w:t xml:space="preserve">"c1", </w:t>
            </w:r>
          </w:p>
          <w:p w:rsidR="00C2491B" w:rsidRDefault="00BA68AC" w:rsidP="00483AB3">
            <w:pPr>
              <w:ind w:left="0"/>
            </w:pPr>
            <w:r w:rsidRPr="00BA68AC">
              <w:t>"Property"</w:t>
            </w:r>
            <w:r w:rsidR="007E0B7E">
              <w:t xml:space="preserve">: </w:t>
            </w:r>
          </w:p>
          <w:p w:rsidR="00C2491B" w:rsidRDefault="00BA68AC" w:rsidP="00C2491B">
            <w:pPr>
              <w:ind w:left="0" w:firstLineChars="100" w:firstLine="210"/>
            </w:pPr>
            <w:r w:rsidRPr="00BA68AC">
              <w:t xml:space="preserve">[ </w:t>
            </w:r>
          </w:p>
          <w:p w:rsidR="00C2491B" w:rsidRDefault="00BA68AC" w:rsidP="00C2491B">
            <w:pPr>
              <w:ind w:left="0" w:firstLineChars="200" w:firstLine="420"/>
            </w:pPr>
            <w:r w:rsidRPr="00BA68AC">
              <w:t xml:space="preserve">{ </w:t>
            </w:r>
          </w:p>
          <w:p w:rsidR="00C2491B" w:rsidRDefault="00BA68AC" w:rsidP="00C2491B">
            <w:pPr>
              <w:ind w:left="0" w:firstLineChars="300" w:firstLine="630"/>
            </w:pPr>
            <w:r w:rsidRPr="00BA68AC">
              <w:t>"Name"</w:t>
            </w:r>
            <w:r w:rsidR="007E0B7E">
              <w:t xml:space="preserve">: </w:t>
            </w:r>
            <w:r w:rsidRPr="00BA68AC">
              <w:t xml:space="preserve">"dbpath", </w:t>
            </w:r>
          </w:p>
          <w:p w:rsidR="00C2491B" w:rsidRDefault="00C2491B" w:rsidP="00C2491B">
            <w:pPr>
              <w:ind w:left="0" w:firstLineChars="300" w:firstLine="630"/>
            </w:pPr>
            <w:r>
              <w:lastRenderedPageBreak/>
              <w:t>"WebName"</w:t>
            </w:r>
            <w:r w:rsidR="007E0B7E">
              <w:t xml:space="preserve">: </w:t>
            </w:r>
            <w:r w:rsidR="00BA68AC" w:rsidRPr="00BA68AC">
              <w:t>"</w:t>
            </w:r>
            <w:r>
              <w:rPr>
                <w:rFonts w:hint="eastAsia"/>
              </w:rPr>
              <w:t>db</w:t>
            </w:r>
            <w:r w:rsidR="00BA68AC" w:rsidRPr="00BA68AC">
              <w:t xml:space="preserve">'s path", </w:t>
            </w:r>
          </w:p>
          <w:p w:rsidR="00C2491B" w:rsidRDefault="00BA68AC" w:rsidP="00C2491B">
            <w:pPr>
              <w:ind w:left="0" w:firstLineChars="300" w:firstLine="630"/>
            </w:pPr>
            <w:r w:rsidRPr="00BA68AC">
              <w:t>"Type"</w:t>
            </w:r>
            <w:r w:rsidR="007E0B7E">
              <w:t xml:space="preserve">: </w:t>
            </w:r>
            <w:r w:rsidRPr="00BA68AC">
              <w:t xml:space="preserve">"path", </w:t>
            </w:r>
          </w:p>
          <w:p w:rsidR="00C2491B" w:rsidRDefault="00BA68AC" w:rsidP="00C2491B">
            <w:pPr>
              <w:ind w:left="0" w:firstLineChars="300" w:firstLine="630"/>
            </w:pPr>
            <w:r w:rsidRPr="00BA68AC">
              <w:t>"Default"</w:t>
            </w:r>
            <w:r w:rsidR="007E0B7E">
              <w:t xml:space="preserve">: </w:t>
            </w:r>
            <w:r w:rsidRPr="00BA68AC">
              <w:t xml:space="preserve">"/opt/standalone", </w:t>
            </w:r>
          </w:p>
          <w:p w:rsidR="00C2491B" w:rsidRDefault="00BA68AC" w:rsidP="00C2491B">
            <w:pPr>
              <w:ind w:left="0" w:firstLineChars="300" w:firstLine="630"/>
            </w:pPr>
            <w:r w:rsidRPr="00BA68AC">
              <w:t>"Valid"</w:t>
            </w:r>
            <w:r w:rsidR="007E0B7E">
              <w:t xml:space="preserve">: </w:t>
            </w:r>
            <w:r w:rsidRPr="00BA68AC">
              <w:t xml:space="preserve">"", </w:t>
            </w:r>
          </w:p>
          <w:p w:rsidR="00C2491B" w:rsidRDefault="00BA68AC" w:rsidP="00C2491B">
            <w:pPr>
              <w:ind w:left="0" w:firstLineChars="300" w:firstLine="630"/>
            </w:pPr>
            <w:r w:rsidRPr="00BA68AC">
              <w:t>"Display"</w:t>
            </w:r>
            <w:r w:rsidR="007E0B7E">
              <w:t xml:space="preserve">: </w:t>
            </w:r>
            <w:r w:rsidRPr="00BA68AC">
              <w:t xml:space="preserve">"edit box", </w:t>
            </w:r>
          </w:p>
          <w:p w:rsidR="00C2491B" w:rsidRDefault="00BA68AC" w:rsidP="00C2491B">
            <w:pPr>
              <w:ind w:left="0" w:firstLineChars="300" w:firstLine="630"/>
            </w:pPr>
            <w:r w:rsidRPr="00BA68AC">
              <w:t>"Edit"</w:t>
            </w:r>
            <w:r w:rsidR="007E0B7E">
              <w:t xml:space="preserve">: </w:t>
            </w:r>
            <w:r w:rsidRPr="00BA68AC">
              <w:t xml:space="preserve">"true", </w:t>
            </w:r>
          </w:p>
          <w:p w:rsidR="00C2491B" w:rsidRDefault="00BA68AC" w:rsidP="00C2491B">
            <w:pPr>
              <w:ind w:left="0" w:firstLineChars="300" w:firstLine="630"/>
            </w:pPr>
            <w:r w:rsidRPr="00BA68AC">
              <w:t>"Desc"</w:t>
            </w:r>
            <w:r w:rsidR="007E0B7E">
              <w:t xml:space="preserve">: </w:t>
            </w:r>
            <w:r w:rsidRPr="00BA68AC">
              <w:t xml:space="preserve">"", </w:t>
            </w:r>
          </w:p>
          <w:p w:rsidR="00C2491B" w:rsidRDefault="00BA68AC" w:rsidP="00C2491B">
            <w:pPr>
              <w:ind w:left="0" w:firstLineChars="300" w:firstLine="630"/>
            </w:pPr>
            <w:r w:rsidRPr="00BA68AC">
              <w:t>"Level"</w:t>
            </w:r>
            <w:r w:rsidR="007E0B7E">
              <w:t xml:space="preserve">: </w:t>
            </w:r>
            <w:r w:rsidRPr="00BA68AC">
              <w:t xml:space="preserve">"0" </w:t>
            </w:r>
          </w:p>
          <w:p w:rsidR="008F22E3" w:rsidRDefault="00BA68AC" w:rsidP="008F22E3">
            <w:pPr>
              <w:ind w:left="0" w:firstLineChars="200" w:firstLine="420"/>
            </w:pPr>
            <w:r w:rsidRPr="00BA68AC">
              <w:t xml:space="preserve">}, </w:t>
            </w:r>
            <w:r w:rsidR="008F22E3">
              <w:t>…</w:t>
            </w:r>
          </w:p>
          <w:p w:rsidR="008F22E3" w:rsidRDefault="00BA68AC" w:rsidP="008F22E3">
            <w:pPr>
              <w:ind w:left="0" w:firstLineChars="100" w:firstLine="210"/>
            </w:pPr>
            <w:r w:rsidRPr="00BA68AC">
              <w:t>]</w:t>
            </w:r>
          </w:p>
          <w:p w:rsidR="00CE6E91" w:rsidRPr="005964D4" w:rsidRDefault="00BA68AC" w:rsidP="008F22E3">
            <w:pPr>
              <w:ind w:left="0"/>
            </w:pPr>
            <w:r w:rsidRPr="00BA68AC">
              <w:t>}</w:t>
            </w:r>
          </w:p>
        </w:tc>
      </w:tr>
      <w:tr w:rsidR="00CE14F4" w:rsidTr="00CE14F4">
        <w:trPr>
          <w:trHeight w:val="322"/>
        </w:trPr>
        <w:tc>
          <w:tcPr>
            <w:tcW w:w="1418" w:type="dxa"/>
          </w:tcPr>
          <w:p w:rsidR="00CE14F4" w:rsidRDefault="00CE14F4" w:rsidP="00560FDD">
            <w:pPr>
              <w:ind w:left="0"/>
            </w:pPr>
            <w:r>
              <w:rPr>
                <w:rFonts w:hint="eastAsia"/>
              </w:rPr>
              <w:lastRenderedPageBreak/>
              <w:t>说明</w:t>
            </w:r>
          </w:p>
        </w:tc>
        <w:tc>
          <w:tcPr>
            <w:tcW w:w="3827" w:type="dxa"/>
          </w:tcPr>
          <w:p w:rsidR="00CE14F4" w:rsidRDefault="00CE14F4" w:rsidP="00BA68AC">
            <w:pPr>
              <w:ind w:left="0"/>
            </w:pPr>
          </w:p>
        </w:tc>
        <w:tc>
          <w:tcPr>
            <w:tcW w:w="3544" w:type="dxa"/>
          </w:tcPr>
          <w:p w:rsidR="00CE14F4" w:rsidRPr="00BA68AC" w:rsidRDefault="00CE14F4" w:rsidP="00560FDD">
            <w:pPr>
              <w:ind w:left="0"/>
            </w:pPr>
          </w:p>
        </w:tc>
      </w:tr>
    </w:tbl>
    <w:p w:rsidR="00CE6E91" w:rsidRPr="00CE6E91" w:rsidRDefault="00CE6E91" w:rsidP="00CE6E91"/>
    <w:p w:rsidR="00EB659E" w:rsidRDefault="00EB659E" w:rsidP="00E47916">
      <w:pPr>
        <w:pStyle w:val="Heading4"/>
      </w:pPr>
      <w:r>
        <w:rPr>
          <w:rFonts w:hint="eastAsia"/>
        </w:rPr>
        <w:t>添加业务命令</w:t>
      </w:r>
    </w:p>
    <w:tbl>
      <w:tblPr>
        <w:tblStyle w:val="TableGrid"/>
        <w:tblW w:w="8789" w:type="dxa"/>
        <w:tblInd w:w="-34" w:type="dxa"/>
        <w:tblLayout w:type="fixed"/>
        <w:tblLook w:val="04A0"/>
      </w:tblPr>
      <w:tblGrid>
        <w:gridCol w:w="1418"/>
        <w:gridCol w:w="3827"/>
        <w:gridCol w:w="3544"/>
      </w:tblGrid>
      <w:tr w:rsidR="00E9357F" w:rsidTr="00CB4BD9">
        <w:tc>
          <w:tcPr>
            <w:tcW w:w="1418" w:type="dxa"/>
            <w:shd w:val="clear" w:color="auto" w:fill="DDD9C3" w:themeFill="background2" w:themeFillShade="E6"/>
          </w:tcPr>
          <w:p w:rsidR="00E9357F" w:rsidRDefault="00E9357F" w:rsidP="00CB4BD9">
            <w:pPr>
              <w:ind w:left="0"/>
            </w:pPr>
          </w:p>
        </w:tc>
        <w:tc>
          <w:tcPr>
            <w:tcW w:w="3827" w:type="dxa"/>
            <w:shd w:val="clear" w:color="auto" w:fill="DDD9C3" w:themeFill="background2" w:themeFillShade="E6"/>
          </w:tcPr>
          <w:p w:rsidR="00E9357F" w:rsidRDefault="00E9357F" w:rsidP="00CB4BD9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544" w:type="dxa"/>
            <w:shd w:val="clear" w:color="auto" w:fill="DDD9C3" w:themeFill="background2" w:themeFillShade="E6"/>
          </w:tcPr>
          <w:p w:rsidR="00E9357F" w:rsidRDefault="00E9357F" w:rsidP="00CB4BD9">
            <w:pPr>
              <w:ind w:left="0"/>
            </w:pPr>
            <w:r>
              <w:rPr>
                <w:rFonts w:hint="eastAsia"/>
              </w:rPr>
              <w:t>举例</w:t>
            </w:r>
          </w:p>
        </w:tc>
      </w:tr>
      <w:tr w:rsidR="00E9357F" w:rsidTr="00CB4BD9">
        <w:tc>
          <w:tcPr>
            <w:tcW w:w="1418" w:type="dxa"/>
          </w:tcPr>
          <w:p w:rsidR="00E9357F" w:rsidRDefault="00E9357F" w:rsidP="00CB4BD9">
            <w:pPr>
              <w:ind w:left="0"/>
            </w:pPr>
            <w:r>
              <w:rPr>
                <w:rFonts w:hint="eastAsia"/>
              </w:rPr>
              <w:t>请求头</w:t>
            </w:r>
          </w:p>
        </w:tc>
        <w:tc>
          <w:tcPr>
            <w:tcW w:w="3827" w:type="dxa"/>
          </w:tcPr>
          <w:p w:rsidR="00E9357F" w:rsidRDefault="00E9357F" w:rsidP="00CB4BD9">
            <w:pPr>
              <w:ind w:left="0"/>
            </w:pPr>
            <w:r>
              <w:rPr>
                <w:rFonts w:hint="eastAsia"/>
              </w:rPr>
              <w:t>同通用请求头</w:t>
            </w:r>
          </w:p>
        </w:tc>
        <w:tc>
          <w:tcPr>
            <w:tcW w:w="3544" w:type="dxa"/>
          </w:tcPr>
          <w:p w:rsidR="00E9357F" w:rsidRDefault="00E9357F" w:rsidP="00CB4BD9">
            <w:pPr>
              <w:ind w:left="0"/>
            </w:pPr>
          </w:p>
        </w:tc>
      </w:tr>
      <w:tr w:rsidR="00E9357F" w:rsidTr="00CB4BD9">
        <w:tc>
          <w:tcPr>
            <w:tcW w:w="1418" w:type="dxa"/>
          </w:tcPr>
          <w:p w:rsidR="00E9357F" w:rsidRDefault="00E9357F" w:rsidP="00CB4BD9">
            <w:pPr>
              <w:ind w:left="0"/>
            </w:pPr>
            <w:r>
              <w:rPr>
                <w:rFonts w:hint="eastAsia"/>
              </w:rPr>
              <w:t>请求内容</w:t>
            </w:r>
          </w:p>
        </w:tc>
        <w:tc>
          <w:tcPr>
            <w:tcW w:w="3827" w:type="dxa"/>
          </w:tcPr>
          <w:p w:rsidR="00E9357F" w:rsidRDefault="00E9357F" w:rsidP="00CB4BD9">
            <w:pPr>
              <w:ind w:left="0"/>
            </w:pPr>
            <w:r>
              <w:t>cmd</w:t>
            </w:r>
            <w:r>
              <w:rPr>
                <w:rFonts w:hint="eastAsia"/>
              </w:rPr>
              <w:t xml:space="preserve">: </w:t>
            </w:r>
            <w:r w:rsidR="00B510EA">
              <w:rPr>
                <w:rFonts w:hint="eastAsia"/>
              </w:rPr>
              <w:t>add</w:t>
            </w:r>
            <w:r w:rsidRPr="00B62A35">
              <w:t xml:space="preserve"> business</w:t>
            </w:r>
          </w:p>
          <w:p w:rsidR="00E9357F" w:rsidRDefault="002D1209" w:rsidP="00CB4BD9">
            <w:pPr>
              <w:ind w:left="0"/>
            </w:pPr>
            <w:r w:rsidRPr="002D1209">
              <w:t>ConfigInfo</w:t>
            </w:r>
            <w:r w:rsidR="00E9357F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业务配置</w:t>
            </w:r>
            <w:r w:rsidR="00E9357F">
              <w:rPr>
                <w:rFonts w:hint="eastAsia"/>
              </w:rPr>
              <w:t>信息</w:t>
            </w:r>
          </w:p>
          <w:p w:rsidR="00E9357F" w:rsidRDefault="00E9357F" w:rsidP="00CB4BD9">
            <w:pPr>
              <w:ind w:left="0"/>
            </w:pPr>
            <w:r>
              <w:rPr>
                <w:rFonts w:hint="eastAsia"/>
              </w:rPr>
              <w:t>{</w:t>
            </w:r>
          </w:p>
          <w:p w:rsidR="00E9357F" w:rsidRDefault="00E9357F" w:rsidP="00CB4BD9">
            <w:pPr>
              <w:ind w:left="0"/>
            </w:pPr>
            <w:r w:rsidRPr="003C4A22">
              <w:t>ClusterName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集群名</w:t>
            </w:r>
          </w:p>
          <w:p w:rsidR="00E9357F" w:rsidRDefault="00E9357F" w:rsidP="00CB4BD9">
            <w:pPr>
              <w:ind w:left="0"/>
            </w:pPr>
            <w:r w:rsidRPr="003C4A22">
              <w:t>BusinessType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业务类型</w:t>
            </w:r>
          </w:p>
          <w:p w:rsidR="00E9357F" w:rsidRDefault="00E9357F" w:rsidP="00CB4BD9">
            <w:pPr>
              <w:ind w:left="0"/>
            </w:pPr>
            <w:r w:rsidRPr="00440E50">
              <w:t>BusinessName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业务名</w:t>
            </w:r>
          </w:p>
          <w:p w:rsidR="00E9357F" w:rsidRDefault="00E9357F" w:rsidP="00CB4BD9">
            <w:pPr>
              <w:ind w:left="0"/>
            </w:pPr>
            <w:r w:rsidRPr="008809DD">
              <w:t>DeployMod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业务部署模式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单机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分布</w:t>
            </w:r>
            <w:r>
              <w:rPr>
                <w:rFonts w:hint="eastAsia"/>
              </w:rPr>
              <w:t>)</w:t>
            </w:r>
          </w:p>
          <w:p w:rsidR="00E9357F" w:rsidRDefault="000451B7" w:rsidP="00CB4BD9">
            <w:pPr>
              <w:ind w:left="0"/>
            </w:pPr>
            <w:r>
              <w:t>Config</w:t>
            </w:r>
            <w:r w:rsidR="00E9357F">
              <w:rPr>
                <w:rFonts w:hint="eastAsia"/>
              </w:rPr>
              <w:t xml:space="preserve">: </w:t>
            </w:r>
            <w:r w:rsidR="004B298C">
              <w:rPr>
                <w:rFonts w:hint="eastAsia"/>
              </w:rPr>
              <w:t>详细配置</w:t>
            </w:r>
          </w:p>
          <w:p w:rsidR="00E9357F" w:rsidRDefault="00E9357F" w:rsidP="009A5872">
            <w:pPr>
              <w:ind w:left="0" w:firstLineChars="100" w:firstLine="210"/>
            </w:pPr>
            <w:r>
              <w:rPr>
                <w:rFonts w:hint="eastAsia"/>
              </w:rPr>
              <w:t>[</w:t>
            </w:r>
          </w:p>
          <w:p w:rsidR="009A5872" w:rsidRDefault="00E9357F" w:rsidP="009A5872">
            <w:pPr>
              <w:ind w:left="0" w:firstLineChars="200" w:firstLine="420"/>
            </w:pPr>
            <w:r>
              <w:rPr>
                <w:rFonts w:hint="eastAsia"/>
              </w:rPr>
              <w:t>{</w:t>
            </w:r>
          </w:p>
          <w:p w:rsidR="00E9357F" w:rsidRDefault="00D80C10" w:rsidP="009A5872">
            <w:pPr>
              <w:ind w:left="0" w:firstLineChars="300" w:firstLine="630"/>
            </w:pPr>
            <w:r>
              <w:t>HostName</w:t>
            </w:r>
            <w:r w:rsidR="00E9357F">
              <w:rPr>
                <w:rFonts w:hint="eastAsia"/>
              </w:rPr>
              <w:t xml:space="preserve">: </w:t>
            </w:r>
            <w:r w:rsidR="00F81FC0">
              <w:rPr>
                <w:rFonts w:hint="eastAsia"/>
              </w:rPr>
              <w:t>主机名</w:t>
            </w:r>
          </w:p>
          <w:p w:rsidR="00E9357F" w:rsidRDefault="00E9357F" w:rsidP="00CB4BD9">
            <w:pPr>
              <w:ind w:left="0" w:firstLine="405"/>
            </w:pPr>
            <w:r>
              <w:rPr>
                <w:rFonts w:hint="eastAsia"/>
              </w:rPr>
              <w:t xml:space="preserve">  </w:t>
            </w:r>
            <w:r w:rsidR="00D80C10">
              <w:t>datagroupname</w:t>
            </w:r>
            <w:r>
              <w:rPr>
                <w:rFonts w:hint="eastAsia"/>
              </w:rPr>
              <w:t xml:space="preserve">: </w:t>
            </w:r>
            <w:r w:rsidR="00C42350">
              <w:rPr>
                <w:rFonts w:hint="eastAsia"/>
              </w:rPr>
              <w:t>数据分组名</w:t>
            </w:r>
          </w:p>
          <w:p w:rsidR="009A5872" w:rsidRDefault="00D33880" w:rsidP="009A5872">
            <w:pPr>
              <w:ind w:left="0" w:firstLine="405"/>
              <w:jc w:val="left"/>
            </w:pPr>
            <w:r>
              <w:rPr>
                <w:rFonts w:hint="eastAsia"/>
              </w:rPr>
              <w:t xml:space="preserve">  </w:t>
            </w:r>
            <w:r>
              <w:t>dbpath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数据目录</w:t>
            </w:r>
          </w:p>
          <w:p w:rsidR="009A5872" w:rsidRDefault="009A5872" w:rsidP="009A5872">
            <w:pPr>
              <w:ind w:left="0" w:firstLine="405"/>
              <w:jc w:val="left"/>
            </w:pPr>
            <w:r>
              <w:rPr>
                <w:rFonts w:hint="eastAsia"/>
              </w:rPr>
              <w:t xml:space="preserve">  </w:t>
            </w:r>
            <w:r>
              <w:t>svcname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服务名</w:t>
            </w:r>
          </w:p>
          <w:p w:rsidR="009A5872" w:rsidRDefault="009A5872" w:rsidP="009A5872">
            <w:pPr>
              <w:ind w:left="0" w:firstLine="405"/>
              <w:jc w:val="left"/>
            </w:pPr>
            <w:r>
              <w:rPr>
                <w:rFonts w:hint="eastAsia"/>
              </w:rPr>
              <w:t xml:space="preserve">  </w:t>
            </w:r>
            <w:r>
              <w:t>diaglevel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日志级别</w:t>
            </w:r>
          </w:p>
          <w:p w:rsidR="009A5872" w:rsidRDefault="009A5872" w:rsidP="009A5872">
            <w:pPr>
              <w:ind w:left="0" w:firstLineChars="291" w:firstLine="611"/>
              <w:jc w:val="left"/>
            </w:pPr>
            <w:r>
              <w:t>role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角色</w:t>
            </w:r>
          </w:p>
          <w:p w:rsidR="009A5872" w:rsidRDefault="009A5872" w:rsidP="009A5872">
            <w:pPr>
              <w:ind w:left="0" w:firstLineChars="291" w:firstLine="611"/>
              <w:jc w:val="left"/>
            </w:pPr>
            <w:r>
              <w:t>logfilesz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日志大小</w:t>
            </w:r>
          </w:p>
          <w:p w:rsidR="00235249" w:rsidRDefault="00235249" w:rsidP="009A5872">
            <w:pPr>
              <w:ind w:left="0" w:firstLineChars="291" w:firstLine="611"/>
              <w:jc w:val="left"/>
            </w:pPr>
            <w:r>
              <w:t>logfilenum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日志文件个数</w:t>
            </w:r>
          </w:p>
          <w:p w:rsidR="00235249" w:rsidRDefault="00235249" w:rsidP="009A5872">
            <w:pPr>
              <w:ind w:left="0" w:firstLineChars="291" w:firstLine="611"/>
              <w:jc w:val="left"/>
            </w:pPr>
            <w:r>
              <w:t>transactionon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是否开启事务</w:t>
            </w:r>
          </w:p>
          <w:p w:rsidR="00235249" w:rsidRDefault="00235249" w:rsidP="009A5872">
            <w:pPr>
              <w:ind w:left="0" w:firstLineChars="291" w:firstLine="611"/>
              <w:jc w:val="left"/>
            </w:pPr>
            <w:r>
              <w:t>preferedinstance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读请求时优先选择的实例</w:t>
            </w:r>
          </w:p>
          <w:p w:rsidR="00235249" w:rsidRDefault="00235249" w:rsidP="009A5872">
            <w:pPr>
              <w:ind w:left="0" w:firstLineChars="291" w:firstLine="611"/>
              <w:jc w:val="left"/>
            </w:pPr>
            <w:r>
              <w:t>numpagecleaners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脏页清除器个数</w:t>
            </w:r>
          </w:p>
          <w:p w:rsidR="00235249" w:rsidRDefault="00235249" w:rsidP="009A5872">
            <w:pPr>
              <w:ind w:left="0" w:firstLineChars="291" w:firstLine="611"/>
              <w:jc w:val="left"/>
            </w:pPr>
            <w:r>
              <w:lastRenderedPageBreak/>
              <w:t>pagecleaninterval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脏页清除时间间隔</w:t>
            </w:r>
          </w:p>
          <w:p w:rsidR="00D5557A" w:rsidRDefault="00D5557A" w:rsidP="009A5872">
            <w:pPr>
              <w:ind w:left="0" w:firstLineChars="291" w:firstLine="611"/>
              <w:jc w:val="left"/>
            </w:pPr>
            <w:r>
              <w:t>hjbuf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哈希连接缓存大小</w:t>
            </w:r>
          </w:p>
          <w:p w:rsidR="00D5557A" w:rsidRDefault="00D5557A" w:rsidP="009A5872">
            <w:pPr>
              <w:ind w:left="0" w:firstLineChars="291" w:firstLine="611"/>
              <w:jc w:val="left"/>
            </w:pPr>
            <w:r>
              <w:t>logbuffsize</w:t>
            </w:r>
            <w:r>
              <w:rPr>
                <w:rFonts w:hint="eastAsia"/>
              </w:rPr>
              <w:t xml:space="preserve">: </w:t>
            </w:r>
            <w:r w:rsidRPr="00D5557A">
              <w:t>复制日志内存页面数</w:t>
            </w:r>
          </w:p>
          <w:p w:rsidR="00D5557A" w:rsidRDefault="00D5557A" w:rsidP="009A5872">
            <w:pPr>
              <w:ind w:left="0" w:firstLineChars="291" w:firstLine="611"/>
              <w:jc w:val="left"/>
            </w:pPr>
            <w:r>
              <w:t>maxprefpool</w:t>
            </w:r>
            <w:r w:rsidR="00541A7C">
              <w:rPr>
                <w:rFonts w:hint="eastAsia"/>
              </w:rPr>
              <w:t xml:space="preserve">: </w:t>
            </w:r>
            <w:r w:rsidR="00541A7C" w:rsidRPr="00541A7C">
              <w:t>数据预取代理池最大数量</w:t>
            </w:r>
          </w:p>
          <w:p w:rsidR="00D5557A" w:rsidRDefault="00D5557A" w:rsidP="009A5872">
            <w:pPr>
              <w:ind w:left="0" w:firstLineChars="291" w:firstLine="611"/>
              <w:jc w:val="left"/>
            </w:pPr>
            <w:r>
              <w:t>maxreplsync</w:t>
            </w:r>
            <w:r w:rsidR="00541A7C">
              <w:rPr>
                <w:rFonts w:hint="eastAsia"/>
              </w:rPr>
              <w:t xml:space="preserve">: </w:t>
            </w:r>
            <w:r w:rsidR="00541A7C" w:rsidRPr="00541A7C">
              <w:t>日志同步最大并发数量</w:t>
            </w:r>
          </w:p>
          <w:p w:rsidR="00D5557A" w:rsidRDefault="00D5557A" w:rsidP="009A5872">
            <w:pPr>
              <w:ind w:left="0" w:firstLineChars="291" w:firstLine="611"/>
              <w:jc w:val="left"/>
            </w:pPr>
            <w:r>
              <w:t>numpreload</w:t>
            </w:r>
            <w:r w:rsidR="00541A7C">
              <w:rPr>
                <w:rFonts w:hint="eastAsia"/>
              </w:rPr>
              <w:t xml:space="preserve">: </w:t>
            </w:r>
            <w:r w:rsidR="00541A7C">
              <w:rPr>
                <w:rFonts w:hint="eastAsia"/>
              </w:rPr>
              <w:t>页面预取数量</w:t>
            </w:r>
          </w:p>
          <w:p w:rsidR="00D5557A" w:rsidRDefault="00D5557A" w:rsidP="009A5872">
            <w:pPr>
              <w:ind w:left="0" w:firstLineChars="291" w:firstLine="611"/>
              <w:jc w:val="left"/>
            </w:pPr>
            <w:r>
              <w:t>sortbuf</w:t>
            </w:r>
            <w:r w:rsidR="00541A7C">
              <w:rPr>
                <w:rFonts w:hint="eastAsia"/>
              </w:rPr>
              <w:t xml:space="preserve">: </w:t>
            </w:r>
            <w:r w:rsidR="00541A7C">
              <w:rPr>
                <w:rFonts w:hint="eastAsia"/>
              </w:rPr>
              <w:t>排序缓存大小</w:t>
            </w:r>
          </w:p>
          <w:p w:rsidR="00D5557A" w:rsidRDefault="00D5557A" w:rsidP="009A5872">
            <w:pPr>
              <w:ind w:left="0" w:firstLineChars="291" w:firstLine="611"/>
              <w:jc w:val="left"/>
            </w:pPr>
            <w:r>
              <w:t>syncstrategy</w:t>
            </w:r>
            <w:r w:rsidR="00541A7C">
              <w:rPr>
                <w:rFonts w:hint="eastAsia"/>
              </w:rPr>
              <w:t xml:space="preserve">: </w:t>
            </w:r>
            <w:r w:rsidR="00541A7C">
              <w:rPr>
                <w:rFonts w:hint="eastAsia"/>
              </w:rPr>
              <w:t>数据同步策略</w:t>
            </w:r>
          </w:p>
          <w:p w:rsidR="00E9357F" w:rsidRDefault="00E9357F" w:rsidP="00CB4BD9">
            <w:pPr>
              <w:ind w:left="0" w:firstLine="405"/>
            </w:pPr>
            <w:r>
              <w:rPr>
                <w:rFonts w:hint="eastAsia"/>
              </w:rPr>
              <w:t>},</w:t>
            </w:r>
            <w:r>
              <w:t>…</w:t>
            </w:r>
          </w:p>
          <w:p w:rsidR="00E9357F" w:rsidRDefault="00E9357F" w:rsidP="00CB4BD9">
            <w:pPr>
              <w:ind w:left="0"/>
            </w:pPr>
            <w:r>
              <w:rPr>
                <w:rFonts w:hint="eastAsia"/>
              </w:rPr>
              <w:t xml:space="preserve">  ]</w:t>
            </w:r>
          </w:p>
          <w:p w:rsidR="00E9357F" w:rsidRDefault="00E9357F" w:rsidP="00CB4BD9">
            <w:pPr>
              <w:ind w:left="0"/>
            </w:pPr>
            <w:r>
              <w:rPr>
                <w:rFonts w:hint="eastAsia"/>
              </w:rPr>
              <w:t>}</w:t>
            </w:r>
          </w:p>
        </w:tc>
        <w:tc>
          <w:tcPr>
            <w:tcW w:w="3544" w:type="dxa"/>
          </w:tcPr>
          <w:p w:rsidR="00E9357F" w:rsidRDefault="00E9357F" w:rsidP="00CB4BD9">
            <w:pPr>
              <w:ind w:left="0"/>
            </w:pPr>
            <w:r w:rsidRPr="00122E8A">
              <w:lastRenderedPageBreak/>
              <w:t>cmd=</w:t>
            </w:r>
            <w:r w:rsidR="001515E4">
              <w:rPr>
                <w:rFonts w:hint="eastAsia"/>
              </w:rPr>
              <w:t>add</w:t>
            </w:r>
            <w:r w:rsidR="001515E4" w:rsidRPr="00B62A35">
              <w:t xml:space="preserve"> </w:t>
            </w:r>
            <w:r w:rsidRPr="00B62A35">
              <w:t>business</w:t>
            </w:r>
          </w:p>
          <w:p w:rsidR="00E9357F" w:rsidRDefault="006F2712" w:rsidP="00CB4BD9">
            <w:pPr>
              <w:ind w:left="0"/>
            </w:pPr>
            <w:r>
              <w:rPr>
                <w:rFonts w:hint="eastAsia"/>
              </w:rPr>
              <w:t>&amp;</w:t>
            </w:r>
            <w:r w:rsidR="0056121E" w:rsidRPr="002D1209">
              <w:t>ConfigInfo</w:t>
            </w:r>
            <w:r w:rsidR="00E9357F" w:rsidRPr="00A00EC0">
              <w:t>=</w:t>
            </w:r>
          </w:p>
          <w:p w:rsidR="00B0518C" w:rsidRDefault="00B0518C" w:rsidP="00B0518C">
            <w:pPr>
              <w:ind w:left="0"/>
            </w:pPr>
            <w:r>
              <w:t>{</w:t>
            </w:r>
          </w:p>
          <w:p w:rsidR="00B0518C" w:rsidRDefault="00B0518C" w:rsidP="00B0518C">
            <w:pPr>
              <w:ind w:left="0"/>
            </w:pPr>
            <w:r>
              <w:t xml:space="preserve">   "ClusterName":"c1",</w:t>
            </w:r>
          </w:p>
          <w:p w:rsidR="00107B33" w:rsidRDefault="00B0518C" w:rsidP="00B0518C">
            <w:pPr>
              <w:ind w:left="0"/>
            </w:pPr>
            <w:r>
              <w:t xml:space="preserve">   "BusinessType":"sequoiadb",</w:t>
            </w:r>
          </w:p>
          <w:p w:rsidR="00B0518C" w:rsidRDefault="00B0518C" w:rsidP="00B0518C">
            <w:pPr>
              <w:ind w:left="0"/>
            </w:pPr>
            <w:r>
              <w:t xml:space="preserve">   "BusinessName":"b1",</w:t>
            </w:r>
          </w:p>
          <w:p w:rsidR="00B0518C" w:rsidRDefault="00B0518C" w:rsidP="00B0518C">
            <w:pPr>
              <w:ind w:left="0"/>
            </w:pPr>
            <w:r>
              <w:t xml:space="preserve">   "DeployMod":"distribution", </w:t>
            </w:r>
          </w:p>
          <w:p w:rsidR="00B0518C" w:rsidRDefault="00B0518C" w:rsidP="00B0518C">
            <w:pPr>
              <w:ind w:left="0"/>
            </w:pPr>
            <w:r>
              <w:t xml:space="preserve">   "Config": </w:t>
            </w:r>
          </w:p>
          <w:p w:rsidR="00B0518C" w:rsidRDefault="00B0518C" w:rsidP="00B0518C">
            <w:pPr>
              <w:ind w:left="0"/>
            </w:pPr>
            <w:r>
              <w:t xml:space="preserve">   [</w:t>
            </w:r>
          </w:p>
          <w:p w:rsidR="00B0518C" w:rsidRDefault="00B0518C" w:rsidP="00B0518C">
            <w:pPr>
              <w:ind w:left="0"/>
            </w:pPr>
            <w:r>
              <w:t xml:space="preserve">      { </w:t>
            </w:r>
          </w:p>
          <w:p w:rsidR="00B0518C" w:rsidRDefault="00B0518C" w:rsidP="00B0518C">
            <w:pPr>
              <w:ind w:left="0"/>
            </w:pPr>
            <w:r>
              <w:t xml:space="preserve">         "HostName": "rhelt10", </w:t>
            </w:r>
          </w:p>
          <w:p w:rsidR="00B0518C" w:rsidRDefault="00B0518C" w:rsidP="00B0518C">
            <w:pPr>
              <w:ind w:left="0"/>
            </w:pPr>
            <w:r>
              <w:t xml:space="preserve">         "datagroupname": "", </w:t>
            </w:r>
          </w:p>
          <w:p w:rsidR="00B0518C" w:rsidRDefault="00B0518C" w:rsidP="00B0518C">
            <w:pPr>
              <w:ind w:left="0"/>
            </w:pPr>
            <w:r>
              <w:t xml:space="preserve">         "dbpath": "/home/mount/testdata/coord/11820", </w:t>
            </w:r>
          </w:p>
          <w:p w:rsidR="00B0518C" w:rsidRDefault="00B0518C" w:rsidP="00B0518C">
            <w:pPr>
              <w:ind w:left="0"/>
            </w:pPr>
            <w:r>
              <w:t xml:space="preserve">         "svcname": "11820", </w:t>
            </w:r>
          </w:p>
          <w:p w:rsidR="00B0518C" w:rsidRDefault="00B0518C" w:rsidP="00B0518C">
            <w:pPr>
              <w:ind w:left="0"/>
            </w:pPr>
            <w:r>
              <w:t xml:space="preserve">         "diaglevel": "4", </w:t>
            </w:r>
          </w:p>
          <w:p w:rsidR="00B0518C" w:rsidRDefault="00B0518C" w:rsidP="00B0518C">
            <w:pPr>
              <w:ind w:left="0"/>
            </w:pPr>
            <w:r>
              <w:t xml:space="preserve">         "role": "coord", </w:t>
            </w:r>
          </w:p>
          <w:p w:rsidR="00B0518C" w:rsidRDefault="00B0518C" w:rsidP="00B0518C">
            <w:pPr>
              <w:ind w:left="0"/>
            </w:pPr>
            <w:r>
              <w:t xml:space="preserve">         "logfilesz": "64", </w:t>
            </w:r>
          </w:p>
          <w:p w:rsidR="00B0518C" w:rsidRDefault="00B0518C" w:rsidP="00B0518C">
            <w:pPr>
              <w:ind w:left="0"/>
            </w:pPr>
            <w:r>
              <w:t xml:space="preserve">         "logfilenum": "10", </w:t>
            </w:r>
          </w:p>
          <w:p w:rsidR="00B0518C" w:rsidRDefault="00B0518C" w:rsidP="00B0518C">
            <w:pPr>
              <w:ind w:left="0"/>
            </w:pPr>
            <w:r>
              <w:t xml:space="preserve">         "transactionon": "false", </w:t>
            </w:r>
          </w:p>
          <w:p w:rsidR="00B0518C" w:rsidRDefault="00B0518C" w:rsidP="00B0518C">
            <w:pPr>
              <w:ind w:left="0"/>
            </w:pPr>
            <w:r>
              <w:t xml:space="preserve">         "preferedinstance": "2", </w:t>
            </w:r>
          </w:p>
          <w:p w:rsidR="00B0518C" w:rsidRDefault="00B0518C" w:rsidP="00B0518C">
            <w:pPr>
              <w:ind w:left="0"/>
            </w:pPr>
            <w:r>
              <w:t xml:space="preserve">         "numpagecleaners": "10", </w:t>
            </w:r>
          </w:p>
          <w:p w:rsidR="00B0518C" w:rsidRDefault="00B0518C" w:rsidP="00B0518C">
            <w:pPr>
              <w:ind w:left="0"/>
            </w:pPr>
            <w:r>
              <w:lastRenderedPageBreak/>
              <w:t xml:space="preserve">         "pagecleaninterval": "1000", </w:t>
            </w:r>
          </w:p>
          <w:p w:rsidR="00B0518C" w:rsidRDefault="00B0518C" w:rsidP="00B0518C">
            <w:pPr>
              <w:ind w:left="0"/>
            </w:pPr>
            <w:r>
              <w:t xml:space="preserve">         "hjbuf": "128", </w:t>
            </w:r>
          </w:p>
          <w:p w:rsidR="00B0518C" w:rsidRDefault="00B0518C" w:rsidP="00B0518C">
            <w:pPr>
              <w:ind w:left="0"/>
            </w:pPr>
            <w:r>
              <w:t xml:space="preserve">         "logbuffsize": "1024", </w:t>
            </w:r>
          </w:p>
          <w:p w:rsidR="00B0518C" w:rsidRDefault="00B0518C" w:rsidP="00B0518C">
            <w:pPr>
              <w:ind w:left="0"/>
            </w:pPr>
            <w:r>
              <w:t xml:space="preserve">         "maxprefpool": "200", </w:t>
            </w:r>
          </w:p>
          <w:p w:rsidR="00B0518C" w:rsidRDefault="00B0518C" w:rsidP="00B0518C">
            <w:pPr>
              <w:ind w:left="0"/>
            </w:pPr>
            <w:r>
              <w:t xml:space="preserve">         "maxreplsync": "10", </w:t>
            </w:r>
          </w:p>
          <w:p w:rsidR="00B0518C" w:rsidRDefault="00B0518C" w:rsidP="00B0518C">
            <w:pPr>
              <w:ind w:left="0"/>
            </w:pPr>
            <w:r>
              <w:t xml:space="preserve">         "numpreload": "0", </w:t>
            </w:r>
          </w:p>
          <w:p w:rsidR="00B0518C" w:rsidRDefault="00B0518C" w:rsidP="00B0518C">
            <w:pPr>
              <w:ind w:left="0"/>
            </w:pPr>
            <w:r>
              <w:t xml:space="preserve">         "sortbuf": "512", </w:t>
            </w:r>
          </w:p>
          <w:p w:rsidR="00B0518C" w:rsidRDefault="00B0518C" w:rsidP="00B0518C">
            <w:pPr>
              <w:ind w:left="0"/>
            </w:pPr>
            <w:r>
              <w:t xml:space="preserve">         "syncstrategy": "none" </w:t>
            </w:r>
          </w:p>
          <w:p w:rsidR="00B0518C" w:rsidRDefault="00B0518C" w:rsidP="00B0518C">
            <w:pPr>
              <w:ind w:left="0"/>
            </w:pPr>
            <w:r>
              <w:t xml:space="preserve">      }, </w:t>
            </w:r>
          </w:p>
          <w:p w:rsidR="00B0518C" w:rsidRDefault="00B0518C" w:rsidP="00B0518C">
            <w:pPr>
              <w:ind w:left="0"/>
            </w:pPr>
            <w:r>
              <w:t xml:space="preserve">      { </w:t>
            </w:r>
          </w:p>
          <w:p w:rsidR="00B0518C" w:rsidRDefault="00B0518C" w:rsidP="00B0518C">
            <w:pPr>
              <w:ind w:left="0"/>
            </w:pPr>
            <w:r>
              <w:t xml:space="preserve">         "HostName": "rhelt10", </w:t>
            </w:r>
          </w:p>
          <w:p w:rsidR="00B0518C" w:rsidRDefault="00B0518C" w:rsidP="00B0518C">
            <w:pPr>
              <w:ind w:left="0"/>
            </w:pPr>
            <w:r>
              <w:t xml:space="preserve">         "datagroupname": "", </w:t>
            </w:r>
          </w:p>
          <w:p w:rsidR="00B0518C" w:rsidRDefault="00B0518C" w:rsidP="00B0518C">
            <w:pPr>
              <w:ind w:left="0"/>
            </w:pPr>
            <w:r>
              <w:t xml:space="preserve">         "dbpath": "/home/mount/testdata/catalog/11830", </w:t>
            </w:r>
          </w:p>
          <w:p w:rsidR="00B0518C" w:rsidRDefault="00B0518C" w:rsidP="00B0518C">
            <w:pPr>
              <w:ind w:left="0"/>
            </w:pPr>
            <w:r>
              <w:t xml:space="preserve">         "svcname": "11830", </w:t>
            </w:r>
          </w:p>
          <w:p w:rsidR="00B0518C" w:rsidRDefault="00B0518C" w:rsidP="00B0518C">
            <w:pPr>
              <w:ind w:left="0"/>
            </w:pPr>
            <w:r>
              <w:t xml:space="preserve">         "diaglevel": "3", </w:t>
            </w:r>
          </w:p>
          <w:p w:rsidR="00B0518C" w:rsidRDefault="00B0518C" w:rsidP="00B0518C">
            <w:pPr>
              <w:ind w:left="0"/>
            </w:pPr>
            <w:r>
              <w:t xml:space="preserve">         "role": "catalog", </w:t>
            </w:r>
          </w:p>
          <w:p w:rsidR="00B0518C" w:rsidRDefault="00B0518C" w:rsidP="00B0518C">
            <w:pPr>
              <w:ind w:left="0"/>
            </w:pPr>
            <w:r>
              <w:t xml:space="preserve">         "logfilesz": "64", </w:t>
            </w:r>
          </w:p>
          <w:p w:rsidR="00B0518C" w:rsidRDefault="00B0518C" w:rsidP="00B0518C">
            <w:pPr>
              <w:ind w:left="0"/>
            </w:pPr>
            <w:r>
              <w:t xml:space="preserve">         "logfilenum": "10", </w:t>
            </w:r>
          </w:p>
          <w:p w:rsidR="00B0518C" w:rsidRDefault="00B0518C" w:rsidP="00B0518C">
            <w:pPr>
              <w:ind w:left="0"/>
            </w:pPr>
            <w:r>
              <w:t xml:space="preserve">         "transactionon": "false",</w:t>
            </w:r>
          </w:p>
          <w:p w:rsidR="00B0518C" w:rsidRDefault="00B0518C" w:rsidP="00B0518C">
            <w:pPr>
              <w:ind w:left="0"/>
            </w:pPr>
            <w:r>
              <w:t xml:space="preserve">         "preferedinstance": "2",</w:t>
            </w:r>
          </w:p>
          <w:p w:rsidR="00B0518C" w:rsidRDefault="00B0518C" w:rsidP="00B0518C">
            <w:pPr>
              <w:ind w:left="0"/>
            </w:pPr>
            <w:r>
              <w:t xml:space="preserve">         "numpagecleaners": "1",</w:t>
            </w:r>
          </w:p>
          <w:p w:rsidR="00B0518C" w:rsidRDefault="00B0518C" w:rsidP="00B0518C">
            <w:pPr>
              <w:ind w:left="0"/>
            </w:pPr>
            <w:r>
              <w:t xml:space="preserve">         "pagecleaninterval": "1000",</w:t>
            </w:r>
          </w:p>
          <w:p w:rsidR="00B0518C" w:rsidRDefault="00B0518C" w:rsidP="00B0518C">
            <w:pPr>
              <w:ind w:left="0"/>
            </w:pPr>
            <w:r>
              <w:t xml:space="preserve">         "hjbuf": "128",</w:t>
            </w:r>
          </w:p>
          <w:p w:rsidR="00B0518C" w:rsidRDefault="00B0518C" w:rsidP="00B0518C">
            <w:pPr>
              <w:ind w:left="0"/>
            </w:pPr>
            <w:r>
              <w:t xml:space="preserve">         "logbuffsize": "1024",</w:t>
            </w:r>
          </w:p>
          <w:p w:rsidR="00B0518C" w:rsidRDefault="00B0518C" w:rsidP="00B0518C">
            <w:pPr>
              <w:ind w:left="0"/>
            </w:pPr>
            <w:r>
              <w:t xml:space="preserve">         "maxprefpool": "200",</w:t>
            </w:r>
          </w:p>
          <w:p w:rsidR="00B0518C" w:rsidRDefault="00B0518C" w:rsidP="00B0518C">
            <w:pPr>
              <w:ind w:left="0"/>
            </w:pPr>
            <w:r>
              <w:t xml:space="preserve">         "maxreplsync": "10",</w:t>
            </w:r>
          </w:p>
          <w:p w:rsidR="00B0518C" w:rsidRDefault="00B0518C" w:rsidP="00B0518C">
            <w:pPr>
              <w:ind w:left="0"/>
            </w:pPr>
            <w:r>
              <w:t xml:space="preserve">         "numpreload": "0",</w:t>
            </w:r>
          </w:p>
          <w:p w:rsidR="00B0518C" w:rsidRDefault="00B0518C" w:rsidP="00B0518C">
            <w:pPr>
              <w:ind w:left="0"/>
            </w:pPr>
            <w:r>
              <w:t xml:space="preserve">         "sortbuf": "512",</w:t>
            </w:r>
          </w:p>
          <w:p w:rsidR="00B0518C" w:rsidRDefault="00B0518C" w:rsidP="00B0518C">
            <w:pPr>
              <w:ind w:left="0"/>
            </w:pPr>
            <w:r>
              <w:t xml:space="preserve">         "syncstrategy": "none" }, </w:t>
            </w:r>
          </w:p>
          <w:p w:rsidR="00B0518C" w:rsidRDefault="00B0518C" w:rsidP="00B0518C">
            <w:pPr>
              <w:ind w:left="0"/>
            </w:pPr>
            <w:r>
              <w:t xml:space="preserve">      { </w:t>
            </w:r>
          </w:p>
          <w:p w:rsidR="00B0518C" w:rsidRDefault="00B0518C" w:rsidP="00B0518C">
            <w:pPr>
              <w:ind w:left="0"/>
            </w:pPr>
            <w:r>
              <w:t xml:space="preserve">         "HostName": "rhelt10",</w:t>
            </w:r>
          </w:p>
          <w:p w:rsidR="00B0518C" w:rsidRDefault="00B0518C" w:rsidP="00B0518C">
            <w:pPr>
              <w:ind w:left="0"/>
            </w:pPr>
            <w:r>
              <w:t xml:space="preserve">         "datagroupname": "DATAGROUP1",</w:t>
            </w:r>
          </w:p>
          <w:p w:rsidR="00B0518C" w:rsidRDefault="00B0518C" w:rsidP="00B0518C">
            <w:pPr>
              <w:ind w:left="0"/>
            </w:pPr>
            <w:r>
              <w:t xml:space="preserve">         "dbpath": "/home/mount/</w:t>
            </w:r>
          </w:p>
          <w:p w:rsidR="00B0518C" w:rsidRDefault="00B0518C" w:rsidP="00B0518C">
            <w:pPr>
              <w:ind w:left="0"/>
            </w:pPr>
            <w:r>
              <w:t xml:space="preserve">         testdata/data/11840",</w:t>
            </w:r>
          </w:p>
          <w:p w:rsidR="00B0518C" w:rsidRDefault="00B0518C" w:rsidP="00B0518C">
            <w:pPr>
              <w:ind w:left="0"/>
            </w:pPr>
            <w:r>
              <w:t xml:space="preserve">         "svcname": "11840",</w:t>
            </w:r>
          </w:p>
          <w:p w:rsidR="00B0518C" w:rsidRDefault="00B0518C" w:rsidP="00B0518C">
            <w:pPr>
              <w:ind w:left="0"/>
            </w:pPr>
            <w:r>
              <w:t xml:space="preserve">         "diaglevel": "3",</w:t>
            </w:r>
          </w:p>
          <w:p w:rsidR="00B0518C" w:rsidRDefault="00B0518C" w:rsidP="00B0518C">
            <w:pPr>
              <w:ind w:left="0"/>
            </w:pPr>
            <w:r>
              <w:t xml:space="preserve">         "role": "data",</w:t>
            </w:r>
          </w:p>
          <w:p w:rsidR="00B0518C" w:rsidRDefault="00B0518C" w:rsidP="00B0518C">
            <w:pPr>
              <w:ind w:left="0"/>
            </w:pPr>
            <w:r>
              <w:t xml:space="preserve">         "logfilesz": "64",</w:t>
            </w:r>
          </w:p>
          <w:p w:rsidR="00B0518C" w:rsidRDefault="00B0518C" w:rsidP="00B0518C">
            <w:pPr>
              <w:ind w:left="0"/>
            </w:pPr>
            <w:r>
              <w:t xml:space="preserve">         "logfilenum": "10",</w:t>
            </w:r>
          </w:p>
          <w:p w:rsidR="00B0518C" w:rsidRDefault="00B0518C" w:rsidP="00B0518C">
            <w:pPr>
              <w:ind w:left="0"/>
            </w:pPr>
            <w:r>
              <w:lastRenderedPageBreak/>
              <w:t xml:space="preserve">         "transactionon": "false",</w:t>
            </w:r>
          </w:p>
          <w:p w:rsidR="00B0518C" w:rsidRDefault="00B0518C" w:rsidP="00B0518C">
            <w:pPr>
              <w:ind w:left="0"/>
            </w:pPr>
            <w:r>
              <w:t xml:space="preserve">         "preferedinstance": "2",</w:t>
            </w:r>
          </w:p>
          <w:p w:rsidR="00B0518C" w:rsidRDefault="00B0518C" w:rsidP="00B0518C">
            <w:pPr>
              <w:ind w:left="0"/>
            </w:pPr>
            <w:r>
              <w:t xml:space="preserve">         "numpagecleaners": "1",</w:t>
            </w:r>
          </w:p>
          <w:p w:rsidR="00B0518C" w:rsidRDefault="00B0518C" w:rsidP="00B0518C">
            <w:pPr>
              <w:ind w:left="0"/>
            </w:pPr>
            <w:r>
              <w:t xml:space="preserve">         "pagecleaninterval": "1000",</w:t>
            </w:r>
          </w:p>
          <w:p w:rsidR="00B0518C" w:rsidRDefault="00B0518C" w:rsidP="00B0518C">
            <w:pPr>
              <w:ind w:left="0"/>
            </w:pPr>
            <w:r>
              <w:t xml:space="preserve">         "hjbuf</w:t>
            </w:r>
          </w:p>
          <w:p w:rsidR="00B0518C" w:rsidRDefault="00B0518C" w:rsidP="00B0518C">
            <w:pPr>
              <w:ind w:left="0"/>
            </w:pPr>
            <w:r>
              <w:t xml:space="preserve">         ": "128",</w:t>
            </w:r>
          </w:p>
          <w:p w:rsidR="00B0518C" w:rsidRDefault="00B0518C" w:rsidP="00B0518C">
            <w:pPr>
              <w:ind w:left="0"/>
            </w:pPr>
            <w:r>
              <w:t xml:space="preserve">         "logbuffsize": "1024",</w:t>
            </w:r>
          </w:p>
          <w:p w:rsidR="00B0518C" w:rsidRDefault="00B0518C" w:rsidP="00B0518C">
            <w:pPr>
              <w:ind w:left="0"/>
            </w:pPr>
            <w:r>
              <w:t xml:space="preserve">         "maxprefpool": "100",</w:t>
            </w:r>
          </w:p>
          <w:p w:rsidR="00B0518C" w:rsidRDefault="00B0518C" w:rsidP="00B0518C">
            <w:pPr>
              <w:ind w:left="0"/>
            </w:pPr>
            <w:r>
              <w:t xml:space="preserve">         "maxreplsync": "10",</w:t>
            </w:r>
          </w:p>
          <w:p w:rsidR="00B0518C" w:rsidRDefault="00B0518C" w:rsidP="00B0518C">
            <w:pPr>
              <w:ind w:left="0"/>
            </w:pPr>
            <w:r>
              <w:t xml:space="preserve">         "numpreload": "0",</w:t>
            </w:r>
          </w:p>
          <w:p w:rsidR="00B0518C" w:rsidRDefault="00B0518C" w:rsidP="00B0518C">
            <w:pPr>
              <w:ind w:left="0"/>
            </w:pPr>
            <w:r>
              <w:t xml:space="preserve">         "sortbuf": "512",</w:t>
            </w:r>
          </w:p>
          <w:p w:rsidR="00B0518C" w:rsidRDefault="00B0518C" w:rsidP="00B0518C">
            <w:pPr>
              <w:ind w:left="0"/>
            </w:pPr>
            <w:r>
              <w:t xml:space="preserve">         "syncstrategy": "none" </w:t>
            </w:r>
          </w:p>
          <w:p w:rsidR="00B0518C" w:rsidRDefault="00B0518C" w:rsidP="00B0518C">
            <w:pPr>
              <w:ind w:left="0"/>
            </w:pPr>
            <w:r>
              <w:t xml:space="preserve">      } </w:t>
            </w:r>
          </w:p>
          <w:p w:rsidR="00B0518C" w:rsidRDefault="00B0518C" w:rsidP="00B0518C">
            <w:pPr>
              <w:ind w:left="0"/>
            </w:pPr>
            <w:r>
              <w:t xml:space="preserve">   ]</w:t>
            </w:r>
          </w:p>
          <w:p w:rsidR="00E9357F" w:rsidRDefault="00B0518C" w:rsidP="00B0518C">
            <w:pPr>
              <w:ind w:left="0"/>
            </w:pPr>
            <w:r>
              <w:t>}</w:t>
            </w:r>
          </w:p>
        </w:tc>
      </w:tr>
      <w:tr w:rsidR="00E9357F" w:rsidTr="00CB4BD9">
        <w:tc>
          <w:tcPr>
            <w:tcW w:w="1418" w:type="dxa"/>
          </w:tcPr>
          <w:p w:rsidR="00E9357F" w:rsidRDefault="00E9357F" w:rsidP="00CB4BD9">
            <w:pPr>
              <w:ind w:left="0"/>
            </w:pPr>
            <w:r>
              <w:rPr>
                <w:rFonts w:hint="eastAsia"/>
              </w:rPr>
              <w:lastRenderedPageBreak/>
              <w:t>说明</w:t>
            </w:r>
          </w:p>
        </w:tc>
        <w:tc>
          <w:tcPr>
            <w:tcW w:w="3827" w:type="dxa"/>
          </w:tcPr>
          <w:p w:rsidR="00E9357F" w:rsidRDefault="00E9357F" w:rsidP="00CB4BD9">
            <w:pPr>
              <w:ind w:left="0"/>
            </w:pPr>
          </w:p>
        </w:tc>
        <w:tc>
          <w:tcPr>
            <w:tcW w:w="3544" w:type="dxa"/>
          </w:tcPr>
          <w:p w:rsidR="00E9357F" w:rsidRPr="00122E8A" w:rsidRDefault="00E9357F" w:rsidP="00CB4BD9">
            <w:pPr>
              <w:ind w:left="0"/>
            </w:pPr>
          </w:p>
        </w:tc>
      </w:tr>
      <w:tr w:rsidR="00E9357F" w:rsidTr="00CB4BD9">
        <w:tc>
          <w:tcPr>
            <w:tcW w:w="1418" w:type="dxa"/>
          </w:tcPr>
          <w:p w:rsidR="00E9357F" w:rsidRDefault="00E9357F" w:rsidP="00CB4BD9">
            <w:pPr>
              <w:ind w:left="0"/>
            </w:pPr>
            <w:r>
              <w:rPr>
                <w:rFonts w:hint="eastAsia"/>
              </w:rPr>
              <w:t>响应头</w:t>
            </w:r>
          </w:p>
        </w:tc>
        <w:tc>
          <w:tcPr>
            <w:tcW w:w="3827" w:type="dxa"/>
          </w:tcPr>
          <w:p w:rsidR="00E9357F" w:rsidRDefault="00E9357F" w:rsidP="00CB4BD9">
            <w:pPr>
              <w:ind w:left="0"/>
            </w:pPr>
            <w:r>
              <w:rPr>
                <w:rFonts w:hint="eastAsia"/>
              </w:rPr>
              <w:t>同通用响应头</w:t>
            </w:r>
          </w:p>
        </w:tc>
        <w:tc>
          <w:tcPr>
            <w:tcW w:w="3544" w:type="dxa"/>
          </w:tcPr>
          <w:p w:rsidR="00E9357F" w:rsidRDefault="00E9357F" w:rsidP="00CB4BD9">
            <w:pPr>
              <w:ind w:left="0"/>
            </w:pPr>
          </w:p>
        </w:tc>
      </w:tr>
      <w:tr w:rsidR="00E9357F" w:rsidTr="00D952DF">
        <w:trPr>
          <w:trHeight w:val="2254"/>
        </w:trPr>
        <w:tc>
          <w:tcPr>
            <w:tcW w:w="1418" w:type="dxa"/>
          </w:tcPr>
          <w:p w:rsidR="00E9357F" w:rsidRDefault="00E9357F" w:rsidP="00CB4BD9">
            <w:pPr>
              <w:ind w:left="0"/>
            </w:pPr>
            <w:r>
              <w:rPr>
                <w:rFonts w:hint="eastAsia"/>
              </w:rPr>
              <w:t>响应内容</w:t>
            </w:r>
          </w:p>
        </w:tc>
        <w:tc>
          <w:tcPr>
            <w:tcW w:w="3827" w:type="dxa"/>
          </w:tcPr>
          <w:p w:rsidR="000709B6" w:rsidRDefault="000709B6" w:rsidP="00CB4BD9">
            <w:pPr>
              <w:ind w:left="0"/>
            </w:pPr>
            <w:r>
              <w:rPr>
                <w:rFonts w:hint="eastAsia"/>
              </w:rPr>
              <w:t>通用响应体</w:t>
            </w:r>
          </w:p>
          <w:p w:rsidR="006F1D1F" w:rsidRDefault="000709B6" w:rsidP="00CB4BD9">
            <w:pPr>
              <w:ind w:left="0"/>
            </w:pPr>
            <w:r>
              <w:rPr>
                <w:rFonts w:hint="eastAsia"/>
              </w:rPr>
              <w:t>（异步模式下）成功返回</w:t>
            </w:r>
            <w:r>
              <w:rPr>
                <w:rFonts w:hint="eastAsia"/>
              </w:rPr>
              <w:t>taskid</w:t>
            </w:r>
          </w:p>
          <w:p w:rsidR="00E932B8" w:rsidRDefault="00E932B8" w:rsidP="002A658F">
            <w:pPr>
              <w:ind w:left="0"/>
            </w:pPr>
            <w:r>
              <w:rPr>
                <w:rFonts w:hint="eastAsia"/>
              </w:rPr>
              <w:t>{</w:t>
            </w:r>
          </w:p>
          <w:p w:rsidR="00E932B8" w:rsidRDefault="002A658F" w:rsidP="00E932B8">
            <w:pPr>
              <w:ind w:left="0" w:firstLineChars="150" w:firstLine="315"/>
            </w:pPr>
            <w:r w:rsidRPr="002A658F">
              <w:t>TaskID</w:t>
            </w:r>
            <w:r w:rsidR="00053018">
              <w:t xml:space="preserve">: </w:t>
            </w:r>
            <w:r w:rsidR="00053018">
              <w:rPr>
                <w:rFonts w:hint="eastAsia"/>
              </w:rPr>
              <w:t>任务</w:t>
            </w:r>
            <w:r w:rsidR="00053018">
              <w:rPr>
                <w:rFonts w:hint="eastAsia"/>
              </w:rPr>
              <w:t>ID</w:t>
            </w:r>
            <w:r w:rsidRPr="002A658F">
              <w:t xml:space="preserve"> </w:t>
            </w:r>
          </w:p>
          <w:p w:rsidR="00E9357F" w:rsidRDefault="002A658F" w:rsidP="00E932B8">
            <w:pPr>
              <w:ind w:left="0"/>
            </w:pPr>
            <w:r w:rsidRPr="002A658F">
              <w:t>}</w:t>
            </w:r>
          </w:p>
        </w:tc>
        <w:tc>
          <w:tcPr>
            <w:tcW w:w="3544" w:type="dxa"/>
          </w:tcPr>
          <w:p w:rsidR="00E9357F" w:rsidRDefault="00E9357F" w:rsidP="00CB4BD9">
            <w:pPr>
              <w:ind w:left="0"/>
            </w:pPr>
            <w:r w:rsidRPr="00BA68AC">
              <w:t xml:space="preserve">{ </w:t>
            </w:r>
          </w:p>
          <w:p w:rsidR="00E9357F" w:rsidRDefault="00E9357F" w:rsidP="00CB4BD9">
            <w:pPr>
              <w:ind w:left="0"/>
            </w:pPr>
            <w:r w:rsidRPr="00BA68AC">
              <w:t>"</w:t>
            </w:r>
            <w:r>
              <w:t>errno</w:t>
            </w:r>
            <w:r w:rsidRPr="00BA68AC">
              <w:t>"</w:t>
            </w:r>
            <w:r>
              <w:t xml:space="preserve">: </w:t>
            </w:r>
            <w:r w:rsidRPr="00BA68AC">
              <w:t xml:space="preserve">0 </w:t>
            </w:r>
          </w:p>
          <w:p w:rsidR="00E9357F" w:rsidRDefault="00E9357F" w:rsidP="00CB4BD9">
            <w:pPr>
              <w:ind w:left="0"/>
            </w:pPr>
          </w:p>
          <w:p w:rsidR="00E9357F" w:rsidRDefault="00E9357F" w:rsidP="00CB4BD9">
            <w:pPr>
              <w:ind w:left="0"/>
            </w:pPr>
            <w:r w:rsidRPr="00BA68AC">
              <w:t>}</w:t>
            </w:r>
          </w:p>
          <w:p w:rsidR="00321002" w:rsidRDefault="002A658F" w:rsidP="00CB4BD9">
            <w:pPr>
              <w:ind w:left="0"/>
            </w:pPr>
            <w:r w:rsidRPr="002A658F">
              <w:t>{</w:t>
            </w:r>
          </w:p>
          <w:p w:rsidR="00321002" w:rsidRDefault="002A658F" w:rsidP="00321002">
            <w:pPr>
              <w:ind w:left="0" w:firstLineChars="150" w:firstLine="315"/>
            </w:pPr>
            <w:r w:rsidRPr="002A658F">
              <w:t xml:space="preserve">"TaskID": 1 </w:t>
            </w:r>
          </w:p>
          <w:p w:rsidR="00E9357F" w:rsidRPr="005964D4" w:rsidRDefault="002A658F" w:rsidP="00321002">
            <w:pPr>
              <w:ind w:left="0"/>
            </w:pPr>
            <w:r w:rsidRPr="002A658F">
              <w:t>}</w:t>
            </w:r>
          </w:p>
        </w:tc>
      </w:tr>
      <w:tr w:rsidR="00E9357F" w:rsidTr="00CB4BD9">
        <w:trPr>
          <w:trHeight w:val="322"/>
        </w:trPr>
        <w:tc>
          <w:tcPr>
            <w:tcW w:w="1418" w:type="dxa"/>
          </w:tcPr>
          <w:p w:rsidR="00E9357F" w:rsidRDefault="00E9357F" w:rsidP="00CB4BD9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E9357F" w:rsidRDefault="00D952DF" w:rsidP="00CB4BD9">
            <w:pPr>
              <w:ind w:left="0"/>
            </w:pPr>
            <w:r>
              <w:rPr>
                <w:rFonts w:hint="eastAsia"/>
              </w:rPr>
              <w:t>安装业务为后台任务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此处返回任务</w:t>
            </w:r>
            <w:r>
              <w:rPr>
                <w:rFonts w:hint="eastAsia"/>
              </w:rPr>
              <w:t>ID,</w:t>
            </w:r>
            <w:r>
              <w:rPr>
                <w:rFonts w:hint="eastAsia"/>
              </w:rPr>
              <w:t>用于后续查询进度</w:t>
            </w:r>
          </w:p>
          <w:p w:rsidR="000709B6" w:rsidRDefault="000709B6" w:rsidP="00CB4BD9">
            <w:pPr>
              <w:ind w:left="0"/>
            </w:pPr>
          </w:p>
          <w:p w:rsidR="000709B6" w:rsidRDefault="000709B6" w:rsidP="00CB4BD9">
            <w:pPr>
              <w:ind w:left="0"/>
            </w:pPr>
            <w:r>
              <w:rPr>
                <w:rFonts w:hint="eastAsia"/>
              </w:rPr>
              <w:t>流程说明：</w:t>
            </w:r>
          </w:p>
          <w:p w:rsidR="004C7A43" w:rsidRDefault="000709B6">
            <w:pPr>
              <w:pStyle w:val="ListParagraph"/>
              <w:numPr>
                <w:ilvl w:val="0"/>
                <w:numId w:val="26"/>
              </w:numPr>
              <w:ind w:firstLineChars="0"/>
            </w:pPr>
            <w:r>
              <w:rPr>
                <w:rFonts w:hint="eastAsia"/>
              </w:rPr>
              <w:t xml:space="preserve">omsvc --- &gt; </w:t>
            </w:r>
            <w:r>
              <w:rPr>
                <w:rFonts w:hint="eastAsia"/>
              </w:rPr>
              <w:t>本地</w:t>
            </w:r>
            <w:r>
              <w:rPr>
                <w:rFonts w:hint="eastAsia"/>
              </w:rPr>
              <w:t>omagent notify task(</w:t>
            </w:r>
            <w:r>
              <w:t>task</w:t>
            </w:r>
            <w:r>
              <w:rPr>
                <w:rFonts w:hint="eastAsia"/>
              </w:rPr>
              <w:t>i</w:t>
            </w:r>
            <w:r>
              <w:t>d</w:t>
            </w:r>
            <w:r>
              <w:rPr>
                <w:rFonts w:hint="eastAsia"/>
              </w:rPr>
              <w:t>)</w:t>
            </w:r>
          </w:p>
          <w:p w:rsidR="004C7A43" w:rsidRDefault="000709B6">
            <w:pPr>
              <w:pStyle w:val="ListParagraph"/>
              <w:numPr>
                <w:ilvl w:val="0"/>
                <w:numId w:val="26"/>
              </w:numPr>
              <w:ind w:firstLineChars="0"/>
            </w:pPr>
            <w:r>
              <w:rPr>
                <w:rFonts w:hint="eastAsia"/>
              </w:rPr>
              <w:t>本地</w:t>
            </w:r>
            <w:r>
              <w:rPr>
                <w:rFonts w:hint="eastAsia"/>
              </w:rPr>
              <w:t>omagent --- &gt; omsvc query(</w:t>
            </w:r>
            <w:r>
              <w:t>taskid)</w:t>
            </w:r>
          </w:p>
          <w:p w:rsidR="004C7A43" w:rsidRDefault="000709B6">
            <w:pPr>
              <w:pStyle w:val="ListParagraph"/>
              <w:numPr>
                <w:ilvl w:val="0"/>
                <w:numId w:val="26"/>
              </w:numPr>
              <w:ind w:firstLineChars="0"/>
            </w:pPr>
            <w:r>
              <w:rPr>
                <w:rFonts w:hint="eastAsia"/>
              </w:rPr>
              <w:t>本地</w:t>
            </w:r>
            <w:r>
              <w:rPr>
                <w:rFonts w:hint="eastAsia"/>
              </w:rPr>
              <w:t xml:space="preserve">omagent </w:t>
            </w:r>
            <w:r>
              <w:rPr>
                <w:rFonts w:hint="eastAsia"/>
              </w:rPr>
              <w:t>启动</w:t>
            </w:r>
            <w:r>
              <w:rPr>
                <w:rFonts w:hint="eastAsia"/>
              </w:rPr>
              <w:t>background task</w:t>
            </w:r>
            <w:r>
              <w:rPr>
                <w:rFonts w:hint="eastAsia"/>
              </w:rPr>
              <w:t>任务</w:t>
            </w:r>
          </w:p>
          <w:p w:rsidR="004C7A43" w:rsidRDefault="000709B6">
            <w:pPr>
              <w:pStyle w:val="ListParagraph"/>
              <w:numPr>
                <w:ilvl w:val="1"/>
                <w:numId w:val="26"/>
              </w:numPr>
              <w:ind w:firstLineChars="0"/>
            </w:pPr>
            <w:r>
              <w:t xml:space="preserve"> </w:t>
            </w:r>
            <w:r>
              <w:rPr>
                <w:rFonts w:hint="eastAsia"/>
              </w:rPr>
              <w:t>检测</w:t>
            </w:r>
            <w:r>
              <w:rPr>
                <w:rFonts w:hint="eastAsia"/>
              </w:rPr>
              <w:t>virtual coord</w:t>
            </w:r>
            <w:r>
              <w:rPr>
                <w:rFonts w:hint="eastAsia"/>
              </w:rPr>
              <w:t>是已经存在（按</w:t>
            </w:r>
            <w:r>
              <w:rPr>
                <w:rFonts w:hint="eastAsia"/>
              </w:rPr>
              <w:t>cluster</w:t>
            </w:r>
            <w:r>
              <w:rPr>
                <w:rFonts w:hint="eastAsia"/>
              </w:rPr>
              <w:t>和业务）</w:t>
            </w:r>
          </w:p>
          <w:p w:rsidR="004C7A43" w:rsidRDefault="000709B6">
            <w:pPr>
              <w:pStyle w:val="ListParagraph"/>
              <w:numPr>
                <w:ilvl w:val="1"/>
                <w:numId w:val="26"/>
              </w:numPr>
              <w:ind w:firstLineChars="0"/>
            </w:pPr>
            <w:r>
              <w:rPr>
                <w:rFonts w:hint="eastAsia"/>
              </w:rPr>
              <w:t>创建、启动</w:t>
            </w:r>
            <w:r>
              <w:rPr>
                <w:rFonts w:hint="eastAsia"/>
              </w:rPr>
              <w:t>virtual coord</w:t>
            </w:r>
          </w:p>
          <w:p w:rsidR="004C7A43" w:rsidRDefault="000709B6">
            <w:pPr>
              <w:pStyle w:val="ListParagraph"/>
              <w:numPr>
                <w:ilvl w:val="1"/>
                <w:numId w:val="26"/>
              </w:numPr>
              <w:ind w:firstLineChars="0"/>
            </w:pPr>
            <w:r>
              <w:t>C</w:t>
            </w:r>
            <w:r>
              <w:rPr>
                <w:rFonts w:hint="eastAsia"/>
              </w:rPr>
              <w:t>reate catalog group and nodes</w:t>
            </w:r>
          </w:p>
          <w:p w:rsidR="004C7A43" w:rsidRDefault="000709B6">
            <w:pPr>
              <w:pStyle w:val="ListParagraph"/>
              <w:numPr>
                <w:ilvl w:val="1"/>
                <w:numId w:val="26"/>
              </w:numPr>
              <w:ind w:firstLineChars="0"/>
            </w:pPr>
            <w:r>
              <w:rPr>
                <w:rFonts w:hint="eastAsia"/>
              </w:rPr>
              <w:t>并发创建</w:t>
            </w:r>
            <w:r>
              <w:rPr>
                <w:rFonts w:hint="eastAsia"/>
              </w:rPr>
              <w:t>coord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data group and nodes</w:t>
            </w:r>
          </w:p>
          <w:p w:rsidR="004C7A43" w:rsidRDefault="000709B6">
            <w:pPr>
              <w:pStyle w:val="ListParagraph"/>
              <w:numPr>
                <w:ilvl w:val="1"/>
                <w:numId w:val="26"/>
              </w:numPr>
              <w:ind w:firstLineChars="0"/>
            </w:pPr>
            <w:r>
              <w:rPr>
                <w:rFonts w:hint="eastAsia"/>
              </w:rPr>
              <w:t>删除</w:t>
            </w:r>
            <w:r>
              <w:rPr>
                <w:rFonts w:hint="eastAsia"/>
              </w:rPr>
              <w:t>virtual coord</w:t>
            </w:r>
          </w:p>
          <w:p w:rsidR="004C7A43" w:rsidRDefault="00B2254F">
            <w:pPr>
              <w:pStyle w:val="ListParagraph"/>
              <w:numPr>
                <w:ilvl w:val="0"/>
                <w:numId w:val="26"/>
              </w:numPr>
              <w:ind w:firstLineChars="0"/>
            </w:pPr>
            <w:r>
              <w:rPr>
                <w:rFonts w:hint="eastAsia"/>
              </w:rPr>
              <w:t>本地</w:t>
            </w:r>
            <w:r>
              <w:rPr>
                <w:rFonts w:hint="eastAsia"/>
              </w:rPr>
              <w:t>omagent</w:t>
            </w:r>
            <w:r>
              <w:rPr>
                <w:rFonts w:hint="eastAsia"/>
              </w:rPr>
              <w:t>定期向</w:t>
            </w:r>
            <w:r>
              <w:rPr>
                <w:rFonts w:hint="eastAsia"/>
              </w:rPr>
              <w:t>omsvc</w:t>
            </w:r>
            <w:r>
              <w:rPr>
                <w:rFonts w:hint="eastAsia"/>
              </w:rPr>
              <w:t>上报</w:t>
            </w:r>
            <w:r>
              <w:rPr>
                <w:rFonts w:hint="eastAsia"/>
              </w:rPr>
              <w:t>task</w:t>
            </w:r>
            <w:r>
              <w:rPr>
                <w:rFonts w:hint="eastAsia"/>
              </w:rPr>
              <w:t>状态和进度</w:t>
            </w:r>
          </w:p>
          <w:p w:rsidR="004C7A43" w:rsidRDefault="00B2254F">
            <w:pPr>
              <w:pStyle w:val="ListParagraph"/>
              <w:numPr>
                <w:ilvl w:val="0"/>
                <w:numId w:val="26"/>
              </w:numPr>
              <w:ind w:firstLineChars="0"/>
            </w:pPr>
            <w:r>
              <w:rPr>
                <w:rFonts w:hint="eastAsia"/>
              </w:rPr>
              <w:lastRenderedPageBreak/>
              <w:t>omsvc</w:t>
            </w:r>
            <w:r>
              <w:rPr>
                <w:rFonts w:hint="eastAsia"/>
              </w:rPr>
              <w:t>更新</w:t>
            </w:r>
            <w:r>
              <w:rPr>
                <w:rFonts w:hint="eastAsia"/>
              </w:rPr>
              <w:t>task</w:t>
            </w:r>
            <w:r>
              <w:rPr>
                <w:rFonts w:hint="eastAsia"/>
              </w:rPr>
              <w:t>表中该</w:t>
            </w:r>
            <w:r>
              <w:rPr>
                <w:rFonts w:hint="eastAsia"/>
              </w:rPr>
              <w:t>task</w:t>
            </w:r>
            <w:r>
              <w:rPr>
                <w:rFonts w:hint="eastAsia"/>
              </w:rPr>
              <w:t>的状态和进度信息，以防查询</w:t>
            </w:r>
          </w:p>
          <w:p w:rsidR="004C7A43" w:rsidRDefault="004C7A43"/>
          <w:p w:rsidR="000709B6" w:rsidRDefault="000709B6" w:rsidP="000709B6">
            <w:pPr>
              <w:ind w:left="0"/>
            </w:pPr>
            <w:r>
              <w:rPr>
                <w:rFonts w:hint="eastAsia"/>
              </w:rPr>
              <w:t>要求：</w:t>
            </w:r>
          </w:p>
          <w:p w:rsidR="004C7A43" w:rsidRDefault="000709B6">
            <w:pPr>
              <w:pStyle w:val="ListParagraph"/>
              <w:numPr>
                <w:ilvl w:val="0"/>
                <w:numId w:val="27"/>
              </w:numPr>
              <w:ind w:firstLineChars="0"/>
            </w:pPr>
            <w:r>
              <w:rPr>
                <w:rFonts w:hint="eastAsia"/>
              </w:rPr>
              <w:t>virtual coord</w:t>
            </w:r>
            <w:r>
              <w:rPr>
                <w:rFonts w:hint="eastAsia"/>
              </w:rPr>
              <w:t>需要加一个标识出是</w:t>
            </w:r>
            <w:r>
              <w:rPr>
                <w:rFonts w:hint="eastAsia"/>
              </w:rPr>
              <w:t>virtual</w:t>
            </w:r>
            <w:r>
              <w:rPr>
                <w:rFonts w:hint="eastAsia"/>
              </w:rPr>
              <w:t>属性，同时，需要加上</w:t>
            </w:r>
            <w:r>
              <w:rPr>
                <w:rFonts w:hint="eastAsia"/>
              </w:rPr>
              <w:t>cluster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business</w:t>
            </w:r>
            <w:r>
              <w:rPr>
                <w:rFonts w:hint="eastAsia"/>
              </w:rPr>
              <w:t>的信息</w:t>
            </w:r>
          </w:p>
          <w:p w:rsidR="004C7A43" w:rsidRDefault="00D20A08">
            <w:pPr>
              <w:pStyle w:val="ListParagraph"/>
              <w:numPr>
                <w:ilvl w:val="0"/>
                <w:numId w:val="27"/>
              </w:numPr>
              <w:ind w:firstLineChars="0"/>
            </w:pPr>
            <w:r>
              <w:rPr>
                <w:rFonts w:hint="eastAsia"/>
              </w:rPr>
              <w:t>active group</w:t>
            </w:r>
            <w:r>
              <w:rPr>
                <w:rFonts w:hint="eastAsia"/>
              </w:rPr>
              <w:t>（当数据组添加第一个节点时需要</w:t>
            </w:r>
            <w:r>
              <w:rPr>
                <w:rFonts w:hint="eastAsia"/>
              </w:rPr>
              <w:t>ative group</w:t>
            </w:r>
            <w:r>
              <w:rPr>
                <w:rFonts w:hint="eastAsia"/>
              </w:rPr>
              <w:t>，或者</w:t>
            </w:r>
            <w:r>
              <w:rPr>
                <w:rFonts w:hint="eastAsia"/>
              </w:rPr>
              <w:t>group</w:t>
            </w:r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>auto active</w:t>
            </w:r>
            <w:r>
              <w:rPr>
                <w:rFonts w:hint="eastAsia"/>
              </w:rPr>
              <w:t>属性）</w:t>
            </w:r>
          </w:p>
          <w:p w:rsidR="004C7A43" w:rsidRDefault="00D20A08">
            <w:pPr>
              <w:pStyle w:val="ListParagraph"/>
              <w:numPr>
                <w:ilvl w:val="0"/>
                <w:numId w:val="27"/>
              </w:numPr>
              <w:ind w:firstLineChars="0"/>
            </w:pPr>
            <w:r>
              <w:rPr>
                <w:rFonts w:hint="eastAsia"/>
              </w:rPr>
              <w:t>如果检测</w:t>
            </w:r>
            <w:r>
              <w:rPr>
                <w:rFonts w:hint="eastAsia"/>
              </w:rPr>
              <w:t>virtual coord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online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local</w:t>
            </w:r>
            <w:r>
              <w:rPr>
                <w:rFonts w:hint="eastAsia"/>
              </w:rPr>
              <w:t>）存在时，则先执行</w:t>
            </w:r>
            <w:r>
              <w:rPr>
                <w:rFonts w:hint="eastAsia"/>
              </w:rPr>
              <w:t>rollback</w:t>
            </w:r>
            <w:r>
              <w:rPr>
                <w:rFonts w:hint="eastAsia"/>
              </w:rPr>
              <w:t>（忽略错误），再</w:t>
            </w:r>
            <w:r>
              <w:rPr>
                <w:rFonts w:hint="eastAsia"/>
              </w:rPr>
              <w:t>remove virtual coord</w:t>
            </w:r>
          </w:p>
        </w:tc>
        <w:tc>
          <w:tcPr>
            <w:tcW w:w="3544" w:type="dxa"/>
          </w:tcPr>
          <w:p w:rsidR="00E9357F" w:rsidRPr="00BA68AC" w:rsidRDefault="00E9357F" w:rsidP="00CB4BD9">
            <w:pPr>
              <w:ind w:left="0"/>
            </w:pPr>
          </w:p>
        </w:tc>
      </w:tr>
    </w:tbl>
    <w:p w:rsidR="008A3D6D" w:rsidRDefault="008A3D6D" w:rsidP="00E47916">
      <w:pPr>
        <w:pStyle w:val="Heading4"/>
      </w:pPr>
      <w:r>
        <w:lastRenderedPageBreak/>
        <w:t>list task</w:t>
      </w:r>
      <w:r w:rsidR="000C7A4A">
        <w:rPr>
          <w:rFonts w:hint="eastAsia"/>
        </w:rPr>
        <w:t>s</w:t>
      </w:r>
    </w:p>
    <w:tbl>
      <w:tblPr>
        <w:tblStyle w:val="TableGrid"/>
        <w:tblW w:w="8789" w:type="dxa"/>
        <w:tblInd w:w="-34" w:type="dxa"/>
        <w:tblLayout w:type="fixed"/>
        <w:tblLook w:val="04A0"/>
      </w:tblPr>
      <w:tblGrid>
        <w:gridCol w:w="1418"/>
        <w:gridCol w:w="3827"/>
        <w:gridCol w:w="3544"/>
      </w:tblGrid>
      <w:tr w:rsidR="004079DD" w:rsidTr="00845D4E">
        <w:tc>
          <w:tcPr>
            <w:tcW w:w="1418" w:type="dxa"/>
            <w:shd w:val="clear" w:color="auto" w:fill="DDD9C3" w:themeFill="background2" w:themeFillShade="E6"/>
          </w:tcPr>
          <w:p w:rsidR="004079DD" w:rsidRDefault="004079DD" w:rsidP="00845D4E">
            <w:pPr>
              <w:ind w:left="0"/>
            </w:pPr>
          </w:p>
        </w:tc>
        <w:tc>
          <w:tcPr>
            <w:tcW w:w="3827" w:type="dxa"/>
            <w:shd w:val="clear" w:color="auto" w:fill="DDD9C3" w:themeFill="background2" w:themeFillShade="E6"/>
          </w:tcPr>
          <w:p w:rsidR="004079DD" w:rsidRDefault="004079DD" w:rsidP="00845D4E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544" w:type="dxa"/>
            <w:shd w:val="clear" w:color="auto" w:fill="DDD9C3" w:themeFill="background2" w:themeFillShade="E6"/>
          </w:tcPr>
          <w:p w:rsidR="004079DD" w:rsidRDefault="004079DD" w:rsidP="00845D4E">
            <w:pPr>
              <w:ind w:left="0"/>
            </w:pPr>
            <w:r>
              <w:rPr>
                <w:rFonts w:hint="eastAsia"/>
              </w:rPr>
              <w:t>举例</w:t>
            </w:r>
          </w:p>
        </w:tc>
      </w:tr>
      <w:tr w:rsidR="004079DD" w:rsidTr="00845D4E">
        <w:tc>
          <w:tcPr>
            <w:tcW w:w="1418" w:type="dxa"/>
          </w:tcPr>
          <w:p w:rsidR="004079DD" w:rsidRDefault="004079DD" w:rsidP="00845D4E">
            <w:pPr>
              <w:ind w:left="0"/>
            </w:pPr>
            <w:r>
              <w:rPr>
                <w:rFonts w:hint="eastAsia"/>
              </w:rPr>
              <w:t>请求头</w:t>
            </w:r>
          </w:p>
        </w:tc>
        <w:tc>
          <w:tcPr>
            <w:tcW w:w="3827" w:type="dxa"/>
          </w:tcPr>
          <w:p w:rsidR="004079DD" w:rsidRDefault="004079DD" w:rsidP="00845D4E">
            <w:pPr>
              <w:ind w:left="0"/>
            </w:pPr>
            <w:r>
              <w:rPr>
                <w:rFonts w:hint="eastAsia"/>
              </w:rPr>
              <w:t>同通用请求头</w:t>
            </w:r>
          </w:p>
        </w:tc>
        <w:tc>
          <w:tcPr>
            <w:tcW w:w="3544" w:type="dxa"/>
          </w:tcPr>
          <w:p w:rsidR="004079DD" w:rsidRDefault="004079DD" w:rsidP="00845D4E">
            <w:pPr>
              <w:ind w:left="0"/>
            </w:pPr>
          </w:p>
        </w:tc>
      </w:tr>
      <w:tr w:rsidR="004079DD" w:rsidTr="00845D4E">
        <w:tc>
          <w:tcPr>
            <w:tcW w:w="1418" w:type="dxa"/>
          </w:tcPr>
          <w:p w:rsidR="004079DD" w:rsidRDefault="004079DD" w:rsidP="00845D4E">
            <w:pPr>
              <w:ind w:left="0"/>
            </w:pPr>
            <w:r>
              <w:rPr>
                <w:rFonts w:hint="eastAsia"/>
              </w:rPr>
              <w:t>请求内容</w:t>
            </w:r>
          </w:p>
        </w:tc>
        <w:tc>
          <w:tcPr>
            <w:tcW w:w="3827" w:type="dxa"/>
          </w:tcPr>
          <w:p w:rsidR="004079DD" w:rsidRDefault="004079DD" w:rsidP="00845D4E">
            <w:pPr>
              <w:ind w:left="0"/>
              <w:rPr>
                <w:ins w:id="3" w:author="xujianhui" w:date="2016-05-19T17:01:00Z"/>
              </w:rPr>
            </w:pPr>
            <w:r>
              <w:t>cmd</w:t>
            </w:r>
            <w:r>
              <w:rPr>
                <w:rFonts w:hint="eastAsia"/>
              </w:rPr>
              <w:t>: list tasks</w:t>
            </w:r>
          </w:p>
          <w:p w:rsidR="00FB1459" w:rsidRDefault="00FB1459" w:rsidP="00FB1459">
            <w:pPr>
              <w:ind w:left="0"/>
              <w:rPr>
                <w:ins w:id="4" w:author="xujianhui" w:date="2016-05-19T17:01:00Z"/>
              </w:rPr>
            </w:pPr>
            <w:ins w:id="5" w:author="xujianhui" w:date="2016-05-19T17:01:00Z">
              <w:r>
                <w:rPr>
                  <w:rFonts w:hint="eastAsia"/>
                </w:rPr>
                <w:t>filter: object</w:t>
              </w:r>
            </w:ins>
          </w:p>
          <w:p w:rsidR="00FB1459" w:rsidRDefault="00FB1459" w:rsidP="00FB1459">
            <w:pPr>
              <w:ind w:left="0"/>
              <w:rPr>
                <w:ins w:id="6" w:author="xujianhui" w:date="2016-05-19T17:01:00Z"/>
              </w:rPr>
            </w:pPr>
            <w:ins w:id="7" w:author="xujianhui" w:date="2016-05-19T17:01:00Z">
              <w:r>
                <w:rPr>
                  <w:rFonts w:hint="eastAsia"/>
                </w:rPr>
                <w:t>selector: object</w:t>
              </w:r>
            </w:ins>
          </w:p>
          <w:p w:rsidR="00FB1459" w:rsidRDefault="00FB1459" w:rsidP="00FB1459">
            <w:pPr>
              <w:ind w:left="0"/>
              <w:rPr>
                <w:ins w:id="8" w:author="xujianhui" w:date="2016-05-19T17:01:00Z"/>
              </w:rPr>
            </w:pPr>
            <w:ins w:id="9" w:author="xujianhui" w:date="2016-05-19T17:01:00Z">
              <w:r>
                <w:rPr>
                  <w:rFonts w:hint="eastAsia"/>
                </w:rPr>
                <w:t>sort: object</w:t>
              </w:r>
            </w:ins>
          </w:p>
          <w:p w:rsidR="00FB1459" w:rsidRDefault="00FB1459" w:rsidP="00FB1459">
            <w:pPr>
              <w:ind w:left="0"/>
              <w:rPr>
                <w:ins w:id="10" w:author="xujianhui" w:date="2016-05-19T17:01:00Z"/>
              </w:rPr>
            </w:pPr>
            <w:ins w:id="11" w:author="xujianhui" w:date="2016-05-19T17:01:00Z">
              <w:r>
                <w:rPr>
                  <w:rFonts w:hint="eastAsia"/>
                </w:rPr>
                <w:t>hinter: object</w:t>
              </w:r>
            </w:ins>
          </w:p>
          <w:p w:rsidR="00FB1459" w:rsidRDefault="00FB1459" w:rsidP="00FB1459">
            <w:pPr>
              <w:ind w:left="0"/>
              <w:rPr>
                <w:ins w:id="12" w:author="xujianhui" w:date="2016-05-19T17:01:00Z"/>
              </w:rPr>
            </w:pPr>
            <w:ins w:id="13" w:author="xujianhui" w:date="2016-05-19T17:01:00Z">
              <w:r>
                <w:rPr>
                  <w:rFonts w:hint="eastAsia"/>
                </w:rPr>
                <w:t>skip:number</w:t>
              </w:r>
            </w:ins>
          </w:p>
          <w:p w:rsidR="00FB1459" w:rsidRDefault="00FB1459" w:rsidP="00FB1459">
            <w:pPr>
              <w:ind w:left="0"/>
            </w:pPr>
            <w:ins w:id="14" w:author="xujianhui" w:date="2016-05-19T17:01:00Z">
              <w:r>
                <w:rPr>
                  <w:rFonts w:hint="eastAsia"/>
                </w:rPr>
                <w:t>limit:number</w:t>
              </w:r>
            </w:ins>
          </w:p>
        </w:tc>
        <w:tc>
          <w:tcPr>
            <w:tcW w:w="3544" w:type="dxa"/>
          </w:tcPr>
          <w:p w:rsidR="004079DD" w:rsidRDefault="004079DD" w:rsidP="00F9311C">
            <w:pPr>
              <w:ind w:left="0"/>
            </w:pPr>
            <w:r w:rsidRPr="00122E8A">
              <w:t>cmd=</w:t>
            </w:r>
            <w:r w:rsidR="00161385">
              <w:rPr>
                <w:rFonts w:hint="eastAsia"/>
              </w:rPr>
              <w:t xml:space="preserve"> list tasks</w:t>
            </w:r>
          </w:p>
        </w:tc>
      </w:tr>
      <w:tr w:rsidR="004079DD" w:rsidTr="00845D4E">
        <w:tc>
          <w:tcPr>
            <w:tcW w:w="1418" w:type="dxa"/>
          </w:tcPr>
          <w:p w:rsidR="004079DD" w:rsidRDefault="004079DD" w:rsidP="00845D4E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4079DD" w:rsidRDefault="004079DD" w:rsidP="00845D4E">
            <w:pPr>
              <w:ind w:left="0"/>
            </w:pPr>
          </w:p>
        </w:tc>
        <w:tc>
          <w:tcPr>
            <w:tcW w:w="3544" w:type="dxa"/>
          </w:tcPr>
          <w:p w:rsidR="004079DD" w:rsidRPr="00122E8A" w:rsidRDefault="004079DD" w:rsidP="00845D4E">
            <w:pPr>
              <w:ind w:left="0"/>
            </w:pPr>
          </w:p>
        </w:tc>
      </w:tr>
      <w:tr w:rsidR="004079DD" w:rsidTr="00845D4E">
        <w:tc>
          <w:tcPr>
            <w:tcW w:w="1418" w:type="dxa"/>
          </w:tcPr>
          <w:p w:rsidR="004079DD" w:rsidRDefault="004079DD" w:rsidP="00845D4E">
            <w:pPr>
              <w:ind w:left="0"/>
            </w:pPr>
            <w:r>
              <w:rPr>
                <w:rFonts w:hint="eastAsia"/>
              </w:rPr>
              <w:t>响应头</w:t>
            </w:r>
          </w:p>
        </w:tc>
        <w:tc>
          <w:tcPr>
            <w:tcW w:w="3827" w:type="dxa"/>
          </w:tcPr>
          <w:p w:rsidR="004079DD" w:rsidRDefault="004079DD" w:rsidP="00845D4E">
            <w:pPr>
              <w:ind w:left="0"/>
            </w:pPr>
            <w:r>
              <w:rPr>
                <w:rFonts w:hint="eastAsia"/>
              </w:rPr>
              <w:t>同通用响应头</w:t>
            </w:r>
          </w:p>
        </w:tc>
        <w:tc>
          <w:tcPr>
            <w:tcW w:w="3544" w:type="dxa"/>
          </w:tcPr>
          <w:p w:rsidR="004079DD" w:rsidRDefault="004079DD" w:rsidP="00845D4E">
            <w:pPr>
              <w:ind w:left="0"/>
            </w:pPr>
          </w:p>
        </w:tc>
      </w:tr>
      <w:tr w:rsidR="004079DD" w:rsidTr="00845D4E">
        <w:trPr>
          <w:trHeight w:val="2254"/>
        </w:trPr>
        <w:tc>
          <w:tcPr>
            <w:tcW w:w="1418" w:type="dxa"/>
          </w:tcPr>
          <w:p w:rsidR="004079DD" w:rsidRDefault="004079DD" w:rsidP="00845D4E">
            <w:pPr>
              <w:ind w:left="0"/>
            </w:pPr>
            <w:r>
              <w:rPr>
                <w:rFonts w:hint="eastAsia"/>
              </w:rPr>
              <w:t>响应内容</w:t>
            </w:r>
          </w:p>
        </w:tc>
        <w:tc>
          <w:tcPr>
            <w:tcW w:w="3827" w:type="dxa"/>
          </w:tcPr>
          <w:p w:rsidR="00D55A01" w:rsidRDefault="004079DD" w:rsidP="00D55A01">
            <w:pPr>
              <w:ind w:left="0"/>
            </w:pPr>
            <w:r>
              <w:rPr>
                <w:rFonts w:hint="eastAsia"/>
              </w:rPr>
              <w:t>通用响应体</w:t>
            </w:r>
          </w:p>
          <w:p w:rsidR="00D55A01" w:rsidRDefault="00D55A01" w:rsidP="00D55A01">
            <w:pPr>
              <w:ind w:left="0"/>
            </w:pPr>
            <w:r>
              <w:rPr>
                <w:rFonts w:hint="eastAsia"/>
              </w:rPr>
              <w:t>{</w:t>
            </w:r>
          </w:p>
          <w:p w:rsidR="00D55A01" w:rsidRDefault="00D55A01" w:rsidP="00D55A01">
            <w:pPr>
              <w:ind w:left="0" w:firstLineChars="150" w:firstLine="315"/>
            </w:pPr>
            <w:r w:rsidRPr="002A658F">
              <w:t>TaskID</w:t>
            </w:r>
            <w:r>
              <w:t xml:space="preserve">: </w:t>
            </w:r>
            <w:r>
              <w:rPr>
                <w:rFonts w:hint="eastAsia"/>
              </w:rPr>
              <w:t>任务</w:t>
            </w:r>
            <w:r>
              <w:rPr>
                <w:rFonts w:hint="eastAsia"/>
              </w:rPr>
              <w:t>ID</w:t>
            </w:r>
            <w:r w:rsidRPr="002A658F">
              <w:t xml:space="preserve"> </w:t>
            </w:r>
          </w:p>
          <w:p w:rsidR="008F071B" w:rsidRDefault="008F071B" w:rsidP="00330AEA">
            <w:pPr>
              <w:ind w:left="0" w:firstLineChars="150" w:firstLine="315"/>
            </w:pPr>
            <w:r>
              <w:rPr>
                <w:rFonts w:hint="eastAsia"/>
              </w:rPr>
              <w:t xml:space="preserve">TaskName: </w:t>
            </w:r>
            <w:r>
              <w:rPr>
                <w:rFonts w:hint="eastAsia"/>
              </w:rPr>
              <w:t>任务名称</w:t>
            </w:r>
          </w:p>
          <w:p w:rsidR="004C7A43" w:rsidRDefault="00F65F2E">
            <w:pPr>
              <w:ind w:left="0" w:firstLineChars="150" w:firstLine="315"/>
            </w:pPr>
            <w:r>
              <w:rPr>
                <w:rFonts w:hint="eastAsia"/>
              </w:rPr>
              <w:t>Type:</w:t>
            </w:r>
            <w:r w:rsidR="00C75E58">
              <w:rPr>
                <w:rFonts w:hint="eastAsia"/>
              </w:rPr>
              <w:t xml:space="preserve"> </w:t>
            </w:r>
            <w:r w:rsidR="00C75E58">
              <w:rPr>
                <w:rFonts w:hint="eastAsia"/>
              </w:rPr>
              <w:t>任务类型</w:t>
            </w:r>
          </w:p>
          <w:p w:rsidR="004C7A43" w:rsidRDefault="00F65F2E">
            <w:pPr>
              <w:ind w:left="0" w:firstLineChars="150" w:firstLine="315"/>
              <w:rPr>
                <w:ins w:id="15" w:author="xujianhui" w:date="2016-05-19T17:02:00Z"/>
              </w:rPr>
            </w:pPr>
            <w:r>
              <w:rPr>
                <w:rFonts w:hint="eastAsia"/>
              </w:rPr>
              <w:t>TypeDesc:</w:t>
            </w:r>
            <w:r w:rsidR="00C75E58">
              <w:rPr>
                <w:rFonts w:hint="eastAsia"/>
              </w:rPr>
              <w:t xml:space="preserve"> </w:t>
            </w:r>
            <w:r w:rsidR="00C75E58">
              <w:rPr>
                <w:rFonts w:hint="eastAsia"/>
              </w:rPr>
              <w:t>任务描述</w:t>
            </w:r>
          </w:p>
          <w:p w:rsidR="00FB1459" w:rsidRDefault="00FB1459">
            <w:pPr>
              <w:ind w:left="0" w:firstLineChars="150" w:firstLine="315"/>
              <w:rPr>
                <w:ins w:id="16" w:author="xujianhui" w:date="2016-05-19T17:03:00Z"/>
              </w:rPr>
            </w:pPr>
            <w:ins w:id="17" w:author="xujianhui" w:date="2016-05-19T17:03:00Z">
              <w:r>
                <w:rPr>
                  <w:rFonts w:hint="eastAsia"/>
                </w:rPr>
                <w:t xml:space="preserve">Status: </w:t>
              </w:r>
              <w:r>
                <w:rPr>
                  <w:rFonts w:hint="eastAsia"/>
                </w:rPr>
                <w:t>状态</w:t>
              </w:r>
            </w:ins>
          </w:p>
          <w:p w:rsidR="00FB1459" w:rsidRDefault="00FB1459">
            <w:pPr>
              <w:ind w:left="0" w:firstLineChars="150" w:firstLine="315"/>
            </w:pPr>
            <w:ins w:id="18" w:author="xujianhui" w:date="2016-05-19T17:03:00Z">
              <w:r>
                <w:rPr>
                  <w:rFonts w:hint="eastAsia"/>
                </w:rPr>
                <w:t xml:space="preserve">StatusDesc: </w:t>
              </w:r>
              <w:r>
                <w:rPr>
                  <w:rFonts w:hint="eastAsia"/>
                </w:rPr>
                <w:t>状态描述</w:t>
              </w:r>
            </w:ins>
          </w:p>
          <w:p w:rsidR="00D55A01" w:rsidRDefault="00D55A01" w:rsidP="00D55A01">
            <w:pPr>
              <w:ind w:left="0"/>
            </w:pPr>
            <w:r w:rsidRPr="002A658F">
              <w:t>}</w:t>
            </w:r>
          </w:p>
          <w:p w:rsidR="004079DD" w:rsidRDefault="004079DD" w:rsidP="00845D4E">
            <w:pPr>
              <w:ind w:left="0"/>
            </w:pPr>
          </w:p>
        </w:tc>
        <w:tc>
          <w:tcPr>
            <w:tcW w:w="3544" w:type="dxa"/>
          </w:tcPr>
          <w:p w:rsidR="008F071B" w:rsidRDefault="008F071B" w:rsidP="00845D4E">
            <w:pPr>
              <w:ind w:left="0"/>
            </w:pPr>
            <w:r w:rsidRPr="008F071B">
              <w:t xml:space="preserve">{ </w:t>
            </w:r>
          </w:p>
          <w:p w:rsidR="004C7A43" w:rsidRDefault="008F071B">
            <w:pPr>
              <w:ind w:left="0" w:firstLineChars="150" w:firstLine="315"/>
            </w:pPr>
            <w:r w:rsidRPr="008F071B">
              <w:t>"errno": 0,</w:t>
            </w:r>
          </w:p>
          <w:p w:rsidR="004C7A43" w:rsidRDefault="008F071B">
            <w:pPr>
              <w:ind w:left="0" w:firstLineChars="150" w:firstLine="315"/>
            </w:pPr>
            <w:r w:rsidRPr="008F071B">
              <w:t xml:space="preserve">"description": "Succeed", </w:t>
            </w:r>
          </w:p>
          <w:p w:rsidR="004C7A43" w:rsidRDefault="008F071B">
            <w:pPr>
              <w:ind w:left="0" w:firstLineChars="150" w:firstLine="315"/>
            </w:pPr>
            <w:r w:rsidRPr="008F071B">
              <w:t xml:space="preserve">"detail": "" </w:t>
            </w:r>
          </w:p>
          <w:p w:rsidR="008F071B" w:rsidRDefault="008F071B" w:rsidP="008F071B">
            <w:pPr>
              <w:ind w:left="0"/>
            </w:pPr>
            <w:r w:rsidRPr="008F071B">
              <w:t>}</w:t>
            </w:r>
          </w:p>
          <w:p w:rsidR="008F071B" w:rsidRDefault="008F071B" w:rsidP="008F071B">
            <w:pPr>
              <w:ind w:left="0"/>
            </w:pPr>
            <w:r w:rsidRPr="008F071B">
              <w:t xml:space="preserve">{ </w:t>
            </w:r>
          </w:p>
          <w:p w:rsidR="004C7A43" w:rsidRDefault="008F071B">
            <w:pPr>
              <w:ind w:left="0" w:firstLineChars="150" w:firstLine="315"/>
            </w:pPr>
            <w:r w:rsidRPr="008F071B">
              <w:t xml:space="preserve">"TaskID": 1, </w:t>
            </w:r>
          </w:p>
          <w:p w:rsidR="004C7A43" w:rsidRDefault="008F071B">
            <w:pPr>
              <w:ind w:left="0" w:firstLineChars="150" w:firstLine="315"/>
            </w:pPr>
            <w:r w:rsidRPr="008F071B">
              <w:t xml:space="preserve">"TaskName": "ADD_HOST", </w:t>
            </w:r>
          </w:p>
          <w:p w:rsidR="004C7A43" w:rsidRDefault="008F071B">
            <w:pPr>
              <w:ind w:left="0" w:firstLineChars="150" w:firstLine="315"/>
            </w:pPr>
            <w:r w:rsidRPr="008F071B">
              <w:t xml:space="preserve">"Type": 0, </w:t>
            </w:r>
          </w:p>
          <w:p w:rsidR="004C7A43" w:rsidRDefault="008F071B">
            <w:pPr>
              <w:ind w:left="0" w:firstLineChars="150" w:firstLine="315"/>
              <w:rPr>
                <w:ins w:id="19" w:author="xujianhui" w:date="2016-05-19T17:04:00Z"/>
              </w:rPr>
            </w:pPr>
            <w:r w:rsidRPr="008F071B">
              <w:t xml:space="preserve">"TypeDesc": "ADD_HOST" </w:t>
            </w:r>
          </w:p>
          <w:p w:rsidR="00FB1459" w:rsidRDefault="00FB1459">
            <w:pPr>
              <w:ind w:left="0" w:firstLineChars="150" w:firstLine="315"/>
              <w:rPr>
                <w:ins w:id="20" w:author="xujianhui" w:date="2016-05-19T17:04:00Z"/>
              </w:rPr>
            </w:pPr>
            <w:ins w:id="21" w:author="xujianhui" w:date="2016-05-19T17:04:00Z">
              <w:r>
                <w:t>“</w:t>
              </w:r>
              <w:r>
                <w:rPr>
                  <w:rFonts w:hint="eastAsia"/>
                </w:rPr>
                <w:t>Status</w:t>
              </w:r>
              <w:r>
                <w:t>”</w:t>
              </w:r>
              <w:r>
                <w:rPr>
                  <w:rFonts w:hint="eastAsia"/>
                </w:rPr>
                <w:t>: 0</w:t>
              </w:r>
            </w:ins>
          </w:p>
          <w:p w:rsidR="00FB1459" w:rsidRDefault="00FB1459">
            <w:pPr>
              <w:ind w:left="0" w:firstLineChars="150" w:firstLine="315"/>
            </w:pPr>
            <w:ins w:id="22" w:author="xujianhui" w:date="2016-05-19T17:04:00Z">
              <w:r>
                <w:t>“</w:t>
              </w:r>
              <w:r>
                <w:rPr>
                  <w:rFonts w:hint="eastAsia"/>
                </w:rPr>
                <w:t>StatusDesc</w:t>
              </w:r>
              <w:r>
                <w:t>”</w:t>
              </w:r>
              <w:r>
                <w:rPr>
                  <w:rFonts w:hint="eastAsia"/>
                </w:rPr>
                <w:t xml:space="preserve">: </w:t>
              </w:r>
              <w:r>
                <w:t>“</w:t>
              </w:r>
              <w:r>
                <w:rPr>
                  <w:rFonts w:hint="eastAsia"/>
                </w:rPr>
                <w:t>Running</w:t>
              </w:r>
              <w:r>
                <w:t>”</w:t>
              </w:r>
            </w:ins>
          </w:p>
          <w:p w:rsidR="008149FF" w:rsidRDefault="008F071B">
            <w:pPr>
              <w:ind w:left="0"/>
            </w:pPr>
            <w:r w:rsidRPr="008F071B">
              <w:t>}</w:t>
            </w:r>
          </w:p>
        </w:tc>
      </w:tr>
      <w:tr w:rsidR="004079DD" w:rsidTr="00845D4E">
        <w:trPr>
          <w:trHeight w:val="322"/>
        </w:trPr>
        <w:tc>
          <w:tcPr>
            <w:tcW w:w="1418" w:type="dxa"/>
          </w:tcPr>
          <w:p w:rsidR="004079DD" w:rsidRDefault="004079DD" w:rsidP="00845D4E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4079DD" w:rsidRDefault="004079DD" w:rsidP="00845D4E">
            <w:pPr>
              <w:ind w:left="0"/>
            </w:pPr>
          </w:p>
        </w:tc>
        <w:tc>
          <w:tcPr>
            <w:tcW w:w="3544" w:type="dxa"/>
          </w:tcPr>
          <w:p w:rsidR="004079DD" w:rsidRPr="00BA68AC" w:rsidRDefault="004079DD" w:rsidP="00845D4E">
            <w:pPr>
              <w:ind w:left="0"/>
            </w:pPr>
          </w:p>
        </w:tc>
      </w:tr>
    </w:tbl>
    <w:p w:rsidR="004C7A43" w:rsidRDefault="004C7A43"/>
    <w:p w:rsidR="00DB7587" w:rsidRDefault="00DB7587" w:rsidP="00E47916">
      <w:pPr>
        <w:pStyle w:val="Heading4"/>
      </w:pPr>
      <w:r>
        <w:rPr>
          <w:rFonts w:hint="eastAsia"/>
        </w:rPr>
        <w:lastRenderedPageBreak/>
        <w:t>查询</w:t>
      </w:r>
      <w:r w:rsidR="00F53C56">
        <w:rPr>
          <w:rFonts w:hint="eastAsia"/>
        </w:rPr>
        <w:t>任务</w:t>
      </w:r>
      <w:r>
        <w:rPr>
          <w:rFonts w:hint="eastAsia"/>
        </w:rPr>
        <w:t>命令</w:t>
      </w:r>
    </w:p>
    <w:tbl>
      <w:tblPr>
        <w:tblStyle w:val="TableGrid"/>
        <w:tblW w:w="8789" w:type="dxa"/>
        <w:tblInd w:w="-34" w:type="dxa"/>
        <w:tblLayout w:type="fixed"/>
        <w:tblLook w:val="04A0"/>
      </w:tblPr>
      <w:tblGrid>
        <w:gridCol w:w="1418"/>
        <w:gridCol w:w="3827"/>
        <w:gridCol w:w="3544"/>
      </w:tblGrid>
      <w:tr w:rsidR="00D505FD" w:rsidTr="00CB4BD9">
        <w:tc>
          <w:tcPr>
            <w:tcW w:w="1418" w:type="dxa"/>
            <w:shd w:val="clear" w:color="auto" w:fill="DDD9C3" w:themeFill="background2" w:themeFillShade="E6"/>
          </w:tcPr>
          <w:p w:rsidR="00D505FD" w:rsidRDefault="00D505FD" w:rsidP="00CB4BD9">
            <w:pPr>
              <w:ind w:left="0"/>
            </w:pPr>
          </w:p>
        </w:tc>
        <w:tc>
          <w:tcPr>
            <w:tcW w:w="3827" w:type="dxa"/>
            <w:shd w:val="clear" w:color="auto" w:fill="DDD9C3" w:themeFill="background2" w:themeFillShade="E6"/>
          </w:tcPr>
          <w:p w:rsidR="00D505FD" w:rsidRDefault="00D505FD" w:rsidP="00CB4BD9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544" w:type="dxa"/>
            <w:shd w:val="clear" w:color="auto" w:fill="DDD9C3" w:themeFill="background2" w:themeFillShade="E6"/>
          </w:tcPr>
          <w:p w:rsidR="00D505FD" w:rsidRDefault="00D505FD" w:rsidP="00CB4BD9">
            <w:pPr>
              <w:ind w:left="0"/>
            </w:pPr>
            <w:r>
              <w:rPr>
                <w:rFonts w:hint="eastAsia"/>
              </w:rPr>
              <w:t>举例</w:t>
            </w:r>
          </w:p>
        </w:tc>
      </w:tr>
      <w:tr w:rsidR="00D505FD" w:rsidTr="00CB4BD9">
        <w:tc>
          <w:tcPr>
            <w:tcW w:w="1418" w:type="dxa"/>
          </w:tcPr>
          <w:p w:rsidR="00D505FD" w:rsidRDefault="00D505FD" w:rsidP="00CB4BD9">
            <w:pPr>
              <w:ind w:left="0"/>
            </w:pPr>
            <w:r>
              <w:rPr>
                <w:rFonts w:hint="eastAsia"/>
              </w:rPr>
              <w:t>请求头</w:t>
            </w:r>
          </w:p>
        </w:tc>
        <w:tc>
          <w:tcPr>
            <w:tcW w:w="3827" w:type="dxa"/>
          </w:tcPr>
          <w:p w:rsidR="00D505FD" w:rsidRDefault="00D505FD" w:rsidP="00CB4BD9">
            <w:pPr>
              <w:ind w:left="0"/>
            </w:pPr>
            <w:r>
              <w:rPr>
                <w:rFonts w:hint="eastAsia"/>
              </w:rPr>
              <w:t>同通用请求头</w:t>
            </w:r>
          </w:p>
        </w:tc>
        <w:tc>
          <w:tcPr>
            <w:tcW w:w="3544" w:type="dxa"/>
          </w:tcPr>
          <w:p w:rsidR="00D505FD" w:rsidRDefault="00D505FD" w:rsidP="00CB4BD9">
            <w:pPr>
              <w:ind w:left="0"/>
            </w:pPr>
          </w:p>
        </w:tc>
      </w:tr>
      <w:tr w:rsidR="00D505FD" w:rsidTr="00CB4BD9">
        <w:tc>
          <w:tcPr>
            <w:tcW w:w="1418" w:type="dxa"/>
          </w:tcPr>
          <w:p w:rsidR="00D505FD" w:rsidRDefault="00D505FD" w:rsidP="00CB4BD9">
            <w:pPr>
              <w:ind w:left="0"/>
            </w:pPr>
            <w:r>
              <w:rPr>
                <w:rFonts w:hint="eastAsia"/>
              </w:rPr>
              <w:t>请求内容</w:t>
            </w:r>
          </w:p>
        </w:tc>
        <w:tc>
          <w:tcPr>
            <w:tcW w:w="3827" w:type="dxa"/>
          </w:tcPr>
          <w:p w:rsidR="00D505FD" w:rsidRDefault="00D505FD" w:rsidP="00CB4BD9">
            <w:pPr>
              <w:ind w:left="0"/>
            </w:pPr>
            <w:r>
              <w:t>cmd</w:t>
            </w:r>
            <w:r>
              <w:rPr>
                <w:rFonts w:hint="eastAsia"/>
              </w:rPr>
              <w:t xml:space="preserve">: </w:t>
            </w:r>
            <w:r w:rsidR="00FD7FE4">
              <w:rPr>
                <w:rFonts w:hint="eastAsia"/>
              </w:rPr>
              <w:t xml:space="preserve">query </w:t>
            </w:r>
            <w:r w:rsidR="00F53C56">
              <w:rPr>
                <w:rFonts w:hint="eastAsia"/>
              </w:rPr>
              <w:t>task</w:t>
            </w:r>
          </w:p>
          <w:p w:rsidR="00D505FD" w:rsidRDefault="00D505FD" w:rsidP="00CB4BD9">
            <w:pPr>
              <w:ind w:left="0"/>
            </w:pPr>
          </w:p>
          <w:p w:rsidR="00C177B7" w:rsidRDefault="00C177B7" w:rsidP="00C177B7">
            <w:pPr>
              <w:ind w:left="0"/>
            </w:pPr>
            <w:r>
              <w:rPr>
                <w:rFonts w:hint="eastAsia"/>
              </w:rPr>
              <w:t>filter: object</w:t>
            </w:r>
          </w:p>
          <w:p w:rsidR="00C177B7" w:rsidRDefault="00C177B7" w:rsidP="00C177B7">
            <w:pPr>
              <w:ind w:left="0"/>
            </w:pPr>
            <w:r>
              <w:rPr>
                <w:rFonts w:hint="eastAsia"/>
              </w:rPr>
              <w:t>selector: object</w:t>
            </w:r>
          </w:p>
          <w:p w:rsidR="00C177B7" w:rsidRDefault="00C177B7" w:rsidP="00C177B7">
            <w:pPr>
              <w:ind w:left="0"/>
            </w:pPr>
            <w:r>
              <w:rPr>
                <w:rFonts w:hint="eastAsia"/>
              </w:rPr>
              <w:t>sort: object</w:t>
            </w:r>
          </w:p>
          <w:p w:rsidR="00C177B7" w:rsidRDefault="00C177B7" w:rsidP="00C177B7">
            <w:pPr>
              <w:ind w:left="0"/>
              <w:rPr>
                <w:ins w:id="23" w:author="xujianhui" w:date="2016-05-19T16:53:00Z"/>
              </w:rPr>
            </w:pPr>
            <w:r>
              <w:rPr>
                <w:rFonts w:hint="eastAsia"/>
              </w:rPr>
              <w:t>hinter: object</w:t>
            </w:r>
          </w:p>
          <w:p w:rsidR="00732461" w:rsidRDefault="00732461" w:rsidP="00C177B7">
            <w:pPr>
              <w:ind w:left="0"/>
              <w:rPr>
                <w:ins w:id="24" w:author="xujianhui" w:date="2016-05-19T16:53:00Z"/>
              </w:rPr>
            </w:pPr>
            <w:ins w:id="25" w:author="xujianhui" w:date="2016-05-19T16:53:00Z">
              <w:r>
                <w:rPr>
                  <w:rFonts w:hint="eastAsia"/>
                </w:rPr>
                <w:t>skip:number</w:t>
              </w:r>
            </w:ins>
          </w:p>
          <w:p w:rsidR="00732461" w:rsidRDefault="00732461" w:rsidP="00C177B7">
            <w:pPr>
              <w:ind w:left="0"/>
            </w:pPr>
            <w:ins w:id="26" w:author="xujianhui" w:date="2016-05-19T16:53:00Z">
              <w:r>
                <w:rPr>
                  <w:rFonts w:hint="eastAsia"/>
                </w:rPr>
                <w:t>limit:number</w:t>
              </w:r>
            </w:ins>
          </w:p>
        </w:tc>
        <w:tc>
          <w:tcPr>
            <w:tcW w:w="3544" w:type="dxa"/>
          </w:tcPr>
          <w:p w:rsidR="00D505FD" w:rsidRDefault="00D505FD" w:rsidP="00CB4BD9">
            <w:pPr>
              <w:ind w:left="0"/>
            </w:pPr>
            <w:r w:rsidRPr="00122E8A">
              <w:t>cmd=</w:t>
            </w:r>
            <w:r w:rsidR="008B53FC">
              <w:rPr>
                <w:rFonts w:hint="eastAsia"/>
              </w:rPr>
              <w:t xml:space="preserve">query </w:t>
            </w:r>
            <w:r w:rsidR="00F53C56">
              <w:rPr>
                <w:rFonts w:hint="eastAsia"/>
              </w:rPr>
              <w:t>task</w:t>
            </w:r>
          </w:p>
          <w:p w:rsidR="00D505FD" w:rsidRDefault="00D505FD" w:rsidP="00CB4BD9">
            <w:pPr>
              <w:ind w:left="0"/>
            </w:pPr>
            <w:r>
              <w:rPr>
                <w:rFonts w:hint="eastAsia"/>
              </w:rPr>
              <w:t>&amp;</w:t>
            </w:r>
            <w:r w:rsidR="00C177B7">
              <w:rPr>
                <w:rFonts w:hint="eastAsia"/>
              </w:rPr>
              <w:t>filter={TaskID:1}</w:t>
            </w:r>
          </w:p>
        </w:tc>
      </w:tr>
      <w:tr w:rsidR="00D505FD" w:rsidTr="00CB4BD9">
        <w:tc>
          <w:tcPr>
            <w:tcW w:w="1418" w:type="dxa"/>
          </w:tcPr>
          <w:p w:rsidR="00D505FD" w:rsidRDefault="00D505FD" w:rsidP="00CB4BD9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D505FD" w:rsidRDefault="00D505FD" w:rsidP="00CB4BD9">
            <w:pPr>
              <w:ind w:left="0"/>
            </w:pPr>
          </w:p>
        </w:tc>
        <w:tc>
          <w:tcPr>
            <w:tcW w:w="3544" w:type="dxa"/>
          </w:tcPr>
          <w:p w:rsidR="00D505FD" w:rsidRPr="00122E8A" w:rsidRDefault="00D505FD" w:rsidP="00CB4BD9">
            <w:pPr>
              <w:ind w:left="0"/>
            </w:pPr>
          </w:p>
        </w:tc>
      </w:tr>
      <w:tr w:rsidR="00D505FD" w:rsidTr="00CB4BD9">
        <w:tc>
          <w:tcPr>
            <w:tcW w:w="1418" w:type="dxa"/>
          </w:tcPr>
          <w:p w:rsidR="00D505FD" w:rsidRDefault="00D505FD" w:rsidP="00CB4BD9">
            <w:pPr>
              <w:ind w:left="0"/>
            </w:pPr>
            <w:r>
              <w:rPr>
                <w:rFonts w:hint="eastAsia"/>
              </w:rPr>
              <w:t>响应头</w:t>
            </w:r>
          </w:p>
        </w:tc>
        <w:tc>
          <w:tcPr>
            <w:tcW w:w="3827" w:type="dxa"/>
          </w:tcPr>
          <w:p w:rsidR="00D505FD" w:rsidRDefault="00D505FD" w:rsidP="00CB4BD9">
            <w:pPr>
              <w:ind w:left="0"/>
            </w:pPr>
            <w:r>
              <w:rPr>
                <w:rFonts w:hint="eastAsia"/>
              </w:rPr>
              <w:t>同通用响应头</w:t>
            </w:r>
          </w:p>
        </w:tc>
        <w:tc>
          <w:tcPr>
            <w:tcW w:w="3544" w:type="dxa"/>
          </w:tcPr>
          <w:p w:rsidR="00D505FD" w:rsidRDefault="00D505FD" w:rsidP="00CB4BD9">
            <w:pPr>
              <w:ind w:left="0"/>
            </w:pPr>
          </w:p>
        </w:tc>
      </w:tr>
      <w:tr w:rsidR="00D505FD" w:rsidTr="00CB4BD9">
        <w:trPr>
          <w:trHeight w:val="2254"/>
        </w:trPr>
        <w:tc>
          <w:tcPr>
            <w:tcW w:w="1418" w:type="dxa"/>
          </w:tcPr>
          <w:p w:rsidR="00D505FD" w:rsidRDefault="00D505FD" w:rsidP="00CB4BD9">
            <w:pPr>
              <w:ind w:left="0"/>
            </w:pPr>
            <w:r>
              <w:rPr>
                <w:rFonts w:hint="eastAsia"/>
              </w:rPr>
              <w:t>响应内容</w:t>
            </w:r>
          </w:p>
        </w:tc>
        <w:tc>
          <w:tcPr>
            <w:tcW w:w="3827" w:type="dxa"/>
          </w:tcPr>
          <w:p w:rsidR="00C177B7" w:rsidRDefault="00C177B7" w:rsidP="00CB4BD9">
            <w:pPr>
              <w:ind w:left="0"/>
            </w:pPr>
            <w:r>
              <w:rPr>
                <w:rFonts w:hint="eastAsia"/>
              </w:rPr>
              <w:t>通用响应体</w:t>
            </w:r>
          </w:p>
          <w:p w:rsidR="00C177B7" w:rsidRDefault="00C177B7" w:rsidP="00CB4BD9">
            <w:pPr>
              <w:ind w:left="0"/>
            </w:pPr>
            <w:r>
              <w:rPr>
                <w:rFonts w:hint="eastAsia"/>
              </w:rPr>
              <w:t>成功后续跟</w:t>
            </w:r>
            <w:r>
              <w:rPr>
                <w:rFonts w:hint="eastAsia"/>
              </w:rPr>
              <w:t>task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集</w:t>
            </w:r>
          </w:p>
          <w:p w:rsidR="00D505FD" w:rsidRDefault="00D505FD" w:rsidP="00CB4BD9">
            <w:pPr>
              <w:ind w:left="0"/>
            </w:pPr>
          </w:p>
          <w:p w:rsidR="00C177B7" w:rsidRDefault="00C177B7" w:rsidP="00CB4BD9">
            <w:pPr>
              <w:ind w:left="0"/>
            </w:pPr>
            <w:r>
              <w:t>T</w:t>
            </w:r>
            <w:r>
              <w:rPr>
                <w:rFonts w:hint="eastAsia"/>
              </w:rPr>
              <w:t>ask</w:t>
            </w:r>
            <w:r>
              <w:rPr>
                <w:rFonts w:hint="eastAsia"/>
              </w:rPr>
              <w:t>表中的相应</w:t>
            </w:r>
            <w:r>
              <w:rPr>
                <w:rFonts w:hint="eastAsia"/>
              </w:rPr>
              <w:t>task</w:t>
            </w:r>
            <w:r>
              <w:rPr>
                <w:rFonts w:hint="eastAsia"/>
              </w:rPr>
              <w:t>信息</w:t>
            </w:r>
          </w:p>
        </w:tc>
        <w:tc>
          <w:tcPr>
            <w:tcW w:w="3544" w:type="dxa"/>
          </w:tcPr>
          <w:p w:rsidR="00597AF7" w:rsidRDefault="00597AF7" w:rsidP="00597AF7">
            <w:pPr>
              <w:ind w:left="0"/>
            </w:pPr>
            <w:r>
              <w:t>{</w:t>
            </w:r>
          </w:p>
          <w:p w:rsidR="00597AF7" w:rsidRDefault="00597AF7" w:rsidP="00597AF7">
            <w:pPr>
              <w:ind w:left="0"/>
            </w:pPr>
            <w:r>
              <w:t xml:space="preserve">    "AgentHost": "centos-test7", </w:t>
            </w:r>
          </w:p>
          <w:p w:rsidR="00597AF7" w:rsidRDefault="00597AF7" w:rsidP="00597AF7">
            <w:pPr>
              <w:ind w:left="0"/>
            </w:pPr>
            <w:r>
              <w:t xml:space="preserve">    "AgentService": "11790", </w:t>
            </w:r>
          </w:p>
          <w:p w:rsidR="00597AF7" w:rsidRDefault="00597AF7" w:rsidP="00597AF7">
            <w:pPr>
              <w:ind w:left="0"/>
            </w:pPr>
            <w:r>
              <w:t xml:space="preserve">    "CreateTime": {</w:t>
            </w:r>
          </w:p>
          <w:p w:rsidR="00597AF7" w:rsidRDefault="00597AF7" w:rsidP="00597AF7">
            <w:pPr>
              <w:ind w:left="0"/>
            </w:pPr>
            <w:r>
              <w:t xml:space="preserve">        "$timestamp": "2015-04-15-10.57.59.000000"</w:t>
            </w:r>
          </w:p>
          <w:p w:rsidR="00597AF7" w:rsidRDefault="00597AF7" w:rsidP="00597AF7">
            <w:pPr>
              <w:ind w:left="0"/>
            </w:pPr>
            <w:r>
              <w:t xml:space="preserve">    }, </w:t>
            </w:r>
          </w:p>
          <w:p w:rsidR="00597AF7" w:rsidRDefault="00597AF7" w:rsidP="00597AF7">
            <w:pPr>
              <w:ind w:left="0"/>
            </w:pPr>
            <w:r>
              <w:t xml:space="preserve">    "EndTime": {</w:t>
            </w:r>
          </w:p>
          <w:p w:rsidR="00597AF7" w:rsidRDefault="00597AF7" w:rsidP="00597AF7">
            <w:pPr>
              <w:ind w:left="0"/>
            </w:pPr>
            <w:r>
              <w:t xml:space="preserve">        "$timestamp": "2015-04-15-10.59.03.000000"</w:t>
            </w:r>
          </w:p>
          <w:p w:rsidR="00597AF7" w:rsidRDefault="00597AF7" w:rsidP="00597AF7">
            <w:pPr>
              <w:ind w:left="0"/>
            </w:pPr>
            <w:r>
              <w:t xml:space="preserve">    }, </w:t>
            </w:r>
          </w:p>
          <w:p w:rsidR="00597AF7" w:rsidRDefault="00597AF7" w:rsidP="00597AF7">
            <w:pPr>
              <w:ind w:left="0"/>
            </w:pPr>
            <w:r>
              <w:t xml:space="preserve">    "Progress": 100, </w:t>
            </w:r>
          </w:p>
          <w:p w:rsidR="00597AF7" w:rsidRDefault="00597AF7" w:rsidP="00597AF7">
            <w:pPr>
              <w:ind w:left="0"/>
            </w:pPr>
            <w:r>
              <w:t xml:space="preserve">    "ResultInfo": [</w:t>
            </w:r>
          </w:p>
          <w:p w:rsidR="00597AF7" w:rsidRDefault="00597AF7" w:rsidP="00597AF7">
            <w:pPr>
              <w:ind w:left="0"/>
            </w:pPr>
            <w:r>
              <w:t xml:space="preserve">        {</w:t>
            </w:r>
          </w:p>
          <w:p w:rsidR="00597AF7" w:rsidRDefault="00597AF7" w:rsidP="00597AF7">
            <w:pPr>
              <w:ind w:left="0"/>
            </w:pPr>
            <w:r>
              <w:t xml:space="preserve">            "IP": "192.168.20.171", </w:t>
            </w:r>
          </w:p>
          <w:p w:rsidR="00597AF7" w:rsidRDefault="00597AF7" w:rsidP="00597AF7">
            <w:pPr>
              <w:ind w:left="0"/>
            </w:pPr>
            <w:r>
              <w:t xml:space="preserve">            "HostName": "centos-test9", </w:t>
            </w:r>
          </w:p>
          <w:p w:rsidR="00597AF7" w:rsidRDefault="00597AF7" w:rsidP="00597AF7">
            <w:pPr>
              <w:ind w:left="0"/>
            </w:pPr>
            <w:r>
              <w:t xml:space="preserve">            "Status": 4, </w:t>
            </w:r>
          </w:p>
          <w:p w:rsidR="00597AF7" w:rsidRDefault="00597AF7" w:rsidP="00597AF7">
            <w:pPr>
              <w:ind w:left="0"/>
            </w:pPr>
            <w:r>
              <w:t xml:space="preserve">            "StatusDesc": "FINISH", </w:t>
            </w:r>
          </w:p>
          <w:p w:rsidR="00597AF7" w:rsidRDefault="00597AF7" w:rsidP="00597AF7">
            <w:pPr>
              <w:ind w:left="0"/>
            </w:pPr>
            <w:r>
              <w:t xml:space="preserve">            "errno": 0, </w:t>
            </w:r>
          </w:p>
          <w:p w:rsidR="00597AF7" w:rsidRDefault="00597AF7" w:rsidP="00597AF7">
            <w:pPr>
              <w:ind w:left="0"/>
            </w:pPr>
            <w:r>
              <w:t xml:space="preserve">            "detail": "", </w:t>
            </w:r>
          </w:p>
          <w:p w:rsidR="00597AF7" w:rsidRDefault="00597AF7" w:rsidP="00597AF7">
            <w:pPr>
              <w:ind w:left="0"/>
            </w:pPr>
            <w:r>
              <w:t xml:space="preserve">            "Flow": [</w:t>
            </w:r>
          </w:p>
          <w:p w:rsidR="00597AF7" w:rsidRDefault="00597AF7" w:rsidP="00597AF7">
            <w:pPr>
              <w:ind w:left="0"/>
            </w:pPr>
            <w:r>
              <w:t xml:space="preserve">                "Adding host[192.168.20.171]", </w:t>
            </w:r>
          </w:p>
          <w:p w:rsidR="00597AF7" w:rsidRDefault="00597AF7" w:rsidP="00597AF7">
            <w:pPr>
              <w:ind w:left="0"/>
            </w:pPr>
            <w:r>
              <w:t xml:space="preserve">                "Finish adding host[192.168.20.171]"</w:t>
            </w:r>
          </w:p>
          <w:p w:rsidR="00597AF7" w:rsidRDefault="00597AF7" w:rsidP="00597AF7">
            <w:pPr>
              <w:ind w:left="0"/>
            </w:pPr>
            <w:r>
              <w:t xml:space="preserve">            ]</w:t>
            </w:r>
          </w:p>
          <w:p w:rsidR="00597AF7" w:rsidRDefault="00597AF7" w:rsidP="00597AF7">
            <w:pPr>
              <w:ind w:left="0"/>
            </w:pPr>
            <w:r>
              <w:t xml:space="preserve">        }, </w:t>
            </w:r>
          </w:p>
          <w:p w:rsidR="00597AF7" w:rsidRDefault="00597AF7" w:rsidP="00597AF7">
            <w:pPr>
              <w:ind w:left="0"/>
            </w:pPr>
            <w:r>
              <w:t xml:space="preserve">        {</w:t>
            </w:r>
          </w:p>
          <w:p w:rsidR="00597AF7" w:rsidRDefault="00597AF7" w:rsidP="00597AF7">
            <w:pPr>
              <w:ind w:left="0"/>
            </w:pPr>
            <w:r>
              <w:lastRenderedPageBreak/>
              <w:t xml:space="preserve">            "IP": "192.168.20.170", </w:t>
            </w:r>
          </w:p>
          <w:p w:rsidR="00597AF7" w:rsidRDefault="00597AF7" w:rsidP="00597AF7">
            <w:pPr>
              <w:ind w:left="0"/>
            </w:pPr>
            <w:r>
              <w:t xml:space="preserve">            "HostName": "centos-test8", </w:t>
            </w:r>
          </w:p>
          <w:p w:rsidR="00597AF7" w:rsidRDefault="00597AF7" w:rsidP="00597AF7">
            <w:pPr>
              <w:ind w:left="0"/>
            </w:pPr>
            <w:r>
              <w:t xml:space="preserve">            "Status": 4, </w:t>
            </w:r>
          </w:p>
          <w:p w:rsidR="00597AF7" w:rsidRDefault="00597AF7" w:rsidP="00597AF7">
            <w:pPr>
              <w:ind w:left="0"/>
            </w:pPr>
            <w:r>
              <w:t xml:space="preserve">            "StatusDesc": "FINISH", </w:t>
            </w:r>
          </w:p>
          <w:p w:rsidR="00597AF7" w:rsidRDefault="00597AF7" w:rsidP="00597AF7">
            <w:pPr>
              <w:ind w:left="0"/>
            </w:pPr>
            <w:r>
              <w:t xml:space="preserve">            "errno": 0, </w:t>
            </w:r>
          </w:p>
          <w:p w:rsidR="00597AF7" w:rsidRDefault="00597AF7" w:rsidP="00597AF7">
            <w:pPr>
              <w:ind w:left="0"/>
            </w:pPr>
            <w:r>
              <w:t xml:space="preserve">            "detail": "", </w:t>
            </w:r>
          </w:p>
          <w:p w:rsidR="00597AF7" w:rsidRDefault="00597AF7" w:rsidP="00597AF7">
            <w:pPr>
              <w:ind w:left="0"/>
            </w:pPr>
            <w:r>
              <w:t xml:space="preserve">            "Flow": [</w:t>
            </w:r>
          </w:p>
          <w:p w:rsidR="00597AF7" w:rsidRDefault="00597AF7" w:rsidP="00597AF7">
            <w:pPr>
              <w:ind w:left="0"/>
            </w:pPr>
            <w:r>
              <w:t xml:space="preserve">                "Adding host[192.168.20.170]", </w:t>
            </w:r>
          </w:p>
          <w:p w:rsidR="00597AF7" w:rsidRDefault="00597AF7" w:rsidP="00597AF7">
            <w:pPr>
              <w:ind w:left="0"/>
            </w:pPr>
            <w:r>
              <w:t xml:space="preserve">                "Finish adding host[192.168.20.170]"</w:t>
            </w:r>
          </w:p>
          <w:p w:rsidR="00597AF7" w:rsidRDefault="00597AF7" w:rsidP="00597AF7">
            <w:pPr>
              <w:ind w:left="0"/>
            </w:pPr>
            <w:r>
              <w:t xml:space="preserve">            ]</w:t>
            </w:r>
          </w:p>
          <w:p w:rsidR="00597AF7" w:rsidRDefault="00597AF7" w:rsidP="00597AF7">
            <w:pPr>
              <w:ind w:left="0"/>
            </w:pPr>
            <w:r>
              <w:t xml:space="preserve">        }</w:t>
            </w:r>
          </w:p>
          <w:p w:rsidR="00597AF7" w:rsidRDefault="00597AF7" w:rsidP="00597AF7">
            <w:pPr>
              <w:ind w:left="0"/>
            </w:pPr>
            <w:r>
              <w:t xml:space="preserve">    ], </w:t>
            </w:r>
          </w:p>
          <w:p w:rsidR="00597AF7" w:rsidRDefault="00597AF7" w:rsidP="00597AF7">
            <w:pPr>
              <w:ind w:left="0"/>
            </w:pPr>
            <w:r>
              <w:t xml:space="preserve">    "Status": 4, </w:t>
            </w:r>
          </w:p>
          <w:p w:rsidR="00597AF7" w:rsidRDefault="00597AF7" w:rsidP="00597AF7">
            <w:pPr>
              <w:ind w:left="0"/>
            </w:pPr>
            <w:r>
              <w:t xml:space="preserve">    "StatusDesc": "FINISH", </w:t>
            </w:r>
          </w:p>
          <w:p w:rsidR="00597AF7" w:rsidRDefault="00597AF7" w:rsidP="00597AF7">
            <w:pPr>
              <w:ind w:left="0"/>
            </w:pPr>
            <w:r>
              <w:t xml:space="preserve">    "TaskID": 35, </w:t>
            </w:r>
          </w:p>
          <w:p w:rsidR="00597AF7" w:rsidRDefault="00597AF7" w:rsidP="00597AF7">
            <w:pPr>
              <w:ind w:left="0"/>
            </w:pPr>
            <w:r>
              <w:t xml:space="preserve">    "TaskName": "ADD_HOST", </w:t>
            </w:r>
          </w:p>
          <w:p w:rsidR="00597AF7" w:rsidRDefault="00597AF7" w:rsidP="00597AF7">
            <w:pPr>
              <w:ind w:left="0"/>
            </w:pPr>
            <w:r>
              <w:t xml:space="preserve">    "Type": 0, </w:t>
            </w:r>
          </w:p>
          <w:p w:rsidR="00597AF7" w:rsidRDefault="00597AF7" w:rsidP="00597AF7">
            <w:pPr>
              <w:ind w:left="0"/>
            </w:pPr>
            <w:r>
              <w:t xml:space="preserve">    "TypeDesc": "ADD_HOST", </w:t>
            </w:r>
          </w:p>
          <w:p w:rsidR="00597AF7" w:rsidRDefault="00597AF7" w:rsidP="00597AF7">
            <w:pPr>
              <w:ind w:left="0"/>
            </w:pPr>
            <w:r>
              <w:t xml:space="preserve">    "_id": {</w:t>
            </w:r>
          </w:p>
          <w:p w:rsidR="00597AF7" w:rsidRDefault="00597AF7" w:rsidP="00597AF7">
            <w:pPr>
              <w:ind w:left="0"/>
            </w:pPr>
            <w:r>
              <w:t xml:space="preserve">        "$oid": "552dd3b7fbba49cdd4fc24cd"</w:t>
            </w:r>
          </w:p>
          <w:p w:rsidR="00597AF7" w:rsidRDefault="00597AF7" w:rsidP="00597AF7">
            <w:pPr>
              <w:ind w:left="0"/>
            </w:pPr>
            <w:r>
              <w:t xml:space="preserve">    }, </w:t>
            </w:r>
          </w:p>
          <w:p w:rsidR="00597AF7" w:rsidRDefault="00597AF7" w:rsidP="00597AF7">
            <w:pPr>
              <w:ind w:left="0"/>
            </w:pPr>
            <w:r>
              <w:t xml:space="preserve">    "detail": "", </w:t>
            </w:r>
          </w:p>
          <w:p w:rsidR="00597AF7" w:rsidRDefault="00597AF7" w:rsidP="00597AF7">
            <w:pPr>
              <w:ind w:left="0"/>
            </w:pPr>
            <w:r>
              <w:t xml:space="preserve">    "errno": 0, </w:t>
            </w:r>
          </w:p>
          <w:p w:rsidR="00597AF7" w:rsidRDefault="00597AF7" w:rsidP="00597AF7">
            <w:pPr>
              <w:ind w:left="0"/>
            </w:pPr>
            <w:r>
              <w:t xml:space="preserve">    "Info": {</w:t>
            </w:r>
          </w:p>
          <w:p w:rsidR="00597AF7" w:rsidRDefault="00597AF7" w:rsidP="00597AF7">
            <w:pPr>
              <w:ind w:left="0"/>
            </w:pPr>
            <w:r>
              <w:t xml:space="preserve">        "ClusterName": "cluster", </w:t>
            </w:r>
          </w:p>
          <w:p w:rsidR="00597AF7" w:rsidRDefault="00597AF7" w:rsidP="00597AF7">
            <w:pPr>
              <w:ind w:left="0"/>
            </w:pPr>
            <w:r>
              <w:t xml:space="preserve">        "BusinessName": ""</w:t>
            </w:r>
          </w:p>
          <w:p w:rsidR="00597AF7" w:rsidRDefault="00597AF7" w:rsidP="00597AF7">
            <w:pPr>
              <w:ind w:left="0"/>
            </w:pPr>
            <w:r>
              <w:t xml:space="preserve">    }</w:t>
            </w:r>
          </w:p>
          <w:p w:rsidR="00D505FD" w:rsidRPr="005964D4" w:rsidRDefault="00597AF7" w:rsidP="001F2DF4">
            <w:pPr>
              <w:ind w:left="0"/>
            </w:pPr>
            <w:r>
              <w:t>}</w:t>
            </w:r>
          </w:p>
        </w:tc>
      </w:tr>
      <w:tr w:rsidR="00D505FD" w:rsidTr="00CB4BD9">
        <w:trPr>
          <w:trHeight w:val="322"/>
        </w:trPr>
        <w:tc>
          <w:tcPr>
            <w:tcW w:w="1418" w:type="dxa"/>
          </w:tcPr>
          <w:p w:rsidR="00D505FD" w:rsidRDefault="00D505FD" w:rsidP="00CB4BD9">
            <w:pPr>
              <w:ind w:left="0"/>
            </w:pPr>
            <w:r>
              <w:rPr>
                <w:rFonts w:hint="eastAsia"/>
              </w:rPr>
              <w:lastRenderedPageBreak/>
              <w:t>说明</w:t>
            </w:r>
          </w:p>
        </w:tc>
        <w:tc>
          <w:tcPr>
            <w:tcW w:w="3827" w:type="dxa"/>
          </w:tcPr>
          <w:p w:rsidR="00D505FD" w:rsidRDefault="00D505FD" w:rsidP="00CB4BD9">
            <w:pPr>
              <w:ind w:left="0"/>
            </w:pPr>
          </w:p>
        </w:tc>
        <w:tc>
          <w:tcPr>
            <w:tcW w:w="3544" w:type="dxa"/>
          </w:tcPr>
          <w:p w:rsidR="00D505FD" w:rsidRPr="00BA68AC" w:rsidRDefault="00D505FD" w:rsidP="00CB4BD9">
            <w:pPr>
              <w:ind w:left="0"/>
            </w:pPr>
          </w:p>
        </w:tc>
      </w:tr>
    </w:tbl>
    <w:p w:rsidR="00D505FD" w:rsidRPr="00496189" w:rsidRDefault="00D505FD" w:rsidP="00D505FD"/>
    <w:p w:rsidR="00527B90" w:rsidRDefault="00527B90" w:rsidP="00E47916">
      <w:pPr>
        <w:pStyle w:val="Heading4"/>
      </w:pPr>
      <w:r>
        <w:rPr>
          <w:rFonts w:hint="eastAsia"/>
        </w:rPr>
        <w:t>获取</w:t>
      </w:r>
      <w:r w:rsidR="00765355">
        <w:rPr>
          <w:rFonts w:hint="eastAsia"/>
        </w:rPr>
        <w:t>集群</w:t>
      </w:r>
      <w:r>
        <w:rPr>
          <w:rFonts w:hint="eastAsia"/>
        </w:rPr>
        <w:t>业务列表命令</w:t>
      </w:r>
    </w:p>
    <w:p w:rsidR="00527B90" w:rsidRDefault="00DD37C3" w:rsidP="00527B90">
      <w:r>
        <w:rPr>
          <w:rFonts w:hint="eastAsia"/>
        </w:rPr>
        <w:t>获取</w:t>
      </w:r>
      <w:r w:rsidR="00527B90">
        <w:rPr>
          <w:rFonts w:hint="eastAsia"/>
        </w:rPr>
        <w:t>集群下安装的所有业务列表</w:t>
      </w:r>
    </w:p>
    <w:tbl>
      <w:tblPr>
        <w:tblStyle w:val="TableGrid"/>
        <w:tblW w:w="8789" w:type="dxa"/>
        <w:tblInd w:w="-34" w:type="dxa"/>
        <w:tblLayout w:type="fixed"/>
        <w:tblLook w:val="04A0"/>
      </w:tblPr>
      <w:tblGrid>
        <w:gridCol w:w="1418"/>
        <w:gridCol w:w="3827"/>
        <w:gridCol w:w="3544"/>
      </w:tblGrid>
      <w:tr w:rsidR="00952083" w:rsidTr="00CB4BD9">
        <w:tc>
          <w:tcPr>
            <w:tcW w:w="1418" w:type="dxa"/>
            <w:shd w:val="clear" w:color="auto" w:fill="DDD9C3" w:themeFill="background2" w:themeFillShade="E6"/>
          </w:tcPr>
          <w:p w:rsidR="00952083" w:rsidRDefault="00952083" w:rsidP="00CB4BD9">
            <w:pPr>
              <w:ind w:left="0"/>
            </w:pPr>
          </w:p>
        </w:tc>
        <w:tc>
          <w:tcPr>
            <w:tcW w:w="3827" w:type="dxa"/>
            <w:shd w:val="clear" w:color="auto" w:fill="DDD9C3" w:themeFill="background2" w:themeFillShade="E6"/>
          </w:tcPr>
          <w:p w:rsidR="00952083" w:rsidRDefault="00952083" w:rsidP="00CB4BD9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544" w:type="dxa"/>
            <w:shd w:val="clear" w:color="auto" w:fill="DDD9C3" w:themeFill="background2" w:themeFillShade="E6"/>
          </w:tcPr>
          <w:p w:rsidR="00952083" w:rsidRDefault="00952083" w:rsidP="00CB4BD9">
            <w:pPr>
              <w:ind w:left="0"/>
            </w:pPr>
            <w:r>
              <w:rPr>
                <w:rFonts w:hint="eastAsia"/>
              </w:rPr>
              <w:t>举例</w:t>
            </w:r>
          </w:p>
        </w:tc>
      </w:tr>
      <w:tr w:rsidR="00952083" w:rsidTr="00CB4BD9">
        <w:tc>
          <w:tcPr>
            <w:tcW w:w="1418" w:type="dxa"/>
          </w:tcPr>
          <w:p w:rsidR="00952083" w:rsidRDefault="00952083" w:rsidP="00CB4BD9">
            <w:pPr>
              <w:ind w:left="0"/>
            </w:pPr>
            <w:r>
              <w:rPr>
                <w:rFonts w:hint="eastAsia"/>
              </w:rPr>
              <w:t>请求头</w:t>
            </w:r>
          </w:p>
        </w:tc>
        <w:tc>
          <w:tcPr>
            <w:tcW w:w="3827" w:type="dxa"/>
          </w:tcPr>
          <w:p w:rsidR="00952083" w:rsidRDefault="00952083" w:rsidP="00CB4BD9">
            <w:pPr>
              <w:ind w:left="0"/>
            </w:pPr>
            <w:r>
              <w:rPr>
                <w:rFonts w:hint="eastAsia"/>
              </w:rPr>
              <w:t>同通用请求头</w:t>
            </w:r>
          </w:p>
        </w:tc>
        <w:tc>
          <w:tcPr>
            <w:tcW w:w="3544" w:type="dxa"/>
          </w:tcPr>
          <w:p w:rsidR="00952083" w:rsidRDefault="00952083" w:rsidP="00CB4BD9">
            <w:pPr>
              <w:ind w:left="0"/>
            </w:pPr>
          </w:p>
        </w:tc>
      </w:tr>
      <w:tr w:rsidR="00952083" w:rsidTr="00CB4BD9">
        <w:tc>
          <w:tcPr>
            <w:tcW w:w="1418" w:type="dxa"/>
          </w:tcPr>
          <w:p w:rsidR="00952083" w:rsidRDefault="00952083" w:rsidP="00CB4BD9">
            <w:pPr>
              <w:ind w:left="0"/>
            </w:pPr>
            <w:r>
              <w:rPr>
                <w:rFonts w:hint="eastAsia"/>
              </w:rPr>
              <w:t>请求内容</w:t>
            </w:r>
          </w:p>
        </w:tc>
        <w:tc>
          <w:tcPr>
            <w:tcW w:w="3827" w:type="dxa"/>
          </w:tcPr>
          <w:p w:rsidR="00952083" w:rsidRDefault="00952083" w:rsidP="00CB4BD9">
            <w:pPr>
              <w:ind w:left="0"/>
            </w:pPr>
            <w:r>
              <w:t>cmd</w:t>
            </w:r>
            <w:r>
              <w:rPr>
                <w:rFonts w:hint="eastAsia"/>
              </w:rPr>
              <w:t xml:space="preserve">: </w:t>
            </w:r>
            <w:r w:rsidR="00FF4EB6">
              <w:rPr>
                <w:rFonts w:hint="eastAsia"/>
              </w:rPr>
              <w:t>list</w:t>
            </w:r>
            <w:r>
              <w:rPr>
                <w:rFonts w:hint="eastAsia"/>
              </w:rPr>
              <w:t xml:space="preserve"> business</w:t>
            </w:r>
            <w:r w:rsidR="00A35402">
              <w:rPr>
                <w:rFonts w:hint="eastAsia"/>
              </w:rPr>
              <w:t>es</w:t>
            </w:r>
          </w:p>
          <w:p w:rsidR="00952083" w:rsidRDefault="00E756AA" w:rsidP="00CB4BD9">
            <w:pPr>
              <w:ind w:left="0"/>
              <w:rPr>
                <w:ins w:id="27" w:author="xujianhui" w:date="2016-05-19T16:31:00Z"/>
              </w:rPr>
            </w:pPr>
            <w:r w:rsidRPr="00E756AA">
              <w:rPr>
                <w:highlight w:val="lightGray"/>
                <w:rPrChange w:id="28" w:author="xujianhui" w:date="2016-05-19T16:31:00Z">
                  <w:rPr/>
                </w:rPrChange>
              </w:rPr>
              <w:t xml:space="preserve">ClusterName: </w:t>
            </w:r>
            <w:r w:rsidRPr="00E756AA">
              <w:rPr>
                <w:rFonts w:hint="eastAsia"/>
                <w:highlight w:val="lightGray"/>
                <w:rPrChange w:id="29" w:author="xujianhui" w:date="2016-05-19T16:31:00Z">
                  <w:rPr>
                    <w:rFonts w:hint="eastAsia"/>
                  </w:rPr>
                </w:rPrChange>
              </w:rPr>
              <w:t>集群名（为空或者不填则返回所有</w:t>
            </w:r>
            <w:r w:rsidRPr="00E756AA">
              <w:rPr>
                <w:highlight w:val="lightGray"/>
                <w:rPrChange w:id="30" w:author="xujianhui" w:date="2016-05-19T16:31:00Z">
                  <w:rPr/>
                </w:rPrChange>
              </w:rPr>
              <w:t>business</w:t>
            </w:r>
            <w:r w:rsidRPr="00E756AA">
              <w:rPr>
                <w:rFonts w:hint="eastAsia"/>
                <w:highlight w:val="lightGray"/>
                <w:rPrChange w:id="31" w:author="xujianhui" w:date="2016-05-19T16:31:00Z">
                  <w:rPr>
                    <w:rFonts w:hint="eastAsia"/>
                  </w:rPr>
                </w:rPrChange>
              </w:rPr>
              <w:t>）</w:t>
            </w:r>
            <w:ins w:id="32" w:author="xujianhui" w:date="2016-05-19T16:31:00Z">
              <w:r w:rsidR="00CF4C6B">
                <w:rPr>
                  <w:rFonts w:hint="eastAsia"/>
                </w:rPr>
                <w:t>（保持兼容</w:t>
              </w:r>
            </w:ins>
            <w:ins w:id="33" w:author="xujianhui" w:date="2016-05-19T16:36:00Z">
              <w:r w:rsidR="00CF4C6B">
                <w:rPr>
                  <w:rFonts w:hint="eastAsia"/>
                </w:rPr>
                <w:t>，通过内</w:t>
              </w:r>
              <w:r w:rsidR="00CF4C6B">
                <w:rPr>
                  <w:rFonts w:hint="eastAsia"/>
                </w:rPr>
                <w:lastRenderedPageBreak/>
                <w:t>部构造</w:t>
              </w:r>
              <w:r w:rsidR="00CF4C6B">
                <w:rPr>
                  <w:rFonts w:hint="eastAsia"/>
                </w:rPr>
                <w:t>filter</w:t>
              </w:r>
              <w:r w:rsidR="00CF4C6B">
                <w:rPr>
                  <w:rFonts w:hint="eastAsia"/>
                </w:rPr>
                <w:t>进行处理</w:t>
              </w:r>
            </w:ins>
            <w:ins w:id="34" w:author="xujianhui" w:date="2016-05-19T16:31:00Z">
              <w:r w:rsidR="00CF4C6B">
                <w:rPr>
                  <w:rFonts w:hint="eastAsia"/>
                </w:rPr>
                <w:t>）</w:t>
              </w:r>
            </w:ins>
          </w:p>
          <w:p w:rsidR="00CF4C6B" w:rsidRDefault="00CF4C6B" w:rsidP="00CF4C6B">
            <w:pPr>
              <w:ind w:left="0"/>
              <w:rPr>
                <w:ins w:id="35" w:author="xujianhui" w:date="2016-05-19T16:31:00Z"/>
              </w:rPr>
            </w:pPr>
            <w:ins w:id="36" w:author="xujianhui" w:date="2016-05-19T16:31:00Z">
              <w:r>
                <w:rPr>
                  <w:rFonts w:hint="eastAsia"/>
                </w:rPr>
                <w:t>filter: object</w:t>
              </w:r>
            </w:ins>
          </w:p>
          <w:p w:rsidR="00CF4C6B" w:rsidRDefault="00CF4C6B" w:rsidP="00CF4C6B">
            <w:pPr>
              <w:ind w:left="0"/>
              <w:rPr>
                <w:ins w:id="37" w:author="xujianhui" w:date="2016-05-19T16:31:00Z"/>
              </w:rPr>
            </w:pPr>
            <w:ins w:id="38" w:author="xujianhui" w:date="2016-05-19T16:31:00Z">
              <w:r>
                <w:rPr>
                  <w:rFonts w:hint="eastAsia"/>
                </w:rPr>
                <w:t>selector: object</w:t>
              </w:r>
            </w:ins>
          </w:p>
          <w:p w:rsidR="00CF4C6B" w:rsidRDefault="00CF4C6B" w:rsidP="00CF4C6B">
            <w:pPr>
              <w:ind w:left="0"/>
              <w:rPr>
                <w:ins w:id="39" w:author="xujianhui" w:date="2016-05-19T16:31:00Z"/>
              </w:rPr>
            </w:pPr>
            <w:ins w:id="40" w:author="xujianhui" w:date="2016-05-19T16:31:00Z">
              <w:r>
                <w:rPr>
                  <w:rFonts w:hint="eastAsia"/>
                </w:rPr>
                <w:t>sort: object</w:t>
              </w:r>
            </w:ins>
          </w:p>
          <w:p w:rsidR="00CF4C6B" w:rsidRDefault="00CF4C6B" w:rsidP="00CF4C6B">
            <w:pPr>
              <w:ind w:left="0"/>
              <w:rPr>
                <w:ins w:id="41" w:author="xujianhui" w:date="2016-05-19T16:31:00Z"/>
              </w:rPr>
            </w:pPr>
            <w:ins w:id="42" w:author="xujianhui" w:date="2016-05-19T16:31:00Z">
              <w:r>
                <w:rPr>
                  <w:rFonts w:hint="eastAsia"/>
                </w:rPr>
                <w:t>hinter: object</w:t>
              </w:r>
            </w:ins>
          </w:p>
          <w:p w:rsidR="00CF4C6B" w:rsidRDefault="00CF4C6B" w:rsidP="00CF4C6B">
            <w:pPr>
              <w:ind w:left="0"/>
              <w:rPr>
                <w:ins w:id="43" w:author="xujianhui" w:date="2016-05-19T16:31:00Z"/>
              </w:rPr>
            </w:pPr>
            <w:ins w:id="44" w:author="xujianhui" w:date="2016-05-19T16:31:00Z">
              <w:r>
                <w:rPr>
                  <w:rFonts w:hint="eastAsia"/>
                </w:rPr>
                <w:t>skip:number</w:t>
              </w:r>
            </w:ins>
          </w:p>
          <w:p w:rsidR="00CF4C6B" w:rsidRDefault="00CF4C6B" w:rsidP="00CF4C6B">
            <w:pPr>
              <w:ind w:left="0"/>
            </w:pPr>
            <w:ins w:id="45" w:author="xujianhui" w:date="2016-05-19T16:31:00Z">
              <w:r>
                <w:rPr>
                  <w:rFonts w:hint="eastAsia"/>
                </w:rPr>
                <w:t>limit:number</w:t>
              </w:r>
            </w:ins>
          </w:p>
        </w:tc>
        <w:tc>
          <w:tcPr>
            <w:tcW w:w="3544" w:type="dxa"/>
          </w:tcPr>
          <w:p w:rsidR="00952083" w:rsidRDefault="00952083" w:rsidP="00CB4BD9">
            <w:pPr>
              <w:ind w:left="0"/>
            </w:pPr>
            <w:r w:rsidRPr="00122E8A">
              <w:lastRenderedPageBreak/>
              <w:t>cmd=</w:t>
            </w:r>
            <w:r w:rsidR="00FF4EB6">
              <w:rPr>
                <w:rFonts w:hint="eastAsia"/>
              </w:rPr>
              <w:t>list</w:t>
            </w:r>
            <w:r>
              <w:rPr>
                <w:rFonts w:hint="eastAsia"/>
              </w:rPr>
              <w:t xml:space="preserve"> business</w:t>
            </w:r>
            <w:r w:rsidR="00A35402">
              <w:rPr>
                <w:rFonts w:hint="eastAsia"/>
              </w:rPr>
              <w:t>es</w:t>
            </w:r>
          </w:p>
          <w:p w:rsidR="00952083" w:rsidRDefault="00952083" w:rsidP="00A237A5">
            <w:pPr>
              <w:ind w:left="0"/>
            </w:pPr>
            <w:r>
              <w:rPr>
                <w:rFonts w:hint="eastAsia"/>
              </w:rPr>
              <w:t>&amp;</w:t>
            </w:r>
            <w:r w:rsidR="00A237A5">
              <w:rPr>
                <w:rFonts w:hint="eastAsia"/>
              </w:rPr>
              <w:t>ClusterName</w:t>
            </w:r>
            <w:r>
              <w:rPr>
                <w:rFonts w:hint="eastAsia"/>
              </w:rPr>
              <w:t>=</w:t>
            </w:r>
            <w:r w:rsidR="00EC2A57">
              <w:rPr>
                <w:rFonts w:hint="eastAsia"/>
              </w:rPr>
              <w:t>c</w:t>
            </w:r>
            <w:r>
              <w:rPr>
                <w:rFonts w:hint="eastAsia"/>
              </w:rPr>
              <w:t>1</w:t>
            </w:r>
          </w:p>
        </w:tc>
      </w:tr>
      <w:tr w:rsidR="00952083" w:rsidTr="00CB4BD9">
        <w:tc>
          <w:tcPr>
            <w:tcW w:w="1418" w:type="dxa"/>
          </w:tcPr>
          <w:p w:rsidR="00952083" w:rsidRDefault="00952083" w:rsidP="00CB4BD9">
            <w:pPr>
              <w:ind w:left="0"/>
            </w:pPr>
            <w:r>
              <w:rPr>
                <w:rFonts w:hint="eastAsia"/>
              </w:rPr>
              <w:lastRenderedPageBreak/>
              <w:t>说明</w:t>
            </w:r>
          </w:p>
        </w:tc>
        <w:tc>
          <w:tcPr>
            <w:tcW w:w="3827" w:type="dxa"/>
          </w:tcPr>
          <w:p w:rsidR="00952083" w:rsidRDefault="00952083" w:rsidP="00CB4BD9">
            <w:pPr>
              <w:ind w:left="0"/>
            </w:pPr>
          </w:p>
        </w:tc>
        <w:tc>
          <w:tcPr>
            <w:tcW w:w="3544" w:type="dxa"/>
          </w:tcPr>
          <w:p w:rsidR="00952083" w:rsidRPr="00122E8A" w:rsidRDefault="00952083" w:rsidP="00CB4BD9">
            <w:pPr>
              <w:ind w:left="0"/>
            </w:pPr>
          </w:p>
        </w:tc>
      </w:tr>
      <w:tr w:rsidR="00952083" w:rsidTr="00CB4BD9">
        <w:tc>
          <w:tcPr>
            <w:tcW w:w="1418" w:type="dxa"/>
          </w:tcPr>
          <w:p w:rsidR="00952083" w:rsidRDefault="00952083" w:rsidP="00CB4BD9">
            <w:pPr>
              <w:ind w:left="0"/>
            </w:pPr>
            <w:r>
              <w:rPr>
                <w:rFonts w:hint="eastAsia"/>
              </w:rPr>
              <w:t>响应头</w:t>
            </w:r>
          </w:p>
        </w:tc>
        <w:tc>
          <w:tcPr>
            <w:tcW w:w="3827" w:type="dxa"/>
          </w:tcPr>
          <w:p w:rsidR="00952083" w:rsidRDefault="00952083" w:rsidP="00CB4BD9">
            <w:pPr>
              <w:ind w:left="0"/>
            </w:pPr>
            <w:r>
              <w:rPr>
                <w:rFonts w:hint="eastAsia"/>
              </w:rPr>
              <w:t>同通用响应头</w:t>
            </w:r>
          </w:p>
        </w:tc>
        <w:tc>
          <w:tcPr>
            <w:tcW w:w="3544" w:type="dxa"/>
          </w:tcPr>
          <w:p w:rsidR="00952083" w:rsidRDefault="00952083" w:rsidP="00CB4BD9">
            <w:pPr>
              <w:ind w:left="0"/>
            </w:pPr>
          </w:p>
        </w:tc>
      </w:tr>
      <w:tr w:rsidR="00952083" w:rsidTr="00CB4BD9">
        <w:trPr>
          <w:trHeight w:val="2254"/>
        </w:trPr>
        <w:tc>
          <w:tcPr>
            <w:tcW w:w="1418" w:type="dxa"/>
          </w:tcPr>
          <w:p w:rsidR="00952083" w:rsidRDefault="00952083" w:rsidP="00CB4BD9">
            <w:pPr>
              <w:ind w:left="0"/>
            </w:pPr>
            <w:r>
              <w:rPr>
                <w:rFonts w:hint="eastAsia"/>
              </w:rPr>
              <w:t>响应内容</w:t>
            </w:r>
          </w:p>
        </w:tc>
        <w:tc>
          <w:tcPr>
            <w:tcW w:w="3827" w:type="dxa"/>
          </w:tcPr>
          <w:p w:rsidR="00D873A8" w:rsidRDefault="00D873A8" w:rsidP="00CB4BD9">
            <w:pPr>
              <w:ind w:left="0"/>
            </w:pPr>
            <w:r>
              <w:rPr>
                <w:rFonts w:hint="eastAsia"/>
              </w:rPr>
              <w:t>通用响应体</w:t>
            </w:r>
          </w:p>
          <w:p w:rsidR="00952083" w:rsidRDefault="00952083" w:rsidP="00CB4BD9">
            <w:pPr>
              <w:ind w:left="0"/>
            </w:pPr>
            <w:r>
              <w:rPr>
                <w:rFonts w:hint="eastAsia"/>
              </w:rPr>
              <w:t>{</w:t>
            </w:r>
          </w:p>
          <w:p w:rsidR="00952083" w:rsidRDefault="00EA6F68" w:rsidP="00CB4BD9">
            <w:pPr>
              <w:ind w:left="0" w:firstLineChars="150" w:firstLine="315"/>
            </w:pPr>
            <w:r w:rsidRPr="006832BC">
              <w:t>BusinessName</w:t>
            </w:r>
            <w:r w:rsidR="00952083">
              <w:t xml:space="preserve">: </w:t>
            </w:r>
            <w:r>
              <w:rPr>
                <w:rFonts w:hint="eastAsia"/>
              </w:rPr>
              <w:t>业务名</w:t>
            </w:r>
          </w:p>
          <w:p w:rsidR="00EA6F68" w:rsidRDefault="00EA6F68" w:rsidP="00CB4BD9">
            <w:pPr>
              <w:ind w:left="0" w:firstLineChars="150" w:firstLine="315"/>
            </w:pPr>
            <w:r w:rsidRPr="006832BC">
              <w:t>BusinessType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业务类型</w:t>
            </w:r>
          </w:p>
          <w:p w:rsidR="00077D76" w:rsidRPr="00CF4C6B" w:rsidRDefault="00E756AA" w:rsidP="00CB4BD9">
            <w:pPr>
              <w:ind w:left="0" w:firstLineChars="150" w:firstLine="315"/>
              <w:rPr>
                <w:highlight w:val="yellow"/>
                <w:rPrChange w:id="46" w:author="xujianhui" w:date="2016-05-19T16:32:00Z">
                  <w:rPr/>
                </w:rPrChange>
              </w:rPr>
            </w:pPr>
            <w:r w:rsidRPr="00E756AA">
              <w:rPr>
                <w:highlight w:val="yellow"/>
                <w:rPrChange w:id="47" w:author="xujianhui" w:date="2016-05-19T16:32:00Z">
                  <w:rPr/>
                </w:rPrChange>
              </w:rPr>
              <w:t xml:space="preserve">ClusterName:  </w:t>
            </w:r>
            <w:r w:rsidRPr="00E756AA">
              <w:rPr>
                <w:rFonts w:hint="eastAsia"/>
                <w:highlight w:val="yellow"/>
                <w:rPrChange w:id="48" w:author="xujianhui" w:date="2016-05-19T16:32:00Z">
                  <w:rPr>
                    <w:rFonts w:hint="eastAsia"/>
                  </w:rPr>
                </w:rPrChange>
              </w:rPr>
              <w:t>集群名</w:t>
            </w:r>
          </w:p>
          <w:p w:rsidR="003C7AB9" w:rsidRDefault="00E756AA" w:rsidP="003C7AB9">
            <w:pPr>
              <w:ind w:left="0"/>
            </w:pPr>
            <w:r w:rsidRPr="00E756AA">
              <w:rPr>
                <w:highlight w:val="yellow"/>
                <w:rPrChange w:id="49" w:author="xujianhui" w:date="2016-05-19T16:32:00Z">
                  <w:rPr/>
                </w:rPrChange>
              </w:rPr>
              <w:t xml:space="preserve">   HostName: </w:t>
            </w:r>
            <w:r w:rsidRPr="00E756AA">
              <w:rPr>
                <w:rFonts w:hint="eastAsia"/>
                <w:highlight w:val="yellow"/>
                <w:rPrChange w:id="50" w:author="xujianhui" w:date="2016-05-19T16:32:00Z">
                  <w:rPr>
                    <w:rFonts w:hint="eastAsia"/>
                  </w:rPr>
                </w:rPrChange>
              </w:rPr>
              <w:t>主机名</w:t>
            </w:r>
          </w:p>
          <w:p w:rsidR="00952083" w:rsidRDefault="00952083" w:rsidP="00CB4BD9">
            <w:pPr>
              <w:ind w:left="0"/>
            </w:pPr>
            <w:r w:rsidRPr="002A658F">
              <w:t>}</w:t>
            </w:r>
          </w:p>
          <w:p w:rsidR="00982F7A" w:rsidRDefault="00982F7A" w:rsidP="00CB4BD9">
            <w:pPr>
              <w:ind w:left="0"/>
            </w:pPr>
            <w:r>
              <w:rPr>
                <w:rFonts w:hint="eastAsia"/>
              </w:rPr>
              <w:t>……</w:t>
            </w:r>
          </w:p>
        </w:tc>
        <w:tc>
          <w:tcPr>
            <w:tcW w:w="3544" w:type="dxa"/>
          </w:tcPr>
          <w:p w:rsidR="00952083" w:rsidRDefault="00952083" w:rsidP="00CB4BD9">
            <w:pPr>
              <w:ind w:left="0"/>
            </w:pPr>
            <w:r w:rsidRPr="00BA68AC">
              <w:t xml:space="preserve">{ </w:t>
            </w:r>
          </w:p>
          <w:p w:rsidR="00952083" w:rsidRDefault="00952083" w:rsidP="00CB4BD9">
            <w:pPr>
              <w:ind w:left="0"/>
            </w:pPr>
            <w:r w:rsidRPr="00BA68AC">
              <w:t>"</w:t>
            </w:r>
            <w:r>
              <w:t>errno</w:t>
            </w:r>
            <w:r w:rsidRPr="00BA68AC">
              <w:t>"</w:t>
            </w:r>
            <w:r>
              <w:t xml:space="preserve">: </w:t>
            </w:r>
            <w:r w:rsidRPr="00BA68AC">
              <w:t xml:space="preserve">0 </w:t>
            </w:r>
          </w:p>
          <w:p w:rsidR="00952083" w:rsidRDefault="00952083" w:rsidP="00CB4BD9">
            <w:pPr>
              <w:ind w:left="0"/>
            </w:pPr>
          </w:p>
          <w:p w:rsidR="00952083" w:rsidRDefault="00952083" w:rsidP="00CB4BD9">
            <w:pPr>
              <w:ind w:left="0"/>
            </w:pPr>
            <w:r w:rsidRPr="00BA68AC">
              <w:t>}</w:t>
            </w:r>
          </w:p>
          <w:p w:rsidR="006832BC" w:rsidRDefault="006832BC" w:rsidP="00CB4BD9">
            <w:pPr>
              <w:ind w:left="0"/>
            </w:pPr>
            <w:r w:rsidRPr="006832BC">
              <w:t xml:space="preserve">{ </w:t>
            </w:r>
          </w:p>
          <w:p w:rsidR="006832BC" w:rsidRDefault="006832BC" w:rsidP="006832BC">
            <w:pPr>
              <w:ind w:left="0" w:firstLineChars="150" w:firstLine="315"/>
            </w:pPr>
            <w:r w:rsidRPr="006832BC">
              <w:t xml:space="preserve">"BusinessName": "b1", </w:t>
            </w:r>
          </w:p>
          <w:p w:rsidR="00CF4C6B" w:rsidRDefault="006832BC" w:rsidP="006832BC">
            <w:pPr>
              <w:ind w:left="0" w:firstLineChars="150" w:firstLine="315"/>
              <w:rPr>
                <w:ins w:id="51" w:author="xujianhui" w:date="2016-05-19T16:32:00Z"/>
              </w:rPr>
            </w:pPr>
            <w:r w:rsidRPr="006832BC">
              <w:t>"BusinessType": "sequoiadb"</w:t>
            </w:r>
          </w:p>
          <w:p w:rsidR="00CF4C6B" w:rsidRDefault="00CF4C6B" w:rsidP="006832BC">
            <w:pPr>
              <w:ind w:left="0" w:firstLineChars="150" w:firstLine="315"/>
              <w:rPr>
                <w:ins w:id="52" w:author="xujianhui" w:date="2016-05-19T16:32:00Z"/>
              </w:rPr>
            </w:pPr>
            <w:ins w:id="53" w:author="xujianhui" w:date="2016-05-19T16:32:00Z">
              <w:r>
                <w:t>“</w:t>
              </w:r>
              <w:r>
                <w:rPr>
                  <w:rFonts w:hint="eastAsia"/>
                </w:rPr>
                <w:t>ClusterName</w:t>
              </w:r>
              <w:r>
                <w:t>”</w:t>
              </w:r>
              <w:r>
                <w:rPr>
                  <w:rFonts w:hint="eastAsia"/>
                </w:rPr>
                <w:t>:</w:t>
              </w:r>
              <w:r>
                <w:t>”</w:t>
              </w:r>
              <w:r>
                <w:rPr>
                  <w:rFonts w:hint="eastAsia"/>
                </w:rPr>
                <w:t>myCluster</w:t>
              </w:r>
              <w:r>
                <w:t>”</w:t>
              </w:r>
            </w:ins>
          </w:p>
          <w:p w:rsidR="006832BC" w:rsidRDefault="00CF4C6B" w:rsidP="006832BC">
            <w:pPr>
              <w:ind w:left="0" w:firstLineChars="150" w:firstLine="315"/>
            </w:pPr>
            <w:ins w:id="54" w:author="xujianhui" w:date="2016-05-19T16:32:00Z">
              <w:r>
                <w:t>“</w:t>
              </w:r>
              <w:r>
                <w:rPr>
                  <w:rFonts w:hint="eastAsia"/>
                </w:rPr>
                <w:t>HostName</w:t>
              </w:r>
              <w:r>
                <w:t>”</w:t>
              </w:r>
              <w:r>
                <w:rPr>
                  <w:rFonts w:hint="eastAsia"/>
                </w:rPr>
                <w:t>:</w:t>
              </w:r>
              <w:r>
                <w:t>”</w:t>
              </w:r>
              <w:r>
                <w:rPr>
                  <w:rFonts w:hint="eastAsia"/>
                </w:rPr>
                <w:t>host1</w:t>
              </w:r>
              <w:r>
                <w:t>”</w:t>
              </w:r>
            </w:ins>
            <w:r w:rsidR="006832BC" w:rsidRPr="006832BC">
              <w:t xml:space="preserve"> </w:t>
            </w:r>
          </w:p>
          <w:p w:rsidR="00952083" w:rsidRPr="005964D4" w:rsidRDefault="006832BC" w:rsidP="006832BC">
            <w:pPr>
              <w:ind w:left="0"/>
            </w:pPr>
            <w:r w:rsidRPr="006832BC">
              <w:t>}</w:t>
            </w:r>
          </w:p>
        </w:tc>
      </w:tr>
      <w:tr w:rsidR="00952083" w:rsidTr="00CB4BD9">
        <w:trPr>
          <w:trHeight w:val="322"/>
        </w:trPr>
        <w:tc>
          <w:tcPr>
            <w:tcW w:w="1418" w:type="dxa"/>
          </w:tcPr>
          <w:p w:rsidR="00952083" w:rsidRDefault="00952083" w:rsidP="00CB4BD9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952083" w:rsidRDefault="00952083" w:rsidP="00CB4BD9">
            <w:pPr>
              <w:ind w:left="0"/>
            </w:pPr>
          </w:p>
        </w:tc>
        <w:tc>
          <w:tcPr>
            <w:tcW w:w="3544" w:type="dxa"/>
          </w:tcPr>
          <w:p w:rsidR="00952083" w:rsidRPr="00BA68AC" w:rsidRDefault="00952083" w:rsidP="00CB4BD9">
            <w:pPr>
              <w:ind w:left="0"/>
            </w:pPr>
          </w:p>
        </w:tc>
      </w:tr>
    </w:tbl>
    <w:p w:rsidR="00952083" w:rsidRPr="00527B90" w:rsidRDefault="00952083" w:rsidP="00527B90"/>
    <w:p w:rsidR="004D2EF4" w:rsidRPr="00CF4C6B" w:rsidRDefault="00E756AA" w:rsidP="00E47916">
      <w:pPr>
        <w:pStyle w:val="Heading4"/>
        <w:rPr>
          <w:color w:val="FF0000"/>
          <w:rPrChange w:id="55" w:author="xujianhui" w:date="2016-05-19T16:35:00Z">
            <w:rPr/>
          </w:rPrChange>
        </w:rPr>
      </w:pPr>
      <w:r w:rsidRPr="00E756AA">
        <w:rPr>
          <w:rFonts w:hint="eastAsia"/>
          <w:color w:val="FF0000"/>
          <w:rPrChange w:id="56" w:author="xujianhui" w:date="2016-05-19T16:35:00Z">
            <w:rPr>
              <w:rFonts w:asciiTheme="minorHAnsi" w:eastAsiaTheme="minorEastAsia" w:hAnsiTheme="minorHAnsi" w:cstheme="minorBidi" w:hint="eastAsia"/>
              <w:b w:val="0"/>
              <w:bCs w:val="0"/>
              <w:sz w:val="21"/>
              <w:szCs w:val="22"/>
            </w:rPr>
          </w:rPrChange>
        </w:rPr>
        <w:t>获取主机业务列表命令</w:t>
      </w:r>
      <w:ins w:id="57" w:author="xujianhui" w:date="2016-05-19T16:35:00Z">
        <w:r w:rsidR="00CF4C6B">
          <w:rPr>
            <w:rFonts w:hint="eastAsia"/>
            <w:color w:val="FF0000"/>
          </w:rPr>
          <w:t>（和上述命令合</w:t>
        </w:r>
      </w:ins>
      <w:ins w:id="58" w:author="xujianhui" w:date="2016-05-19T16:36:00Z">
        <w:r w:rsidR="00CF4C6B">
          <w:rPr>
            <w:rFonts w:hint="eastAsia"/>
            <w:color w:val="FF0000"/>
          </w:rPr>
          <w:t>并处理，保持兼容）</w:t>
        </w:r>
      </w:ins>
    </w:p>
    <w:p w:rsidR="004D2EF4" w:rsidRDefault="0019616C" w:rsidP="0019616C">
      <w:r>
        <w:rPr>
          <w:rFonts w:hint="eastAsia"/>
        </w:rPr>
        <w:t>获取主机</w:t>
      </w:r>
      <w:r w:rsidR="004D2EF4">
        <w:rPr>
          <w:rFonts w:hint="eastAsia"/>
        </w:rPr>
        <w:t>下安装的所有业务列表</w:t>
      </w:r>
    </w:p>
    <w:tbl>
      <w:tblPr>
        <w:tblStyle w:val="TableGrid"/>
        <w:tblW w:w="8789" w:type="dxa"/>
        <w:tblInd w:w="-34" w:type="dxa"/>
        <w:tblLayout w:type="fixed"/>
        <w:tblLook w:val="04A0"/>
      </w:tblPr>
      <w:tblGrid>
        <w:gridCol w:w="1418"/>
        <w:gridCol w:w="3827"/>
        <w:gridCol w:w="3544"/>
      </w:tblGrid>
      <w:tr w:rsidR="004D2EF4" w:rsidTr="00CB4BD9">
        <w:tc>
          <w:tcPr>
            <w:tcW w:w="1418" w:type="dxa"/>
            <w:shd w:val="clear" w:color="auto" w:fill="DDD9C3" w:themeFill="background2" w:themeFillShade="E6"/>
          </w:tcPr>
          <w:p w:rsidR="004D2EF4" w:rsidRDefault="004D2EF4" w:rsidP="00CB4BD9">
            <w:pPr>
              <w:ind w:left="0"/>
            </w:pPr>
          </w:p>
        </w:tc>
        <w:tc>
          <w:tcPr>
            <w:tcW w:w="3827" w:type="dxa"/>
            <w:shd w:val="clear" w:color="auto" w:fill="DDD9C3" w:themeFill="background2" w:themeFillShade="E6"/>
          </w:tcPr>
          <w:p w:rsidR="004D2EF4" w:rsidRDefault="004D2EF4" w:rsidP="00CB4BD9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544" w:type="dxa"/>
            <w:shd w:val="clear" w:color="auto" w:fill="DDD9C3" w:themeFill="background2" w:themeFillShade="E6"/>
          </w:tcPr>
          <w:p w:rsidR="004D2EF4" w:rsidRDefault="004D2EF4" w:rsidP="00CB4BD9">
            <w:pPr>
              <w:ind w:left="0"/>
            </w:pPr>
            <w:r>
              <w:rPr>
                <w:rFonts w:hint="eastAsia"/>
              </w:rPr>
              <w:t>举例</w:t>
            </w:r>
          </w:p>
        </w:tc>
      </w:tr>
      <w:tr w:rsidR="004D2EF4" w:rsidTr="00CB4BD9">
        <w:tc>
          <w:tcPr>
            <w:tcW w:w="1418" w:type="dxa"/>
          </w:tcPr>
          <w:p w:rsidR="004D2EF4" w:rsidRDefault="004D2EF4" w:rsidP="00CB4BD9">
            <w:pPr>
              <w:ind w:left="0"/>
            </w:pPr>
            <w:r>
              <w:rPr>
                <w:rFonts w:hint="eastAsia"/>
              </w:rPr>
              <w:t>请求头</w:t>
            </w:r>
          </w:p>
        </w:tc>
        <w:tc>
          <w:tcPr>
            <w:tcW w:w="3827" w:type="dxa"/>
          </w:tcPr>
          <w:p w:rsidR="004D2EF4" w:rsidRDefault="004D2EF4" w:rsidP="00CB4BD9">
            <w:pPr>
              <w:ind w:left="0"/>
            </w:pPr>
            <w:r>
              <w:rPr>
                <w:rFonts w:hint="eastAsia"/>
              </w:rPr>
              <w:t>同通用请求头</w:t>
            </w:r>
          </w:p>
        </w:tc>
        <w:tc>
          <w:tcPr>
            <w:tcW w:w="3544" w:type="dxa"/>
          </w:tcPr>
          <w:p w:rsidR="004D2EF4" w:rsidRDefault="004D2EF4" w:rsidP="00CB4BD9">
            <w:pPr>
              <w:ind w:left="0"/>
            </w:pPr>
          </w:p>
        </w:tc>
      </w:tr>
      <w:tr w:rsidR="004D2EF4" w:rsidTr="00CB4BD9">
        <w:tc>
          <w:tcPr>
            <w:tcW w:w="1418" w:type="dxa"/>
          </w:tcPr>
          <w:p w:rsidR="004D2EF4" w:rsidRDefault="004D2EF4" w:rsidP="00CB4BD9">
            <w:pPr>
              <w:ind w:left="0"/>
            </w:pPr>
            <w:r>
              <w:rPr>
                <w:rFonts w:hint="eastAsia"/>
              </w:rPr>
              <w:t>请求内容</w:t>
            </w:r>
          </w:p>
        </w:tc>
        <w:tc>
          <w:tcPr>
            <w:tcW w:w="3827" w:type="dxa"/>
          </w:tcPr>
          <w:p w:rsidR="004D2EF4" w:rsidRDefault="004D2EF4" w:rsidP="00CB4BD9">
            <w:pPr>
              <w:ind w:left="0"/>
            </w:pPr>
            <w:r>
              <w:t>cmd</w:t>
            </w:r>
            <w:r>
              <w:rPr>
                <w:rFonts w:hint="eastAsia"/>
              </w:rPr>
              <w:t xml:space="preserve">: list </w:t>
            </w:r>
            <w:r w:rsidR="000C7A4A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business</w:t>
            </w:r>
            <w:r w:rsidR="00095B50">
              <w:rPr>
                <w:rFonts w:hint="eastAsia"/>
              </w:rPr>
              <w:t>es</w:t>
            </w:r>
          </w:p>
          <w:p w:rsidR="004D2EF4" w:rsidRDefault="0077592F" w:rsidP="00CB4BD9">
            <w:pPr>
              <w:ind w:left="0"/>
            </w:pPr>
            <w:r>
              <w:rPr>
                <w:rFonts w:hint="eastAsia"/>
              </w:rPr>
              <w:t>Host</w:t>
            </w:r>
            <w:r w:rsidR="004D2EF4">
              <w:rPr>
                <w:rFonts w:hint="eastAsia"/>
              </w:rPr>
              <w:t xml:space="preserve">Name: </w:t>
            </w:r>
            <w:r w:rsidR="006D4B54">
              <w:rPr>
                <w:rFonts w:hint="eastAsia"/>
              </w:rPr>
              <w:t>主机</w:t>
            </w:r>
            <w:r w:rsidR="004D2EF4">
              <w:rPr>
                <w:rFonts w:hint="eastAsia"/>
              </w:rPr>
              <w:t>名</w:t>
            </w:r>
          </w:p>
        </w:tc>
        <w:tc>
          <w:tcPr>
            <w:tcW w:w="3544" w:type="dxa"/>
          </w:tcPr>
          <w:p w:rsidR="004D2EF4" w:rsidRDefault="004D2EF4" w:rsidP="00CB4BD9">
            <w:pPr>
              <w:ind w:left="0"/>
            </w:pPr>
            <w:r w:rsidRPr="00122E8A">
              <w:t>cmd=</w:t>
            </w:r>
            <w:r>
              <w:rPr>
                <w:rFonts w:hint="eastAsia"/>
              </w:rPr>
              <w:t xml:space="preserve">list </w:t>
            </w:r>
            <w:r w:rsidR="000C7A4A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business</w:t>
            </w:r>
            <w:r w:rsidR="00095B50">
              <w:rPr>
                <w:rFonts w:hint="eastAsia"/>
              </w:rPr>
              <w:t>es</w:t>
            </w:r>
          </w:p>
          <w:p w:rsidR="004D2EF4" w:rsidRDefault="004D2EF4" w:rsidP="00CB4BD9">
            <w:pPr>
              <w:ind w:left="0"/>
            </w:pPr>
            <w:r>
              <w:rPr>
                <w:rFonts w:hint="eastAsia"/>
              </w:rPr>
              <w:t>&amp;</w:t>
            </w:r>
            <w:r w:rsidR="00B7246E">
              <w:rPr>
                <w:rFonts w:hint="eastAsia"/>
              </w:rPr>
              <w:t>HostName</w:t>
            </w:r>
            <w:r>
              <w:rPr>
                <w:rFonts w:hint="eastAsia"/>
              </w:rPr>
              <w:t>=</w:t>
            </w:r>
            <w:r w:rsidR="00A44D3D">
              <w:rPr>
                <w:rFonts w:hint="eastAsia"/>
              </w:rPr>
              <w:t>rhelt10</w:t>
            </w:r>
          </w:p>
        </w:tc>
      </w:tr>
      <w:tr w:rsidR="004D2EF4" w:rsidTr="00CB4BD9">
        <w:tc>
          <w:tcPr>
            <w:tcW w:w="1418" w:type="dxa"/>
          </w:tcPr>
          <w:p w:rsidR="004D2EF4" w:rsidRDefault="004D2EF4" w:rsidP="00CB4BD9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4D2EF4" w:rsidRDefault="004D2EF4" w:rsidP="00CB4BD9">
            <w:pPr>
              <w:ind w:left="0"/>
            </w:pPr>
          </w:p>
        </w:tc>
        <w:tc>
          <w:tcPr>
            <w:tcW w:w="3544" w:type="dxa"/>
          </w:tcPr>
          <w:p w:rsidR="004D2EF4" w:rsidRPr="00122E8A" w:rsidRDefault="004D2EF4" w:rsidP="00CB4BD9">
            <w:pPr>
              <w:ind w:left="0"/>
            </w:pPr>
          </w:p>
        </w:tc>
      </w:tr>
      <w:tr w:rsidR="004D2EF4" w:rsidTr="00CB4BD9">
        <w:tc>
          <w:tcPr>
            <w:tcW w:w="1418" w:type="dxa"/>
          </w:tcPr>
          <w:p w:rsidR="004D2EF4" w:rsidRDefault="004D2EF4" w:rsidP="00CB4BD9">
            <w:pPr>
              <w:ind w:left="0"/>
            </w:pPr>
            <w:r>
              <w:rPr>
                <w:rFonts w:hint="eastAsia"/>
              </w:rPr>
              <w:t>响应头</w:t>
            </w:r>
          </w:p>
        </w:tc>
        <w:tc>
          <w:tcPr>
            <w:tcW w:w="3827" w:type="dxa"/>
          </w:tcPr>
          <w:p w:rsidR="004D2EF4" w:rsidRDefault="004D2EF4" w:rsidP="00CB4BD9">
            <w:pPr>
              <w:ind w:left="0"/>
            </w:pPr>
            <w:r>
              <w:rPr>
                <w:rFonts w:hint="eastAsia"/>
              </w:rPr>
              <w:t>同通用响应头</w:t>
            </w:r>
          </w:p>
        </w:tc>
        <w:tc>
          <w:tcPr>
            <w:tcW w:w="3544" w:type="dxa"/>
          </w:tcPr>
          <w:p w:rsidR="004D2EF4" w:rsidRDefault="004D2EF4" w:rsidP="00CB4BD9">
            <w:pPr>
              <w:ind w:left="0"/>
            </w:pPr>
          </w:p>
        </w:tc>
      </w:tr>
      <w:tr w:rsidR="004D2EF4" w:rsidTr="00CB4BD9">
        <w:trPr>
          <w:trHeight w:val="2254"/>
        </w:trPr>
        <w:tc>
          <w:tcPr>
            <w:tcW w:w="1418" w:type="dxa"/>
          </w:tcPr>
          <w:p w:rsidR="004D2EF4" w:rsidRDefault="004D2EF4" w:rsidP="00CB4BD9">
            <w:pPr>
              <w:ind w:left="0"/>
            </w:pPr>
            <w:r>
              <w:rPr>
                <w:rFonts w:hint="eastAsia"/>
              </w:rPr>
              <w:t>响应内容</w:t>
            </w:r>
          </w:p>
        </w:tc>
        <w:tc>
          <w:tcPr>
            <w:tcW w:w="3827" w:type="dxa"/>
          </w:tcPr>
          <w:p w:rsidR="004160EB" w:rsidRDefault="004160EB" w:rsidP="00CB4BD9">
            <w:pPr>
              <w:ind w:left="0"/>
            </w:pPr>
            <w:r>
              <w:rPr>
                <w:rFonts w:hint="eastAsia"/>
              </w:rPr>
              <w:t>通用响应体</w:t>
            </w:r>
          </w:p>
          <w:p w:rsidR="004D2EF4" w:rsidRDefault="004D2EF4" w:rsidP="00CB4BD9">
            <w:pPr>
              <w:ind w:left="0"/>
            </w:pPr>
            <w:r>
              <w:rPr>
                <w:rFonts w:hint="eastAsia"/>
              </w:rPr>
              <w:t>{</w:t>
            </w:r>
          </w:p>
          <w:p w:rsidR="004D2EF4" w:rsidRDefault="004D2EF4" w:rsidP="00CB4BD9">
            <w:pPr>
              <w:ind w:left="0" w:firstLineChars="150" w:firstLine="315"/>
            </w:pPr>
            <w:r w:rsidRPr="006832BC">
              <w:t>BusinessName</w:t>
            </w:r>
            <w:r>
              <w:t xml:space="preserve">: </w:t>
            </w:r>
            <w:r>
              <w:rPr>
                <w:rFonts w:hint="eastAsia"/>
              </w:rPr>
              <w:t>业务名</w:t>
            </w:r>
          </w:p>
          <w:p w:rsidR="004D2EF4" w:rsidRDefault="004D2EF4" w:rsidP="00CB4BD9">
            <w:pPr>
              <w:ind w:left="0" w:firstLineChars="150" w:firstLine="315"/>
            </w:pPr>
            <w:r w:rsidRPr="006832BC">
              <w:t>BusinessType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业务类型</w:t>
            </w:r>
          </w:p>
          <w:p w:rsidR="004D2EF4" w:rsidRDefault="004D2EF4" w:rsidP="00CB4BD9">
            <w:pPr>
              <w:ind w:left="0"/>
            </w:pPr>
            <w:r w:rsidRPr="002A658F">
              <w:t>}</w:t>
            </w:r>
          </w:p>
          <w:p w:rsidR="00982F7A" w:rsidRDefault="00982F7A" w:rsidP="00CB4BD9">
            <w:pPr>
              <w:ind w:left="0"/>
            </w:pPr>
            <w:r>
              <w:rPr>
                <w:rFonts w:hint="eastAsia"/>
              </w:rPr>
              <w:t>……</w:t>
            </w:r>
          </w:p>
        </w:tc>
        <w:tc>
          <w:tcPr>
            <w:tcW w:w="3544" w:type="dxa"/>
          </w:tcPr>
          <w:p w:rsidR="004D2EF4" w:rsidRDefault="004D2EF4" w:rsidP="00CB4BD9">
            <w:pPr>
              <w:ind w:left="0"/>
            </w:pPr>
            <w:r w:rsidRPr="00BA68AC">
              <w:t xml:space="preserve">{ </w:t>
            </w:r>
          </w:p>
          <w:p w:rsidR="004D2EF4" w:rsidRDefault="004D2EF4" w:rsidP="00CB4BD9">
            <w:pPr>
              <w:ind w:left="0"/>
            </w:pPr>
            <w:r w:rsidRPr="00BA68AC">
              <w:t>"</w:t>
            </w:r>
            <w:r>
              <w:t>errno</w:t>
            </w:r>
            <w:r w:rsidRPr="00BA68AC">
              <w:t>"</w:t>
            </w:r>
            <w:r>
              <w:t xml:space="preserve">: </w:t>
            </w:r>
            <w:r w:rsidRPr="00BA68AC">
              <w:t xml:space="preserve">0 </w:t>
            </w:r>
          </w:p>
          <w:p w:rsidR="004D2EF4" w:rsidRDefault="004D2EF4" w:rsidP="00CB4BD9">
            <w:pPr>
              <w:ind w:left="0"/>
            </w:pPr>
          </w:p>
          <w:p w:rsidR="004D2EF4" w:rsidRDefault="004D2EF4" w:rsidP="00CB4BD9">
            <w:pPr>
              <w:ind w:left="0"/>
            </w:pPr>
            <w:r w:rsidRPr="00BA68AC">
              <w:t>}</w:t>
            </w:r>
          </w:p>
          <w:p w:rsidR="004D2EF4" w:rsidRDefault="004D2EF4" w:rsidP="00CB4BD9">
            <w:pPr>
              <w:ind w:left="0"/>
            </w:pPr>
            <w:r w:rsidRPr="006832BC">
              <w:t xml:space="preserve">{ </w:t>
            </w:r>
          </w:p>
          <w:p w:rsidR="004D2EF4" w:rsidRDefault="004D2EF4" w:rsidP="00CB4BD9">
            <w:pPr>
              <w:ind w:left="0" w:firstLineChars="150" w:firstLine="315"/>
            </w:pPr>
            <w:r w:rsidRPr="006832BC">
              <w:t xml:space="preserve">"BusinessName": "b1", </w:t>
            </w:r>
          </w:p>
          <w:p w:rsidR="004D2EF4" w:rsidRDefault="004D2EF4" w:rsidP="00CB4BD9">
            <w:pPr>
              <w:ind w:left="0" w:firstLineChars="150" w:firstLine="315"/>
            </w:pPr>
            <w:r w:rsidRPr="006832BC">
              <w:t xml:space="preserve">"BusinessType": "sequoiadb" </w:t>
            </w:r>
          </w:p>
          <w:p w:rsidR="004D2EF4" w:rsidRPr="005964D4" w:rsidRDefault="004D2EF4" w:rsidP="00CB4BD9">
            <w:pPr>
              <w:ind w:left="0"/>
            </w:pPr>
            <w:r w:rsidRPr="006832BC">
              <w:t>}</w:t>
            </w:r>
          </w:p>
        </w:tc>
      </w:tr>
      <w:tr w:rsidR="004D2EF4" w:rsidTr="00CB4BD9">
        <w:trPr>
          <w:trHeight w:val="322"/>
        </w:trPr>
        <w:tc>
          <w:tcPr>
            <w:tcW w:w="1418" w:type="dxa"/>
          </w:tcPr>
          <w:p w:rsidR="004D2EF4" w:rsidRDefault="004D2EF4" w:rsidP="00CB4BD9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4D2EF4" w:rsidRDefault="004D2EF4" w:rsidP="00CB4BD9">
            <w:pPr>
              <w:ind w:left="0"/>
            </w:pPr>
          </w:p>
        </w:tc>
        <w:tc>
          <w:tcPr>
            <w:tcW w:w="3544" w:type="dxa"/>
          </w:tcPr>
          <w:p w:rsidR="004D2EF4" w:rsidRPr="00BA68AC" w:rsidRDefault="004D2EF4" w:rsidP="00CB4BD9">
            <w:pPr>
              <w:ind w:left="0"/>
            </w:pPr>
          </w:p>
        </w:tc>
      </w:tr>
    </w:tbl>
    <w:p w:rsidR="004D2EF4" w:rsidRPr="004D2EF4" w:rsidRDefault="004D2EF4" w:rsidP="004D2EF4"/>
    <w:p w:rsidR="00047FFE" w:rsidRDefault="00047FFE" w:rsidP="00E47916">
      <w:pPr>
        <w:pStyle w:val="Heading4"/>
      </w:pPr>
      <w:r>
        <w:rPr>
          <w:rFonts w:hint="eastAsia"/>
        </w:rPr>
        <w:lastRenderedPageBreak/>
        <w:t>查询业务详细信息命令</w:t>
      </w:r>
    </w:p>
    <w:tbl>
      <w:tblPr>
        <w:tblStyle w:val="TableGrid"/>
        <w:tblW w:w="8789" w:type="dxa"/>
        <w:tblInd w:w="-34" w:type="dxa"/>
        <w:tblLayout w:type="fixed"/>
        <w:tblLook w:val="04A0"/>
      </w:tblPr>
      <w:tblGrid>
        <w:gridCol w:w="1418"/>
        <w:gridCol w:w="3827"/>
        <w:gridCol w:w="3544"/>
      </w:tblGrid>
      <w:tr w:rsidR="00047FFE" w:rsidTr="00CB4BD9">
        <w:tc>
          <w:tcPr>
            <w:tcW w:w="1418" w:type="dxa"/>
            <w:shd w:val="clear" w:color="auto" w:fill="DDD9C3" w:themeFill="background2" w:themeFillShade="E6"/>
          </w:tcPr>
          <w:p w:rsidR="00047FFE" w:rsidRDefault="00047FFE" w:rsidP="00CB4BD9">
            <w:pPr>
              <w:ind w:left="0"/>
            </w:pPr>
          </w:p>
        </w:tc>
        <w:tc>
          <w:tcPr>
            <w:tcW w:w="3827" w:type="dxa"/>
            <w:shd w:val="clear" w:color="auto" w:fill="DDD9C3" w:themeFill="background2" w:themeFillShade="E6"/>
          </w:tcPr>
          <w:p w:rsidR="00047FFE" w:rsidRDefault="00047FFE" w:rsidP="00CB4BD9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544" w:type="dxa"/>
            <w:shd w:val="clear" w:color="auto" w:fill="DDD9C3" w:themeFill="background2" w:themeFillShade="E6"/>
          </w:tcPr>
          <w:p w:rsidR="00047FFE" w:rsidRDefault="00047FFE" w:rsidP="00CB4BD9">
            <w:pPr>
              <w:ind w:left="0"/>
            </w:pPr>
            <w:r>
              <w:rPr>
                <w:rFonts w:hint="eastAsia"/>
              </w:rPr>
              <w:t>举例</w:t>
            </w:r>
          </w:p>
        </w:tc>
      </w:tr>
      <w:tr w:rsidR="00047FFE" w:rsidTr="00CB4BD9">
        <w:tc>
          <w:tcPr>
            <w:tcW w:w="1418" w:type="dxa"/>
          </w:tcPr>
          <w:p w:rsidR="00047FFE" w:rsidRDefault="00047FFE" w:rsidP="00CB4BD9">
            <w:pPr>
              <w:ind w:left="0"/>
            </w:pPr>
            <w:r>
              <w:rPr>
                <w:rFonts w:hint="eastAsia"/>
              </w:rPr>
              <w:t>请求头</w:t>
            </w:r>
          </w:p>
        </w:tc>
        <w:tc>
          <w:tcPr>
            <w:tcW w:w="3827" w:type="dxa"/>
          </w:tcPr>
          <w:p w:rsidR="00047FFE" w:rsidRDefault="00047FFE" w:rsidP="00CB4BD9">
            <w:pPr>
              <w:ind w:left="0"/>
            </w:pPr>
            <w:r>
              <w:rPr>
                <w:rFonts w:hint="eastAsia"/>
              </w:rPr>
              <w:t>同通用请求头</w:t>
            </w:r>
          </w:p>
        </w:tc>
        <w:tc>
          <w:tcPr>
            <w:tcW w:w="3544" w:type="dxa"/>
          </w:tcPr>
          <w:p w:rsidR="00047FFE" w:rsidRDefault="00047FFE" w:rsidP="00CB4BD9">
            <w:pPr>
              <w:ind w:left="0"/>
            </w:pPr>
          </w:p>
        </w:tc>
      </w:tr>
      <w:tr w:rsidR="00047FFE" w:rsidTr="00CB4BD9">
        <w:tc>
          <w:tcPr>
            <w:tcW w:w="1418" w:type="dxa"/>
          </w:tcPr>
          <w:p w:rsidR="00047FFE" w:rsidRDefault="00047FFE" w:rsidP="00CB4BD9">
            <w:pPr>
              <w:ind w:left="0"/>
            </w:pPr>
            <w:r>
              <w:rPr>
                <w:rFonts w:hint="eastAsia"/>
              </w:rPr>
              <w:t>请求内容</w:t>
            </w:r>
          </w:p>
        </w:tc>
        <w:tc>
          <w:tcPr>
            <w:tcW w:w="3827" w:type="dxa"/>
          </w:tcPr>
          <w:p w:rsidR="00047FFE" w:rsidRDefault="00047FFE" w:rsidP="00CB4BD9">
            <w:pPr>
              <w:ind w:left="0"/>
            </w:pPr>
            <w:r>
              <w:t>cmd</w:t>
            </w:r>
            <w:r>
              <w:rPr>
                <w:rFonts w:hint="eastAsia"/>
              </w:rPr>
              <w:t xml:space="preserve">: </w:t>
            </w:r>
            <w:r w:rsidR="008D1053">
              <w:rPr>
                <w:rFonts w:hint="eastAsia"/>
              </w:rPr>
              <w:t>query</w:t>
            </w:r>
            <w:r>
              <w:rPr>
                <w:rFonts w:hint="eastAsia"/>
              </w:rPr>
              <w:t xml:space="preserve"> business</w:t>
            </w:r>
          </w:p>
          <w:p w:rsidR="00047FFE" w:rsidRDefault="00047FFE" w:rsidP="00CB4BD9">
            <w:pPr>
              <w:ind w:left="0"/>
            </w:pPr>
          </w:p>
          <w:p w:rsidR="006D43CE" w:rsidRDefault="006D43CE" w:rsidP="006D43CE">
            <w:pPr>
              <w:ind w:left="0"/>
            </w:pPr>
            <w:r>
              <w:rPr>
                <w:rFonts w:hint="eastAsia"/>
              </w:rPr>
              <w:t>filter: object</w:t>
            </w:r>
          </w:p>
          <w:p w:rsidR="006D43CE" w:rsidRDefault="006D43CE" w:rsidP="006D43CE">
            <w:pPr>
              <w:ind w:left="0"/>
            </w:pPr>
            <w:r>
              <w:rPr>
                <w:rFonts w:hint="eastAsia"/>
              </w:rPr>
              <w:t>selector: object</w:t>
            </w:r>
          </w:p>
          <w:p w:rsidR="006D43CE" w:rsidRDefault="006D43CE" w:rsidP="006D43CE">
            <w:pPr>
              <w:ind w:left="0"/>
            </w:pPr>
            <w:r>
              <w:rPr>
                <w:rFonts w:hint="eastAsia"/>
              </w:rPr>
              <w:t>sort: object</w:t>
            </w:r>
          </w:p>
          <w:p w:rsidR="006D43CE" w:rsidRDefault="006D43CE" w:rsidP="006D43CE">
            <w:pPr>
              <w:ind w:left="0"/>
            </w:pPr>
            <w:r>
              <w:rPr>
                <w:rFonts w:hint="eastAsia"/>
              </w:rPr>
              <w:t>hinter: object</w:t>
            </w:r>
          </w:p>
          <w:p w:rsidR="00F76566" w:rsidRDefault="00F76566" w:rsidP="00F76566">
            <w:pPr>
              <w:ind w:left="0"/>
            </w:pPr>
            <w:r>
              <w:rPr>
                <w:rFonts w:hint="eastAsia"/>
              </w:rPr>
              <w:t>skip:</w:t>
            </w:r>
            <w:r>
              <w:rPr>
                <w:rFonts w:hint="eastAsia"/>
              </w:rPr>
              <w:t>跳过记录数</w:t>
            </w:r>
          </w:p>
          <w:p w:rsidR="001A219B" w:rsidRDefault="00F76566" w:rsidP="00F76566">
            <w:pPr>
              <w:ind w:left="0"/>
            </w:pPr>
            <w:r>
              <w:rPr>
                <w:rFonts w:hint="eastAsia"/>
              </w:rPr>
              <w:t>limit:</w:t>
            </w:r>
            <w:r>
              <w:rPr>
                <w:rFonts w:hint="eastAsia"/>
              </w:rPr>
              <w:t>查询记录数</w:t>
            </w:r>
          </w:p>
        </w:tc>
        <w:tc>
          <w:tcPr>
            <w:tcW w:w="3544" w:type="dxa"/>
          </w:tcPr>
          <w:p w:rsidR="00047FFE" w:rsidRDefault="00047FFE" w:rsidP="00CB4BD9">
            <w:pPr>
              <w:ind w:left="0"/>
            </w:pPr>
            <w:r w:rsidRPr="00122E8A">
              <w:t>cmd=</w:t>
            </w:r>
            <w:r w:rsidR="008D1053">
              <w:rPr>
                <w:rFonts w:hint="eastAsia"/>
              </w:rPr>
              <w:t>query</w:t>
            </w:r>
            <w:r>
              <w:rPr>
                <w:rFonts w:hint="eastAsia"/>
              </w:rPr>
              <w:t xml:space="preserve"> business</w:t>
            </w:r>
          </w:p>
          <w:p w:rsidR="00047FFE" w:rsidRDefault="00047FFE" w:rsidP="006D43CE">
            <w:pPr>
              <w:ind w:left="0"/>
            </w:pPr>
            <w:r>
              <w:rPr>
                <w:rFonts w:hint="eastAsia"/>
              </w:rPr>
              <w:t>&amp;</w:t>
            </w:r>
            <w:r w:rsidR="006D43CE">
              <w:rPr>
                <w:rFonts w:hint="eastAsia"/>
              </w:rPr>
              <w:t>filter={BusinessName=</w:t>
            </w:r>
            <w:r w:rsidR="006D43CE">
              <w:t>”</w:t>
            </w:r>
            <w:r w:rsidR="006D43CE">
              <w:rPr>
                <w:rFonts w:hint="eastAsia"/>
              </w:rPr>
              <w:t>b1</w:t>
            </w:r>
            <w:r w:rsidR="006D43CE">
              <w:t>”</w:t>
            </w:r>
            <w:r w:rsidR="006D43CE">
              <w:rPr>
                <w:rFonts w:hint="eastAsia"/>
              </w:rPr>
              <w:t>}</w:t>
            </w:r>
          </w:p>
        </w:tc>
      </w:tr>
      <w:tr w:rsidR="00047FFE" w:rsidTr="00CB4BD9">
        <w:tc>
          <w:tcPr>
            <w:tcW w:w="1418" w:type="dxa"/>
          </w:tcPr>
          <w:p w:rsidR="00047FFE" w:rsidRDefault="00047FFE" w:rsidP="00CB4BD9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047FFE" w:rsidRDefault="00047FFE" w:rsidP="00CB4BD9">
            <w:pPr>
              <w:ind w:left="0"/>
            </w:pPr>
          </w:p>
        </w:tc>
        <w:tc>
          <w:tcPr>
            <w:tcW w:w="3544" w:type="dxa"/>
          </w:tcPr>
          <w:p w:rsidR="00047FFE" w:rsidRPr="00122E8A" w:rsidRDefault="00047FFE" w:rsidP="00CB4BD9">
            <w:pPr>
              <w:ind w:left="0"/>
            </w:pPr>
          </w:p>
        </w:tc>
      </w:tr>
      <w:tr w:rsidR="00047FFE" w:rsidTr="00CB4BD9">
        <w:tc>
          <w:tcPr>
            <w:tcW w:w="1418" w:type="dxa"/>
          </w:tcPr>
          <w:p w:rsidR="00047FFE" w:rsidRDefault="00047FFE" w:rsidP="00CB4BD9">
            <w:pPr>
              <w:ind w:left="0"/>
            </w:pPr>
            <w:r>
              <w:rPr>
                <w:rFonts w:hint="eastAsia"/>
              </w:rPr>
              <w:t>响应头</w:t>
            </w:r>
          </w:p>
        </w:tc>
        <w:tc>
          <w:tcPr>
            <w:tcW w:w="3827" w:type="dxa"/>
          </w:tcPr>
          <w:p w:rsidR="00047FFE" w:rsidRDefault="00047FFE" w:rsidP="00CB4BD9">
            <w:pPr>
              <w:ind w:left="0"/>
            </w:pPr>
            <w:r>
              <w:rPr>
                <w:rFonts w:hint="eastAsia"/>
              </w:rPr>
              <w:t>同通用响应头</w:t>
            </w:r>
          </w:p>
        </w:tc>
        <w:tc>
          <w:tcPr>
            <w:tcW w:w="3544" w:type="dxa"/>
          </w:tcPr>
          <w:p w:rsidR="00047FFE" w:rsidRDefault="00047FFE" w:rsidP="00CB4BD9">
            <w:pPr>
              <w:ind w:left="0"/>
            </w:pPr>
          </w:p>
        </w:tc>
      </w:tr>
      <w:tr w:rsidR="00047FFE" w:rsidTr="00CB4BD9">
        <w:trPr>
          <w:trHeight w:val="2254"/>
        </w:trPr>
        <w:tc>
          <w:tcPr>
            <w:tcW w:w="1418" w:type="dxa"/>
          </w:tcPr>
          <w:p w:rsidR="00047FFE" w:rsidRDefault="00047FFE" w:rsidP="00CB4BD9">
            <w:pPr>
              <w:ind w:left="0"/>
            </w:pPr>
            <w:r>
              <w:rPr>
                <w:rFonts w:hint="eastAsia"/>
              </w:rPr>
              <w:t>响应内容</w:t>
            </w:r>
          </w:p>
        </w:tc>
        <w:tc>
          <w:tcPr>
            <w:tcW w:w="3827" w:type="dxa"/>
          </w:tcPr>
          <w:p w:rsidR="006D43CE" w:rsidRDefault="006D43CE" w:rsidP="00CB4BD9">
            <w:pPr>
              <w:ind w:left="0"/>
            </w:pPr>
            <w:r>
              <w:rPr>
                <w:rFonts w:hint="eastAsia"/>
              </w:rPr>
              <w:t>通用响应体</w:t>
            </w:r>
          </w:p>
          <w:p w:rsidR="006D43CE" w:rsidRDefault="006D43CE" w:rsidP="00CB4BD9">
            <w:pPr>
              <w:ind w:left="0"/>
            </w:pPr>
            <w:r>
              <w:rPr>
                <w:rFonts w:hint="eastAsia"/>
              </w:rPr>
              <w:t>成功返回</w:t>
            </w:r>
            <w:r>
              <w:rPr>
                <w:rFonts w:hint="eastAsia"/>
              </w:rPr>
              <w:t>business bson</w:t>
            </w:r>
            <w:r>
              <w:rPr>
                <w:rFonts w:hint="eastAsia"/>
              </w:rPr>
              <w:t>集</w:t>
            </w:r>
          </w:p>
          <w:p w:rsidR="00047FFE" w:rsidRDefault="00047FFE" w:rsidP="00CB4BD9">
            <w:pPr>
              <w:ind w:left="0"/>
            </w:pPr>
            <w:r>
              <w:rPr>
                <w:rFonts w:hint="eastAsia"/>
              </w:rPr>
              <w:t>{</w:t>
            </w:r>
          </w:p>
          <w:p w:rsidR="00047FFE" w:rsidRDefault="00047FFE" w:rsidP="00CB4BD9">
            <w:pPr>
              <w:ind w:left="0" w:firstLineChars="150" w:firstLine="315"/>
            </w:pPr>
            <w:r w:rsidRPr="006832BC">
              <w:t>BusinessName</w:t>
            </w:r>
            <w:r>
              <w:t xml:space="preserve">: </w:t>
            </w:r>
            <w:r>
              <w:rPr>
                <w:rFonts w:hint="eastAsia"/>
              </w:rPr>
              <w:t>业务名</w:t>
            </w:r>
          </w:p>
          <w:p w:rsidR="00047FFE" w:rsidRDefault="00047FFE" w:rsidP="00CB4BD9">
            <w:pPr>
              <w:ind w:left="0" w:firstLineChars="150" w:firstLine="315"/>
            </w:pPr>
            <w:r w:rsidRPr="006832BC">
              <w:t>BusinessType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业务类型</w:t>
            </w:r>
          </w:p>
          <w:p w:rsidR="00912052" w:rsidRDefault="00912052" w:rsidP="00CB4BD9">
            <w:pPr>
              <w:ind w:left="0" w:firstLineChars="150" w:firstLine="315"/>
            </w:pPr>
            <w:r w:rsidRPr="00912052">
              <w:t>DeployMod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布署模式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单机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分布</w:t>
            </w:r>
            <w:r>
              <w:rPr>
                <w:rFonts w:hint="eastAsia"/>
              </w:rPr>
              <w:t>)</w:t>
            </w:r>
          </w:p>
          <w:p w:rsidR="00912052" w:rsidRDefault="00912052" w:rsidP="00CB4BD9">
            <w:pPr>
              <w:ind w:left="0" w:firstLineChars="150" w:firstLine="315"/>
            </w:pPr>
            <w:r w:rsidRPr="00912052">
              <w:t>ClusterName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集群名</w:t>
            </w:r>
          </w:p>
          <w:p w:rsidR="00047FFE" w:rsidRDefault="00047FFE" w:rsidP="00CB4BD9">
            <w:pPr>
              <w:ind w:left="0"/>
            </w:pPr>
            <w:r w:rsidRPr="002A658F">
              <w:t>}</w:t>
            </w:r>
          </w:p>
          <w:p w:rsidR="006D43CE" w:rsidRDefault="006D43CE" w:rsidP="00CB4BD9">
            <w:pPr>
              <w:ind w:left="0"/>
            </w:pPr>
            <w:r>
              <w:rPr>
                <w:rFonts w:hint="eastAsia"/>
              </w:rPr>
              <w:t>……</w:t>
            </w:r>
          </w:p>
        </w:tc>
        <w:tc>
          <w:tcPr>
            <w:tcW w:w="3544" w:type="dxa"/>
          </w:tcPr>
          <w:p w:rsidR="00047FFE" w:rsidRDefault="00047FFE" w:rsidP="00CB4BD9">
            <w:pPr>
              <w:ind w:left="0"/>
            </w:pPr>
            <w:r w:rsidRPr="00BA68AC">
              <w:t xml:space="preserve">{ </w:t>
            </w:r>
          </w:p>
          <w:p w:rsidR="00047FFE" w:rsidRDefault="00047FFE" w:rsidP="00CB4BD9">
            <w:pPr>
              <w:ind w:left="0"/>
            </w:pPr>
            <w:r w:rsidRPr="00BA68AC">
              <w:t>"</w:t>
            </w:r>
            <w:r>
              <w:t>errno</w:t>
            </w:r>
            <w:r w:rsidRPr="00BA68AC">
              <w:t>"</w:t>
            </w:r>
            <w:r>
              <w:t xml:space="preserve">: </w:t>
            </w:r>
            <w:r w:rsidRPr="00BA68AC">
              <w:t xml:space="preserve">0 </w:t>
            </w:r>
          </w:p>
          <w:p w:rsidR="00047FFE" w:rsidRDefault="00047FFE" w:rsidP="00CB4BD9">
            <w:pPr>
              <w:ind w:left="0"/>
            </w:pPr>
          </w:p>
          <w:p w:rsidR="00047FFE" w:rsidRDefault="00047FFE" w:rsidP="00CB4BD9">
            <w:pPr>
              <w:ind w:left="0"/>
            </w:pPr>
            <w:r w:rsidRPr="00BA68AC">
              <w:t>}</w:t>
            </w:r>
          </w:p>
          <w:p w:rsidR="00047FFE" w:rsidRDefault="00047FFE" w:rsidP="00CB4BD9">
            <w:pPr>
              <w:ind w:left="0"/>
            </w:pPr>
            <w:r w:rsidRPr="006832BC">
              <w:t xml:space="preserve">{ </w:t>
            </w:r>
          </w:p>
          <w:p w:rsidR="00047FFE" w:rsidRDefault="00047FFE" w:rsidP="00CB4BD9">
            <w:pPr>
              <w:ind w:left="0" w:firstLineChars="150" w:firstLine="315"/>
            </w:pPr>
            <w:r w:rsidRPr="006832BC">
              <w:t xml:space="preserve">"BusinessName": "b1", </w:t>
            </w:r>
          </w:p>
          <w:p w:rsidR="00047FFE" w:rsidRDefault="008F7CAD" w:rsidP="00CB4BD9">
            <w:pPr>
              <w:ind w:left="0" w:firstLineChars="150" w:firstLine="315"/>
            </w:pPr>
            <w:r>
              <w:t>"BusinessType": "sequoiadb"</w:t>
            </w:r>
          </w:p>
          <w:p w:rsidR="008F7CAD" w:rsidRDefault="00D15492" w:rsidP="00CB4BD9">
            <w:pPr>
              <w:ind w:left="0" w:firstLineChars="150" w:firstLine="315"/>
            </w:pPr>
            <w:r>
              <w:t>"</w:t>
            </w:r>
            <w:r w:rsidR="008F7CAD" w:rsidRPr="008F7CAD">
              <w:t>DeployMod</w:t>
            </w:r>
            <w:r>
              <w:t>"</w:t>
            </w:r>
            <w:r w:rsidR="008F7CAD">
              <w:rPr>
                <w:rFonts w:hint="eastAsia"/>
              </w:rPr>
              <w:t xml:space="preserve">: </w:t>
            </w:r>
            <w:r>
              <w:t>"</w:t>
            </w:r>
            <w:r w:rsidR="008F7CAD" w:rsidRPr="008F7CAD">
              <w:t>distribution</w:t>
            </w:r>
            <w:r>
              <w:t>"</w:t>
            </w:r>
          </w:p>
          <w:p w:rsidR="008F7CAD" w:rsidRDefault="00D15492" w:rsidP="00CB4BD9">
            <w:pPr>
              <w:ind w:left="0" w:firstLineChars="150" w:firstLine="315"/>
            </w:pPr>
            <w:r>
              <w:t>"</w:t>
            </w:r>
            <w:r w:rsidR="008F7CAD" w:rsidRPr="008F7CAD">
              <w:t>ClusterName</w:t>
            </w:r>
            <w:r>
              <w:t>"</w:t>
            </w:r>
            <w:r w:rsidR="008F7CAD">
              <w:rPr>
                <w:rFonts w:hint="eastAsia"/>
              </w:rPr>
              <w:t xml:space="preserve">: </w:t>
            </w:r>
            <w:r>
              <w:t>"</w:t>
            </w:r>
            <w:r w:rsidR="008F7CAD">
              <w:rPr>
                <w:rFonts w:hint="eastAsia"/>
              </w:rPr>
              <w:t>c1</w:t>
            </w:r>
            <w:r>
              <w:t>"</w:t>
            </w:r>
          </w:p>
          <w:p w:rsidR="00047FFE" w:rsidRPr="005964D4" w:rsidRDefault="00047FFE" w:rsidP="00CB4BD9">
            <w:pPr>
              <w:ind w:left="0"/>
            </w:pPr>
            <w:r w:rsidRPr="006832BC">
              <w:t>}</w:t>
            </w:r>
          </w:p>
        </w:tc>
      </w:tr>
      <w:tr w:rsidR="00047FFE" w:rsidTr="00CB4BD9">
        <w:trPr>
          <w:trHeight w:val="322"/>
        </w:trPr>
        <w:tc>
          <w:tcPr>
            <w:tcW w:w="1418" w:type="dxa"/>
          </w:tcPr>
          <w:p w:rsidR="00047FFE" w:rsidRDefault="00047FFE" w:rsidP="00CB4BD9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047FFE" w:rsidRDefault="00047FFE" w:rsidP="00CB4BD9">
            <w:pPr>
              <w:ind w:left="0"/>
            </w:pPr>
          </w:p>
        </w:tc>
        <w:tc>
          <w:tcPr>
            <w:tcW w:w="3544" w:type="dxa"/>
          </w:tcPr>
          <w:p w:rsidR="00047FFE" w:rsidRPr="00BA68AC" w:rsidRDefault="00047FFE" w:rsidP="00CB4BD9">
            <w:pPr>
              <w:ind w:left="0"/>
            </w:pPr>
          </w:p>
        </w:tc>
      </w:tr>
    </w:tbl>
    <w:p w:rsidR="00FC451E" w:rsidRDefault="00FC451E" w:rsidP="00E47916">
      <w:pPr>
        <w:pStyle w:val="Heading4"/>
      </w:pPr>
      <w:r>
        <w:rPr>
          <w:rFonts w:hint="eastAsia"/>
        </w:rPr>
        <w:t>获取业务下所有节点列表</w:t>
      </w:r>
    </w:p>
    <w:tbl>
      <w:tblPr>
        <w:tblStyle w:val="TableGrid"/>
        <w:tblW w:w="8789" w:type="dxa"/>
        <w:tblInd w:w="-34" w:type="dxa"/>
        <w:tblLayout w:type="fixed"/>
        <w:tblLook w:val="04A0"/>
      </w:tblPr>
      <w:tblGrid>
        <w:gridCol w:w="1418"/>
        <w:gridCol w:w="3827"/>
        <w:gridCol w:w="3544"/>
      </w:tblGrid>
      <w:tr w:rsidR="00461E68" w:rsidTr="008628D3">
        <w:tc>
          <w:tcPr>
            <w:tcW w:w="1418" w:type="dxa"/>
            <w:shd w:val="clear" w:color="auto" w:fill="DDD9C3" w:themeFill="background2" w:themeFillShade="E6"/>
          </w:tcPr>
          <w:p w:rsidR="00461E68" w:rsidRDefault="00461E68" w:rsidP="008628D3">
            <w:pPr>
              <w:ind w:left="0"/>
            </w:pPr>
          </w:p>
        </w:tc>
        <w:tc>
          <w:tcPr>
            <w:tcW w:w="3827" w:type="dxa"/>
            <w:shd w:val="clear" w:color="auto" w:fill="DDD9C3" w:themeFill="background2" w:themeFillShade="E6"/>
          </w:tcPr>
          <w:p w:rsidR="00461E68" w:rsidRDefault="00461E68" w:rsidP="008628D3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544" w:type="dxa"/>
            <w:shd w:val="clear" w:color="auto" w:fill="DDD9C3" w:themeFill="background2" w:themeFillShade="E6"/>
          </w:tcPr>
          <w:p w:rsidR="00461E68" w:rsidRDefault="00461E68" w:rsidP="008628D3">
            <w:pPr>
              <w:ind w:left="0"/>
            </w:pPr>
            <w:r>
              <w:rPr>
                <w:rFonts w:hint="eastAsia"/>
              </w:rPr>
              <w:t>举例</w:t>
            </w:r>
          </w:p>
        </w:tc>
      </w:tr>
      <w:tr w:rsidR="00461E68" w:rsidTr="008628D3">
        <w:tc>
          <w:tcPr>
            <w:tcW w:w="1418" w:type="dxa"/>
          </w:tcPr>
          <w:p w:rsidR="00461E68" w:rsidRDefault="00461E68" w:rsidP="008628D3">
            <w:pPr>
              <w:ind w:left="0"/>
            </w:pPr>
            <w:r>
              <w:rPr>
                <w:rFonts w:hint="eastAsia"/>
              </w:rPr>
              <w:t>请求头</w:t>
            </w:r>
          </w:p>
        </w:tc>
        <w:tc>
          <w:tcPr>
            <w:tcW w:w="3827" w:type="dxa"/>
          </w:tcPr>
          <w:p w:rsidR="00461E68" w:rsidRDefault="00461E68" w:rsidP="008628D3">
            <w:pPr>
              <w:ind w:left="0"/>
            </w:pPr>
            <w:r>
              <w:rPr>
                <w:rFonts w:hint="eastAsia"/>
              </w:rPr>
              <w:t>同通用请求头</w:t>
            </w:r>
          </w:p>
        </w:tc>
        <w:tc>
          <w:tcPr>
            <w:tcW w:w="3544" w:type="dxa"/>
          </w:tcPr>
          <w:p w:rsidR="00461E68" w:rsidRDefault="00461E68" w:rsidP="008628D3">
            <w:pPr>
              <w:ind w:left="0"/>
            </w:pPr>
          </w:p>
        </w:tc>
      </w:tr>
      <w:tr w:rsidR="00461E68" w:rsidTr="008628D3">
        <w:tc>
          <w:tcPr>
            <w:tcW w:w="1418" w:type="dxa"/>
          </w:tcPr>
          <w:p w:rsidR="00461E68" w:rsidRDefault="00461E68" w:rsidP="008628D3">
            <w:pPr>
              <w:ind w:left="0"/>
            </w:pPr>
            <w:r>
              <w:rPr>
                <w:rFonts w:hint="eastAsia"/>
              </w:rPr>
              <w:t>请求内容</w:t>
            </w:r>
          </w:p>
        </w:tc>
        <w:tc>
          <w:tcPr>
            <w:tcW w:w="3827" w:type="dxa"/>
          </w:tcPr>
          <w:p w:rsidR="00461E68" w:rsidRDefault="00461E68" w:rsidP="008628D3">
            <w:pPr>
              <w:ind w:left="0"/>
            </w:pPr>
            <w:r>
              <w:t>cmd</w:t>
            </w:r>
            <w:r>
              <w:rPr>
                <w:rFonts w:hint="eastAsia"/>
              </w:rPr>
              <w:t xml:space="preserve">: </w:t>
            </w:r>
            <w:r w:rsidR="00104543">
              <w:rPr>
                <w:rFonts w:hint="eastAsia"/>
              </w:rPr>
              <w:t>list node</w:t>
            </w:r>
            <w:r w:rsidR="006D43CE">
              <w:rPr>
                <w:rFonts w:hint="eastAsia"/>
              </w:rPr>
              <w:t>s</w:t>
            </w:r>
          </w:p>
          <w:p w:rsidR="00461E68" w:rsidRDefault="00461E68" w:rsidP="008628D3">
            <w:pPr>
              <w:ind w:left="0"/>
            </w:pPr>
            <w:r>
              <w:rPr>
                <w:rFonts w:hint="eastAsia"/>
              </w:rPr>
              <w:t xml:space="preserve">BusinessName: </w:t>
            </w:r>
            <w:r>
              <w:rPr>
                <w:rFonts w:hint="eastAsia"/>
              </w:rPr>
              <w:t>业务名</w:t>
            </w:r>
          </w:p>
        </w:tc>
        <w:tc>
          <w:tcPr>
            <w:tcW w:w="3544" w:type="dxa"/>
          </w:tcPr>
          <w:p w:rsidR="00461E68" w:rsidRDefault="00461E68" w:rsidP="008628D3">
            <w:pPr>
              <w:ind w:left="0"/>
            </w:pPr>
            <w:r w:rsidRPr="00122E8A">
              <w:t>cmd=</w:t>
            </w:r>
            <w:r w:rsidR="00EC4CF6">
              <w:rPr>
                <w:rFonts w:hint="eastAsia"/>
              </w:rPr>
              <w:t>list node</w:t>
            </w:r>
            <w:r w:rsidR="006D43CE">
              <w:rPr>
                <w:rFonts w:hint="eastAsia"/>
              </w:rPr>
              <w:t>s</w:t>
            </w:r>
          </w:p>
          <w:p w:rsidR="00461E68" w:rsidRDefault="00461E68" w:rsidP="008628D3">
            <w:pPr>
              <w:ind w:left="0"/>
            </w:pPr>
            <w:r>
              <w:rPr>
                <w:rFonts w:hint="eastAsia"/>
              </w:rPr>
              <w:t>&amp;BusinessName=b1</w:t>
            </w:r>
          </w:p>
        </w:tc>
      </w:tr>
      <w:tr w:rsidR="00461E68" w:rsidTr="008628D3">
        <w:tc>
          <w:tcPr>
            <w:tcW w:w="1418" w:type="dxa"/>
          </w:tcPr>
          <w:p w:rsidR="00461E68" w:rsidRDefault="00461E68" w:rsidP="008628D3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461E68" w:rsidRDefault="00461E68" w:rsidP="008628D3">
            <w:pPr>
              <w:ind w:left="0"/>
            </w:pPr>
          </w:p>
        </w:tc>
        <w:tc>
          <w:tcPr>
            <w:tcW w:w="3544" w:type="dxa"/>
          </w:tcPr>
          <w:p w:rsidR="00461E68" w:rsidRPr="00122E8A" w:rsidRDefault="00461E68" w:rsidP="008628D3">
            <w:pPr>
              <w:ind w:left="0"/>
            </w:pPr>
          </w:p>
        </w:tc>
      </w:tr>
      <w:tr w:rsidR="00461E68" w:rsidTr="008628D3">
        <w:tc>
          <w:tcPr>
            <w:tcW w:w="1418" w:type="dxa"/>
          </w:tcPr>
          <w:p w:rsidR="00461E68" w:rsidRDefault="00461E68" w:rsidP="008628D3">
            <w:pPr>
              <w:ind w:left="0"/>
            </w:pPr>
            <w:r>
              <w:rPr>
                <w:rFonts w:hint="eastAsia"/>
              </w:rPr>
              <w:t>响应头</w:t>
            </w:r>
          </w:p>
        </w:tc>
        <w:tc>
          <w:tcPr>
            <w:tcW w:w="3827" w:type="dxa"/>
          </w:tcPr>
          <w:p w:rsidR="00461E68" w:rsidRDefault="00461E68" w:rsidP="008628D3">
            <w:pPr>
              <w:ind w:left="0"/>
            </w:pPr>
            <w:r>
              <w:rPr>
                <w:rFonts w:hint="eastAsia"/>
              </w:rPr>
              <w:t>同通用响应头</w:t>
            </w:r>
          </w:p>
        </w:tc>
        <w:tc>
          <w:tcPr>
            <w:tcW w:w="3544" w:type="dxa"/>
          </w:tcPr>
          <w:p w:rsidR="00461E68" w:rsidRDefault="00461E68" w:rsidP="008628D3">
            <w:pPr>
              <w:ind w:left="0"/>
            </w:pPr>
          </w:p>
        </w:tc>
      </w:tr>
      <w:tr w:rsidR="00461E68" w:rsidTr="008628D3">
        <w:trPr>
          <w:trHeight w:val="2254"/>
        </w:trPr>
        <w:tc>
          <w:tcPr>
            <w:tcW w:w="1418" w:type="dxa"/>
          </w:tcPr>
          <w:p w:rsidR="00461E68" w:rsidRDefault="00461E68" w:rsidP="008628D3">
            <w:pPr>
              <w:ind w:left="0"/>
            </w:pPr>
            <w:r>
              <w:rPr>
                <w:rFonts w:hint="eastAsia"/>
              </w:rPr>
              <w:t>响应内容</w:t>
            </w:r>
          </w:p>
        </w:tc>
        <w:tc>
          <w:tcPr>
            <w:tcW w:w="3827" w:type="dxa"/>
          </w:tcPr>
          <w:p w:rsidR="006D43CE" w:rsidRDefault="006D43CE" w:rsidP="008628D3">
            <w:pPr>
              <w:ind w:left="0"/>
            </w:pPr>
            <w:r>
              <w:rPr>
                <w:rFonts w:hint="eastAsia"/>
              </w:rPr>
              <w:t>通用响应体</w:t>
            </w:r>
          </w:p>
          <w:p w:rsidR="006D43CE" w:rsidRDefault="006D43CE" w:rsidP="008628D3">
            <w:pPr>
              <w:ind w:left="0"/>
            </w:pPr>
            <w:r>
              <w:rPr>
                <w:rFonts w:hint="eastAsia"/>
              </w:rPr>
              <w:t>成功返回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集</w:t>
            </w:r>
          </w:p>
          <w:p w:rsidR="00195FB6" w:rsidRDefault="00195FB6" w:rsidP="008628D3">
            <w:pPr>
              <w:ind w:left="0"/>
            </w:pPr>
            <w:r w:rsidRPr="00195FB6">
              <w:t xml:space="preserve">{ </w:t>
            </w:r>
          </w:p>
          <w:p w:rsidR="00195FB6" w:rsidRDefault="00195FB6" w:rsidP="00195FB6">
            <w:pPr>
              <w:ind w:left="0" w:firstLineChars="150" w:firstLine="315"/>
            </w:pPr>
            <w:r w:rsidRPr="00195FB6">
              <w:t>HostName</w:t>
            </w:r>
            <w:r>
              <w:t>:</w:t>
            </w:r>
            <w:r>
              <w:rPr>
                <w:rFonts w:hint="eastAsia"/>
              </w:rPr>
              <w:t xml:space="preserve"> </w:t>
            </w:r>
            <w:r w:rsidR="00F90563">
              <w:rPr>
                <w:rFonts w:hint="eastAsia"/>
              </w:rPr>
              <w:t>主机名</w:t>
            </w:r>
          </w:p>
          <w:p w:rsidR="00F90563" w:rsidRDefault="00F90563" w:rsidP="00195FB6">
            <w:pPr>
              <w:ind w:left="0" w:firstLineChars="150" w:firstLine="315"/>
            </w:pPr>
            <w:r w:rsidRPr="00F90563">
              <w:t>Role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节点角色</w:t>
            </w:r>
          </w:p>
          <w:p w:rsidR="00195FB6" w:rsidRDefault="00F90563" w:rsidP="00195FB6">
            <w:pPr>
              <w:ind w:left="0" w:firstLineChars="150" w:firstLine="315"/>
            </w:pPr>
            <w:r w:rsidRPr="00F90563">
              <w:t>ServiceName</w:t>
            </w:r>
            <w:r w:rsidR="00195FB6" w:rsidRPr="00195FB6">
              <w:t>:</w:t>
            </w:r>
            <w:r w:rsidR="00195FB6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节点服务名</w:t>
            </w:r>
          </w:p>
          <w:p w:rsidR="00461E68" w:rsidRDefault="00195FB6" w:rsidP="00195FB6">
            <w:pPr>
              <w:ind w:left="0"/>
            </w:pPr>
            <w:r w:rsidRPr="00195FB6">
              <w:t>}</w:t>
            </w:r>
          </w:p>
          <w:p w:rsidR="006D43CE" w:rsidRDefault="006D43CE" w:rsidP="00195FB6">
            <w:pPr>
              <w:ind w:left="0"/>
            </w:pPr>
            <w:r>
              <w:rPr>
                <w:rFonts w:hint="eastAsia"/>
              </w:rPr>
              <w:t>……</w:t>
            </w:r>
          </w:p>
        </w:tc>
        <w:tc>
          <w:tcPr>
            <w:tcW w:w="3544" w:type="dxa"/>
          </w:tcPr>
          <w:p w:rsidR="00461E68" w:rsidRDefault="00461E68" w:rsidP="008628D3">
            <w:pPr>
              <w:ind w:left="0"/>
            </w:pPr>
            <w:r w:rsidRPr="00BA68AC">
              <w:t xml:space="preserve">{ </w:t>
            </w:r>
          </w:p>
          <w:p w:rsidR="00461E68" w:rsidRDefault="00461E68" w:rsidP="008628D3">
            <w:pPr>
              <w:ind w:left="0"/>
            </w:pPr>
            <w:r w:rsidRPr="00BA68AC">
              <w:t>"</w:t>
            </w:r>
            <w:r>
              <w:t>errno</w:t>
            </w:r>
            <w:r w:rsidRPr="00BA68AC">
              <w:t>"</w:t>
            </w:r>
            <w:r>
              <w:t xml:space="preserve">: </w:t>
            </w:r>
            <w:r w:rsidRPr="00BA68AC">
              <w:t xml:space="preserve">0 </w:t>
            </w:r>
          </w:p>
          <w:p w:rsidR="00461E68" w:rsidRDefault="00461E68" w:rsidP="008628D3">
            <w:pPr>
              <w:ind w:left="0"/>
            </w:pPr>
          </w:p>
          <w:p w:rsidR="00461E68" w:rsidRDefault="00461E68" w:rsidP="008628D3">
            <w:pPr>
              <w:ind w:left="0"/>
            </w:pPr>
            <w:r w:rsidRPr="00BA68AC">
              <w:t>}</w:t>
            </w:r>
          </w:p>
          <w:p w:rsidR="009E0C3C" w:rsidRDefault="009E0C3C" w:rsidP="008628D3">
            <w:pPr>
              <w:ind w:left="0"/>
            </w:pPr>
            <w:r w:rsidRPr="009E0C3C">
              <w:t xml:space="preserve">{ </w:t>
            </w:r>
          </w:p>
          <w:p w:rsidR="009E0C3C" w:rsidRDefault="009E0C3C" w:rsidP="009E0C3C">
            <w:pPr>
              <w:ind w:left="0" w:firstLineChars="150" w:firstLine="315"/>
            </w:pPr>
            <w:r w:rsidRPr="009E0C3C">
              <w:t xml:space="preserve">"HostName": "rhelt10", </w:t>
            </w:r>
          </w:p>
          <w:p w:rsidR="00A53FF5" w:rsidRDefault="00A53FF5" w:rsidP="009E0C3C">
            <w:pPr>
              <w:ind w:left="0" w:firstLineChars="150" w:firstLine="315"/>
            </w:pPr>
            <w:r>
              <w:rPr>
                <w:rFonts w:hint="eastAsia"/>
              </w:rPr>
              <w:t>"</w:t>
            </w:r>
            <w:r w:rsidRPr="00F90563">
              <w:t xml:space="preserve"> Role</w:t>
            </w:r>
            <w:r>
              <w:rPr>
                <w:rFonts w:hint="eastAsia"/>
              </w:rPr>
              <w:t xml:space="preserve"> ": "catalog"</w:t>
            </w:r>
          </w:p>
          <w:p w:rsidR="009E0C3C" w:rsidRDefault="009E0C3C" w:rsidP="009E0C3C">
            <w:pPr>
              <w:ind w:left="0" w:firstLineChars="150" w:firstLine="315"/>
            </w:pPr>
            <w:r w:rsidRPr="009E0C3C">
              <w:t>"</w:t>
            </w:r>
            <w:r w:rsidR="006239A4" w:rsidRPr="00F90563">
              <w:t xml:space="preserve"> ServiceName</w:t>
            </w:r>
            <w:r w:rsidR="006239A4" w:rsidRPr="009E0C3C">
              <w:t xml:space="preserve"> </w:t>
            </w:r>
            <w:r w:rsidRPr="009E0C3C">
              <w:t xml:space="preserve">": "11820" </w:t>
            </w:r>
          </w:p>
          <w:p w:rsidR="00461E68" w:rsidRDefault="009E0C3C" w:rsidP="009E0C3C">
            <w:pPr>
              <w:ind w:left="0"/>
            </w:pPr>
            <w:r w:rsidRPr="009E0C3C">
              <w:lastRenderedPageBreak/>
              <w:t>}</w:t>
            </w:r>
          </w:p>
          <w:p w:rsidR="00B25CCB" w:rsidRDefault="00B25CCB" w:rsidP="00B25CCB">
            <w:pPr>
              <w:ind w:left="0"/>
            </w:pPr>
            <w:r w:rsidRPr="009E0C3C">
              <w:t xml:space="preserve">{ </w:t>
            </w:r>
          </w:p>
          <w:p w:rsidR="00B25CCB" w:rsidRDefault="00B25CCB" w:rsidP="00B25CCB">
            <w:pPr>
              <w:ind w:left="0" w:firstLineChars="150" w:firstLine="315"/>
            </w:pPr>
            <w:r w:rsidRPr="009E0C3C">
              <w:t xml:space="preserve">"HostName": "rhelt10", </w:t>
            </w:r>
          </w:p>
          <w:p w:rsidR="001664B8" w:rsidRDefault="001664B8" w:rsidP="00B25CCB">
            <w:pPr>
              <w:ind w:left="0" w:firstLineChars="150" w:firstLine="315"/>
            </w:pPr>
            <w:r>
              <w:rPr>
                <w:rFonts w:hint="eastAsia"/>
              </w:rPr>
              <w:t>"Role": "coord"</w:t>
            </w:r>
          </w:p>
          <w:p w:rsidR="00B25CCB" w:rsidRDefault="00B25CCB" w:rsidP="00B25CCB">
            <w:pPr>
              <w:ind w:left="0" w:firstLineChars="150" w:firstLine="315"/>
            </w:pPr>
            <w:r w:rsidRPr="009E0C3C">
              <w:t>"</w:t>
            </w:r>
            <w:r w:rsidR="00B945F1" w:rsidRPr="00F90563">
              <w:t xml:space="preserve"> ServiceName</w:t>
            </w:r>
            <w:r w:rsidR="00B945F1" w:rsidRPr="009E0C3C">
              <w:t xml:space="preserve"> </w:t>
            </w:r>
            <w:r w:rsidRPr="009E0C3C">
              <w:t>": "118</w:t>
            </w:r>
            <w:r w:rsidR="003B1E7E">
              <w:rPr>
                <w:rFonts w:hint="eastAsia"/>
              </w:rPr>
              <w:t>3</w:t>
            </w:r>
            <w:r w:rsidRPr="009E0C3C">
              <w:t xml:space="preserve">0" </w:t>
            </w:r>
          </w:p>
          <w:p w:rsidR="00B25CCB" w:rsidRDefault="00B25CCB" w:rsidP="00B25CCB">
            <w:pPr>
              <w:ind w:left="0"/>
            </w:pPr>
            <w:r w:rsidRPr="009E0C3C">
              <w:t>}</w:t>
            </w:r>
          </w:p>
          <w:p w:rsidR="006732C0" w:rsidRDefault="006732C0" w:rsidP="006732C0">
            <w:pPr>
              <w:ind w:left="0"/>
            </w:pPr>
            <w:r w:rsidRPr="009E0C3C">
              <w:t xml:space="preserve">{ </w:t>
            </w:r>
          </w:p>
          <w:p w:rsidR="006732C0" w:rsidRDefault="006732C0" w:rsidP="006732C0">
            <w:pPr>
              <w:ind w:left="0" w:firstLineChars="150" w:firstLine="315"/>
            </w:pPr>
            <w:r w:rsidRPr="009E0C3C">
              <w:t xml:space="preserve">"HostName": "rhelt10", </w:t>
            </w:r>
          </w:p>
          <w:p w:rsidR="006732C0" w:rsidRDefault="006732C0" w:rsidP="006732C0">
            <w:pPr>
              <w:ind w:left="0" w:firstLineChars="150" w:firstLine="315"/>
            </w:pPr>
            <w:r>
              <w:rPr>
                <w:rFonts w:hint="eastAsia"/>
              </w:rPr>
              <w:t>"Role": "</w:t>
            </w:r>
            <w:r w:rsidR="00873831">
              <w:rPr>
                <w:rFonts w:hint="eastAsia"/>
              </w:rPr>
              <w:t>data</w:t>
            </w:r>
            <w:r>
              <w:rPr>
                <w:rFonts w:hint="eastAsia"/>
              </w:rPr>
              <w:t>"</w:t>
            </w:r>
          </w:p>
          <w:p w:rsidR="006732C0" w:rsidRDefault="006732C0" w:rsidP="006732C0">
            <w:pPr>
              <w:ind w:left="0" w:firstLineChars="150" w:firstLine="315"/>
            </w:pPr>
            <w:r w:rsidRPr="009E0C3C">
              <w:t>"</w:t>
            </w:r>
            <w:r w:rsidRPr="00F90563">
              <w:t xml:space="preserve"> ServiceName</w:t>
            </w:r>
            <w:r w:rsidRPr="009E0C3C">
              <w:t xml:space="preserve"> ": "118</w:t>
            </w:r>
            <w:r w:rsidR="00062116">
              <w:rPr>
                <w:rFonts w:hint="eastAsia"/>
              </w:rPr>
              <w:t>4</w:t>
            </w:r>
            <w:r w:rsidRPr="009E0C3C">
              <w:t xml:space="preserve">0" </w:t>
            </w:r>
          </w:p>
          <w:p w:rsidR="006732C0" w:rsidRPr="005964D4" w:rsidRDefault="006732C0" w:rsidP="006732C0">
            <w:pPr>
              <w:ind w:left="0"/>
            </w:pPr>
            <w:r w:rsidRPr="009E0C3C">
              <w:t>}</w:t>
            </w:r>
          </w:p>
        </w:tc>
      </w:tr>
      <w:tr w:rsidR="00461E68" w:rsidTr="008628D3">
        <w:trPr>
          <w:trHeight w:val="322"/>
        </w:trPr>
        <w:tc>
          <w:tcPr>
            <w:tcW w:w="1418" w:type="dxa"/>
          </w:tcPr>
          <w:p w:rsidR="00461E68" w:rsidRDefault="00461E68" w:rsidP="008628D3">
            <w:pPr>
              <w:ind w:left="0"/>
            </w:pPr>
            <w:r>
              <w:rPr>
                <w:rFonts w:hint="eastAsia"/>
              </w:rPr>
              <w:lastRenderedPageBreak/>
              <w:t>说明</w:t>
            </w:r>
          </w:p>
        </w:tc>
        <w:tc>
          <w:tcPr>
            <w:tcW w:w="3827" w:type="dxa"/>
          </w:tcPr>
          <w:p w:rsidR="00461E68" w:rsidRDefault="00461E68" w:rsidP="008628D3">
            <w:pPr>
              <w:ind w:left="0"/>
            </w:pPr>
          </w:p>
        </w:tc>
        <w:tc>
          <w:tcPr>
            <w:tcW w:w="3544" w:type="dxa"/>
          </w:tcPr>
          <w:p w:rsidR="00461E68" w:rsidRPr="00BA68AC" w:rsidRDefault="00461E68" w:rsidP="008628D3">
            <w:pPr>
              <w:ind w:left="0"/>
            </w:pPr>
          </w:p>
        </w:tc>
      </w:tr>
    </w:tbl>
    <w:p w:rsidR="00461E68" w:rsidRPr="00461E68" w:rsidRDefault="00461E68" w:rsidP="00461E68"/>
    <w:p w:rsidR="00AC15C7" w:rsidRDefault="002D42AE" w:rsidP="00E47916">
      <w:pPr>
        <w:pStyle w:val="Heading4"/>
      </w:pPr>
      <w:r>
        <w:rPr>
          <w:rFonts w:hint="eastAsia"/>
        </w:rPr>
        <w:t>查询节点配置</w:t>
      </w:r>
      <w:r w:rsidR="004B2E6C">
        <w:rPr>
          <w:rFonts w:hint="eastAsia"/>
        </w:rPr>
        <w:t>信息</w:t>
      </w:r>
    </w:p>
    <w:tbl>
      <w:tblPr>
        <w:tblStyle w:val="TableGrid"/>
        <w:tblW w:w="8789" w:type="dxa"/>
        <w:tblInd w:w="-34" w:type="dxa"/>
        <w:tblLayout w:type="fixed"/>
        <w:tblLook w:val="04A0"/>
      </w:tblPr>
      <w:tblGrid>
        <w:gridCol w:w="1418"/>
        <w:gridCol w:w="3544"/>
        <w:gridCol w:w="3827"/>
      </w:tblGrid>
      <w:tr w:rsidR="004B2E6C" w:rsidTr="009D6559">
        <w:tc>
          <w:tcPr>
            <w:tcW w:w="1418" w:type="dxa"/>
            <w:shd w:val="clear" w:color="auto" w:fill="DDD9C3" w:themeFill="background2" w:themeFillShade="E6"/>
          </w:tcPr>
          <w:p w:rsidR="004B2E6C" w:rsidRDefault="004B2E6C" w:rsidP="008628D3">
            <w:pPr>
              <w:ind w:left="0"/>
            </w:pPr>
          </w:p>
        </w:tc>
        <w:tc>
          <w:tcPr>
            <w:tcW w:w="3544" w:type="dxa"/>
            <w:shd w:val="clear" w:color="auto" w:fill="DDD9C3" w:themeFill="background2" w:themeFillShade="E6"/>
          </w:tcPr>
          <w:p w:rsidR="004B2E6C" w:rsidRDefault="004B2E6C" w:rsidP="008628D3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  <w:shd w:val="clear" w:color="auto" w:fill="DDD9C3" w:themeFill="background2" w:themeFillShade="E6"/>
          </w:tcPr>
          <w:p w:rsidR="004B2E6C" w:rsidRDefault="004B2E6C" w:rsidP="008628D3">
            <w:pPr>
              <w:ind w:left="0"/>
            </w:pPr>
            <w:r>
              <w:rPr>
                <w:rFonts w:hint="eastAsia"/>
              </w:rPr>
              <w:t>举例</w:t>
            </w:r>
          </w:p>
        </w:tc>
      </w:tr>
      <w:tr w:rsidR="004B2E6C" w:rsidTr="009D6559">
        <w:tc>
          <w:tcPr>
            <w:tcW w:w="1418" w:type="dxa"/>
          </w:tcPr>
          <w:p w:rsidR="004B2E6C" w:rsidRDefault="004B2E6C" w:rsidP="008628D3">
            <w:pPr>
              <w:ind w:left="0"/>
            </w:pPr>
            <w:r>
              <w:rPr>
                <w:rFonts w:hint="eastAsia"/>
              </w:rPr>
              <w:t>请求头</w:t>
            </w:r>
          </w:p>
        </w:tc>
        <w:tc>
          <w:tcPr>
            <w:tcW w:w="3544" w:type="dxa"/>
          </w:tcPr>
          <w:p w:rsidR="004B2E6C" w:rsidRDefault="004B2E6C" w:rsidP="008628D3">
            <w:pPr>
              <w:ind w:left="0"/>
            </w:pPr>
            <w:r>
              <w:rPr>
                <w:rFonts w:hint="eastAsia"/>
              </w:rPr>
              <w:t>同通用请求头</w:t>
            </w:r>
          </w:p>
        </w:tc>
        <w:tc>
          <w:tcPr>
            <w:tcW w:w="3827" w:type="dxa"/>
          </w:tcPr>
          <w:p w:rsidR="004B2E6C" w:rsidRDefault="004B2E6C" w:rsidP="008628D3">
            <w:pPr>
              <w:ind w:left="0"/>
            </w:pPr>
          </w:p>
        </w:tc>
      </w:tr>
      <w:tr w:rsidR="004B2E6C" w:rsidTr="009D6559">
        <w:tc>
          <w:tcPr>
            <w:tcW w:w="1418" w:type="dxa"/>
          </w:tcPr>
          <w:p w:rsidR="004B2E6C" w:rsidRDefault="004B2E6C" w:rsidP="008628D3">
            <w:pPr>
              <w:ind w:left="0"/>
            </w:pPr>
            <w:r>
              <w:rPr>
                <w:rFonts w:hint="eastAsia"/>
              </w:rPr>
              <w:t>请求内容</w:t>
            </w:r>
          </w:p>
        </w:tc>
        <w:tc>
          <w:tcPr>
            <w:tcW w:w="3544" w:type="dxa"/>
          </w:tcPr>
          <w:p w:rsidR="004B2E6C" w:rsidRDefault="004B2E6C" w:rsidP="008628D3">
            <w:pPr>
              <w:ind w:left="0"/>
            </w:pPr>
            <w:r>
              <w:t>cmd</w:t>
            </w:r>
            <w:r>
              <w:rPr>
                <w:rFonts w:hint="eastAsia"/>
              </w:rPr>
              <w:t xml:space="preserve">: </w:t>
            </w:r>
            <w:r w:rsidR="005B57FB">
              <w:rPr>
                <w:rFonts w:hint="eastAsia"/>
              </w:rPr>
              <w:t>get</w:t>
            </w:r>
            <w:r w:rsidR="00CE6100" w:rsidRPr="00CE6100">
              <w:t xml:space="preserve"> node configure</w:t>
            </w:r>
          </w:p>
          <w:p w:rsidR="004B2E6C" w:rsidRDefault="00DC4FBE" w:rsidP="00DC4FBE">
            <w:pPr>
              <w:ind w:left="0"/>
            </w:pPr>
            <w:r w:rsidRPr="00DC4FBE">
              <w:t>HostName</w:t>
            </w:r>
            <w:r w:rsidR="004B2E6C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主机名</w:t>
            </w:r>
          </w:p>
          <w:p w:rsidR="006D43CE" w:rsidRDefault="00DC4FBE" w:rsidP="006D43CE">
            <w:pPr>
              <w:ind w:left="0"/>
            </w:pPr>
            <w:r w:rsidRPr="00DC4FBE">
              <w:t>ServiceName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服务名</w:t>
            </w:r>
          </w:p>
        </w:tc>
        <w:tc>
          <w:tcPr>
            <w:tcW w:w="3827" w:type="dxa"/>
          </w:tcPr>
          <w:p w:rsidR="004B2E6C" w:rsidRDefault="004B2E6C" w:rsidP="008628D3">
            <w:pPr>
              <w:ind w:left="0"/>
            </w:pPr>
            <w:r w:rsidRPr="00122E8A">
              <w:t>cmd=</w:t>
            </w:r>
            <w:r w:rsidR="00870C3A">
              <w:rPr>
                <w:rFonts w:hint="eastAsia"/>
              </w:rPr>
              <w:t>get</w:t>
            </w:r>
            <w:r w:rsidR="00CE6100" w:rsidRPr="00CE6100">
              <w:t xml:space="preserve"> node configure</w:t>
            </w:r>
          </w:p>
          <w:p w:rsidR="0088747F" w:rsidRDefault="004B2E6C">
            <w:pPr>
              <w:ind w:left="0"/>
            </w:pPr>
            <w:r>
              <w:rPr>
                <w:rFonts w:hint="eastAsia"/>
              </w:rPr>
              <w:t>&amp;</w:t>
            </w:r>
            <w:r w:rsidR="007D79D6" w:rsidRPr="00DC4FBE">
              <w:t xml:space="preserve"> HostName</w:t>
            </w:r>
            <w:r>
              <w:rPr>
                <w:rFonts w:hint="eastAsia"/>
              </w:rPr>
              <w:t>=</w:t>
            </w:r>
            <w:r w:rsidR="00421633" w:rsidRPr="009E0C3C">
              <w:t>rhelt10</w:t>
            </w:r>
          </w:p>
          <w:p w:rsidR="0088747F" w:rsidRDefault="004B3D6F">
            <w:pPr>
              <w:ind w:left="0"/>
            </w:pPr>
            <w:r>
              <w:rPr>
                <w:rFonts w:hint="eastAsia"/>
              </w:rPr>
              <w:t>&amp;ServiceName=11840</w:t>
            </w:r>
          </w:p>
        </w:tc>
      </w:tr>
      <w:tr w:rsidR="004B2E6C" w:rsidTr="009D6559">
        <w:tc>
          <w:tcPr>
            <w:tcW w:w="1418" w:type="dxa"/>
          </w:tcPr>
          <w:p w:rsidR="004B2E6C" w:rsidRDefault="004B2E6C" w:rsidP="008628D3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544" w:type="dxa"/>
          </w:tcPr>
          <w:p w:rsidR="004B2E6C" w:rsidRDefault="004B2E6C" w:rsidP="008628D3">
            <w:pPr>
              <w:ind w:left="0"/>
            </w:pPr>
          </w:p>
        </w:tc>
        <w:tc>
          <w:tcPr>
            <w:tcW w:w="3827" w:type="dxa"/>
          </w:tcPr>
          <w:p w:rsidR="004B2E6C" w:rsidRPr="00122E8A" w:rsidRDefault="004B2E6C" w:rsidP="008628D3">
            <w:pPr>
              <w:ind w:left="0"/>
            </w:pPr>
          </w:p>
        </w:tc>
      </w:tr>
      <w:tr w:rsidR="004B2E6C" w:rsidTr="009D6559">
        <w:tc>
          <w:tcPr>
            <w:tcW w:w="1418" w:type="dxa"/>
          </w:tcPr>
          <w:p w:rsidR="004B2E6C" w:rsidRDefault="004B2E6C" w:rsidP="008628D3">
            <w:pPr>
              <w:ind w:left="0"/>
            </w:pPr>
            <w:r>
              <w:rPr>
                <w:rFonts w:hint="eastAsia"/>
              </w:rPr>
              <w:t>响应头</w:t>
            </w:r>
          </w:p>
        </w:tc>
        <w:tc>
          <w:tcPr>
            <w:tcW w:w="3544" w:type="dxa"/>
          </w:tcPr>
          <w:p w:rsidR="004B2E6C" w:rsidRDefault="004B2E6C" w:rsidP="008628D3">
            <w:pPr>
              <w:ind w:left="0"/>
            </w:pPr>
            <w:r>
              <w:rPr>
                <w:rFonts w:hint="eastAsia"/>
              </w:rPr>
              <w:t>同通用响应头</w:t>
            </w:r>
          </w:p>
        </w:tc>
        <w:tc>
          <w:tcPr>
            <w:tcW w:w="3827" w:type="dxa"/>
          </w:tcPr>
          <w:p w:rsidR="004B2E6C" w:rsidRDefault="004B2E6C" w:rsidP="008628D3">
            <w:pPr>
              <w:ind w:left="0"/>
            </w:pPr>
          </w:p>
        </w:tc>
      </w:tr>
      <w:tr w:rsidR="004B2E6C" w:rsidTr="009D6559">
        <w:trPr>
          <w:trHeight w:val="2254"/>
        </w:trPr>
        <w:tc>
          <w:tcPr>
            <w:tcW w:w="1418" w:type="dxa"/>
          </w:tcPr>
          <w:p w:rsidR="004B2E6C" w:rsidRDefault="004B2E6C" w:rsidP="008628D3">
            <w:pPr>
              <w:ind w:left="0"/>
            </w:pPr>
            <w:r>
              <w:rPr>
                <w:rFonts w:hint="eastAsia"/>
              </w:rPr>
              <w:t>响应内容</w:t>
            </w:r>
          </w:p>
        </w:tc>
        <w:tc>
          <w:tcPr>
            <w:tcW w:w="3544" w:type="dxa"/>
          </w:tcPr>
          <w:p w:rsidR="006D43CE" w:rsidRDefault="006D43CE" w:rsidP="008628D3">
            <w:pPr>
              <w:ind w:left="0"/>
            </w:pPr>
            <w:r>
              <w:rPr>
                <w:rFonts w:hint="eastAsia"/>
              </w:rPr>
              <w:t>通用响应体</w:t>
            </w:r>
          </w:p>
          <w:p w:rsidR="006D43CE" w:rsidRDefault="006D43CE" w:rsidP="008628D3">
            <w:pPr>
              <w:ind w:left="0"/>
            </w:pPr>
            <w:r>
              <w:rPr>
                <w:rFonts w:hint="eastAsia"/>
              </w:rPr>
              <w:t>成功返回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集</w:t>
            </w:r>
          </w:p>
          <w:p w:rsidR="009D6559" w:rsidRDefault="004B2E6C" w:rsidP="00F26F1E">
            <w:pPr>
              <w:ind w:left="0"/>
            </w:pPr>
            <w:r w:rsidRPr="00195FB6">
              <w:t xml:space="preserve">{ </w:t>
            </w:r>
          </w:p>
          <w:p w:rsidR="009D6559" w:rsidRDefault="009D6559" w:rsidP="009D6559">
            <w:pPr>
              <w:ind w:left="0" w:firstLineChars="150" w:firstLine="315"/>
            </w:pPr>
            <w:r>
              <w:t xml:space="preserve">BusinessName: </w:t>
            </w:r>
            <w:r w:rsidR="00907AFC">
              <w:rPr>
                <w:rFonts w:hint="eastAsia"/>
              </w:rPr>
              <w:t>业务名</w:t>
            </w:r>
          </w:p>
          <w:p w:rsidR="008E191C" w:rsidRDefault="008E191C" w:rsidP="008E191C">
            <w:pPr>
              <w:ind w:left="0" w:firstLineChars="150" w:firstLine="315"/>
            </w:pPr>
            <w:r>
              <w:rPr>
                <w:rFonts w:hint="eastAsia"/>
              </w:rPr>
              <w:t xml:space="preserve">HostName: </w:t>
            </w:r>
            <w:r>
              <w:rPr>
                <w:rFonts w:hint="eastAsia"/>
              </w:rPr>
              <w:t>主机名</w:t>
            </w:r>
          </w:p>
          <w:p w:rsidR="008E191C" w:rsidRDefault="008E191C" w:rsidP="008E191C">
            <w:pPr>
              <w:ind w:left="0" w:firstLineChars="150" w:firstLine="315"/>
            </w:pPr>
            <w:r>
              <w:rPr>
                <w:rFonts w:hint="eastAsia"/>
              </w:rPr>
              <w:t xml:space="preserve">datagroupname: </w:t>
            </w:r>
            <w:r>
              <w:rPr>
                <w:rFonts w:hint="eastAsia"/>
              </w:rPr>
              <w:t>数据分组名</w:t>
            </w:r>
          </w:p>
          <w:p w:rsidR="008E191C" w:rsidRDefault="008E191C" w:rsidP="008E191C">
            <w:pPr>
              <w:ind w:left="0" w:firstLineChars="150" w:firstLine="315"/>
            </w:pPr>
            <w:r>
              <w:rPr>
                <w:rFonts w:hint="eastAsia"/>
              </w:rPr>
              <w:t xml:space="preserve">dbpath: </w:t>
            </w:r>
            <w:r>
              <w:rPr>
                <w:rFonts w:hint="eastAsia"/>
              </w:rPr>
              <w:t>数据目录</w:t>
            </w:r>
          </w:p>
          <w:p w:rsidR="008E191C" w:rsidRDefault="008E191C" w:rsidP="008E191C">
            <w:pPr>
              <w:ind w:left="0" w:firstLineChars="150" w:firstLine="315"/>
            </w:pPr>
            <w:r>
              <w:rPr>
                <w:rFonts w:hint="eastAsia"/>
              </w:rPr>
              <w:t xml:space="preserve">svcname: </w:t>
            </w:r>
            <w:r>
              <w:rPr>
                <w:rFonts w:hint="eastAsia"/>
              </w:rPr>
              <w:t>服务名</w:t>
            </w:r>
          </w:p>
          <w:p w:rsidR="008E191C" w:rsidRDefault="008E191C" w:rsidP="008E191C">
            <w:pPr>
              <w:ind w:left="0" w:firstLineChars="150" w:firstLine="315"/>
            </w:pPr>
            <w:r>
              <w:rPr>
                <w:rFonts w:hint="eastAsia"/>
              </w:rPr>
              <w:t xml:space="preserve">diaglevel: </w:t>
            </w:r>
            <w:r>
              <w:rPr>
                <w:rFonts w:hint="eastAsia"/>
              </w:rPr>
              <w:t>日志级别</w:t>
            </w:r>
          </w:p>
          <w:p w:rsidR="008E191C" w:rsidRDefault="008E191C" w:rsidP="008E191C">
            <w:pPr>
              <w:ind w:left="0" w:firstLineChars="150" w:firstLine="315"/>
            </w:pPr>
            <w:r>
              <w:rPr>
                <w:rFonts w:hint="eastAsia"/>
              </w:rPr>
              <w:t xml:space="preserve">role: </w:t>
            </w:r>
            <w:r>
              <w:rPr>
                <w:rFonts w:hint="eastAsia"/>
              </w:rPr>
              <w:t>角色</w:t>
            </w:r>
          </w:p>
          <w:p w:rsidR="008E191C" w:rsidRDefault="008E191C" w:rsidP="008E191C">
            <w:pPr>
              <w:ind w:left="0" w:firstLineChars="150" w:firstLine="315"/>
            </w:pPr>
            <w:r>
              <w:rPr>
                <w:rFonts w:hint="eastAsia"/>
              </w:rPr>
              <w:t xml:space="preserve">logfilesz: </w:t>
            </w:r>
            <w:r>
              <w:rPr>
                <w:rFonts w:hint="eastAsia"/>
              </w:rPr>
              <w:t>日志大小</w:t>
            </w:r>
          </w:p>
          <w:p w:rsidR="008E191C" w:rsidRDefault="008E191C" w:rsidP="008E191C">
            <w:pPr>
              <w:ind w:left="0" w:firstLineChars="150" w:firstLine="315"/>
            </w:pPr>
            <w:r>
              <w:rPr>
                <w:rFonts w:hint="eastAsia"/>
              </w:rPr>
              <w:t xml:space="preserve">logfilenum: </w:t>
            </w:r>
            <w:r>
              <w:rPr>
                <w:rFonts w:hint="eastAsia"/>
              </w:rPr>
              <w:t>日志文件个数</w:t>
            </w:r>
          </w:p>
          <w:p w:rsidR="008E191C" w:rsidRDefault="008E191C" w:rsidP="008E191C">
            <w:pPr>
              <w:ind w:left="0" w:firstLineChars="150" w:firstLine="315"/>
            </w:pPr>
            <w:r>
              <w:rPr>
                <w:rFonts w:hint="eastAsia"/>
              </w:rPr>
              <w:t xml:space="preserve">transactionon: </w:t>
            </w:r>
            <w:r>
              <w:rPr>
                <w:rFonts w:hint="eastAsia"/>
              </w:rPr>
              <w:t>是否开启事务</w:t>
            </w:r>
          </w:p>
          <w:p w:rsidR="008E191C" w:rsidRDefault="008E191C" w:rsidP="008E191C">
            <w:pPr>
              <w:ind w:left="0" w:firstLineChars="150" w:firstLine="315"/>
            </w:pPr>
            <w:r>
              <w:rPr>
                <w:rFonts w:hint="eastAsia"/>
              </w:rPr>
              <w:t xml:space="preserve">preferedinstance: </w:t>
            </w:r>
            <w:r>
              <w:rPr>
                <w:rFonts w:hint="eastAsia"/>
              </w:rPr>
              <w:t>读请求时优先选择的实例</w:t>
            </w:r>
          </w:p>
          <w:p w:rsidR="008E191C" w:rsidRDefault="008E191C" w:rsidP="008E191C">
            <w:pPr>
              <w:ind w:left="0" w:firstLineChars="150" w:firstLine="315"/>
            </w:pPr>
            <w:r>
              <w:rPr>
                <w:rFonts w:hint="eastAsia"/>
              </w:rPr>
              <w:t xml:space="preserve">numpagecleaners: </w:t>
            </w:r>
            <w:r>
              <w:rPr>
                <w:rFonts w:hint="eastAsia"/>
              </w:rPr>
              <w:t>脏页清除器个数</w:t>
            </w:r>
          </w:p>
          <w:p w:rsidR="008E191C" w:rsidRDefault="008E191C" w:rsidP="008E191C">
            <w:pPr>
              <w:ind w:left="0" w:firstLineChars="150" w:firstLine="315"/>
            </w:pPr>
            <w:r>
              <w:rPr>
                <w:rFonts w:hint="eastAsia"/>
              </w:rPr>
              <w:t xml:space="preserve">pagecleaninterval: </w:t>
            </w:r>
            <w:r>
              <w:rPr>
                <w:rFonts w:hint="eastAsia"/>
              </w:rPr>
              <w:t>脏页清除时间间隔</w:t>
            </w:r>
          </w:p>
          <w:p w:rsidR="008E191C" w:rsidRDefault="008E191C" w:rsidP="008E191C">
            <w:pPr>
              <w:ind w:left="0" w:firstLineChars="150" w:firstLine="315"/>
            </w:pPr>
            <w:r>
              <w:rPr>
                <w:rFonts w:hint="eastAsia"/>
              </w:rPr>
              <w:t xml:space="preserve">hjbuf: </w:t>
            </w:r>
            <w:r>
              <w:rPr>
                <w:rFonts w:hint="eastAsia"/>
              </w:rPr>
              <w:t>哈希连接缓存大小</w:t>
            </w:r>
          </w:p>
          <w:p w:rsidR="008E191C" w:rsidRDefault="008E191C" w:rsidP="008E191C">
            <w:pPr>
              <w:ind w:left="0" w:firstLineChars="150" w:firstLine="315"/>
            </w:pPr>
            <w:r>
              <w:rPr>
                <w:rFonts w:hint="eastAsia"/>
              </w:rPr>
              <w:lastRenderedPageBreak/>
              <w:t xml:space="preserve">logbuffsize: </w:t>
            </w:r>
            <w:r>
              <w:rPr>
                <w:rFonts w:hint="eastAsia"/>
              </w:rPr>
              <w:t>复制日志内存页面数</w:t>
            </w:r>
          </w:p>
          <w:p w:rsidR="008E191C" w:rsidRDefault="008E191C" w:rsidP="008E191C">
            <w:pPr>
              <w:ind w:left="0" w:firstLineChars="150" w:firstLine="315"/>
            </w:pPr>
            <w:r>
              <w:rPr>
                <w:rFonts w:hint="eastAsia"/>
              </w:rPr>
              <w:t xml:space="preserve">maxprefpool: </w:t>
            </w:r>
            <w:r>
              <w:rPr>
                <w:rFonts w:hint="eastAsia"/>
              </w:rPr>
              <w:t>数据预取代理池最大数量</w:t>
            </w:r>
          </w:p>
          <w:p w:rsidR="008E191C" w:rsidRDefault="008E191C" w:rsidP="008E191C">
            <w:pPr>
              <w:ind w:left="0" w:firstLineChars="150" w:firstLine="315"/>
            </w:pPr>
            <w:r>
              <w:rPr>
                <w:rFonts w:hint="eastAsia"/>
              </w:rPr>
              <w:t xml:space="preserve">maxreplsync: </w:t>
            </w:r>
            <w:r>
              <w:rPr>
                <w:rFonts w:hint="eastAsia"/>
              </w:rPr>
              <w:t>日志同步最大并发数量</w:t>
            </w:r>
          </w:p>
          <w:p w:rsidR="008E191C" w:rsidRDefault="008E191C" w:rsidP="008E191C">
            <w:pPr>
              <w:ind w:left="0" w:firstLineChars="150" w:firstLine="315"/>
            </w:pPr>
            <w:r>
              <w:rPr>
                <w:rFonts w:hint="eastAsia"/>
              </w:rPr>
              <w:t xml:space="preserve">numpreload: </w:t>
            </w:r>
            <w:r>
              <w:rPr>
                <w:rFonts w:hint="eastAsia"/>
              </w:rPr>
              <w:t>页面预取数量</w:t>
            </w:r>
          </w:p>
          <w:p w:rsidR="008E191C" w:rsidRDefault="008E191C" w:rsidP="008E191C">
            <w:pPr>
              <w:ind w:left="0" w:firstLineChars="150" w:firstLine="315"/>
            </w:pPr>
            <w:r>
              <w:rPr>
                <w:rFonts w:hint="eastAsia"/>
              </w:rPr>
              <w:t xml:space="preserve">sortbuf: </w:t>
            </w:r>
            <w:r>
              <w:rPr>
                <w:rFonts w:hint="eastAsia"/>
              </w:rPr>
              <w:t>排序缓存大小</w:t>
            </w:r>
          </w:p>
          <w:p w:rsidR="008E191C" w:rsidRDefault="008E191C" w:rsidP="008E191C">
            <w:pPr>
              <w:ind w:left="0" w:firstLineChars="150" w:firstLine="315"/>
            </w:pPr>
            <w:r>
              <w:rPr>
                <w:rFonts w:hint="eastAsia"/>
              </w:rPr>
              <w:t xml:space="preserve">syncstrategy: </w:t>
            </w:r>
            <w:r>
              <w:rPr>
                <w:rFonts w:hint="eastAsia"/>
              </w:rPr>
              <w:t>数据同步策略</w:t>
            </w:r>
          </w:p>
          <w:p w:rsidR="004B2E6C" w:rsidRDefault="004B2E6C" w:rsidP="00507458">
            <w:pPr>
              <w:ind w:left="0"/>
            </w:pPr>
            <w:r w:rsidRPr="00195FB6">
              <w:t>}</w:t>
            </w:r>
          </w:p>
          <w:p w:rsidR="006D43CE" w:rsidRDefault="006D43CE" w:rsidP="00507458">
            <w:pPr>
              <w:ind w:left="0"/>
            </w:pPr>
            <w:r>
              <w:rPr>
                <w:rFonts w:hint="eastAsia"/>
              </w:rPr>
              <w:t>……</w:t>
            </w:r>
          </w:p>
        </w:tc>
        <w:tc>
          <w:tcPr>
            <w:tcW w:w="3827" w:type="dxa"/>
          </w:tcPr>
          <w:p w:rsidR="004B2E6C" w:rsidRDefault="004B2E6C" w:rsidP="008628D3">
            <w:pPr>
              <w:ind w:left="0"/>
            </w:pPr>
            <w:r w:rsidRPr="00BA68AC">
              <w:lastRenderedPageBreak/>
              <w:t xml:space="preserve">{ </w:t>
            </w:r>
          </w:p>
          <w:p w:rsidR="004B2E6C" w:rsidRDefault="004B2E6C" w:rsidP="008628D3">
            <w:pPr>
              <w:ind w:left="0"/>
            </w:pPr>
            <w:r w:rsidRPr="00BA68AC">
              <w:t>"</w:t>
            </w:r>
            <w:r>
              <w:t>errno</w:t>
            </w:r>
            <w:r w:rsidRPr="00BA68AC">
              <w:t>"</w:t>
            </w:r>
            <w:r>
              <w:t xml:space="preserve">: </w:t>
            </w:r>
            <w:r w:rsidRPr="00BA68AC">
              <w:t xml:space="preserve">0 </w:t>
            </w:r>
          </w:p>
          <w:p w:rsidR="004B2E6C" w:rsidRDefault="004B2E6C" w:rsidP="008628D3">
            <w:pPr>
              <w:ind w:left="0"/>
            </w:pPr>
          </w:p>
          <w:p w:rsidR="004B2E6C" w:rsidRDefault="004B2E6C" w:rsidP="008628D3">
            <w:pPr>
              <w:ind w:left="0"/>
            </w:pPr>
            <w:r w:rsidRPr="00BA68AC">
              <w:t>}</w:t>
            </w:r>
          </w:p>
          <w:p w:rsidR="00461F5A" w:rsidRDefault="00461F5A" w:rsidP="00461F5A">
            <w:pPr>
              <w:ind w:left="0"/>
            </w:pPr>
            <w:r w:rsidRPr="00195FB6">
              <w:t xml:space="preserve">{ </w:t>
            </w:r>
          </w:p>
          <w:p w:rsidR="00461F5A" w:rsidRDefault="00461F5A" w:rsidP="00461F5A">
            <w:pPr>
              <w:ind w:left="0" w:firstLineChars="150" w:firstLine="315"/>
            </w:pPr>
            <w:r w:rsidRPr="00507458">
              <w:t xml:space="preserve">"BusinessName": "b1", </w:t>
            </w:r>
          </w:p>
          <w:p w:rsidR="00461F5A" w:rsidRDefault="00461F5A" w:rsidP="00461F5A">
            <w:pPr>
              <w:ind w:left="0" w:firstLineChars="150" w:firstLine="315"/>
            </w:pPr>
            <w:r w:rsidRPr="00507458">
              <w:t xml:space="preserve">"HostName": "rhelt10", </w:t>
            </w:r>
          </w:p>
          <w:p w:rsidR="00461F5A" w:rsidRDefault="00461F5A" w:rsidP="00461F5A">
            <w:pPr>
              <w:ind w:left="0" w:firstLineChars="150" w:firstLine="315"/>
            </w:pPr>
            <w:r w:rsidRPr="00507458">
              <w:t xml:space="preserve">"datagroupname": "DATAGROUP1", </w:t>
            </w:r>
          </w:p>
          <w:p w:rsidR="00461F5A" w:rsidRDefault="00461F5A" w:rsidP="00461F5A">
            <w:pPr>
              <w:ind w:left="0" w:firstLineChars="150" w:firstLine="315"/>
            </w:pPr>
            <w:r w:rsidRPr="00507458">
              <w:t xml:space="preserve">"dbpath": "/home/mount/testdata/data/11840", </w:t>
            </w:r>
          </w:p>
          <w:p w:rsidR="00461F5A" w:rsidRDefault="00461F5A" w:rsidP="00461F5A">
            <w:pPr>
              <w:ind w:left="0" w:firstLineChars="150" w:firstLine="315"/>
            </w:pPr>
            <w:r w:rsidRPr="00507458">
              <w:t xml:space="preserve">"svcname": "11840", </w:t>
            </w:r>
          </w:p>
          <w:p w:rsidR="00461F5A" w:rsidRDefault="00461F5A" w:rsidP="00461F5A">
            <w:pPr>
              <w:ind w:left="0" w:firstLineChars="150" w:firstLine="315"/>
            </w:pPr>
            <w:r w:rsidRPr="00507458">
              <w:t xml:space="preserve">"diaglevel": 3, </w:t>
            </w:r>
          </w:p>
          <w:p w:rsidR="00461F5A" w:rsidRDefault="00461F5A" w:rsidP="00461F5A">
            <w:pPr>
              <w:ind w:left="0" w:firstLineChars="150" w:firstLine="315"/>
            </w:pPr>
            <w:r w:rsidRPr="00507458">
              <w:t xml:space="preserve">"role": "data", </w:t>
            </w:r>
          </w:p>
          <w:p w:rsidR="00461F5A" w:rsidRDefault="00461F5A" w:rsidP="00461F5A">
            <w:pPr>
              <w:ind w:left="0" w:firstLineChars="150" w:firstLine="315"/>
            </w:pPr>
            <w:r w:rsidRPr="00507458">
              <w:t xml:space="preserve">"logfilesz": 64, </w:t>
            </w:r>
          </w:p>
          <w:p w:rsidR="00461F5A" w:rsidRDefault="00461F5A" w:rsidP="00461F5A">
            <w:pPr>
              <w:ind w:left="0" w:firstLineChars="150" w:firstLine="315"/>
            </w:pPr>
            <w:r w:rsidRPr="00507458">
              <w:t xml:space="preserve">"logfilenum": 10, </w:t>
            </w:r>
          </w:p>
          <w:p w:rsidR="00461F5A" w:rsidRDefault="00461F5A" w:rsidP="00461F5A">
            <w:pPr>
              <w:ind w:left="0" w:firstLineChars="150" w:firstLine="315"/>
            </w:pPr>
            <w:r w:rsidRPr="00507458">
              <w:t xml:space="preserve">"transactionon": "false", </w:t>
            </w:r>
          </w:p>
          <w:p w:rsidR="00461F5A" w:rsidRDefault="00461F5A" w:rsidP="00461F5A">
            <w:pPr>
              <w:ind w:left="0" w:firstLineChars="150" w:firstLine="315"/>
            </w:pPr>
            <w:r w:rsidRPr="00507458">
              <w:t xml:space="preserve">"preferedinstance": "2", </w:t>
            </w:r>
          </w:p>
          <w:p w:rsidR="00461F5A" w:rsidRDefault="00461F5A" w:rsidP="00461F5A">
            <w:pPr>
              <w:ind w:left="0" w:firstLineChars="150" w:firstLine="315"/>
            </w:pPr>
            <w:r w:rsidRPr="00507458">
              <w:t xml:space="preserve">"numpagecleaners": 1, </w:t>
            </w:r>
          </w:p>
          <w:p w:rsidR="00461F5A" w:rsidRDefault="00461F5A" w:rsidP="00461F5A">
            <w:pPr>
              <w:ind w:left="0" w:firstLineChars="150" w:firstLine="315"/>
            </w:pPr>
            <w:r w:rsidRPr="00507458">
              <w:t xml:space="preserve">"pagecleaninterval": 1000, </w:t>
            </w:r>
          </w:p>
          <w:p w:rsidR="00461F5A" w:rsidRDefault="00461F5A" w:rsidP="00461F5A">
            <w:pPr>
              <w:ind w:left="0" w:firstLineChars="150" w:firstLine="315"/>
            </w:pPr>
            <w:r w:rsidRPr="00507458">
              <w:t xml:space="preserve">"hjbuf": 128, </w:t>
            </w:r>
          </w:p>
          <w:p w:rsidR="00461F5A" w:rsidRDefault="00461F5A" w:rsidP="00461F5A">
            <w:pPr>
              <w:ind w:left="0" w:firstLineChars="150" w:firstLine="315"/>
            </w:pPr>
            <w:r w:rsidRPr="00507458">
              <w:lastRenderedPageBreak/>
              <w:t xml:space="preserve">"logbuffsize": 1024, </w:t>
            </w:r>
          </w:p>
          <w:p w:rsidR="00461F5A" w:rsidRDefault="00461F5A" w:rsidP="00461F5A">
            <w:pPr>
              <w:ind w:left="0" w:firstLineChars="150" w:firstLine="315"/>
            </w:pPr>
            <w:r w:rsidRPr="00507458">
              <w:t xml:space="preserve">"maxprefpool": 100, </w:t>
            </w:r>
          </w:p>
          <w:p w:rsidR="00461F5A" w:rsidRDefault="00461F5A" w:rsidP="00461F5A">
            <w:pPr>
              <w:ind w:left="0" w:firstLineChars="150" w:firstLine="315"/>
            </w:pPr>
            <w:r w:rsidRPr="00507458">
              <w:t xml:space="preserve">"maxreplsync": 10, </w:t>
            </w:r>
          </w:p>
          <w:p w:rsidR="00461F5A" w:rsidRDefault="00461F5A" w:rsidP="00461F5A">
            <w:pPr>
              <w:ind w:left="0" w:firstLineChars="150" w:firstLine="315"/>
            </w:pPr>
            <w:r w:rsidRPr="00507458">
              <w:t xml:space="preserve">"numpreload": 0, </w:t>
            </w:r>
          </w:p>
          <w:p w:rsidR="00461F5A" w:rsidRDefault="00461F5A" w:rsidP="00461F5A">
            <w:pPr>
              <w:ind w:left="0" w:firstLineChars="150" w:firstLine="315"/>
            </w:pPr>
            <w:r w:rsidRPr="00507458">
              <w:t xml:space="preserve">"sortbuf": 512, </w:t>
            </w:r>
          </w:p>
          <w:p w:rsidR="00461F5A" w:rsidRDefault="00461F5A" w:rsidP="00461F5A">
            <w:pPr>
              <w:ind w:left="0" w:firstLineChars="150" w:firstLine="315"/>
            </w:pPr>
            <w:r w:rsidRPr="00507458">
              <w:t>"syncstrategy": "none"</w:t>
            </w:r>
          </w:p>
          <w:p w:rsidR="004B2E6C" w:rsidRPr="005964D4" w:rsidRDefault="00461F5A" w:rsidP="00461F5A">
            <w:pPr>
              <w:ind w:left="0"/>
            </w:pPr>
            <w:r w:rsidRPr="00195FB6">
              <w:t>}</w:t>
            </w:r>
          </w:p>
        </w:tc>
      </w:tr>
      <w:tr w:rsidR="004B2E6C" w:rsidTr="009D6559">
        <w:trPr>
          <w:trHeight w:val="322"/>
        </w:trPr>
        <w:tc>
          <w:tcPr>
            <w:tcW w:w="1418" w:type="dxa"/>
          </w:tcPr>
          <w:p w:rsidR="004B2E6C" w:rsidRDefault="004B2E6C" w:rsidP="008628D3">
            <w:pPr>
              <w:ind w:left="0"/>
            </w:pPr>
            <w:r>
              <w:rPr>
                <w:rFonts w:hint="eastAsia"/>
              </w:rPr>
              <w:lastRenderedPageBreak/>
              <w:t>说明</w:t>
            </w:r>
          </w:p>
        </w:tc>
        <w:tc>
          <w:tcPr>
            <w:tcW w:w="3544" w:type="dxa"/>
          </w:tcPr>
          <w:p w:rsidR="004B2E6C" w:rsidRDefault="004B2E6C" w:rsidP="008628D3">
            <w:pPr>
              <w:ind w:left="0"/>
            </w:pPr>
          </w:p>
        </w:tc>
        <w:tc>
          <w:tcPr>
            <w:tcW w:w="3827" w:type="dxa"/>
          </w:tcPr>
          <w:p w:rsidR="004B2E6C" w:rsidRPr="00BA68AC" w:rsidRDefault="004B2E6C" w:rsidP="008628D3">
            <w:pPr>
              <w:ind w:left="0"/>
            </w:pPr>
          </w:p>
        </w:tc>
      </w:tr>
    </w:tbl>
    <w:p w:rsidR="004B2E6C" w:rsidRPr="004B2E6C" w:rsidRDefault="004B2E6C" w:rsidP="004B2E6C"/>
    <w:p w:rsidR="00DB7587" w:rsidRDefault="00DB7587" w:rsidP="00E47916">
      <w:pPr>
        <w:pStyle w:val="Heading4"/>
      </w:pPr>
      <w:r>
        <w:rPr>
          <w:rFonts w:hint="eastAsia"/>
        </w:rPr>
        <w:t>删除业务命令</w:t>
      </w:r>
    </w:p>
    <w:tbl>
      <w:tblPr>
        <w:tblStyle w:val="TableGrid"/>
        <w:tblW w:w="8789" w:type="dxa"/>
        <w:tblInd w:w="-34" w:type="dxa"/>
        <w:tblLayout w:type="fixed"/>
        <w:tblLook w:val="04A0"/>
      </w:tblPr>
      <w:tblGrid>
        <w:gridCol w:w="1418"/>
        <w:gridCol w:w="3827"/>
        <w:gridCol w:w="3544"/>
      </w:tblGrid>
      <w:tr w:rsidR="00547546" w:rsidTr="00CB4BD9">
        <w:tc>
          <w:tcPr>
            <w:tcW w:w="1418" w:type="dxa"/>
            <w:shd w:val="clear" w:color="auto" w:fill="DDD9C3" w:themeFill="background2" w:themeFillShade="E6"/>
          </w:tcPr>
          <w:p w:rsidR="00547546" w:rsidRDefault="00547546" w:rsidP="00CB4BD9">
            <w:pPr>
              <w:ind w:left="0"/>
            </w:pPr>
          </w:p>
        </w:tc>
        <w:tc>
          <w:tcPr>
            <w:tcW w:w="3827" w:type="dxa"/>
            <w:shd w:val="clear" w:color="auto" w:fill="DDD9C3" w:themeFill="background2" w:themeFillShade="E6"/>
          </w:tcPr>
          <w:p w:rsidR="00547546" w:rsidRDefault="00547546" w:rsidP="00CB4BD9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544" w:type="dxa"/>
            <w:shd w:val="clear" w:color="auto" w:fill="DDD9C3" w:themeFill="background2" w:themeFillShade="E6"/>
          </w:tcPr>
          <w:p w:rsidR="00547546" w:rsidRDefault="00547546" w:rsidP="00CB4BD9">
            <w:pPr>
              <w:ind w:left="0"/>
            </w:pPr>
            <w:r>
              <w:rPr>
                <w:rFonts w:hint="eastAsia"/>
              </w:rPr>
              <w:t>举例</w:t>
            </w:r>
          </w:p>
        </w:tc>
      </w:tr>
      <w:tr w:rsidR="00547546" w:rsidTr="00CB4BD9">
        <w:tc>
          <w:tcPr>
            <w:tcW w:w="1418" w:type="dxa"/>
          </w:tcPr>
          <w:p w:rsidR="00547546" w:rsidRDefault="00547546" w:rsidP="00CB4BD9">
            <w:pPr>
              <w:ind w:left="0"/>
            </w:pPr>
            <w:r>
              <w:rPr>
                <w:rFonts w:hint="eastAsia"/>
              </w:rPr>
              <w:t>请求头</w:t>
            </w:r>
          </w:p>
        </w:tc>
        <w:tc>
          <w:tcPr>
            <w:tcW w:w="3827" w:type="dxa"/>
          </w:tcPr>
          <w:p w:rsidR="00547546" w:rsidRDefault="00547546" w:rsidP="00CB4BD9">
            <w:pPr>
              <w:ind w:left="0"/>
            </w:pPr>
            <w:r>
              <w:rPr>
                <w:rFonts w:hint="eastAsia"/>
              </w:rPr>
              <w:t>同通用请求头</w:t>
            </w:r>
          </w:p>
        </w:tc>
        <w:tc>
          <w:tcPr>
            <w:tcW w:w="3544" w:type="dxa"/>
          </w:tcPr>
          <w:p w:rsidR="00547546" w:rsidRDefault="00547546" w:rsidP="00CB4BD9">
            <w:pPr>
              <w:ind w:left="0"/>
            </w:pPr>
          </w:p>
        </w:tc>
      </w:tr>
      <w:tr w:rsidR="00547546" w:rsidTr="00CB4BD9">
        <w:tc>
          <w:tcPr>
            <w:tcW w:w="1418" w:type="dxa"/>
          </w:tcPr>
          <w:p w:rsidR="00547546" w:rsidRDefault="00547546" w:rsidP="00CB4BD9">
            <w:pPr>
              <w:ind w:left="0"/>
            </w:pPr>
            <w:r>
              <w:rPr>
                <w:rFonts w:hint="eastAsia"/>
              </w:rPr>
              <w:t>请求内容</w:t>
            </w:r>
          </w:p>
        </w:tc>
        <w:tc>
          <w:tcPr>
            <w:tcW w:w="3827" w:type="dxa"/>
          </w:tcPr>
          <w:p w:rsidR="00547546" w:rsidRDefault="00547546" w:rsidP="00CB4BD9">
            <w:pPr>
              <w:ind w:left="0"/>
            </w:pPr>
            <w:r>
              <w:t>cmd</w:t>
            </w:r>
            <w:r>
              <w:rPr>
                <w:rFonts w:hint="eastAsia"/>
              </w:rPr>
              <w:t xml:space="preserve">: </w:t>
            </w:r>
            <w:r w:rsidR="00D05AE8">
              <w:rPr>
                <w:rFonts w:hint="eastAsia"/>
              </w:rPr>
              <w:t>remove business</w:t>
            </w:r>
          </w:p>
          <w:p w:rsidR="00547546" w:rsidRDefault="00A33DC6" w:rsidP="00CB4BD9">
            <w:pPr>
              <w:ind w:left="0"/>
            </w:pPr>
            <w:r w:rsidRPr="00A33DC6">
              <w:t>BusinessName</w:t>
            </w:r>
            <w:r w:rsidR="00603ED4">
              <w:rPr>
                <w:rFonts w:hint="eastAsia"/>
              </w:rPr>
              <w:t xml:space="preserve">: </w:t>
            </w:r>
            <w:r w:rsidR="00603ED4">
              <w:rPr>
                <w:rFonts w:hint="eastAsia"/>
              </w:rPr>
              <w:t>业务名</w:t>
            </w:r>
          </w:p>
        </w:tc>
        <w:tc>
          <w:tcPr>
            <w:tcW w:w="3544" w:type="dxa"/>
          </w:tcPr>
          <w:p w:rsidR="00547546" w:rsidRDefault="00547546" w:rsidP="00CB4BD9">
            <w:pPr>
              <w:ind w:left="0"/>
            </w:pPr>
            <w:r w:rsidRPr="00122E8A">
              <w:t>cmd=</w:t>
            </w:r>
            <w:r w:rsidR="00B14D26">
              <w:rPr>
                <w:rFonts w:hint="eastAsia"/>
              </w:rPr>
              <w:t>remove business</w:t>
            </w:r>
          </w:p>
          <w:p w:rsidR="00547546" w:rsidRDefault="006F2712" w:rsidP="00CB4BD9">
            <w:pPr>
              <w:ind w:left="0"/>
            </w:pPr>
            <w:r>
              <w:rPr>
                <w:rFonts w:hint="eastAsia"/>
              </w:rPr>
              <w:t>&amp;</w:t>
            </w:r>
            <w:r w:rsidR="00603ED4" w:rsidRPr="00A33DC6">
              <w:t>BusinessName</w:t>
            </w:r>
            <w:r w:rsidR="00D11D77">
              <w:rPr>
                <w:rFonts w:hint="eastAsia"/>
              </w:rPr>
              <w:t>=</w:t>
            </w:r>
            <w:r w:rsidR="00603ED4">
              <w:rPr>
                <w:rFonts w:hint="eastAsia"/>
              </w:rPr>
              <w:t>b</w:t>
            </w:r>
            <w:r w:rsidR="00547546">
              <w:rPr>
                <w:rFonts w:hint="eastAsia"/>
              </w:rPr>
              <w:t>1</w:t>
            </w:r>
          </w:p>
        </w:tc>
      </w:tr>
      <w:tr w:rsidR="00547546" w:rsidTr="00CB4BD9">
        <w:tc>
          <w:tcPr>
            <w:tcW w:w="1418" w:type="dxa"/>
          </w:tcPr>
          <w:p w:rsidR="00547546" w:rsidRDefault="00547546" w:rsidP="00CB4BD9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547546" w:rsidRDefault="00547546" w:rsidP="00CB4BD9">
            <w:pPr>
              <w:ind w:left="0"/>
            </w:pPr>
          </w:p>
        </w:tc>
        <w:tc>
          <w:tcPr>
            <w:tcW w:w="3544" w:type="dxa"/>
          </w:tcPr>
          <w:p w:rsidR="00547546" w:rsidRPr="00122E8A" w:rsidRDefault="00547546" w:rsidP="00CB4BD9">
            <w:pPr>
              <w:ind w:left="0"/>
            </w:pPr>
          </w:p>
        </w:tc>
      </w:tr>
      <w:tr w:rsidR="00547546" w:rsidTr="00CB4BD9">
        <w:tc>
          <w:tcPr>
            <w:tcW w:w="1418" w:type="dxa"/>
          </w:tcPr>
          <w:p w:rsidR="00547546" w:rsidRDefault="00547546" w:rsidP="00CB4BD9">
            <w:pPr>
              <w:ind w:left="0"/>
            </w:pPr>
            <w:r>
              <w:rPr>
                <w:rFonts w:hint="eastAsia"/>
              </w:rPr>
              <w:t>响应头</w:t>
            </w:r>
          </w:p>
        </w:tc>
        <w:tc>
          <w:tcPr>
            <w:tcW w:w="3827" w:type="dxa"/>
          </w:tcPr>
          <w:p w:rsidR="00547546" w:rsidRDefault="00547546" w:rsidP="00CB4BD9">
            <w:pPr>
              <w:ind w:left="0"/>
            </w:pPr>
            <w:r>
              <w:rPr>
                <w:rFonts w:hint="eastAsia"/>
              </w:rPr>
              <w:t>同通用响应头</w:t>
            </w:r>
          </w:p>
        </w:tc>
        <w:tc>
          <w:tcPr>
            <w:tcW w:w="3544" w:type="dxa"/>
          </w:tcPr>
          <w:p w:rsidR="00547546" w:rsidRDefault="00547546" w:rsidP="00CB4BD9">
            <w:pPr>
              <w:ind w:left="0"/>
            </w:pPr>
          </w:p>
        </w:tc>
      </w:tr>
      <w:tr w:rsidR="00547546" w:rsidTr="00CB4BD9">
        <w:trPr>
          <w:trHeight w:val="2254"/>
        </w:trPr>
        <w:tc>
          <w:tcPr>
            <w:tcW w:w="1418" w:type="dxa"/>
          </w:tcPr>
          <w:p w:rsidR="00547546" w:rsidRDefault="00547546" w:rsidP="00CB4BD9">
            <w:pPr>
              <w:ind w:left="0"/>
            </w:pPr>
            <w:r>
              <w:rPr>
                <w:rFonts w:hint="eastAsia"/>
              </w:rPr>
              <w:t>响应内容</w:t>
            </w:r>
          </w:p>
        </w:tc>
        <w:tc>
          <w:tcPr>
            <w:tcW w:w="3827" w:type="dxa"/>
          </w:tcPr>
          <w:p w:rsidR="006D43CE" w:rsidRDefault="006D43CE" w:rsidP="00052A3F">
            <w:pPr>
              <w:ind w:left="0"/>
            </w:pPr>
            <w:r>
              <w:rPr>
                <w:rFonts w:hint="eastAsia"/>
              </w:rPr>
              <w:t>通用响应体</w:t>
            </w:r>
          </w:p>
          <w:p w:rsidR="006D43CE" w:rsidRDefault="006D43CE" w:rsidP="00052A3F">
            <w:pPr>
              <w:ind w:left="0"/>
            </w:pPr>
            <w:r>
              <w:rPr>
                <w:rFonts w:hint="eastAsia"/>
              </w:rPr>
              <w:t>成功返回</w:t>
            </w:r>
            <w:r>
              <w:rPr>
                <w:rFonts w:hint="eastAsia"/>
              </w:rPr>
              <w:t>taskid</w:t>
            </w:r>
          </w:p>
          <w:p w:rsidR="00052A3F" w:rsidRDefault="00052A3F" w:rsidP="00052A3F">
            <w:pPr>
              <w:ind w:left="0"/>
            </w:pPr>
            <w:r>
              <w:rPr>
                <w:rFonts w:hint="eastAsia"/>
              </w:rPr>
              <w:t>{</w:t>
            </w:r>
          </w:p>
          <w:p w:rsidR="00052A3F" w:rsidRDefault="00052A3F" w:rsidP="00052A3F">
            <w:pPr>
              <w:ind w:left="0" w:firstLineChars="150" w:firstLine="315"/>
            </w:pPr>
            <w:r w:rsidRPr="002A658F">
              <w:t>TaskID</w:t>
            </w:r>
            <w:r>
              <w:t xml:space="preserve">: </w:t>
            </w:r>
            <w:r>
              <w:rPr>
                <w:rFonts w:hint="eastAsia"/>
              </w:rPr>
              <w:t>任务</w:t>
            </w:r>
            <w:r>
              <w:rPr>
                <w:rFonts w:hint="eastAsia"/>
              </w:rPr>
              <w:t>ID</w:t>
            </w:r>
          </w:p>
          <w:p w:rsidR="00547546" w:rsidRDefault="00052A3F" w:rsidP="00052A3F">
            <w:pPr>
              <w:ind w:left="0"/>
            </w:pPr>
            <w:r w:rsidRPr="002A658F">
              <w:t>}</w:t>
            </w:r>
          </w:p>
        </w:tc>
        <w:tc>
          <w:tcPr>
            <w:tcW w:w="3544" w:type="dxa"/>
          </w:tcPr>
          <w:p w:rsidR="00547546" w:rsidRDefault="00547546" w:rsidP="00CB4BD9">
            <w:pPr>
              <w:ind w:left="0"/>
            </w:pPr>
            <w:r w:rsidRPr="00BA68AC">
              <w:t xml:space="preserve">{ </w:t>
            </w:r>
          </w:p>
          <w:p w:rsidR="00547546" w:rsidRDefault="00547546" w:rsidP="00CB4BD9">
            <w:pPr>
              <w:ind w:left="0"/>
            </w:pPr>
            <w:r w:rsidRPr="00BA68AC">
              <w:t>"</w:t>
            </w:r>
            <w:r>
              <w:t>errno</w:t>
            </w:r>
            <w:r w:rsidRPr="00BA68AC">
              <w:t>"</w:t>
            </w:r>
            <w:r>
              <w:t xml:space="preserve">: </w:t>
            </w:r>
            <w:r w:rsidRPr="00BA68AC">
              <w:t xml:space="preserve">0 </w:t>
            </w:r>
          </w:p>
          <w:p w:rsidR="00547546" w:rsidRDefault="00547546" w:rsidP="00CB4BD9">
            <w:pPr>
              <w:ind w:left="0"/>
            </w:pPr>
          </w:p>
          <w:p w:rsidR="00547546" w:rsidRDefault="00547546" w:rsidP="00CB4BD9">
            <w:pPr>
              <w:ind w:left="0"/>
            </w:pPr>
            <w:r w:rsidRPr="00BA68AC">
              <w:t>}</w:t>
            </w:r>
          </w:p>
          <w:p w:rsidR="00547546" w:rsidRDefault="00257232" w:rsidP="00CB4BD9">
            <w:pPr>
              <w:ind w:left="0"/>
            </w:pPr>
            <w:r>
              <w:t>{</w:t>
            </w:r>
          </w:p>
          <w:p w:rsidR="00547546" w:rsidRDefault="00A60A82" w:rsidP="00CB4BD9">
            <w:pPr>
              <w:ind w:left="0"/>
            </w:pPr>
            <w:r>
              <w:t xml:space="preserve">   "TaskID": 1</w:t>
            </w:r>
          </w:p>
          <w:p w:rsidR="00547546" w:rsidRPr="005964D4" w:rsidRDefault="00547546" w:rsidP="00EF21D0">
            <w:pPr>
              <w:ind w:left="0"/>
            </w:pPr>
            <w:r>
              <w:t>}</w:t>
            </w:r>
          </w:p>
        </w:tc>
      </w:tr>
      <w:tr w:rsidR="00547546" w:rsidTr="00CB4BD9">
        <w:trPr>
          <w:trHeight w:val="322"/>
        </w:trPr>
        <w:tc>
          <w:tcPr>
            <w:tcW w:w="1418" w:type="dxa"/>
          </w:tcPr>
          <w:p w:rsidR="00547546" w:rsidRDefault="00547546" w:rsidP="00CB4BD9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547546" w:rsidRDefault="00547546" w:rsidP="00CB4BD9">
            <w:pPr>
              <w:ind w:left="0"/>
            </w:pPr>
          </w:p>
        </w:tc>
        <w:tc>
          <w:tcPr>
            <w:tcW w:w="3544" w:type="dxa"/>
          </w:tcPr>
          <w:p w:rsidR="00547546" w:rsidRPr="00BA68AC" w:rsidRDefault="00547546" w:rsidP="00CB4BD9">
            <w:pPr>
              <w:ind w:left="0"/>
            </w:pPr>
          </w:p>
        </w:tc>
      </w:tr>
    </w:tbl>
    <w:p w:rsidR="00547546" w:rsidRDefault="00547546" w:rsidP="00547546"/>
    <w:p w:rsidR="003A286B" w:rsidRDefault="003A286B" w:rsidP="00547546">
      <w:r>
        <w:rPr>
          <w:rFonts w:hint="eastAsia"/>
        </w:rPr>
        <w:t>优化：</w:t>
      </w:r>
    </w:p>
    <w:p w:rsidR="004C7A43" w:rsidRDefault="003A286B">
      <w:pPr>
        <w:pStyle w:val="ListParagraph"/>
        <w:numPr>
          <w:ilvl w:val="0"/>
          <w:numId w:val="20"/>
        </w:numPr>
        <w:ind w:firstLineChars="0"/>
      </w:pPr>
      <w:r>
        <w:rPr>
          <w:rFonts w:hint="eastAsia"/>
        </w:rPr>
        <w:t>进度回复，变化才回</w:t>
      </w:r>
      <w:r w:rsidR="00E27AB9">
        <w:rPr>
          <w:rFonts w:hint="eastAsia"/>
        </w:rPr>
        <w:t>---</w:t>
      </w:r>
    </w:p>
    <w:p w:rsidR="004C7A43" w:rsidRDefault="00E27AB9">
      <w:pPr>
        <w:pStyle w:val="ListParagraph"/>
        <w:numPr>
          <w:ilvl w:val="0"/>
          <w:numId w:val="20"/>
        </w:numPr>
        <w:ind w:firstLineChars="0"/>
      </w:pPr>
      <w:r>
        <w:rPr>
          <w:rFonts w:hint="eastAsia"/>
        </w:rPr>
        <w:t>延长</w:t>
      </w:r>
      <w:r>
        <w:rPr>
          <w:rFonts w:hint="eastAsia"/>
        </w:rPr>
        <w:t>session</w:t>
      </w:r>
      <w:r>
        <w:rPr>
          <w:rFonts w:hint="eastAsia"/>
        </w:rPr>
        <w:t>超时周期</w:t>
      </w:r>
    </w:p>
    <w:p w:rsidR="007D6489" w:rsidRDefault="00D30381" w:rsidP="00E47916">
      <w:pPr>
        <w:pStyle w:val="Heading4"/>
      </w:pPr>
      <w:r>
        <w:rPr>
          <w:rFonts w:hint="eastAsia"/>
        </w:rPr>
        <w:t>删除主机</w:t>
      </w:r>
      <w:r w:rsidR="007D6489">
        <w:rPr>
          <w:rFonts w:hint="eastAsia"/>
        </w:rPr>
        <w:t>命令</w:t>
      </w:r>
    </w:p>
    <w:tbl>
      <w:tblPr>
        <w:tblStyle w:val="TableGrid"/>
        <w:tblW w:w="8789" w:type="dxa"/>
        <w:tblInd w:w="-34" w:type="dxa"/>
        <w:tblLayout w:type="fixed"/>
        <w:tblLook w:val="04A0"/>
      </w:tblPr>
      <w:tblGrid>
        <w:gridCol w:w="1418"/>
        <w:gridCol w:w="3827"/>
        <w:gridCol w:w="3544"/>
      </w:tblGrid>
      <w:tr w:rsidR="007D6489" w:rsidTr="00845D4E">
        <w:tc>
          <w:tcPr>
            <w:tcW w:w="1418" w:type="dxa"/>
            <w:shd w:val="clear" w:color="auto" w:fill="DDD9C3" w:themeFill="background2" w:themeFillShade="E6"/>
          </w:tcPr>
          <w:p w:rsidR="007D6489" w:rsidRDefault="007D6489" w:rsidP="00845D4E">
            <w:pPr>
              <w:ind w:left="0"/>
            </w:pPr>
          </w:p>
        </w:tc>
        <w:tc>
          <w:tcPr>
            <w:tcW w:w="3827" w:type="dxa"/>
            <w:shd w:val="clear" w:color="auto" w:fill="DDD9C3" w:themeFill="background2" w:themeFillShade="E6"/>
          </w:tcPr>
          <w:p w:rsidR="007D6489" w:rsidRDefault="007D6489" w:rsidP="00845D4E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544" w:type="dxa"/>
            <w:shd w:val="clear" w:color="auto" w:fill="DDD9C3" w:themeFill="background2" w:themeFillShade="E6"/>
          </w:tcPr>
          <w:p w:rsidR="007D6489" w:rsidRDefault="007D6489" w:rsidP="00845D4E">
            <w:pPr>
              <w:ind w:left="0"/>
            </w:pPr>
            <w:r>
              <w:rPr>
                <w:rFonts w:hint="eastAsia"/>
              </w:rPr>
              <w:t>举例</w:t>
            </w:r>
          </w:p>
        </w:tc>
      </w:tr>
      <w:tr w:rsidR="007D6489" w:rsidTr="00845D4E">
        <w:tc>
          <w:tcPr>
            <w:tcW w:w="1418" w:type="dxa"/>
          </w:tcPr>
          <w:p w:rsidR="007D6489" w:rsidRDefault="007D6489" w:rsidP="00845D4E">
            <w:pPr>
              <w:ind w:left="0"/>
            </w:pPr>
            <w:r>
              <w:rPr>
                <w:rFonts w:hint="eastAsia"/>
              </w:rPr>
              <w:t>请求头</w:t>
            </w:r>
          </w:p>
        </w:tc>
        <w:tc>
          <w:tcPr>
            <w:tcW w:w="3827" w:type="dxa"/>
          </w:tcPr>
          <w:p w:rsidR="007D6489" w:rsidRDefault="007D6489" w:rsidP="00845D4E">
            <w:pPr>
              <w:ind w:left="0"/>
            </w:pPr>
            <w:r>
              <w:rPr>
                <w:rFonts w:hint="eastAsia"/>
              </w:rPr>
              <w:t>同通用请求头</w:t>
            </w:r>
          </w:p>
        </w:tc>
        <w:tc>
          <w:tcPr>
            <w:tcW w:w="3544" w:type="dxa"/>
          </w:tcPr>
          <w:p w:rsidR="007D6489" w:rsidRDefault="007D6489" w:rsidP="00845D4E">
            <w:pPr>
              <w:ind w:left="0"/>
            </w:pPr>
          </w:p>
        </w:tc>
      </w:tr>
      <w:tr w:rsidR="007D6489" w:rsidTr="00845D4E">
        <w:tc>
          <w:tcPr>
            <w:tcW w:w="1418" w:type="dxa"/>
          </w:tcPr>
          <w:p w:rsidR="007D6489" w:rsidRDefault="007D6489" w:rsidP="00845D4E">
            <w:pPr>
              <w:ind w:left="0"/>
            </w:pPr>
            <w:r>
              <w:rPr>
                <w:rFonts w:hint="eastAsia"/>
              </w:rPr>
              <w:t>请求内容</w:t>
            </w:r>
          </w:p>
        </w:tc>
        <w:tc>
          <w:tcPr>
            <w:tcW w:w="3827" w:type="dxa"/>
          </w:tcPr>
          <w:p w:rsidR="007D6489" w:rsidRDefault="007D6489" w:rsidP="00845D4E">
            <w:pPr>
              <w:ind w:left="0"/>
            </w:pPr>
            <w:r>
              <w:t>cmd</w:t>
            </w:r>
            <w:r>
              <w:rPr>
                <w:rFonts w:hint="eastAsia"/>
              </w:rPr>
              <w:t xml:space="preserve">: remove </w:t>
            </w:r>
            <w:r w:rsidR="009225A3" w:rsidRPr="009225A3">
              <w:t>host</w:t>
            </w:r>
          </w:p>
          <w:p w:rsidR="00022D5E" w:rsidRDefault="00A4343F" w:rsidP="00845D4E">
            <w:pPr>
              <w:ind w:left="0"/>
            </w:pPr>
            <w:r w:rsidRPr="00A4343F">
              <w:t>HostInfo=</w:t>
            </w:r>
          </w:p>
          <w:p w:rsidR="00022D5E" w:rsidRDefault="00A4343F" w:rsidP="00845D4E">
            <w:pPr>
              <w:ind w:left="0"/>
            </w:pPr>
            <w:r w:rsidRPr="00A4343F">
              <w:t>{</w:t>
            </w:r>
          </w:p>
          <w:p w:rsidR="002B1EEC" w:rsidRDefault="00A4343F" w:rsidP="002B1EEC">
            <w:pPr>
              <w:ind w:left="0" w:firstLineChars="100" w:firstLine="210"/>
            </w:pPr>
            <w:r w:rsidRPr="00A4343F">
              <w:t>HostInfo:</w:t>
            </w:r>
          </w:p>
          <w:p w:rsidR="002B1EEC" w:rsidRDefault="00A4343F" w:rsidP="002B1EEC">
            <w:pPr>
              <w:ind w:left="0" w:firstLineChars="100" w:firstLine="210"/>
            </w:pPr>
            <w:r w:rsidRPr="00A4343F">
              <w:lastRenderedPageBreak/>
              <w:t>[</w:t>
            </w:r>
          </w:p>
          <w:p w:rsidR="002B1EEC" w:rsidRDefault="00A4343F" w:rsidP="002B1EEC">
            <w:pPr>
              <w:ind w:left="0" w:firstLineChars="200" w:firstLine="420"/>
            </w:pPr>
            <w:r w:rsidRPr="00A4343F">
              <w:t>{</w:t>
            </w:r>
          </w:p>
          <w:p w:rsidR="002B1EEC" w:rsidRDefault="00A4343F" w:rsidP="002B1EEC">
            <w:pPr>
              <w:ind w:left="0" w:firstLineChars="300" w:firstLine="630"/>
            </w:pPr>
            <w:r w:rsidRPr="00A4343F">
              <w:t>HostName:</w:t>
            </w:r>
            <w:r w:rsidR="00022D5E">
              <w:rPr>
                <w:rFonts w:hint="eastAsia"/>
              </w:rPr>
              <w:t xml:space="preserve"> </w:t>
            </w:r>
            <w:r w:rsidR="00022D5E">
              <w:rPr>
                <w:rFonts w:hint="eastAsia"/>
              </w:rPr>
              <w:t>主机名</w:t>
            </w:r>
          </w:p>
          <w:p w:rsidR="002B1EEC" w:rsidRDefault="00A4343F" w:rsidP="002B1EEC">
            <w:pPr>
              <w:ind w:leftChars="170" w:firstLineChars="50" w:firstLine="105"/>
            </w:pPr>
            <w:r w:rsidRPr="00A4343F">
              <w:t>}</w:t>
            </w:r>
          </w:p>
          <w:p w:rsidR="002B1EEC" w:rsidRDefault="00A4343F" w:rsidP="002B1EEC">
            <w:pPr>
              <w:ind w:left="0" w:firstLineChars="100" w:firstLine="210"/>
            </w:pPr>
            <w:r w:rsidRPr="00A4343F">
              <w:t>]</w:t>
            </w:r>
          </w:p>
          <w:p w:rsidR="00647C3B" w:rsidRDefault="00A4343F">
            <w:pPr>
              <w:ind w:left="0"/>
            </w:pPr>
            <w:r w:rsidRPr="00A4343F">
              <w:t>}</w:t>
            </w:r>
          </w:p>
        </w:tc>
        <w:tc>
          <w:tcPr>
            <w:tcW w:w="3544" w:type="dxa"/>
          </w:tcPr>
          <w:p w:rsidR="007D6489" w:rsidRDefault="007D6489" w:rsidP="00845D4E">
            <w:pPr>
              <w:ind w:left="0"/>
            </w:pPr>
            <w:r w:rsidRPr="00122E8A">
              <w:lastRenderedPageBreak/>
              <w:t>cmd=</w:t>
            </w:r>
            <w:r>
              <w:rPr>
                <w:rFonts w:hint="eastAsia"/>
              </w:rPr>
              <w:t xml:space="preserve">remove </w:t>
            </w:r>
            <w:r w:rsidR="009225A3" w:rsidRPr="009225A3">
              <w:t>host</w:t>
            </w:r>
          </w:p>
          <w:p w:rsidR="00670D5F" w:rsidRDefault="007D6489" w:rsidP="00845D4E">
            <w:pPr>
              <w:ind w:left="0"/>
            </w:pPr>
            <w:r>
              <w:rPr>
                <w:rFonts w:hint="eastAsia"/>
              </w:rPr>
              <w:t>&amp;</w:t>
            </w:r>
            <w:r w:rsidR="0023760F" w:rsidRPr="0023760F">
              <w:t>HostInfo=</w:t>
            </w:r>
          </w:p>
          <w:p w:rsidR="00670D5F" w:rsidRDefault="0023760F" w:rsidP="00845D4E">
            <w:pPr>
              <w:ind w:left="0"/>
            </w:pPr>
            <w:r w:rsidRPr="0023760F">
              <w:t>{</w:t>
            </w:r>
          </w:p>
          <w:p w:rsidR="002B1EEC" w:rsidRDefault="0023760F" w:rsidP="002B1EEC">
            <w:pPr>
              <w:ind w:left="0" w:firstLineChars="100" w:firstLine="210"/>
            </w:pPr>
            <w:r w:rsidRPr="0023760F">
              <w:t>HostInfo:</w:t>
            </w:r>
          </w:p>
          <w:p w:rsidR="002B1EEC" w:rsidRDefault="0023760F" w:rsidP="002B1EEC">
            <w:pPr>
              <w:ind w:left="0" w:firstLineChars="100" w:firstLine="210"/>
            </w:pPr>
            <w:r w:rsidRPr="0023760F">
              <w:lastRenderedPageBreak/>
              <w:t>[</w:t>
            </w:r>
          </w:p>
          <w:p w:rsidR="002B1EEC" w:rsidRDefault="0023760F" w:rsidP="002B1EEC">
            <w:pPr>
              <w:ind w:left="0" w:firstLineChars="200" w:firstLine="420"/>
            </w:pPr>
            <w:r w:rsidRPr="0023760F">
              <w:t>{</w:t>
            </w:r>
          </w:p>
          <w:p w:rsidR="002B1EEC" w:rsidRDefault="0023760F" w:rsidP="002B1EEC">
            <w:pPr>
              <w:ind w:left="0" w:firstLineChars="300" w:firstLine="630"/>
            </w:pPr>
            <w:r w:rsidRPr="0023760F">
              <w:t>HostName:"suse-lyb"</w:t>
            </w:r>
          </w:p>
          <w:p w:rsidR="002B1EEC" w:rsidRDefault="0023760F" w:rsidP="002B1EEC">
            <w:pPr>
              <w:ind w:left="0" w:firstLineChars="200" w:firstLine="420"/>
            </w:pPr>
            <w:r w:rsidRPr="0023760F">
              <w:t>}</w:t>
            </w:r>
          </w:p>
          <w:p w:rsidR="002B1EEC" w:rsidRDefault="0023760F" w:rsidP="002B1EEC">
            <w:pPr>
              <w:ind w:left="0" w:firstLineChars="100" w:firstLine="210"/>
            </w:pPr>
            <w:r w:rsidRPr="0023760F">
              <w:t>]</w:t>
            </w:r>
          </w:p>
          <w:p w:rsidR="00647C3B" w:rsidRDefault="0023760F">
            <w:pPr>
              <w:ind w:left="0"/>
            </w:pPr>
            <w:r w:rsidRPr="0023760F">
              <w:t>}</w:t>
            </w:r>
          </w:p>
        </w:tc>
      </w:tr>
      <w:tr w:rsidR="007D6489" w:rsidTr="00845D4E">
        <w:tc>
          <w:tcPr>
            <w:tcW w:w="1418" w:type="dxa"/>
          </w:tcPr>
          <w:p w:rsidR="007D6489" w:rsidRDefault="007D6489" w:rsidP="00845D4E">
            <w:pPr>
              <w:ind w:left="0"/>
            </w:pPr>
            <w:r>
              <w:rPr>
                <w:rFonts w:hint="eastAsia"/>
              </w:rPr>
              <w:lastRenderedPageBreak/>
              <w:t>说明</w:t>
            </w:r>
          </w:p>
        </w:tc>
        <w:tc>
          <w:tcPr>
            <w:tcW w:w="3827" w:type="dxa"/>
          </w:tcPr>
          <w:p w:rsidR="007D6489" w:rsidRDefault="007D6489" w:rsidP="00845D4E">
            <w:pPr>
              <w:ind w:left="0"/>
            </w:pPr>
          </w:p>
        </w:tc>
        <w:tc>
          <w:tcPr>
            <w:tcW w:w="3544" w:type="dxa"/>
          </w:tcPr>
          <w:p w:rsidR="007D6489" w:rsidRPr="00122E8A" w:rsidRDefault="007D6489" w:rsidP="00845D4E">
            <w:pPr>
              <w:ind w:left="0"/>
            </w:pPr>
          </w:p>
        </w:tc>
      </w:tr>
      <w:tr w:rsidR="007D6489" w:rsidTr="00845D4E">
        <w:tc>
          <w:tcPr>
            <w:tcW w:w="1418" w:type="dxa"/>
          </w:tcPr>
          <w:p w:rsidR="007D6489" w:rsidRDefault="007D6489" w:rsidP="00845D4E">
            <w:pPr>
              <w:ind w:left="0"/>
            </w:pPr>
            <w:r>
              <w:rPr>
                <w:rFonts w:hint="eastAsia"/>
              </w:rPr>
              <w:t>响应头</w:t>
            </w:r>
          </w:p>
        </w:tc>
        <w:tc>
          <w:tcPr>
            <w:tcW w:w="3827" w:type="dxa"/>
          </w:tcPr>
          <w:p w:rsidR="007D6489" w:rsidRDefault="007D6489" w:rsidP="00845D4E">
            <w:pPr>
              <w:ind w:left="0"/>
            </w:pPr>
            <w:r>
              <w:rPr>
                <w:rFonts w:hint="eastAsia"/>
              </w:rPr>
              <w:t>同通用响应头</w:t>
            </w:r>
          </w:p>
        </w:tc>
        <w:tc>
          <w:tcPr>
            <w:tcW w:w="3544" w:type="dxa"/>
          </w:tcPr>
          <w:p w:rsidR="007D6489" w:rsidRDefault="007D6489" w:rsidP="00845D4E">
            <w:pPr>
              <w:ind w:left="0"/>
            </w:pPr>
          </w:p>
        </w:tc>
      </w:tr>
      <w:tr w:rsidR="007D6489" w:rsidTr="00845D4E">
        <w:trPr>
          <w:trHeight w:val="2254"/>
        </w:trPr>
        <w:tc>
          <w:tcPr>
            <w:tcW w:w="1418" w:type="dxa"/>
          </w:tcPr>
          <w:p w:rsidR="007D6489" w:rsidRDefault="007D6489" w:rsidP="00845D4E">
            <w:pPr>
              <w:ind w:left="0"/>
            </w:pPr>
            <w:r>
              <w:rPr>
                <w:rFonts w:hint="eastAsia"/>
              </w:rPr>
              <w:t>响应内容</w:t>
            </w:r>
          </w:p>
        </w:tc>
        <w:tc>
          <w:tcPr>
            <w:tcW w:w="3827" w:type="dxa"/>
          </w:tcPr>
          <w:p w:rsidR="007D6489" w:rsidRDefault="007D6489" w:rsidP="00845D4E">
            <w:pPr>
              <w:ind w:left="0"/>
            </w:pPr>
            <w:r>
              <w:rPr>
                <w:rFonts w:hint="eastAsia"/>
              </w:rPr>
              <w:t>通用响应体</w:t>
            </w:r>
          </w:p>
          <w:p w:rsidR="007D6489" w:rsidRDefault="007D6489" w:rsidP="00845D4E">
            <w:pPr>
              <w:ind w:left="0"/>
            </w:pPr>
            <w:r>
              <w:rPr>
                <w:rFonts w:hint="eastAsia"/>
              </w:rPr>
              <w:t>成功返回</w:t>
            </w:r>
            <w:r>
              <w:rPr>
                <w:rFonts w:hint="eastAsia"/>
              </w:rPr>
              <w:t>taskid</w:t>
            </w:r>
          </w:p>
          <w:p w:rsidR="007D6489" w:rsidRDefault="007D6489" w:rsidP="00845D4E">
            <w:pPr>
              <w:ind w:left="0"/>
            </w:pPr>
            <w:r>
              <w:rPr>
                <w:rFonts w:hint="eastAsia"/>
              </w:rPr>
              <w:t>{</w:t>
            </w:r>
          </w:p>
          <w:p w:rsidR="007D6489" w:rsidRDefault="007D6489" w:rsidP="00845D4E">
            <w:pPr>
              <w:ind w:left="0" w:firstLineChars="150" w:firstLine="315"/>
            </w:pPr>
            <w:r w:rsidRPr="002A658F">
              <w:t>TaskID</w:t>
            </w:r>
            <w:r>
              <w:t xml:space="preserve">: </w:t>
            </w:r>
            <w:r>
              <w:rPr>
                <w:rFonts w:hint="eastAsia"/>
              </w:rPr>
              <w:t>任务</w:t>
            </w:r>
            <w:r>
              <w:rPr>
                <w:rFonts w:hint="eastAsia"/>
              </w:rPr>
              <w:t>ID</w:t>
            </w:r>
          </w:p>
          <w:p w:rsidR="007D6489" w:rsidRDefault="007D6489" w:rsidP="00845D4E">
            <w:pPr>
              <w:ind w:left="0"/>
            </w:pPr>
            <w:r w:rsidRPr="002A658F">
              <w:t>}</w:t>
            </w:r>
          </w:p>
        </w:tc>
        <w:tc>
          <w:tcPr>
            <w:tcW w:w="3544" w:type="dxa"/>
          </w:tcPr>
          <w:p w:rsidR="007D6489" w:rsidRDefault="007D6489" w:rsidP="00845D4E">
            <w:pPr>
              <w:ind w:left="0"/>
            </w:pPr>
            <w:r w:rsidRPr="00BA68AC">
              <w:t xml:space="preserve">{ </w:t>
            </w:r>
          </w:p>
          <w:p w:rsidR="007D6489" w:rsidRDefault="007D6489" w:rsidP="00845D4E">
            <w:pPr>
              <w:ind w:left="0"/>
            </w:pPr>
            <w:r w:rsidRPr="00BA68AC">
              <w:t>"</w:t>
            </w:r>
            <w:r>
              <w:t>errno</w:t>
            </w:r>
            <w:r w:rsidRPr="00BA68AC">
              <w:t>"</w:t>
            </w:r>
            <w:r>
              <w:t xml:space="preserve">: </w:t>
            </w:r>
            <w:r w:rsidRPr="00BA68AC">
              <w:t xml:space="preserve">0 </w:t>
            </w:r>
          </w:p>
          <w:p w:rsidR="007D6489" w:rsidRDefault="007D6489" w:rsidP="00845D4E">
            <w:pPr>
              <w:ind w:left="0"/>
            </w:pPr>
          </w:p>
          <w:p w:rsidR="007D6489" w:rsidRDefault="007D6489" w:rsidP="00845D4E">
            <w:pPr>
              <w:ind w:left="0"/>
            </w:pPr>
            <w:r w:rsidRPr="00BA68AC">
              <w:t>}</w:t>
            </w:r>
          </w:p>
          <w:p w:rsidR="007D6489" w:rsidRDefault="007D6489" w:rsidP="00845D4E">
            <w:pPr>
              <w:ind w:left="0"/>
            </w:pPr>
            <w:r>
              <w:t>{</w:t>
            </w:r>
          </w:p>
          <w:p w:rsidR="007D6489" w:rsidRDefault="007D6489" w:rsidP="00845D4E">
            <w:pPr>
              <w:ind w:left="0"/>
            </w:pPr>
            <w:r>
              <w:t xml:space="preserve">   "TaskID": 1</w:t>
            </w:r>
          </w:p>
          <w:p w:rsidR="007D6489" w:rsidRPr="005964D4" w:rsidRDefault="007D6489" w:rsidP="00845D4E">
            <w:pPr>
              <w:ind w:left="0"/>
            </w:pPr>
            <w:r>
              <w:t>}</w:t>
            </w:r>
          </w:p>
        </w:tc>
      </w:tr>
      <w:tr w:rsidR="007D6489" w:rsidTr="00845D4E">
        <w:trPr>
          <w:trHeight w:val="322"/>
        </w:trPr>
        <w:tc>
          <w:tcPr>
            <w:tcW w:w="1418" w:type="dxa"/>
          </w:tcPr>
          <w:p w:rsidR="007D6489" w:rsidRDefault="007D6489" w:rsidP="00845D4E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2B1EEC" w:rsidRDefault="00737A93" w:rsidP="002B1EEC">
            <w:pPr>
              <w:pStyle w:val="ListParagraph"/>
              <w:numPr>
                <w:ilvl w:val="0"/>
                <w:numId w:val="29"/>
              </w:numPr>
              <w:ind w:firstLineChars="0"/>
            </w:pPr>
            <w:r>
              <w:rPr>
                <w:rFonts w:hint="eastAsia"/>
              </w:rPr>
              <w:t xml:space="preserve">omsvc --- &gt; </w:t>
            </w:r>
            <w:r>
              <w:rPr>
                <w:rFonts w:hint="eastAsia"/>
              </w:rPr>
              <w:t>本地</w:t>
            </w:r>
            <w:r>
              <w:rPr>
                <w:rFonts w:hint="eastAsia"/>
              </w:rPr>
              <w:t>omagent notify task(</w:t>
            </w:r>
            <w:r>
              <w:t>task</w:t>
            </w:r>
            <w:r>
              <w:rPr>
                <w:rFonts w:hint="eastAsia"/>
              </w:rPr>
              <w:t>i</w:t>
            </w:r>
            <w:r>
              <w:t>d</w:t>
            </w:r>
            <w:r>
              <w:rPr>
                <w:rFonts w:hint="eastAsia"/>
              </w:rPr>
              <w:t>)</w:t>
            </w:r>
          </w:p>
          <w:p w:rsidR="002B1EEC" w:rsidRDefault="00737A93" w:rsidP="002B1EEC">
            <w:pPr>
              <w:pStyle w:val="ListParagraph"/>
              <w:numPr>
                <w:ilvl w:val="0"/>
                <w:numId w:val="29"/>
              </w:numPr>
              <w:ind w:firstLineChars="0"/>
            </w:pPr>
            <w:r>
              <w:rPr>
                <w:rFonts w:hint="eastAsia"/>
              </w:rPr>
              <w:t>本地</w:t>
            </w:r>
            <w:r>
              <w:rPr>
                <w:rFonts w:hint="eastAsia"/>
              </w:rPr>
              <w:t>omagent --- &gt; omsvc query(</w:t>
            </w:r>
            <w:r>
              <w:t>taskid)</w:t>
            </w:r>
          </w:p>
          <w:p w:rsidR="002B1EEC" w:rsidRDefault="00737A93" w:rsidP="002B1EEC">
            <w:pPr>
              <w:pStyle w:val="ListParagraph"/>
              <w:numPr>
                <w:ilvl w:val="0"/>
                <w:numId w:val="29"/>
              </w:numPr>
              <w:ind w:firstLineChars="0"/>
            </w:pPr>
            <w:r>
              <w:rPr>
                <w:rFonts w:hint="eastAsia"/>
              </w:rPr>
              <w:t>本地</w:t>
            </w:r>
            <w:r>
              <w:rPr>
                <w:rFonts w:hint="eastAsia"/>
              </w:rPr>
              <w:t xml:space="preserve">omagent </w:t>
            </w:r>
            <w:r>
              <w:rPr>
                <w:rFonts w:hint="eastAsia"/>
              </w:rPr>
              <w:t>对</w:t>
            </w:r>
            <w:r>
              <w:rPr>
                <w:rFonts w:hint="eastAsia"/>
              </w:rPr>
              <w:t>task</w:t>
            </w:r>
            <w:r>
              <w:rPr>
                <w:rFonts w:hint="eastAsia"/>
              </w:rPr>
              <w:t>中每个</w:t>
            </w:r>
            <w:r>
              <w:rPr>
                <w:rFonts w:hint="eastAsia"/>
              </w:rPr>
              <w:t>host</w:t>
            </w:r>
            <w:r>
              <w:rPr>
                <w:rFonts w:hint="eastAsia"/>
              </w:rPr>
              <w:t>启动</w:t>
            </w:r>
            <w:r>
              <w:rPr>
                <w:rFonts w:hint="eastAsia"/>
              </w:rPr>
              <w:t>background task</w:t>
            </w:r>
          </w:p>
          <w:p w:rsidR="007D6489" w:rsidRDefault="007D6489" w:rsidP="00845D4E">
            <w:pPr>
              <w:ind w:left="0"/>
            </w:pPr>
          </w:p>
        </w:tc>
        <w:tc>
          <w:tcPr>
            <w:tcW w:w="3544" w:type="dxa"/>
          </w:tcPr>
          <w:p w:rsidR="007D6489" w:rsidRPr="00BA68AC" w:rsidRDefault="007D6489" w:rsidP="00845D4E">
            <w:pPr>
              <w:ind w:left="0"/>
            </w:pPr>
          </w:p>
        </w:tc>
      </w:tr>
    </w:tbl>
    <w:p w:rsidR="002B1EEC" w:rsidRDefault="002B1EEC" w:rsidP="002B1EEC">
      <w:pPr>
        <w:ind w:left="0"/>
      </w:pPr>
    </w:p>
    <w:p w:rsidR="00832323" w:rsidRDefault="00162250" w:rsidP="00E47916">
      <w:pPr>
        <w:pStyle w:val="Heading4"/>
      </w:pPr>
      <w:r>
        <w:rPr>
          <w:rFonts w:hint="eastAsia"/>
        </w:rPr>
        <w:t>获取机器状态信息</w:t>
      </w:r>
    </w:p>
    <w:tbl>
      <w:tblPr>
        <w:tblStyle w:val="TableGrid"/>
        <w:tblW w:w="8789" w:type="dxa"/>
        <w:tblInd w:w="-34" w:type="dxa"/>
        <w:tblLayout w:type="fixed"/>
        <w:tblLook w:val="04A0"/>
      </w:tblPr>
      <w:tblGrid>
        <w:gridCol w:w="1418"/>
        <w:gridCol w:w="3827"/>
        <w:gridCol w:w="3544"/>
      </w:tblGrid>
      <w:tr w:rsidR="00832323" w:rsidTr="00845D4E">
        <w:tc>
          <w:tcPr>
            <w:tcW w:w="1418" w:type="dxa"/>
            <w:shd w:val="clear" w:color="auto" w:fill="DDD9C3" w:themeFill="background2" w:themeFillShade="E6"/>
          </w:tcPr>
          <w:p w:rsidR="00832323" w:rsidRDefault="00832323" w:rsidP="00845D4E">
            <w:pPr>
              <w:ind w:left="0"/>
            </w:pPr>
          </w:p>
        </w:tc>
        <w:tc>
          <w:tcPr>
            <w:tcW w:w="3827" w:type="dxa"/>
            <w:shd w:val="clear" w:color="auto" w:fill="DDD9C3" w:themeFill="background2" w:themeFillShade="E6"/>
          </w:tcPr>
          <w:p w:rsidR="00832323" w:rsidRDefault="00832323" w:rsidP="00845D4E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544" w:type="dxa"/>
            <w:shd w:val="clear" w:color="auto" w:fill="DDD9C3" w:themeFill="background2" w:themeFillShade="E6"/>
          </w:tcPr>
          <w:p w:rsidR="00832323" w:rsidRDefault="00832323" w:rsidP="00845D4E">
            <w:pPr>
              <w:ind w:left="0"/>
            </w:pPr>
            <w:r>
              <w:rPr>
                <w:rFonts w:hint="eastAsia"/>
              </w:rPr>
              <w:t>举例</w:t>
            </w:r>
          </w:p>
        </w:tc>
      </w:tr>
      <w:tr w:rsidR="00832323" w:rsidTr="00845D4E">
        <w:tc>
          <w:tcPr>
            <w:tcW w:w="1418" w:type="dxa"/>
          </w:tcPr>
          <w:p w:rsidR="00832323" w:rsidRDefault="00832323" w:rsidP="00845D4E">
            <w:pPr>
              <w:ind w:left="0"/>
            </w:pPr>
            <w:r>
              <w:rPr>
                <w:rFonts w:hint="eastAsia"/>
              </w:rPr>
              <w:t>请求头</w:t>
            </w:r>
          </w:p>
        </w:tc>
        <w:tc>
          <w:tcPr>
            <w:tcW w:w="3827" w:type="dxa"/>
          </w:tcPr>
          <w:p w:rsidR="00832323" w:rsidRDefault="00832323" w:rsidP="00845D4E">
            <w:pPr>
              <w:ind w:left="0"/>
            </w:pPr>
            <w:r>
              <w:rPr>
                <w:rFonts w:hint="eastAsia"/>
              </w:rPr>
              <w:t>同通用请求头</w:t>
            </w:r>
          </w:p>
        </w:tc>
        <w:tc>
          <w:tcPr>
            <w:tcW w:w="3544" w:type="dxa"/>
          </w:tcPr>
          <w:p w:rsidR="00832323" w:rsidRDefault="00832323" w:rsidP="00845D4E">
            <w:pPr>
              <w:ind w:left="0"/>
            </w:pPr>
          </w:p>
        </w:tc>
      </w:tr>
      <w:tr w:rsidR="00832323" w:rsidTr="00845D4E">
        <w:tc>
          <w:tcPr>
            <w:tcW w:w="1418" w:type="dxa"/>
          </w:tcPr>
          <w:p w:rsidR="00832323" w:rsidRDefault="00832323" w:rsidP="00845D4E">
            <w:pPr>
              <w:ind w:left="0"/>
            </w:pPr>
            <w:r>
              <w:rPr>
                <w:rFonts w:hint="eastAsia"/>
              </w:rPr>
              <w:t>请求内容</w:t>
            </w:r>
          </w:p>
        </w:tc>
        <w:tc>
          <w:tcPr>
            <w:tcW w:w="3827" w:type="dxa"/>
          </w:tcPr>
          <w:p w:rsidR="00832323" w:rsidRDefault="00832323" w:rsidP="00845D4E">
            <w:pPr>
              <w:ind w:left="0"/>
            </w:pPr>
            <w:r>
              <w:t>cmd</w:t>
            </w:r>
            <w:r>
              <w:rPr>
                <w:rFonts w:hint="eastAsia"/>
              </w:rPr>
              <w:t xml:space="preserve">: </w:t>
            </w:r>
            <w:r w:rsidR="00247D2A" w:rsidRPr="00247D2A">
              <w:t>query host status</w:t>
            </w:r>
          </w:p>
          <w:p w:rsidR="00832323" w:rsidRDefault="00FF5C66" w:rsidP="00845D4E">
            <w:pPr>
              <w:ind w:left="0"/>
            </w:pPr>
            <w:r w:rsidRPr="0093239F">
              <w:t>HostInfo</w:t>
            </w:r>
            <w:r w:rsidR="00832323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主机列表</w:t>
            </w:r>
          </w:p>
        </w:tc>
        <w:tc>
          <w:tcPr>
            <w:tcW w:w="3544" w:type="dxa"/>
          </w:tcPr>
          <w:p w:rsidR="00832323" w:rsidRDefault="00832323" w:rsidP="00845D4E">
            <w:pPr>
              <w:ind w:left="0"/>
            </w:pPr>
            <w:r w:rsidRPr="00122E8A">
              <w:t>cmd=</w:t>
            </w:r>
            <w:r w:rsidR="00C51763">
              <w:t xml:space="preserve"> </w:t>
            </w:r>
            <w:r w:rsidR="00C51763" w:rsidRPr="00C51763">
              <w:t>query host status</w:t>
            </w:r>
          </w:p>
          <w:p w:rsidR="00832323" w:rsidRDefault="00832323" w:rsidP="00845D4E">
            <w:pPr>
              <w:ind w:left="0"/>
            </w:pPr>
            <w:r>
              <w:rPr>
                <w:rFonts w:hint="eastAsia"/>
              </w:rPr>
              <w:t>&amp;</w:t>
            </w:r>
            <w:r w:rsidR="0093239F" w:rsidRPr="0093239F">
              <w:t>HostInfo={HostInfo:[{HostName:"suse-lyb"}, {HostName:"data0"}]}</w:t>
            </w:r>
          </w:p>
        </w:tc>
      </w:tr>
      <w:tr w:rsidR="00832323" w:rsidTr="00845D4E">
        <w:tc>
          <w:tcPr>
            <w:tcW w:w="1418" w:type="dxa"/>
          </w:tcPr>
          <w:p w:rsidR="00832323" w:rsidRDefault="00832323" w:rsidP="00845D4E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832323" w:rsidRDefault="00832323" w:rsidP="00845D4E">
            <w:pPr>
              <w:ind w:left="0"/>
            </w:pPr>
          </w:p>
        </w:tc>
        <w:tc>
          <w:tcPr>
            <w:tcW w:w="3544" w:type="dxa"/>
          </w:tcPr>
          <w:p w:rsidR="00832323" w:rsidRPr="00122E8A" w:rsidRDefault="00832323" w:rsidP="00845D4E">
            <w:pPr>
              <w:ind w:left="0"/>
            </w:pPr>
          </w:p>
        </w:tc>
      </w:tr>
      <w:tr w:rsidR="00832323" w:rsidTr="00845D4E">
        <w:tc>
          <w:tcPr>
            <w:tcW w:w="1418" w:type="dxa"/>
          </w:tcPr>
          <w:p w:rsidR="00832323" w:rsidRDefault="00832323" w:rsidP="00845D4E">
            <w:pPr>
              <w:ind w:left="0"/>
            </w:pPr>
            <w:r>
              <w:rPr>
                <w:rFonts w:hint="eastAsia"/>
              </w:rPr>
              <w:t>响应头</w:t>
            </w:r>
          </w:p>
        </w:tc>
        <w:tc>
          <w:tcPr>
            <w:tcW w:w="3827" w:type="dxa"/>
          </w:tcPr>
          <w:p w:rsidR="00832323" w:rsidRDefault="00832323" w:rsidP="00845D4E">
            <w:pPr>
              <w:ind w:left="0"/>
            </w:pPr>
            <w:r>
              <w:rPr>
                <w:rFonts w:hint="eastAsia"/>
              </w:rPr>
              <w:t>同通用响应头</w:t>
            </w:r>
          </w:p>
        </w:tc>
        <w:tc>
          <w:tcPr>
            <w:tcW w:w="3544" w:type="dxa"/>
          </w:tcPr>
          <w:p w:rsidR="00832323" w:rsidRDefault="00832323" w:rsidP="00845D4E">
            <w:pPr>
              <w:ind w:left="0"/>
            </w:pPr>
          </w:p>
        </w:tc>
      </w:tr>
      <w:tr w:rsidR="00832323" w:rsidTr="00845D4E">
        <w:trPr>
          <w:trHeight w:val="2254"/>
        </w:trPr>
        <w:tc>
          <w:tcPr>
            <w:tcW w:w="1418" w:type="dxa"/>
          </w:tcPr>
          <w:p w:rsidR="00832323" w:rsidRDefault="00832323" w:rsidP="00845D4E">
            <w:pPr>
              <w:ind w:left="0"/>
            </w:pPr>
            <w:r>
              <w:rPr>
                <w:rFonts w:hint="eastAsia"/>
              </w:rPr>
              <w:t>响应内容</w:t>
            </w:r>
          </w:p>
        </w:tc>
        <w:tc>
          <w:tcPr>
            <w:tcW w:w="3827" w:type="dxa"/>
          </w:tcPr>
          <w:p w:rsidR="00832323" w:rsidRDefault="00832323" w:rsidP="00845D4E">
            <w:pPr>
              <w:ind w:left="0"/>
            </w:pPr>
            <w:r>
              <w:rPr>
                <w:rFonts w:hint="eastAsia"/>
              </w:rPr>
              <w:t>通用响应体</w:t>
            </w:r>
          </w:p>
          <w:p w:rsidR="00832323" w:rsidRDefault="00832323" w:rsidP="00845D4E">
            <w:pPr>
              <w:ind w:left="0"/>
            </w:pPr>
            <w:r>
              <w:rPr>
                <w:rFonts w:hint="eastAsia"/>
              </w:rPr>
              <w:t>成功返回</w:t>
            </w:r>
            <w:r>
              <w:rPr>
                <w:rFonts w:hint="eastAsia"/>
              </w:rPr>
              <w:t>taskid</w:t>
            </w:r>
          </w:p>
          <w:p w:rsidR="00832323" w:rsidRDefault="00832323" w:rsidP="00845D4E">
            <w:pPr>
              <w:ind w:left="0"/>
            </w:pPr>
            <w:r>
              <w:rPr>
                <w:rFonts w:hint="eastAsia"/>
              </w:rPr>
              <w:t>{</w:t>
            </w:r>
          </w:p>
          <w:p w:rsidR="00832323" w:rsidRDefault="00391C88" w:rsidP="00845D4E">
            <w:pPr>
              <w:ind w:left="0" w:firstLineChars="150" w:firstLine="315"/>
            </w:pPr>
            <w:r w:rsidRPr="00391C88">
              <w:t>HostInfo</w:t>
            </w:r>
            <w:r>
              <w:t>:</w:t>
            </w:r>
          </w:p>
          <w:p w:rsidR="004C7A43" w:rsidRDefault="00391C88">
            <w:pPr>
              <w:ind w:left="0" w:firstLineChars="100" w:firstLine="210"/>
            </w:pPr>
            <w:r>
              <w:rPr>
                <w:rFonts w:hint="eastAsia"/>
              </w:rPr>
              <w:t xml:space="preserve"> [</w:t>
            </w:r>
          </w:p>
          <w:p w:rsidR="004C7A43" w:rsidRDefault="00BA62F5">
            <w:pPr>
              <w:ind w:left="0" w:firstLineChars="100" w:firstLine="210"/>
            </w:pPr>
            <w:r>
              <w:rPr>
                <w:rFonts w:hint="eastAsia"/>
              </w:rPr>
              <w:t xml:space="preserve">  {</w:t>
            </w:r>
          </w:p>
          <w:p w:rsidR="00391C88" w:rsidRDefault="00391C88" w:rsidP="00845D4E">
            <w:pPr>
              <w:ind w:left="0" w:firstLineChars="150" w:firstLine="315"/>
            </w:pPr>
            <w:r>
              <w:rPr>
                <w:rFonts w:hint="eastAsia"/>
              </w:rPr>
              <w:t xml:space="preserve">  </w:t>
            </w:r>
            <w:r w:rsidRPr="00391C88">
              <w:t>CPU</w:t>
            </w:r>
            <w:r>
              <w:rPr>
                <w:rFonts w:hint="eastAsia"/>
              </w:rPr>
              <w:t>:</w:t>
            </w:r>
          </w:p>
          <w:p w:rsidR="00391C88" w:rsidRDefault="00391C88" w:rsidP="00845D4E">
            <w:pPr>
              <w:ind w:left="0" w:firstLineChars="150" w:firstLine="315"/>
            </w:pPr>
            <w:r>
              <w:rPr>
                <w:rFonts w:hint="eastAsia"/>
              </w:rPr>
              <w:t xml:space="preserve">  {</w:t>
            </w:r>
          </w:p>
          <w:p w:rsidR="00391C88" w:rsidRDefault="00391C88" w:rsidP="00845D4E">
            <w:pPr>
              <w:ind w:left="0" w:firstLineChars="150" w:firstLine="315"/>
            </w:pPr>
            <w:r>
              <w:rPr>
                <w:rFonts w:hint="eastAsia"/>
              </w:rPr>
              <w:t xml:space="preserve">    </w:t>
            </w:r>
            <w:r w:rsidRPr="00391C88">
              <w:t>Sys</w:t>
            </w:r>
            <w:r>
              <w:rPr>
                <w:rFonts w:hint="eastAsia"/>
              </w:rPr>
              <w:t>:</w:t>
            </w:r>
            <w:r w:rsidR="00A118C4">
              <w:rPr>
                <w:rFonts w:hint="eastAsia"/>
              </w:rPr>
              <w:t>系统占用</w:t>
            </w:r>
            <w:r w:rsidR="00A829AA">
              <w:rPr>
                <w:rFonts w:hint="eastAsia"/>
              </w:rPr>
              <w:t>时间</w:t>
            </w:r>
          </w:p>
          <w:p w:rsidR="00391C88" w:rsidRDefault="00391C88" w:rsidP="00845D4E">
            <w:pPr>
              <w:ind w:left="0" w:firstLineChars="150" w:firstLine="315"/>
            </w:pPr>
            <w:r>
              <w:rPr>
                <w:rFonts w:hint="eastAsia"/>
              </w:rPr>
              <w:t xml:space="preserve">    </w:t>
            </w:r>
            <w:r w:rsidRPr="00391C88">
              <w:t>Idle</w:t>
            </w:r>
            <w:r>
              <w:rPr>
                <w:rFonts w:hint="eastAsia"/>
              </w:rPr>
              <w:t>:</w:t>
            </w:r>
            <w:r w:rsidR="00A118C4">
              <w:rPr>
                <w:rFonts w:hint="eastAsia"/>
              </w:rPr>
              <w:t>空闲</w:t>
            </w:r>
            <w:r w:rsidR="00A829AA">
              <w:rPr>
                <w:rFonts w:hint="eastAsia"/>
              </w:rPr>
              <w:t>时间</w:t>
            </w:r>
          </w:p>
          <w:p w:rsidR="00391C88" w:rsidRDefault="00391C88" w:rsidP="00845D4E">
            <w:pPr>
              <w:ind w:left="0" w:firstLineChars="150" w:firstLine="315"/>
            </w:pPr>
            <w:r>
              <w:rPr>
                <w:rFonts w:hint="eastAsia"/>
              </w:rPr>
              <w:lastRenderedPageBreak/>
              <w:t xml:space="preserve">    </w:t>
            </w:r>
            <w:r w:rsidRPr="00391C88">
              <w:t>Other</w:t>
            </w:r>
            <w:r>
              <w:rPr>
                <w:rFonts w:hint="eastAsia"/>
              </w:rPr>
              <w:t>:</w:t>
            </w:r>
            <w:r w:rsidR="00A118C4">
              <w:rPr>
                <w:rFonts w:hint="eastAsia"/>
              </w:rPr>
              <w:t>其它</w:t>
            </w:r>
            <w:r w:rsidR="00A829AA">
              <w:rPr>
                <w:rFonts w:hint="eastAsia"/>
              </w:rPr>
              <w:t>占用时间</w:t>
            </w:r>
          </w:p>
          <w:p w:rsidR="00391C88" w:rsidRDefault="00391C88" w:rsidP="00845D4E">
            <w:pPr>
              <w:ind w:left="0" w:firstLineChars="150" w:firstLine="315"/>
            </w:pPr>
            <w:r>
              <w:rPr>
                <w:rFonts w:hint="eastAsia"/>
              </w:rPr>
              <w:t xml:space="preserve">    </w:t>
            </w:r>
            <w:r w:rsidRPr="00391C88">
              <w:t>User</w:t>
            </w:r>
            <w:r>
              <w:rPr>
                <w:rFonts w:hint="eastAsia"/>
              </w:rPr>
              <w:t>:</w:t>
            </w:r>
            <w:r w:rsidR="00A118C4">
              <w:rPr>
                <w:rFonts w:hint="eastAsia"/>
              </w:rPr>
              <w:t>用户态</w:t>
            </w:r>
            <w:r w:rsidR="00A829AA">
              <w:rPr>
                <w:rFonts w:hint="eastAsia"/>
              </w:rPr>
              <w:t>占用时间</w:t>
            </w:r>
          </w:p>
          <w:p w:rsidR="00391C88" w:rsidRDefault="00391C88" w:rsidP="00845D4E">
            <w:pPr>
              <w:ind w:left="0" w:firstLineChars="150" w:firstLine="315"/>
            </w:pPr>
            <w:r>
              <w:rPr>
                <w:rFonts w:hint="eastAsia"/>
              </w:rPr>
              <w:t xml:space="preserve">  }</w:t>
            </w:r>
          </w:p>
          <w:p w:rsidR="00391C88" w:rsidRDefault="00391C88" w:rsidP="00845D4E">
            <w:pPr>
              <w:ind w:left="0" w:firstLineChars="150" w:firstLine="315"/>
            </w:pPr>
            <w:r>
              <w:rPr>
                <w:rFonts w:hint="eastAsia"/>
              </w:rPr>
              <w:t xml:space="preserve">  Net:</w:t>
            </w:r>
          </w:p>
          <w:p w:rsidR="00391C88" w:rsidRDefault="00391C88" w:rsidP="00845D4E">
            <w:pPr>
              <w:ind w:left="0" w:firstLineChars="150" w:firstLine="315"/>
            </w:pPr>
            <w:r>
              <w:rPr>
                <w:rFonts w:hint="eastAsia"/>
              </w:rPr>
              <w:t xml:space="preserve">  {</w:t>
            </w:r>
          </w:p>
          <w:p w:rsidR="00391C88" w:rsidRDefault="00391C88" w:rsidP="00845D4E">
            <w:pPr>
              <w:ind w:left="0" w:firstLineChars="150" w:firstLine="315"/>
            </w:pPr>
            <w:r>
              <w:rPr>
                <w:rFonts w:hint="eastAsia"/>
              </w:rPr>
              <w:t xml:space="preserve">    </w:t>
            </w:r>
            <w:r w:rsidRPr="00391C88">
              <w:t>CalendarTime</w:t>
            </w:r>
            <w:r>
              <w:rPr>
                <w:rFonts w:hint="eastAsia"/>
              </w:rPr>
              <w:t>:</w:t>
            </w:r>
            <w:r w:rsidR="00844D73">
              <w:rPr>
                <w:rFonts w:hint="eastAsia"/>
              </w:rPr>
              <w:t>统计的时间</w:t>
            </w:r>
          </w:p>
          <w:p w:rsidR="00391C88" w:rsidRDefault="00391C88" w:rsidP="00845D4E">
            <w:pPr>
              <w:ind w:left="0" w:firstLineChars="150" w:firstLine="315"/>
            </w:pPr>
            <w:r>
              <w:rPr>
                <w:rFonts w:hint="eastAsia"/>
              </w:rPr>
              <w:t xml:space="preserve">    </w:t>
            </w:r>
            <w:r w:rsidRPr="00391C88">
              <w:t>Net</w:t>
            </w:r>
            <w:r>
              <w:rPr>
                <w:rFonts w:hint="eastAsia"/>
              </w:rPr>
              <w:t>:</w:t>
            </w:r>
          </w:p>
          <w:p w:rsidR="00391C88" w:rsidRDefault="00391C88" w:rsidP="00845D4E">
            <w:pPr>
              <w:ind w:left="0" w:firstLineChars="150" w:firstLine="315"/>
            </w:pPr>
            <w:r>
              <w:rPr>
                <w:rFonts w:hint="eastAsia"/>
              </w:rPr>
              <w:t xml:space="preserve">    [</w:t>
            </w:r>
          </w:p>
          <w:p w:rsidR="00391C88" w:rsidRDefault="00391C88" w:rsidP="00845D4E">
            <w:pPr>
              <w:ind w:left="0" w:firstLineChars="150" w:firstLine="315"/>
            </w:pPr>
            <w:r>
              <w:rPr>
                <w:rFonts w:hint="eastAsia"/>
              </w:rPr>
              <w:t xml:space="preserve">      {</w:t>
            </w:r>
          </w:p>
          <w:p w:rsidR="00391C88" w:rsidRDefault="00391C88" w:rsidP="00845D4E">
            <w:pPr>
              <w:ind w:left="0" w:firstLineChars="150" w:firstLine="315"/>
            </w:pPr>
            <w:r>
              <w:rPr>
                <w:rFonts w:hint="eastAsia"/>
              </w:rPr>
              <w:t xml:space="preserve">        </w:t>
            </w:r>
            <w:r w:rsidRPr="00391C88">
              <w:t>Name</w:t>
            </w:r>
            <w:r>
              <w:rPr>
                <w:rFonts w:hint="eastAsia"/>
              </w:rPr>
              <w:t>:</w:t>
            </w:r>
            <w:r w:rsidR="00844D73">
              <w:rPr>
                <w:rFonts w:hint="eastAsia"/>
              </w:rPr>
              <w:t>网卡名</w:t>
            </w:r>
          </w:p>
          <w:p w:rsidR="00391C88" w:rsidRDefault="00391C88" w:rsidP="00845D4E">
            <w:pPr>
              <w:ind w:left="0" w:firstLineChars="150" w:firstLine="315"/>
            </w:pPr>
            <w:r>
              <w:rPr>
                <w:rFonts w:hint="eastAsia"/>
              </w:rPr>
              <w:t xml:space="preserve">        </w:t>
            </w:r>
            <w:r w:rsidRPr="00391C88">
              <w:t>RXBytes</w:t>
            </w:r>
            <w:r>
              <w:rPr>
                <w:rFonts w:hint="eastAsia"/>
              </w:rPr>
              <w:t>:</w:t>
            </w:r>
            <w:r w:rsidR="00844D73">
              <w:rPr>
                <w:rFonts w:hint="eastAsia"/>
              </w:rPr>
              <w:t>接收字节数</w:t>
            </w:r>
          </w:p>
          <w:p w:rsidR="00391C88" w:rsidRDefault="00391C88" w:rsidP="00845D4E">
            <w:pPr>
              <w:ind w:left="0" w:firstLineChars="150" w:firstLine="315"/>
            </w:pPr>
            <w:r>
              <w:rPr>
                <w:rFonts w:hint="eastAsia"/>
              </w:rPr>
              <w:t xml:space="preserve">        </w:t>
            </w:r>
            <w:r w:rsidRPr="00391C88">
              <w:t>RXPackets</w:t>
            </w:r>
            <w:r>
              <w:rPr>
                <w:rFonts w:hint="eastAsia"/>
              </w:rPr>
              <w:t>:</w:t>
            </w:r>
            <w:r w:rsidR="00844D73">
              <w:rPr>
                <w:rFonts w:hint="eastAsia"/>
              </w:rPr>
              <w:t>接收包数</w:t>
            </w:r>
          </w:p>
          <w:p w:rsidR="00391C88" w:rsidRDefault="00391C88" w:rsidP="00845D4E">
            <w:pPr>
              <w:ind w:left="0" w:firstLineChars="150" w:firstLine="315"/>
            </w:pPr>
            <w:r>
              <w:rPr>
                <w:rFonts w:hint="eastAsia"/>
              </w:rPr>
              <w:t xml:space="preserve">        </w:t>
            </w:r>
            <w:r w:rsidRPr="00391C88">
              <w:t>RXErrors</w:t>
            </w:r>
            <w:r>
              <w:rPr>
                <w:rFonts w:hint="eastAsia"/>
              </w:rPr>
              <w:t>:</w:t>
            </w:r>
            <w:r w:rsidR="00844D73">
              <w:rPr>
                <w:rFonts w:hint="eastAsia"/>
              </w:rPr>
              <w:t>接收错包数</w:t>
            </w:r>
          </w:p>
          <w:p w:rsidR="00391C88" w:rsidRDefault="00391C88" w:rsidP="00845D4E">
            <w:pPr>
              <w:ind w:left="0" w:firstLineChars="150" w:firstLine="315"/>
            </w:pPr>
            <w:r>
              <w:rPr>
                <w:rFonts w:hint="eastAsia"/>
              </w:rPr>
              <w:t xml:space="preserve">        </w:t>
            </w:r>
            <w:r w:rsidRPr="00391C88">
              <w:t>RXDrops</w:t>
            </w:r>
            <w:r>
              <w:rPr>
                <w:rFonts w:hint="eastAsia"/>
              </w:rPr>
              <w:t>:</w:t>
            </w:r>
            <w:r w:rsidR="00844D73">
              <w:rPr>
                <w:rFonts w:hint="eastAsia"/>
              </w:rPr>
              <w:t>接收丢包数</w:t>
            </w:r>
          </w:p>
          <w:p w:rsidR="00391C88" w:rsidRDefault="00391C88" w:rsidP="00845D4E">
            <w:pPr>
              <w:ind w:left="0" w:firstLineChars="150" w:firstLine="315"/>
            </w:pPr>
            <w:r>
              <w:rPr>
                <w:rFonts w:hint="eastAsia"/>
              </w:rPr>
              <w:t xml:space="preserve">        </w:t>
            </w:r>
            <w:r w:rsidRPr="00391C88">
              <w:t>TXBytes</w:t>
            </w:r>
            <w:r>
              <w:rPr>
                <w:rFonts w:hint="eastAsia"/>
              </w:rPr>
              <w:t>:</w:t>
            </w:r>
            <w:r w:rsidR="00844D73">
              <w:rPr>
                <w:rFonts w:hint="eastAsia"/>
              </w:rPr>
              <w:t xml:space="preserve"> </w:t>
            </w:r>
            <w:r w:rsidR="00844D73">
              <w:rPr>
                <w:rFonts w:hint="eastAsia"/>
              </w:rPr>
              <w:t>发送字节数</w:t>
            </w:r>
          </w:p>
          <w:p w:rsidR="00391C88" w:rsidRDefault="00391C88" w:rsidP="00845D4E">
            <w:pPr>
              <w:ind w:left="0" w:firstLineChars="150" w:firstLine="315"/>
            </w:pPr>
            <w:r>
              <w:rPr>
                <w:rFonts w:hint="eastAsia"/>
              </w:rPr>
              <w:t xml:space="preserve">        </w:t>
            </w:r>
            <w:r w:rsidRPr="00391C88">
              <w:t>TXPackets</w:t>
            </w:r>
            <w:r>
              <w:rPr>
                <w:rFonts w:hint="eastAsia"/>
              </w:rPr>
              <w:t>:</w:t>
            </w:r>
            <w:r w:rsidR="00844D73">
              <w:rPr>
                <w:rFonts w:hint="eastAsia"/>
              </w:rPr>
              <w:t xml:space="preserve"> </w:t>
            </w:r>
            <w:r w:rsidR="00844D73">
              <w:rPr>
                <w:rFonts w:hint="eastAsia"/>
              </w:rPr>
              <w:t>发送包数</w:t>
            </w:r>
          </w:p>
          <w:p w:rsidR="00391C88" w:rsidRDefault="00391C88" w:rsidP="00845D4E">
            <w:pPr>
              <w:ind w:left="0" w:firstLineChars="150" w:firstLine="315"/>
            </w:pPr>
            <w:r>
              <w:rPr>
                <w:rFonts w:hint="eastAsia"/>
              </w:rPr>
              <w:t xml:space="preserve">        </w:t>
            </w:r>
            <w:r w:rsidRPr="00391C88">
              <w:t>TXErrors</w:t>
            </w:r>
            <w:r>
              <w:rPr>
                <w:rFonts w:hint="eastAsia"/>
              </w:rPr>
              <w:t>:</w:t>
            </w:r>
            <w:r w:rsidR="00844D73">
              <w:rPr>
                <w:rFonts w:hint="eastAsia"/>
              </w:rPr>
              <w:t xml:space="preserve"> </w:t>
            </w:r>
            <w:r w:rsidR="00844D73">
              <w:rPr>
                <w:rFonts w:hint="eastAsia"/>
              </w:rPr>
              <w:t>发送错包数</w:t>
            </w:r>
          </w:p>
          <w:p w:rsidR="00391C88" w:rsidRDefault="00391C88" w:rsidP="00845D4E">
            <w:pPr>
              <w:ind w:left="0" w:firstLineChars="150" w:firstLine="315"/>
            </w:pPr>
            <w:r>
              <w:rPr>
                <w:rFonts w:hint="eastAsia"/>
              </w:rPr>
              <w:t xml:space="preserve">        </w:t>
            </w:r>
            <w:r w:rsidRPr="00391C88">
              <w:t>TXDrops</w:t>
            </w:r>
            <w:r>
              <w:rPr>
                <w:rFonts w:hint="eastAsia"/>
              </w:rPr>
              <w:t>:</w:t>
            </w:r>
            <w:r w:rsidR="00844D73">
              <w:rPr>
                <w:rFonts w:hint="eastAsia"/>
              </w:rPr>
              <w:t xml:space="preserve"> </w:t>
            </w:r>
            <w:r w:rsidR="00844D73">
              <w:rPr>
                <w:rFonts w:hint="eastAsia"/>
              </w:rPr>
              <w:t>发送丢包数</w:t>
            </w:r>
          </w:p>
          <w:p w:rsidR="004C7A43" w:rsidRDefault="00391C88">
            <w:pPr>
              <w:ind w:left="0"/>
            </w:pPr>
            <w:r>
              <w:rPr>
                <w:rFonts w:hint="eastAsia"/>
              </w:rPr>
              <w:t xml:space="preserve">        }</w:t>
            </w:r>
          </w:p>
          <w:p w:rsidR="00391C88" w:rsidRDefault="00391C88" w:rsidP="00845D4E">
            <w:pPr>
              <w:ind w:left="0" w:firstLineChars="150" w:firstLine="315"/>
            </w:pPr>
            <w:r>
              <w:rPr>
                <w:rFonts w:hint="eastAsia"/>
              </w:rPr>
              <w:t xml:space="preserve">    ]</w:t>
            </w:r>
          </w:p>
          <w:p w:rsidR="00391C88" w:rsidRDefault="00391C88" w:rsidP="00845D4E">
            <w:pPr>
              <w:ind w:left="0" w:firstLineChars="150" w:firstLine="315"/>
            </w:pPr>
            <w:r>
              <w:rPr>
                <w:rFonts w:hint="eastAsia"/>
              </w:rPr>
              <w:t xml:space="preserve">  }</w:t>
            </w:r>
          </w:p>
          <w:p w:rsidR="00391C88" w:rsidRDefault="00391C88" w:rsidP="00845D4E">
            <w:pPr>
              <w:ind w:left="0" w:firstLineChars="150" w:firstLine="315"/>
            </w:pPr>
            <w:r>
              <w:rPr>
                <w:rFonts w:hint="eastAsia"/>
              </w:rPr>
              <w:t xml:space="preserve">  </w:t>
            </w:r>
            <w:r w:rsidRPr="00391C88">
              <w:t>HostName</w:t>
            </w:r>
            <w:r>
              <w:rPr>
                <w:rFonts w:hint="eastAsia"/>
              </w:rPr>
              <w:t>:</w:t>
            </w:r>
            <w:r w:rsidR="00EB1ECE">
              <w:rPr>
                <w:rFonts w:hint="eastAsia"/>
              </w:rPr>
              <w:t>主机名</w:t>
            </w:r>
          </w:p>
          <w:p w:rsidR="00391C88" w:rsidRDefault="00391C88" w:rsidP="00845D4E">
            <w:pPr>
              <w:ind w:left="0" w:firstLineChars="150" w:firstLine="315"/>
            </w:pPr>
            <w:r>
              <w:rPr>
                <w:rFonts w:hint="eastAsia"/>
              </w:rPr>
              <w:t xml:space="preserve">  </w:t>
            </w:r>
            <w:r w:rsidRPr="00391C88">
              <w:t>Memory</w:t>
            </w:r>
            <w:r>
              <w:rPr>
                <w:rFonts w:hint="eastAsia"/>
              </w:rPr>
              <w:t>:</w:t>
            </w:r>
          </w:p>
          <w:p w:rsidR="00391C88" w:rsidRDefault="00391C88" w:rsidP="00845D4E">
            <w:pPr>
              <w:ind w:left="0" w:firstLineChars="150" w:firstLine="315"/>
            </w:pPr>
            <w:r>
              <w:rPr>
                <w:rFonts w:hint="eastAsia"/>
              </w:rPr>
              <w:t xml:space="preserve">  {</w:t>
            </w:r>
          </w:p>
          <w:p w:rsidR="00391C88" w:rsidRDefault="00391C88" w:rsidP="00845D4E">
            <w:pPr>
              <w:ind w:left="0" w:firstLineChars="150" w:firstLine="315"/>
            </w:pPr>
            <w:r>
              <w:rPr>
                <w:rFonts w:hint="eastAsia"/>
              </w:rPr>
              <w:t xml:space="preserve">    </w:t>
            </w:r>
            <w:r w:rsidRPr="00391C88">
              <w:t>Size</w:t>
            </w:r>
            <w:r>
              <w:rPr>
                <w:rFonts w:hint="eastAsia"/>
              </w:rPr>
              <w:t>:</w:t>
            </w:r>
            <w:r w:rsidR="00B57EC0">
              <w:rPr>
                <w:rFonts w:hint="eastAsia"/>
              </w:rPr>
              <w:t>总大小</w:t>
            </w:r>
          </w:p>
          <w:p w:rsidR="00391C88" w:rsidRDefault="00391C88" w:rsidP="00845D4E">
            <w:pPr>
              <w:ind w:left="0" w:firstLineChars="150" w:firstLine="315"/>
            </w:pPr>
            <w:r>
              <w:rPr>
                <w:rFonts w:hint="eastAsia"/>
              </w:rPr>
              <w:t xml:space="preserve">    </w:t>
            </w:r>
            <w:r w:rsidRPr="00391C88">
              <w:t>Free</w:t>
            </w:r>
            <w:r>
              <w:rPr>
                <w:rFonts w:hint="eastAsia"/>
              </w:rPr>
              <w:t>:</w:t>
            </w:r>
            <w:r w:rsidR="00B57EC0">
              <w:rPr>
                <w:rFonts w:hint="eastAsia"/>
              </w:rPr>
              <w:t>空闲大小</w:t>
            </w:r>
          </w:p>
          <w:p w:rsidR="00391C88" w:rsidRDefault="00391C88" w:rsidP="00845D4E">
            <w:pPr>
              <w:ind w:left="0" w:firstLineChars="150" w:firstLine="315"/>
            </w:pPr>
            <w:r>
              <w:rPr>
                <w:rFonts w:hint="eastAsia"/>
              </w:rPr>
              <w:t xml:space="preserve">    </w:t>
            </w:r>
            <w:r w:rsidRPr="00391C88">
              <w:t>Used</w:t>
            </w:r>
            <w:r>
              <w:rPr>
                <w:rFonts w:hint="eastAsia"/>
              </w:rPr>
              <w:t>:</w:t>
            </w:r>
            <w:r w:rsidR="00B57EC0">
              <w:rPr>
                <w:rFonts w:hint="eastAsia"/>
              </w:rPr>
              <w:t>使用大小</w:t>
            </w:r>
          </w:p>
          <w:p w:rsidR="00391C88" w:rsidRDefault="00391C88" w:rsidP="00845D4E">
            <w:pPr>
              <w:ind w:left="0" w:firstLineChars="150" w:firstLine="315"/>
            </w:pPr>
            <w:r>
              <w:rPr>
                <w:rFonts w:hint="eastAsia"/>
              </w:rPr>
              <w:t xml:space="preserve">  }</w:t>
            </w:r>
          </w:p>
          <w:p w:rsidR="00391C88" w:rsidRDefault="00391C88" w:rsidP="00845D4E">
            <w:pPr>
              <w:ind w:left="0" w:firstLineChars="150" w:firstLine="315"/>
            </w:pPr>
            <w:r>
              <w:rPr>
                <w:rFonts w:hint="eastAsia"/>
              </w:rPr>
              <w:t xml:space="preserve">  </w:t>
            </w:r>
            <w:r w:rsidRPr="00391C88">
              <w:t>Disk</w:t>
            </w:r>
            <w:r>
              <w:rPr>
                <w:rFonts w:hint="eastAsia"/>
              </w:rPr>
              <w:t>:</w:t>
            </w:r>
          </w:p>
          <w:p w:rsidR="00391C88" w:rsidRDefault="00391C88" w:rsidP="00845D4E">
            <w:pPr>
              <w:ind w:left="0" w:firstLineChars="150" w:firstLine="315"/>
            </w:pPr>
            <w:r>
              <w:rPr>
                <w:rFonts w:hint="eastAsia"/>
              </w:rPr>
              <w:t xml:space="preserve">  [</w:t>
            </w:r>
          </w:p>
          <w:p w:rsidR="004C7A43" w:rsidRDefault="00391C88">
            <w:pPr>
              <w:ind w:left="0" w:firstLineChars="350" w:firstLine="735"/>
            </w:pPr>
            <w:r>
              <w:rPr>
                <w:rFonts w:hint="eastAsia"/>
              </w:rPr>
              <w:t>{</w:t>
            </w:r>
          </w:p>
          <w:p w:rsidR="004C7A43" w:rsidRDefault="00391C88">
            <w:pPr>
              <w:ind w:left="0" w:firstLineChars="350" w:firstLine="735"/>
            </w:pPr>
            <w:r>
              <w:rPr>
                <w:rFonts w:hint="eastAsia"/>
              </w:rPr>
              <w:t xml:space="preserve">  </w:t>
            </w:r>
            <w:r w:rsidRPr="00391C88">
              <w:t>Name</w:t>
            </w:r>
            <w:r>
              <w:rPr>
                <w:rFonts w:hint="eastAsia"/>
              </w:rPr>
              <w:t>:</w:t>
            </w:r>
            <w:r w:rsidR="00B57EC0">
              <w:rPr>
                <w:rFonts w:hint="eastAsia"/>
              </w:rPr>
              <w:t>磁盘路径</w:t>
            </w:r>
          </w:p>
          <w:p w:rsidR="004C7A43" w:rsidRDefault="00391C88">
            <w:pPr>
              <w:ind w:left="0" w:firstLineChars="350" w:firstLine="735"/>
            </w:pPr>
            <w:r>
              <w:rPr>
                <w:rFonts w:hint="eastAsia"/>
              </w:rPr>
              <w:t xml:space="preserve">  </w:t>
            </w:r>
            <w:r w:rsidRPr="00391C88">
              <w:t>Mount</w:t>
            </w:r>
            <w:r>
              <w:rPr>
                <w:rFonts w:hint="eastAsia"/>
              </w:rPr>
              <w:t>:</w:t>
            </w:r>
            <w:r w:rsidR="00B57EC0">
              <w:rPr>
                <w:rFonts w:hint="eastAsia"/>
              </w:rPr>
              <w:t>mount</w:t>
            </w:r>
            <w:r w:rsidR="00B57EC0">
              <w:rPr>
                <w:rFonts w:hint="eastAsia"/>
              </w:rPr>
              <w:t>路径</w:t>
            </w:r>
          </w:p>
          <w:p w:rsidR="004C7A43" w:rsidRDefault="00391C88">
            <w:pPr>
              <w:ind w:left="0" w:firstLineChars="350" w:firstLine="735"/>
            </w:pPr>
            <w:r>
              <w:rPr>
                <w:rFonts w:hint="eastAsia"/>
              </w:rPr>
              <w:t xml:space="preserve">  </w:t>
            </w:r>
            <w:r w:rsidRPr="00391C88">
              <w:t>Size</w:t>
            </w:r>
            <w:r>
              <w:rPr>
                <w:rFonts w:hint="eastAsia"/>
              </w:rPr>
              <w:t>:</w:t>
            </w:r>
            <w:r w:rsidR="00B57EC0">
              <w:rPr>
                <w:rFonts w:hint="eastAsia"/>
              </w:rPr>
              <w:t>总大小</w:t>
            </w:r>
          </w:p>
          <w:p w:rsidR="004C7A43" w:rsidRDefault="00391C88">
            <w:pPr>
              <w:ind w:left="0" w:firstLineChars="350" w:firstLine="735"/>
            </w:pPr>
            <w:r>
              <w:rPr>
                <w:rFonts w:hint="eastAsia"/>
              </w:rPr>
              <w:t xml:space="preserve">  </w:t>
            </w:r>
            <w:r w:rsidRPr="00391C88">
              <w:t>Free</w:t>
            </w:r>
            <w:r>
              <w:rPr>
                <w:rFonts w:hint="eastAsia"/>
              </w:rPr>
              <w:t>:</w:t>
            </w:r>
            <w:r w:rsidR="00B57EC0">
              <w:rPr>
                <w:rFonts w:hint="eastAsia"/>
              </w:rPr>
              <w:t>空闲大小</w:t>
            </w:r>
          </w:p>
          <w:p w:rsidR="004C7A43" w:rsidRDefault="00391C88">
            <w:pPr>
              <w:ind w:left="0" w:firstLineChars="350" w:firstLine="735"/>
            </w:pPr>
            <w:r>
              <w:rPr>
                <w:rFonts w:hint="eastAsia"/>
              </w:rPr>
              <w:t>}</w:t>
            </w:r>
          </w:p>
          <w:p w:rsidR="004C7A43" w:rsidRDefault="00391C88">
            <w:r>
              <w:rPr>
                <w:rFonts w:hint="eastAsia"/>
              </w:rPr>
              <w:t xml:space="preserve">  ]</w:t>
            </w:r>
          </w:p>
          <w:p w:rsidR="00391C88" w:rsidRDefault="00BA62F5" w:rsidP="00845D4E">
            <w:pPr>
              <w:ind w:left="0" w:firstLineChars="150" w:firstLine="315"/>
            </w:pPr>
            <w:r>
              <w:rPr>
                <w:rFonts w:hint="eastAsia"/>
              </w:rPr>
              <w:t xml:space="preserve"> }</w:t>
            </w:r>
          </w:p>
          <w:p w:rsidR="00391C88" w:rsidRDefault="00391C88" w:rsidP="00845D4E">
            <w:pPr>
              <w:ind w:left="0" w:firstLineChars="150" w:firstLine="315"/>
            </w:pPr>
            <w:r>
              <w:rPr>
                <w:rFonts w:hint="eastAsia"/>
              </w:rPr>
              <w:t>]</w:t>
            </w:r>
          </w:p>
          <w:p w:rsidR="00832323" w:rsidRDefault="00832323" w:rsidP="00845D4E">
            <w:pPr>
              <w:ind w:left="0"/>
            </w:pPr>
            <w:r w:rsidRPr="002A658F">
              <w:t>}</w:t>
            </w:r>
          </w:p>
        </w:tc>
        <w:tc>
          <w:tcPr>
            <w:tcW w:w="3544" w:type="dxa"/>
          </w:tcPr>
          <w:p w:rsidR="00832323" w:rsidRDefault="00832323" w:rsidP="00845D4E">
            <w:pPr>
              <w:ind w:left="0"/>
            </w:pPr>
            <w:r w:rsidRPr="00BA68AC">
              <w:lastRenderedPageBreak/>
              <w:t xml:space="preserve">{ </w:t>
            </w:r>
          </w:p>
          <w:p w:rsidR="00832323" w:rsidRDefault="00832323" w:rsidP="00845D4E">
            <w:pPr>
              <w:ind w:left="0"/>
            </w:pPr>
            <w:r w:rsidRPr="00BA68AC">
              <w:t>"</w:t>
            </w:r>
            <w:r>
              <w:t>errno</w:t>
            </w:r>
            <w:r w:rsidRPr="00BA68AC">
              <w:t>"</w:t>
            </w:r>
            <w:r>
              <w:t xml:space="preserve">: </w:t>
            </w:r>
            <w:r w:rsidRPr="00BA68AC">
              <w:t xml:space="preserve">0 </w:t>
            </w:r>
          </w:p>
          <w:p w:rsidR="00832323" w:rsidRDefault="00832323" w:rsidP="00845D4E">
            <w:pPr>
              <w:ind w:left="0"/>
            </w:pPr>
          </w:p>
          <w:p w:rsidR="00832323" w:rsidRDefault="00832323" w:rsidP="00845D4E">
            <w:pPr>
              <w:ind w:left="0"/>
            </w:pPr>
            <w:r w:rsidRPr="00BA68AC">
              <w:t>}</w:t>
            </w:r>
          </w:p>
          <w:p w:rsidR="00BA62F5" w:rsidRDefault="00BA62F5" w:rsidP="00845D4E">
            <w:pPr>
              <w:ind w:left="0"/>
            </w:pPr>
            <w:r w:rsidRPr="00BA62F5">
              <w:t xml:space="preserve">{ </w:t>
            </w:r>
          </w:p>
          <w:p w:rsidR="004C7A43" w:rsidRDefault="00BA62F5">
            <w:pPr>
              <w:ind w:left="0" w:firstLineChars="100" w:firstLine="210"/>
            </w:pPr>
            <w:r w:rsidRPr="00BA62F5">
              <w:t xml:space="preserve">"HostInfo": </w:t>
            </w:r>
          </w:p>
          <w:p w:rsidR="004C7A43" w:rsidRDefault="00BA62F5">
            <w:pPr>
              <w:ind w:left="0" w:firstLineChars="100" w:firstLine="210"/>
            </w:pPr>
            <w:r w:rsidRPr="00BA62F5">
              <w:t xml:space="preserve">[ </w:t>
            </w:r>
          </w:p>
          <w:p w:rsidR="004C7A43" w:rsidRDefault="00BA62F5">
            <w:pPr>
              <w:ind w:left="0" w:firstLineChars="200" w:firstLine="420"/>
            </w:pPr>
            <w:r w:rsidRPr="00BA62F5">
              <w:t xml:space="preserve">{ </w:t>
            </w:r>
          </w:p>
          <w:p w:rsidR="004C7A43" w:rsidRDefault="00BA62F5">
            <w:pPr>
              <w:ind w:left="0" w:firstLineChars="300" w:firstLine="630"/>
            </w:pPr>
            <w:r w:rsidRPr="00BA62F5">
              <w:t xml:space="preserve">"CPU": </w:t>
            </w:r>
          </w:p>
          <w:p w:rsidR="004C7A43" w:rsidRDefault="00BA62F5">
            <w:pPr>
              <w:ind w:left="0" w:firstLineChars="300" w:firstLine="630"/>
            </w:pPr>
            <w:r w:rsidRPr="00BA62F5">
              <w:t xml:space="preserve">{ </w:t>
            </w:r>
          </w:p>
          <w:p w:rsidR="004C7A43" w:rsidRDefault="00BA62F5">
            <w:pPr>
              <w:ind w:left="0" w:firstLineChars="400" w:firstLine="840"/>
            </w:pPr>
            <w:r w:rsidRPr="00BA62F5">
              <w:lastRenderedPageBreak/>
              <w:t xml:space="preserve">"Sys": { "Megabit": 15, "Unit": 308550 }, </w:t>
            </w:r>
          </w:p>
          <w:p w:rsidR="004C7A43" w:rsidRDefault="00BA62F5">
            <w:pPr>
              <w:ind w:left="0" w:firstLineChars="400" w:firstLine="840"/>
            </w:pPr>
            <w:r w:rsidRPr="00BA62F5">
              <w:t>"Idle": { "Megabit": 9075, "Unit": 931030 },</w:t>
            </w:r>
          </w:p>
          <w:p w:rsidR="004C7A43" w:rsidRDefault="00BA62F5">
            <w:pPr>
              <w:ind w:left="0" w:firstLineChars="400" w:firstLine="840"/>
            </w:pPr>
            <w:r w:rsidRPr="00BA62F5">
              <w:t xml:space="preserve">"Other": { "Megabit": 66, "Unit": 384664 }, </w:t>
            </w:r>
          </w:p>
          <w:p w:rsidR="004C7A43" w:rsidRDefault="00BA62F5">
            <w:pPr>
              <w:ind w:left="0" w:firstLineChars="400" w:firstLine="840"/>
            </w:pPr>
            <w:r w:rsidRPr="00BA62F5">
              <w:t xml:space="preserve">"User": { "Megabit": 42, "Unit": 476078 } </w:t>
            </w:r>
          </w:p>
          <w:p w:rsidR="004C7A43" w:rsidRDefault="00BA62F5">
            <w:pPr>
              <w:ind w:left="0" w:firstLineChars="300" w:firstLine="630"/>
            </w:pPr>
            <w:r w:rsidRPr="00BA62F5">
              <w:t xml:space="preserve">}, </w:t>
            </w:r>
          </w:p>
          <w:p w:rsidR="004C7A43" w:rsidRDefault="00BA62F5">
            <w:pPr>
              <w:ind w:left="0" w:firstLineChars="300" w:firstLine="630"/>
            </w:pPr>
            <w:r w:rsidRPr="00BA62F5">
              <w:t xml:space="preserve">"Net": </w:t>
            </w:r>
          </w:p>
          <w:p w:rsidR="004C7A43" w:rsidRDefault="00BA62F5">
            <w:pPr>
              <w:ind w:left="0" w:firstLineChars="300" w:firstLine="630"/>
            </w:pPr>
            <w:r w:rsidRPr="00BA62F5">
              <w:t xml:space="preserve">{ </w:t>
            </w:r>
          </w:p>
          <w:p w:rsidR="004C7A43" w:rsidRDefault="00BA62F5">
            <w:pPr>
              <w:ind w:left="0" w:firstLineChars="400" w:firstLine="840"/>
            </w:pPr>
            <w:r w:rsidRPr="00BA62F5">
              <w:t xml:space="preserve">"CalendarTime": 1425101760, </w:t>
            </w:r>
          </w:p>
          <w:p w:rsidR="004C7A43" w:rsidRDefault="00BA62F5">
            <w:pPr>
              <w:ind w:left="0" w:firstLineChars="400" w:firstLine="840"/>
            </w:pPr>
            <w:r w:rsidRPr="00BA62F5">
              <w:t xml:space="preserve">"Net": </w:t>
            </w:r>
          </w:p>
          <w:p w:rsidR="004C7A43" w:rsidRDefault="00BA62F5">
            <w:pPr>
              <w:ind w:left="0" w:firstLineChars="400" w:firstLine="840"/>
            </w:pPr>
            <w:r w:rsidRPr="00BA62F5">
              <w:t xml:space="preserve">[ </w:t>
            </w:r>
          </w:p>
          <w:p w:rsidR="004C7A43" w:rsidRDefault="00BA62F5">
            <w:pPr>
              <w:ind w:left="0" w:firstLineChars="500" w:firstLine="1050"/>
            </w:pPr>
            <w:r w:rsidRPr="00BA62F5">
              <w:t xml:space="preserve">{ </w:t>
            </w:r>
          </w:p>
          <w:p w:rsidR="004C7A43" w:rsidRDefault="00BA62F5">
            <w:pPr>
              <w:ind w:left="0" w:firstLineChars="600" w:firstLine="1260"/>
            </w:pPr>
            <w:r w:rsidRPr="00BA62F5">
              <w:t xml:space="preserve">"Name": "lo", </w:t>
            </w:r>
          </w:p>
          <w:p w:rsidR="004C7A43" w:rsidRDefault="00BA62F5">
            <w:pPr>
              <w:ind w:left="0" w:firstLineChars="600" w:firstLine="1260"/>
            </w:pPr>
            <w:r w:rsidRPr="00BA62F5">
              <w:t xml:space="preserve">"RXBytes": { "Megabit": 5335, "Unit": 117938 }, </w:t>
            </w:r>
          </w:p>
          <w:p w:rsidR="004C7A43" w:rsidRDefault="00BA62F5">
            <w:pPr>
              <w:ind w:left="0" w:firstLineChars="600" w:firstLine="1260"/>
            </w:pPr>
            <w:r w:rsidRPr="00BA62F5">
              <w:t xml:space="preserve">"RXPackets": { "Megabit": 43, "Unit": 901867 }, </w:t>
            </w:r>
          </w:p>
          <w:p w:rsidR="004C7A43" w:rsidRDefault="00BA62F5">
            <w:pPr>
              <w:ind w:left="0" w:firstLineChars="600" w:firstLine="1260"/>
            </w:pPr>
            <w:r w:rsidRPr="00BA62F5">
              <w:t xml:space="preserve">"RXErrors": { "Megabit": 0, "Unit": 0 }, </w:t>
            </w:r>
          </w:p>
          <w:p w:rsidR="004C7A43" w:rsidRDefault="00BA62F5">
            <w:pPr>
              <w:ind w:left="0" w:firstLineChars="600" w:firstLine="1260"/>
            </w:pPr>
            <w:r w:rsidRPr="00BA62F5">
              <w:t xml:space="preserve">"RXDrops": { "Megabit": 0, "Unit": 0 }, </w:t>
            </w:r>
          </w:p>
          <w:p w:rsidR="004C7A43" w:rsidRDefault="00BA62F5">
            <w:pPr>
              <w:ind w:left="0" w:firstLineChars="600" w:firstLine="1260"/>
            </w:pPr>
            <w:r w:rsidRPr="00BA62F5">
              <w:t xml:space="preserve">"TXBytes": { "Megabit": 5335, "Unit": 117938 }, </w:t>
            </w:r>
          </w:p>
          <w:p w:rsidR="004C7A43" w:rsidRDefault="00BA62F5">
            <w:pPr>
              <w:ind w:left="0" w:firstLineChars="600" w:firstLine="1260"/>
            </w:pPr>
            <w:r w:rsidRPr="00BA62F5">
              <w:t xml:space="preserve">"TXPackets": { "Megabit": 43, "Unit": 901867 }, </w:t>
            </w:r>
          </w:p>
          <w:p w:rsidR="004C7A43" w:rsidRDefault="00BA62F5">
            <w:pPr>
              <w:ind w:left="0" w:firstLineChars="600" w:firstLine="1260"/>
            </w:pPr>
            <w:r w:rsidRPr="00BA62F5">
              <w:t xml:space="preserve">"TXErrors": { "Megabit": 0, "Unit": 0 }, </w:t>
            </w:r>
          </w:p>
          <w:p w:rsidR="004C7A43" w:rsidRDefault="00BA62F5">
            <w:pPr>
              <w:ind w:left="0" w:firstLineChars="600" w:firstLine="1260"/>
            </w:pPr>
            <w:r w:rsidRPr="00BA62F5">
              <w:t xml:space="preserve">"TXDrops": { "Megabit": 0, "Unit": 0 } </w:t>
            </w:r>
          </w:p>
          <w:p w:rsidR="004C7A43" w:rsidRDefault="00BA62F5">
            <w:pPr>
              <w:ind w:left="0" w:firstLineChars="450" w:firstLine="945"/>
            </w:pPr>
            <w:r w:rsidRPr="00BA62F5">
              <w:t xml:space="preserve">} </w:t>
            </w:r>
          </w:p>
          <w:p w:rsidR="004C7A43" w:rsidRDefault="00BA62F5">
            <w:pPr>
              <w:ind w:leftChars="170" w:firstLineChars="200" w:firstLine="420"/>
            </w:pPr>
            <w:r>
              <w:rPr>
                <w:rFonts w:hint="eastAsia"/>
              </w:rPr>
              <w:t>]</w:t>
            </w:r>
            <w:r w:rsidRPr="00BA62F5">
              <w:t xml:space="preserve"> </w:t>
            </w:r>
          </w:p>
          <w:p w:rsidR="004C7A43" w:rsidRDefault="00BA62F5">
            <w:pPr>
              <w:ind w:left="0" w:firstLineChars="300" w:firstLine="630"/>
            </w:pPr>
            <w:r w:rsidRPr="00BA62F5">
              <w:t xml:space="preserve">}, </w:t>
            </w:r>
          </w:p>
          <w:p w:rsidR="004C7A43" w:rsidRDefault="00BA62F5">
            <w:pPr>
              <w:ind w:left="0" w:firstLineChars="300" w:firstLine="630"/>
            </w:pPr>
            <w:r w:rsidRPr="00BA62F5">
              <w:t xml:space="preserve">"HostName": "suse-lyb", </w:t>
            </w:r>
          </w:p>
          <w:p w:rsidR="004C7A43" w:rsidRDefault="00BA62F5">
            <w:pPr>
              <w:ind w:left="0" w:firstLineChars="300" w:firstLine="630"/>
            </w:pPr>
            <w:r w:rsidRPr="00BA62F5">
              <w:t xml:space="preserve">"Memory": </w:t>
            </w:r>
          </w:p>
          <w:p w:rsidR="004C7A43" w:rsidRDefault="00BA62F5">
            <w:pPr>
              <w:ind w:left="0" w:firstLineChars="300" w:firstLine="630"/>
            </w:pPr>
            <w:r w:rsidRPr="00BA62F5">
              <w:t xml:space="preserve">{ </w:t>
            </w:r>
          </w:p>
          <w:p w:rsidR="004C7A43" w:rsidRDefault="00BA62F5">
            <w:pPr>
              <w:ind w:left="0" w:firstLineChars="400" w:firstLine="840"/>
            </w:pPr>
            <w:r w:rsidRPr="00BA62F5">
              <w:t xml:space="preserve">"Size": 1878, </w:t>
            </w:r>
          </w:p>
          <w:p w:rsidR="004C7A43" w:rsidRDefault="00BA62F5">
            <w:pPr>
              <w:ind w:left="0" w:firstLineChars="400" w:firstLine="840"/>
            </w:pPr>
            <w:r w:rsidRPr="00BA62F5">
              <w:t xml:space="preserve">"Free": 114, </w:t>
            </w:r>
          </w:p>
          <w:p w:rsidR="004C7A43" w:rsidRDefault="00BA62F5">
            <w:pPr>
              <w:ind w:left="0" w:firstLineChars="400" w:firstLine="840"/>
            </w:pPr>
            <w:r w:rsidRPr="00BA62F5">
              <w:t xml:space="preserve">"Used": 1764 </w:t>
            </w:r>
          </w:p>
          <w:p w:rsidR="004C7A43" w:rsidRDefault="00BA62F5">
            <w:pPr>
              <w:ind w:left="0" w:firstLineChars="300" w:firstLine="630"/>
            </w:pPr>
            <w:r w:rsidRPr="00BA62F5">
              <w:t xml:space="preserve">}, </w:t>
            </w:r>
          </w:p>
          <w:p w:rsidR="004C7A43" w:rsidRDefault="00BA62F5">
            <w:pPr>
              <w:ind w:left="0" w:firstLineChars="300" w:firstLine="630"/>
            </w:pPr>
            <w:r w:rsidRPr="00BA62F5">
              <w:t xml:space="preserve">"Disk": </w:t>
            </w:r>
          </w:p>
          <w:p w:rsidR="004C7A43" w:rsidRDefault="00BA62F5">
            <w:pPr>
              <w:ind w:left="0" w:firstLineChars="300" w:firstLine="630"/>
            </w:pPr>
            <w:r w:rsidRPr="00BA62F5">
              <w:lastRenderedPageBreak/>
              <w:t xml:space="preserve">[ </w:t>
            </w:r>
          </w:p>
          <w:p w:rsidR="004C7A43" w:rsidRDefault="00BA62F5">
            <w:pPr>
              <w:ind w:left="0" w:firstLineChars="300" w:firstLine="630"/>
            </w:pPr>
            <w:r w:rsidRPr="00BA62F5">
              <w:t xml:space="preserve">{ </w:t>
            </w:r>
          </w:p>
          <w:p w:rsidR="004C7A43" w:rsidRDefault="00BA62F5">
            <w:pPr>
              <w:ind w:left="0" w:firstLineChars="300" w:firstLine="630"/>
            </w:pPr>
            <w:r w:rsidRPr="00BA62F5">
              <w:t xml:space="preserve">"Name": "/dev/mapper/vgdata-lvdata1", </w:t>
            </w:r>
          </w:p>
          <w:p w:rsidR="004C7A43" w:rsidRDefault="00BA62F5">
            <w:pPr>
              <w:ind w:left="0" w:firstLineChars="300" w:firstLine="630"/>
            </w:pPr>
            <w:r w:rsidRPr="00BA62F5">
              <w:t xml:space="preserve">"Mount": "/home/mount", </w:t>
            </w:r>
          </w:p>
          <w:p w:rsidR="004C7A43" w:rsidRDefault="00BA62F5">
            <w:pPr>
              <w:ind w:left="0" w:firstLineChars="300" w:firstLine="630"/>
            </w:pPr>
            <w:r w:rsidRPr="00BA62F5">
              <w:t xml:space="preserve">"Size": 50388, </w:t>
            </w:r>
          </w:p>
          <w:p w:rsidR="004C7A43" w:rsidRDefault="00BA62F5">
            <w:pPr>
              <w:ind w:left="0" w:firstLineChars="300" w:firstLine="630"/>
            </w:pPr>
            <w:r w:rsidRPr="00BA62F5">
              <w:t xml:space="preserve">"Free": 13547 </w:t>
            </w:r>
          </w:p>
          <w:p w:rsidR="004C7A43" w:rsidRDefault="00BA62F5">
            <w:pPr>
              <w:ind w:left="0" w:firstLineChars="300" w:firstLine="630"/>
            </w:pPr>
            <w:r w:rsidRPr="00BA62F5">
              <w:t>}</w:t>
            </w:r>
          </w:p>
          <w:p w:rsidR="004C7A43" w:rsidRDefault="00BA62F5">
            <w:pPr>
              <w:ind w:left="0" w:firstLineChars="300" w:firstLine="630"/>
            </w:pPr>
            <w:r w:rsidRPr="00BA62F5">
              <w:t>]</w:t>
            </w:r>
          </w:p>
          <w:p w:rsidR="00BA62F5" w:rsidRDefault="00BA62F5" w:rsidP="00BA62F5">
            <w:pPr>
              <w:ind w:left="0"/>
            </w:pPr>
            <w:r w:rsidRPr="00BA62F5">
              <w:t xml:space="preserve"> </w:t>
            </w:r>
            <w:r>
              <w:rPr>
                <w:rFonts w:hint="eastAsia"/>
              </w:rPr>
              <w:t xml:space="preserve">   </w:t>
            </w:r>
            <w:r w:rsidRPr="00BA62F5">
              <w:t xml:space="preserve">} </w:t>
            </w:r>
          </w:p>
          <w:p w:rsidR="004C7A43" w:rsidRDefault="00BA62F5">
            <w:pPr>
              <w:ind w:left="0" w:firstLineChars="100" w:firstLine="210"/>
            </w:pPr>
            <w:r>
              <w:rPr>
                <w:rFonts w:hint="eastAsia"/>
              </w:rPr>
              <w:t>]</w:t>
            </w:r>
            <w:r w:rsidRPr="00BA62F5">
              <w:t xml:space="preserve"> </w:t>
            </w:r>
          </w:p>
          <w:p w:rsidR="008149FF" w:rsidRDefault="00BA62F5">
            <w:pPr>
              <w:ind w:left="0"/>
            </w:pPr>
            <w:r w:rsidRPr="00BA62F5">
              <w:t>}</w:t>
            </w:r>
          </w:p>
        </w:tc>
      </w:tr>
      <w:tr w:rsidR="00832323" w:rsidTr="00845D4E">
        <w:trPr>
          <w:trHeight w:val="322"/>
        </w:trPr>
        <w:tc>
          <w:tcPr>
            <w:tcW w:w="1418" w:type="dxa"/>
          </w:tcPr>
          <w:p w:rsidR="00832323" w:rsidRDefault="00832323" w:rsidP="00845D4E">
            <w:pPr>
              <w:ind w:left="0"/>
            </w:pPr>
            <w:r>
              <w:rPr>
                <w:rFonts w:hint="eastAsia"/>
              </w:rPr>
              <w:lastRenderedPageBreak/>
              <w:t>说明</w:t>
            </w:r>
          </w:p>
        </w:tc>
        <w:tc>
          <w:tcPr>
            <w:tcW w:w="3827" w:type="dxa"/>
          </w:tcPr>
          <w:p w:rsidR="00832323" w:rsidRDefault="00832323" w:rsidP="00845D4E">
            <w:pPr>
              <w:ind w:left="0"/>
            </w:pPr>
          </w:p>
        </w:tc>
        <w:tc>
          <w:tcPr>
            <w:tcW w:w="3544" w:type="dxa"/>
          </w:tcPr>
          <w:p w:rsidR="00832323" w:rsidRPr="00BA68AC" w:rsidRDefault="00832323" w:rsidP="00845D4E">
            <w:pPr>
              <w:ind w:left="0"/>
            </w:pPr>
          </w:p>
        </w:tc>
      </w:tr>
    </w:tbl>
    <w:p w:rsidR="004C7A43" w:rsidRDefault="00DD1B1A" w:rsidP="00E47916">
      <w:pPr>
        <w:pStyle w:val="Heading4"/>
      </w:pPr>
      <w:r>
        <w:rPr>
          <w:rFonts w:hint="eastAsia"/>
        </w:rPr>
        <w:t>获取日志</w:t>
      </w:r>
      <w:r w:rsidR="00AB1518">
        <w:rPr>
          <w:rFonts w:hint="eastAsia"/>
        </w:rPr>
        <w:t>命令</w:t>
      </w:r>
    </w:p>
    <w:tbl>
      <w:tblPr>
        <w:tblStyle w:val="TableGrid"/>
        <w:tblW w:w="8789" w:type="dxa"/>
        <w:tblInd w:w="-34" w:type="dxa"/>
        <w:tblLayout w:type="fixed"/>
        <w:tblLook w:val="04A0"/>
      </w:tblPr>
      <w:tblGrid>
        <w:gridCol w:w="1418"/>
        <w:gridCol w:w="3827"/>
        <w:gridCol w:w="3544"/>
      </w:tblGrid>
      <w:tr w:rsidR="00AB1518" w:rsidTr="00845D4E">
        <w:tc>
          <w:tcPr>
            <w:tcW w:w="1418" w:type="dxa"/>
            <w:shd w:val="clear" w:color="auto" w:fill="DDD9C3" w:themeFill="background2" w:themeFillShade="E6"/>
          </w:tcPr>
          <w:p w:rsidR="00AB1518" w:rsidRDefault="00AB1518" w:rsidP="00845D4E">
            <w:pPr>
              <w:ind w:left="0"/>
            </w:pPr>
          </w:p>
        </w:tc>
        <w:tc>
          <w:tcPr>
            <w:tcW w:w="3827" w:type="dxa"/>
            <w:shd w:val="clear" w:color="auto" w:fill="DDD9C3" w:themeFill="background2" w:themeFillShade="E6"/>
          </w:tcPr>
          <w:p w:rsidR="00AB1518" w:rsidRDefault="00AB1518" w:rsidP="00845D4E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544" w:type="dxa"/>
            <w:shd w:val="clear" w:color="auto" w:fill="DDD9C3" w:themeFill="background2" w:themeFillShade="E6"/>
          </w:tcPr>
          <w:p w:rsidR="00AB1518" w:rsidRDefault="00AB1518" w:rsidP="00845D4E">
            <w:pPr>
              <w:ind w:left="0"/>
            </w:pPr>
            <w:r>
              <w:rPr>
                <w:rFonts w:hint="eastAsia"/>
              </w:rPr>
              <w:t>举例</w:t>
            </w:r>
          </w:p>
        </w:tc>
      </w:tr>
      <w:tr w:rsidR="00AB1518" w:rsidTr="00845D4E">
        <w:tc>
          <w:tcPr>
            <w:tcW w:w="1418" w:type="dxa"/>
          </w:tcPr>
          <w:p w:rsidR="00AB1518" w:rsidRDefault="00AB1518" w:rsidP="00845D4E">
            <w:pPr>
              <w:ind w:left="0"/>
            </w:pPr>
            <w:r>
              <w:rPr>
                <w:rFonts w:hint="eastAsia"/>
              </w:rPr>
              <w:t>请求头</w:t>
            </w:r>
          </w:p>
        </w:tc>
        <w:tc>
          <w:tcPr>
            <w:tcW w:w="3827" w:type="dxa"/>
          </w:tcPr>
          <w:p w:rsidR="00AB1518" w:rsidRDefault="00AB1518" w:rsidP="00845D4E">
            <w:pPr>
              <w:ind w:left="0"/>
            </w:pPr>
            <w:r>
              <w:rPr>
                <w:rFonts w:hint="eastAsia"/>
              </w:rPr>
              <w:t>同通用请求头</w:t>
            </w:r>
          </w:p>
        </w:tc>
        <w:tc>
          <w:tcPr>
            <w:tcW w:w="3544" w:type="dxa"/>
          </w:tcPr>
          <w:p w:rsidR="00AB1518" w:rsidRDefault="00AB1518" w:rsidP="00845D4E">
            <w:pPr>
              <w:ind w:left="0"/>
            </w:pPr>
          </w:p>
        </w:tc>
      </w:tr>
      <w:tr w:rsidR="00AB1518" w:rsidTr="00845D4E">
        <w:tc>
          <w:tcPr>
            <w:tcW w:w="1418" w:type="dxa"/>
          </w:tcPr>
          <w:p w:rsidR="00AB1518" w:rsidRDefault="00AB1518" w:rsidP="00845D4E">
            <w:pPr>
              <w:ind w:left="0"/>
            </w:pPr>
            <w:r>
              <w:rPr>
                <w:rFonts w:hint="eastAsia"/>
              </w:rPr>
              <w:t>请求内容</w:t>
            </w:r>
          </w:p>
        </w:tc>
        <w:tc>
          <w:tcPr>
            <w:tcW w:w="3827" w:type="dxa"/>
          </w:tcPr>
          <w:p w:rsidR="00AB1518" w:rsidRDefault="00AB1518" w:rsidP="00845D4E">
            <w:pPr>
              <w:ind w:left="0"/>
            </w:pPr>
            <w:r>
              <w:t>cmd</w:t>
            </w:r>
            <w:r w:rsidR="00F24754">
              <w:rPr>
                <w:rFonts w:hint="eastAsia"/>
              </w:rPr>
              <w:t>: get log</w:t>
            </w:r>
          </w:p>
          <w:p w:rsidR="00AB1518" w:rsidRDefault="00D9527C" w:rsidP="00845D4E">
            <w:pPr>
              <w:ind w:left="0"/>
            </w:pPr>
            <w:r>
              <w:rPr>
                <w:rFonts w:hint="eastAsia"/>
              </w:rPr>
              <w:t xml:space="preserve">name: </w:t>
            </w:r>
            <w:r>
              <w:rPr>
                <w:rFonts w:hint="eastAsia"/>
              </w:rPr>
              <w:t>日志文件</w:t>
            </w:r>
            <w:r w:rsidR="00B72109">
              <w:rPr>
                <w:rFonts w:hint="eastAsia"/>
              </w:rPr>
              <w:t>的</w:t>
            </w:r>
            <w:r>
              <w:rPr>
                <w:rFonts w:hint="eastAsia"/>
              </w:rPr>
              <w:t>相对路径</w:t>
            </w:r>
          </w:p>
        </w:tc>
        <w:tc>
          <w:tcPr>
            <w:tcW w:w="3544" w:type="dxa"/>
          </w:tcPr>
          <w:p w:rsidR="00AB1518" w:rsidRDefault="00AB1518" w:rsidP="00845D4E">
            <w:pPr>
              <w:ind w:left="0"/>
            </w:pPr>
            <w:r w:rsidRPr="00122E8A">
              <w:t>cmd=</w:t>
            </w:r>
            <w:r w:rsidR="003E54E0">
              <w:rPr>
                <w:rFonts w:hint="eastAsia"/>
              </w:rPr>
              <w:t>get log</w:t>
            </w:r>
          </w:p>
          <w:p w:rsidR="00AB1518" w:rsidRDefault="00AB1518" w:rsidP="00845D4E">
            <w:pPr>
              <w:ind w:left="0"/>
            </w:pPr>
            <w:r>
              <w:rPr>
                <w:rFonts w:hint="eastAsia"/>
              </w:rPr>
              <w:t>&amp;</w:t>
            </w:r>
            <w:r w:rsidR="005F368E">
              <w:rPr>
                <w:rFonts w:hint="eastAsia"/>
              </w:rPr>
              <w:t>name</w:t>
            </w:r>
            <w:r w:rsidRPr="0023760F">
              <w:t>=</w:t>
            </w:r>
            <w:r w:rsidR="00BD0D3B">
              <w:rPr>
                <w:rFonts w:hint="eastAsia"/>
              </w:rPr>
              <w:t>test</w:t>
            </w:r>
            <w:r w:rsidR="005F368E">
              <w:rPr>
                <w:rFonts w:hint="eastAsia"/>
              </w:rPr>
              <w:t>.log</w:t>
            </w:r>
          </w:p>
        </w:tc>
      </w:tr>
      <w:tr w:rsidR="00AB1518" w:rsidTr="00845D4E">
        <w:tc>
          <w:tcPr>
            <w:tcW w:w="1418" w:type="dxa"/>
          </w:tcPr>
          <w:p w:rsidR="00AB1518" w:rsidRDefault="00AB1518" w:rsidP="00845D4E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AB1518" w:rsidRDefault="00AB1518" w:rsidP="00845D4E">
            <w:pPr>
              <w:ind w:left="0"/>
            </w:pPr>
          </w:p>
        </w:tc>
        <w:tc>
          <w:tcPr>
            <w:tcW w:w="3544" w:type="dxa"/>
          </w:tcPr>
          <w:p w:rsidR="00AB1518" w:rsidRPr="00122E8A" w:rsidRDefault="00AB1518" w:rsidP="00845D4E">
            <w:pPr>
              <w:ind w:left="0"/>
            </w:pPr>
          </w:p>
        </w:tc>
      </w:tr>
      <w:tr w:rsidR="00AB1518" w:rsidTr="00845D4E">
        <w:tc>
          <w:tcPr>
            <w:tcW w:w="1418" w:type="dxa"/>
          </w:tcPr>
          <w:p w:rsidR="00AB1518" w:rsidRDefault="00AB1518" w:rsidP="00845D4E">
            <w:pPr>
              <w:ind w:left="0"/>
            </w:pPr>
            <w:r>
              <w:rPr>
                <w:rFonts w:hint="eastAsia"/>
              </w:rPr>
              <w:t>响应头</w:t>
            </w:r>
          </w:p>
        </w:tc>
        <w:tc>
          <w:tcPr>
            <w:tcW w:w="3827" w:type="dxa"/>
          </w:tcPr>
          <w:p w:rsidR="00AB1518" w:rsidRDefault="00AB1518" w:rsidP="00845D4E">
            <w:pPr>
              <w:ind w:left="0"/>
            </w:pPr>
            <w:r>
              <w:rPr>
                <w:rFonts w:hint="eastAsia"/>
              </w:rPr>
              <w:t>同通用响应头</w:t>
            </w:r>
          </w:p>
        </w:tc>
        <w:tc>
          <w:tcPr>
            <w:tcW w:w="3544" w:type="dxa"/>
          </w:tcPr>
          <w:p w:rsidR="00AB1518" w:rsidRDefault="00AB1518" w:rsidP="00845D4E">
            <w:pPr>
              <w:ind w:left="0"/>
            </w:pPr>
          </w:p>
        </w:tc>
      </w:tr>
      <w:tr w:rsidR="00AB1518" w:rsidTr="00845D4E">
        <w:trPr>
          <w:trHeight w:val="2254"/>
        </w:trPr>
        <w:tc>
          <w:tcPr>
            <w:tcW w:w="1418" w:type="dxa"/>
          </w:tcPr>
          <w:p w:rsidR="00AB1518" w:rsidRDefault="00AB1518" w:rsidP="00845D4E">
            <w:pPr>
              <w:ind w:left="0"/>
            </w:pPr>
            <w:r>
              <w:rPr>
                <w:rFonts w:hint="eastAsia"/>
              </w:rPr>
              <w:t>响应内容</w:t>
            </w:r>
          </w:p>
        </w:tc>
        <w:tc>
          <w:tcPr>
            <w:tcW w:w="3827" w:type="dxa"/>
          </w:tcPr>
          <w:p w:rsidR="00AB1518" w:rsidRDefault="00AB1518" w:rsidP="00845D4E">
            <w:pPr>
              <w:ind w:left="0"/>
            </w:pPr>
            <w:r>
              <w:rPr>
                <w:rFonts w:hint="eastAsia"/>
              </w:rPr>
              <w:t>通用响应体</w:t>
            </w:r>
          </w:p>
          <w:p w:rsidR="00AB1518" w:rsidRDefault="00ED14F6" w:rsidP="00845D4E">
            <w:pPr>
              <w:ind w:left="0"/>
            </w:pPr>
            <w:r>
              <w:rPr>
                <w:rFonts w:hint="eastAsia"/>
              </w:rPr>
              <w:t>文件内容</w:t>
            </w:r>
          </w:p>
        </w:tc>
        <w:tc>
          <w:tcPr>
            <w:tcW w:w="3544" w:type="dxa"/>
          </w:tcPr>
          <w:p w:rsidR="00AB1518" w:rsidRDefault="00AB1518" w:rsidP="00845D4E">
            <w:pPr>
              <w:ind w:left="0"/>
            </w:pPr>
            <w:r w:rsidRPr="00BA68AC">
              <w:t xml:space="preserve">{ </w:t>
            </w:r>
          </w:p>
          <w:p w:rsidR="00AB1518" w:rsidRDefault="00AB1518" w:rsidP="00845D4E">
            <w:pPr>
              <w:ind w:left="0"/>
            </w:pPr>
            <w:r w:rsidRPr="00BA68AC">
              <w:t>"</w:t>
            </w:r>
            <w:r>
              <w:t>errno</w:t>
            </w:r>
            <w:r w:rsidRPr="00BA68AC">
              <w:t>"</w:t>
            </w:r>
            <w:r>
              <w:t xml:space="preserve">: </w:t>
            </w:r>
            <w:r w:rsidRPr="00BA68AC">
              <w:t xml:space="preserve">0 </w:t>
            </w:r>
          </w:p>
          <w:p w:rsidR="00AB1518" w:rsidRDefault="00AB1518" w:rsidP="00845D4E">
            <w:pPr>
              <w:ind w:left="0"/>
            </w:pPr>
          </w:p>
          <w:p w:rsidR="00AB1518" w:rsidRDefault="00AB1518" w:rsidP="00845D4E">
            <w:pPr>
              <w:ind w:left="0"/>
            </w:pPr>
            <w:r w:rsidRPr="00BA68AC">
              <w:t>}</w:t>
            </w:r>
          </w:p>
          <w:p w:rsidR="00AB1518" w:rsidRPr="005964D4" w:rsidRDefault="00E46F3E" w:rsidP="00845D4E">
            <w:pPr>
              <w:ind w:left="0"/>
            </w:pPr>
            <w:r>
              <w:rPr>
                <w:rFonts w:hint="eastAsia"/>
              </w:rPr>
              <w:t>test</w:t>
            </w:r>
          </w:p>
        </w:tc>
      </w:tr>
      <w:tr w:rsidR="00AB1518" w:rsidTr="00845D4E">
        <w:trPr>
          <w:trHeight w:val="322"/>
        </w:trPr>
        <w:tc>
          <w:tcPr>
            <w:tcW w:w="1418" w:type="dxa"/>
          </w:tcPr>
          <w:p w:rsidR="00AB1518" w:rsidRDefault="00AB1518" w:rsidP="00845D4E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AB1518" w:rsidRDefault="00934EF7" w:rsidP="00845D4E">
            <w:pPr>
              <w:ind w:left="0"/>
            </w:pPr>
            <w:r>
              <w:rPr>
                <w:rFonts w:hint="eastAsia"/>
              </w:rPr>
              <w:t>固定从</w:t>
            </w:r>
            <w:r w:rsidR="005B431F">
              <w:rPr>
                <w:rFonts w:hint="eastAsia"/>
              </w:rPr>
              <w:t>conf/log</w:t>
            </w:r>
            <w:r w:rsidR="005B431F">
              <w:rPr>
                <w:rFonts w:hint="eastAsia"/>
              </w:rPr>
              <w:t>下的目录</w:t>
            </w:r>
            <w:r>
              <w:rPr>
                <w:rFonts w:hint="eastAsia"/>
              </w:rPr>
              <w:t>读取</w:t>
            </w:r>
          </w:p>
        </w:tc>
        <w:tc>
          <w:tcPr>
            <w:tcW w:w="3544" w:type="dxa"/>
          </w:tcPr>
          <w:p w:rsidR="00AB1518" w:rsidRPr="00BA68AC" w:rsidRDefault="00AB1518" w:rsidP="00845D4E">
            <w:pPr>
              <w:ind w:left="0"/>
            </w:pPr>
          </w:p>
        </w:tc>
      </w:tr>
    </w:tbl>
    <w:p w:rsidR="004C7A43" w:rsidRDefault="005A7302" w:rsidP="00E47916">
      <w:pPr>
        <w:pStyle w:val="Heading4"/>
      </w:pPr>
      <w:r>
        <w:rPr>
          <w:rFonts w:hint="eastAsia"/>
        </w:rPr>
        <w:t>设置业务密码</w:t>
      </w:r>
    </w:p>
    <w:tbl>
      <w:tblPr>
        <w:tblStyle w:val="TableGrid"/>
        <w:tblW w:w="8789" w:type="dxa"/>
        <w:tblInd w:w="-34" w:type="dxa"/>
        <w:tblLayout w:type="fixed"/>
        <w:tblLook w:val="04A0"/>
      </w:tblPr>
      <w:tblGrid>
        <w:gridCol w:w="1418"/>
        <w:gridCol w:w="3827"/>
        <w:gridCol w:w="3544"/>
      </w:tblGrid>
      <w:tr w:rsidR="00E81298" w:rsidTr="00845D4E">
        <w:tc>
          <w:tcPr>
            <w:tcW w:w="1418" w:type="dxa"/>
            <w:shd w:val="clear" w:color="auto" w:fill="DDD9C3" w:themeFill="background2" w:themeFillShade="E6"/>
          </w:tcPr>
          <w:p w:rsidR="00E81298" w:rsidRDefault="00E81298" w:rsidP="00845D4E">
            <w:pPr>
              <w:ind w:left="0"/>
            </w:pPr>
          </w:p>
        </w:tc>
        <w:tc>
          <w:tcPr>
            <w:tcW w:w="3827" w:type="dxa"/>
            <w:shd w:val="clear" w:color="auto" w:fill="DDD9C3" w:themeFill="background2" w:themeFillShade="E6"/>
          </w:tcPr>
          <w:p w:rsidR="00E81298" w:rsidRDefault="00E81298" w:rsidP="00845D4E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544" w:type="dxa"/>
            <w:shd w:val="clear" w:color="auto" w:fill="DDD9C3" w:themeFill="background2" w:themeFillShade="E6"/>
          </w:tcPr>
          <w:p w:rsidR="00E81298" w:rsidRDefault="00E81298" w:rsidP="00845D4E">
            <w:pPr>
              <w:ind w:left="0"/>
            </w:pPr>
            <w:r>
              <w:rPr>
                <w:rFonts w:hint="eastAsia"/>
              </w:rPr>
              <w:t>举例</w:t>
            </w:r>
          </w:p>
        </w:tc>
      </w:tr>
      <w:tr w:rsidR="00E81298" w:rsidTr="00845D4E">
        <w:tc>
          <w:tcPr>
            <w:tcW w:w="1418" w:type="dxa"/>
          </w:tcPr>
          <w:p w:rsidR="00E81298" w:rsidRDefault="00E81298" w:rsidP="00845D4E">
            <w:pPr>
              <w:ind w:left="0"/>
            </w:pPr>
            <w:r>
              <w:rPr>
                <w:rFonts w:hint="eastAsia"/>
              </w:rPr>
              <w:t>请求头</w:t>
            </w:r>
          </w:p>
        </w:tc>
        <w:tc>
          <w:tcPr>
            <w:tcW w:w="3827" w:type="dxa"/>
          </w:tcPr>
          <w:p w:rsidR="00E81298" w:rsidRDefault="00E81298" w:rsidP="00845D4E">
            <w:pPr>
              <w:ind w:left="0"/>
            </w:pPr>
            <w:r>
              <w:rPr>
                <w:rFonts w:hint="eastAsia"/>
              </w:rPr>
              <w:t>同通用请求头</w:t>
            </w:r>
          </w:p>
        </w:tc>
        <w:tc>
          <w:tcPr>
            <w:tcW w:w="3544" w:type="dxa"/>
          </w:tcPr>
          <w:p w:rsidR="00E81298" w:rsidRDefault="00E81298" w:rsidP="00845D4E">
            <w:pPr>
              <w:ind w:left="0"/>
            </w:pPr>
          </w:p>
        </w:tc>
      </w:tr>
      <w:tr w:rsidR="00E81298" w:rsidTr="00845D4E">
        <w:tc>
          <w:tcPr>
            <w:tcW w:w="1418" w:type="dxa"/>
          </w:tcPr>
          <w:p w:rsidR="00E81298" w:rsidRDefault="00E81298" w:rsidP="00845D4E">
            <w:pPr>
              <w:ind w:left="0"/>
            </w:pPr>
            <w:r>
              <w:rPr>
                <w:rFonts w:hint="eastAsia"/>
              </w:rPr>
              <w:t>请求内容</w:t>
            </w:r>
          </w:p>
        </w:tc>
        <w:tc>
          <w:tcPr>
            <w:tcW w:w="3827" w:type="dxa"/>
          </w:tcPr>
          <w:p w:rsidR="00E81298" w:rsidRDefault="00E81298" w:rsidP="00845D4E">
            <w:pPr>
              <w:ind w:left="0"/>
            </w:pPr>
            <w:r>
              <w:t>cmd</w:t>
            </w:r>
            <w:r w:rsidR="00CA1C52">
              <w:rPr>
                <w:rFonts w:hint="eastAsia"/>
              </w:rPr>
              <w:t>: set business authority</w:t>
            </w:r>
          </w:p>
          <w:p w:rsidR="00E81298" w:rsidRDefault="00E6334A" w:rsidP="00523423">
            <w:pPr>
              <w:ind w:left="0"/>
            </w:pPr>
            <w:r>
              <w:rPr>
                <w:rFonts w:hint="eastAsia"/>
              </w:rPr>
              <w:t>B</w:t>
            </w:r>
            <w:r w:rsidR="00A52D30">
              <w:rPr>
                <w:rFonts w:hint="eastAsia"/>
              </w:rPr>
              <w:t>usinessName</w:t>
            </w:r>
            <w:r w:rsidR="00E81298">
              <w:rPr>
                <w:rFonts w:hint="eastAsia"/>
              </w:rPr>
              <w:t xml:space="preserve">: </w:t>
            </w:r>
            <w:r w:rsidR="00523423">
              <w:rPr>
                <w:rFonts w:hint="eastAsia"/>
              </w:rPr>
              <w:t>业务名</w:t>
            </w:r>
          </w:p>
          <w:p w:rsidR="001500BA" w:rsidRDefault="00E328CB" w:rsidP="00523423">
            <w:pPr>
              <w:ind w:left="0"/>
            </w:pPr>
            <w:r>
              <w:rPr>
                <w:rFonts w:hint="eastAsia"/>
              </w:rPr>
              <w:t>U</w:t>
            </w:r>
            <w:r w:rsidR="001500BA">
              <w:rPr>
                <w:rFonts w:hint="eastAsia"/>
              </w:rPr>
              <w:t xml:space="preserve">ser: </w:t>
            </w:r>
            <w:r w:rsidR="00CB6196">
              <w:rPr>
                <w:rFonts w:hint="eastAsia"/>
              </w:rPr>
              <w:t>业务访问用户</w:t>
            </w:r>
          </w:p>
          <w:p w:rsidR="001500BA" w:rsidRDefault="00E328CB" w:rsidP="00523423">
            <w:pPr>
              <w:ind w:left="0"/>
            </w:pPr>
            <w:r>
              <w:rPr>
                <w:rFonts w:hint="eastAsia"/>
              </w:rPr>
              <w:t>P</w:t>
            </w:r>
            <w:r w:rsidR="001500BA">
              <w:rPr>
                <w:rFonts w:hint="eastAsia"/>
              </w:rPr>
              <w:t>asswd:</w:t>
            </w:r>
            <w:r w:rsidR="00CB6196">
              <w:rPr>
                <w:rFonts w:hint="eastAsia"/>
              </w:rPr>
              <w:t xml:space="preserve"> </w:t>
            </w:r>
            <w:r w:rsidR="00CB6196">
              <w:rPr>
                <w:rFonts w:hint="eastAsia"/>
              </w:rPr>
              <w:t>业务访问密码</w:t>
            </w:r>
          </w:p>
        </w:tc>
        <w:tc>
          <w:tcPr>
            <w:tcW w:w="3544" w:type="dxa"/>
          </w:tcPr>
          <w:p w:rsidR="00E81298" w:rsidRDefault="00E81298" w:rsidP="00845D4E">
            <w:pPr>
              <w:ind w:left="0"/>
            </w:pPr>
            <w:r w:rsidRPr="00122E8A">
              <w:t>cmd=</w:t>
            </w:r>
            <w:r w:rsidR="001C774B">
              <w:rPr>
                <w:rFonts w:hint="eastAsia"/>
              </w:rPr>
              <w:t xml:space="preserve"> set business authority</w:t>
            </w:r>
          </w:p>
          <w:p w:rsidR="000935CC" w:rsidRDefault="00E81298" w:rsidP="00845D4E">
            <w:pPr>
              <w:ind w:left="0"/>
            </w:pPr>
            <w:r>
              <w:rPr>
                <w:rFonts w:hint="eastAsia"/>
              </w:rPr>
              <w:t>&amp;</w:t>
            </w:r>
            <w:r w:rsidR="000935CC">
              <w:rPr>
                <w:rFonts w:hint="eastAsia"/>
              </w:rPr>
              <w:t>BusinessName=b1&amp;User=user1&amp;Passwd=user1</w:t>
            </w:r>
          </w:p>
        </w:tc>
      </w:tr>
      <w:tr w:rsidR="00E81298" w:rsidTr="00845D4E">
        <w:tc>
          <w:tcPr>
            <w:tcW w:w="1418" w:type="dxa"/>
          </w:tcPr>
          <w:p w:rsidR="00E81298" w:rsidRDefault="00E81298" w:rsidP="00845D4E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E81298" w:rsidRDefault="00E81298" w:rsidP="00845D4E">
            <w:pPr>
              <w:ind w:left="0"/>
            </w:pPr>
          </w:p>
        </w:tc>
        <w:tc>
          <w:tcPr>
            <w:tcW w:w="3544" w:type="dxa"/>
          </w:tcPr>
          <w:p w:rsidR="00E81298" w:rsidRPr="00122E8A" w:rsidRDefault="00E81298" w:rsidP="00845D4E">
            <w:pPr>
              <w:ind w:left="0"/>
            </w:pPr>
          </w:p>
        </w:tc>
      </w:tr>
      <w:tr w:rsidR="00E81298" w:rsidTr="00845D4E">
        <w:tc>
          <w:tcPr>
            <w:tcW w:w="1418" w:type="dxa"/>
          </w:tcPr>
          <w:p w:rsidR="00E81298" w:rsidRDefault="00E81298" w:rsidP="00845D4E">
            <w:pPr>
              <w:ind w:left="0"/>
            </w:pPr>
            <w:r>
              <w:rPr>
                <w:rFonts w:hint="eastAsia"/>
              </w:rPr>
              <w:t>响应头</w:t>
            </w:r>
          </w:p>
        </w:tc>
        <w:tc>
          <w:tcPr>
            <w:tcW w:w="3827" w:type="dxa"/>
          </w:tcPr>
          <w:p w:rsidR="00E81298" w:rsidRDefault="00E81298" w:rsidP="00845D4E">
            <w:pPr>
              <w:ind w:left="0"/>
            </w:pPr>
            <w:r>
              <w:rPr>
                <w:rFonts w:hint="eastAsia"/>
              </w:rPr>
              <w:t>同通用响应头</w:t>
            </w:r>
          </w:p>
        </w:tc>
        <w:tc>
          <w:tcPr>
            <w:tcW w:w="3544" w:type="dxa"/>
          </w:tcPr>
          <w:p w:rsidR="00E81298" w:rsidRDefault="00E81298" w:rsidP="00845D4E">
            <w:pPr>
              <w:ind w:left="0"/>
            </w:pPr>
          </w:p>
        </w:tc>
      </w:tr>
      <w:tr w:rsidR="00E81298" w:rsidTr="00845D4E">
        <w:trPr>
          <w:trHeight w:val="2254"/>
        </w:trPr>
        <w:tc>
          <w:tcPr>
            <w:tcW w:w="1418" w:type="dxa"/>
          </w:tcPr>
          <w:p w:rsidR="00E81298" w:rsidRDefault="00E81298" w:rsidP="00845D4E">
            <w:pPr>
              <w:ind w:left="0"/>
            </w:pPr>
            <w:r>
              <w:rPr>
                <w:rFonts w:hint="eastAsia"/>
              </w:rPr>
              <w:lastRenderedPageBreak/>
              <w:t>响应内容</w:t>
            </w:r>
          </w:p>
        </w:tc>
        <w:tc>
          <w:tcPr>
            <w:tcW w:w="3827" w:type="dxa"/>
          </w:tcPr>
          <w:p w:rsidR="00E81298" w:rsidRDefault="00E81298" w:rsidP="00845D4E">
            <w:pPr>
              <w:ind w:left="0"/>
            </w:pPr>
            <w:r>
              <w:rPr>
                <w:rFonts w:hint="eastAsia"/>
              </w:rPr>
              <w:t>通用响应体</w:t>
            </w:r>
          </w:p>
          <w:p w:rsidR="00E81298" w:rsidRDefault="00E81298" w:rsidP="00845D4E">
            <w:pPr>
              <w:ind w:left="0"/>
            </w:pPr>
          </w:p>
        </w:tc>
        <w:tc>
          <w:tcPr>
            <w:tcW w:w="3544" w:type="dxa"/>
          </w:tcPr>
          <w:p w:rsidR="00E81298" w:rsidRDefault="00E81298" w:rsidP="00845D4E">
            <w:pPr>
              <w:ind w:left="0"/>
            </w:pPr>
            <w:r w:rsidRPr="00BA68AC">
              <w:t xml:space="preserve">{ </w:t>
            </w:r>
          </w:p>
          <w:p w:rsidR="00E81298" w:rsidRDefault="00E81298" w:rsidP="00845D4E">
            <w:pPr>
              <w:ind w:left="0"/>
            </w:pPr>
            <w:r w:rsidRPr="00BA68AC">
              <w:t>"</w:t>
            </w:r>
            <w:r>
              <w:t>errno</w:t>
            </w:r>
            <w:r w:rsidRPr="00BA68AC">
              <w:t>"</w:t>
            </w:r>
            <w:r>
              <w:t xml:space="preserve">: </w:t>
            </w:r>
            <w:r w:rsidRPr="00BA68AC">
              <w:t xml:space="preserve">0 </w:t>
            </w:r>
          </w:p>
          <w:p w:rsidR="00E81298" w:rsidRPr="005964D4" w:rsidRDefault="00E81298" w:rsidP="00845D4E">
            <w:pPr>
              <w:ind w:left="0"/>
            </w:pPr>
            <w:r w:rsidRPr="00BA68AC">
              <w:t>}</w:t>
            </w:r>
          </w:p>
        </w:tc>
      </w:tr>
      <w:tr w:rsidR="00E81298" w:rsidTr="00845D4E">
        <w:trPr>
          <w:trHeight w:val="322"/>
        </w:trPr>
        <w:tc>
          <w:tcPr>
            <w:tcW w:w="1418" w:type="dxa"/>
          </w:tcPr>
          <w:p w:rsidR="00E81298" w:rsidRDefault="00E81298" w:rsidP="00845D4E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E81298" w:rsidRDefault="00E81298" w:rsidP="00845D4E">
            <w:pPr>
              <w:ind w:left="0"/>
            </w:pPr>
          </w:p>
        </w:tc>
        <w:tc>
          <w:tcPr>
            <w:tcW w:w="3544" w:type="dxa"/>
          </w:tcPr>
          <w:p w:rsidR="00E81298" w:rsidRPr="00BA68AC" w:rsidRDefault="00E81298" w:rsidP="00845D4E">
            <w:pPr>
              <w:ind w:left="0"/>
            </w:pPr>
          </w:p>
        </w:tc>
      </w:tr>
    </w:tbl>
    <w:p w:rsidR="002B1EEC" w:rsidRDefault="005F6132" w:rsidP="00E47916">
      <w:pPr>
        <w:pStyle w:val="Heading4"/>
      </w:pPr>
      <w:r>
        <w:rPr>
          <w:rFonts w:hint="eastAsia"/>
        </w:rPr>
        <w:t>删除</w:t>
      </w:r>
      <w:r w:rsidR="001C4FF0">
        <w:rPr>
          <w:rFonts w:hint="eastAsia"/>
        </w:rPr>
        <w:t>业务密码</w:t>
      </w:r>
    </w:p>
    <w:tbl>
      <w:tblPr>
        <w:tblStyle w:val="TableGrid"/>
        <w:tblW w:w="8789" w:type="dxa"/>
        <w:tblInd w:w="-34" w:type="dxa"/>
        <w:tblLayout w:type="fixed"/>
        <w:tblLook w:val="04A0"/>
      </w:tblPr>
      <w:tblGrid>
        <w:gridCol w:w="1418"/>
        <w:gridCol w:w="3827"/>
        <w:gridCol w:w="3544"/>
      </w:tblGrid>
      <w:tr w:rsidR="001C4FF0" w:rsidTr="00845D4E">
        <w:tc>
          <w:tcPr>
            <w:tcW w:w="1418" w:type="dxa"/>
            <w:shd w:val="clear" w:color="auto" w:fill="DDD9C3" w:themeFill="background2" w:themeFillShade="E6"/>
          </w:tcPr>
          <w:p w:rsidR="001C4FF0" w:rsidRDefault="001C4FF0" w:rsidP="00845D4E">
            <w:pPr>
              <w:ind w:left="0"/>
            </w:pPr>
          </w:p>
        </w:tc>
        <w:tc>
          <w:tcPr>
            <w:tcW w:w="3827" w:type="dxa"/>
            <w:shd w:val="clear" w:color="auto" w:fill="DDD9C3" w:themeFill="background2" w:themeFillShade="E6"/>
          </w:tcPr>
          <w:p w:rsidR="001C4FF0" w:rsidRDefault="001C4FF0" w:rsidP="00845D4E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544" w:type="dxa"/>
            <w:shd w:val="clear" w:color="auto" w:fill="DDD9C3" w:themeFill="background2" w:themeFillShade="E6"/>
          </w:tcPr>
          <w:p w:rsidR="001C4FF0" w:rsidRDefault="001C4FF0" w:rsidP="00845D4E">
            <w:pPr>
              <w:ind w:left="0"/>
            </w:pPr>
            <w:r>
              <w:rPr>
                <w:rFonts w:hint="eastAsia"/>
              </w:rPr>
              <w:t>举例</w:t>
            </w:r>
          </w:p>
        </w:tc>
      </w:tr>
      <w:tr w:rsidR="001C4FF0" w:rsidTr="00845D4E">
        <w:tc>
          <w:tcPr>
            <w:tcW w:w="1418" w:type="dxa"/>
          </w:tcPr>
          <w:p w:rsidR="001C4FF0" w:rsidRDefault="001C4FF0" w:rsidP="00845D4E">
            <w:pPr>
              <w:ind w:left="0"/>
            </w:pPr>
            <w:r>
              <w:rPr>
                <w:rFonts w:hint="eastAsia"/>
              </w:rPr>
              <w:t>请求头</w:t>
            </w:r>
          </w:p>
        </w:tc>
        <w:tc>
          <w:tcPr>
            <w:tcW w:w="3827" w:type="dxa"/>
          </w:tcPr>
          <w:p w:rsidR="001C4FF0" w:rsidRDefault="001C4FF0" w:rsidP="00845D4E">
            <w:pPr>
              <w:ind w:left="0"/>
            </w:pPr>
            <w:r>
              <w:rPr>
                <w:rFonts w:hint="eastAsia"/>
              </w:rPr>
              <w:t>同通用请求头</w:t>
            </w:r>
          </w:p>
        </w:tc>
        <w:tc>
          <w:tcPr>
            <w:tcW w:w="3544" w:type="dxa"/>
          </w:tcPr>
          <w:p w:rsidR="001C4FF0" w:rsidRDefault="001C4FF0" w:rsidP="00845D4E">
            <w:pPr>
              <w:ind w:left="0"/>
            </w:pPr>
          </w:p>
        </w:tc>
      </w:tr>
      <w:tr w:rsidR="001C4FF0" w:rsidTr="00845D4E">
        <w:tc>
          <w:tcPr>
            <w:tcW w:w="1418" w:type="dxa"/>
          </w:tcPr>
          <w:p w:rsidR="001C4FF0" w:rsidRDefault="001C4FF0" w:rsidP="00845D4E">
            <w:pPr>
              <w:ind w:left="0"/>
            </w:pPr>
            <w:r>
              <w:rPr>
                <w:rFonts w:hint="eastAsia"/>
              </w:rPr>
              <w:t>请求内容</w:t>
            </w:r>
          </w:p>
        </w:tc>
        <w:tc>
          <w:tcPr>
            <w:tcW w:w="3827" w:type="dxa"/>
          </w:tcPr>
          <w:p w:rsidR="001C4FF0" w:rsidRDefault="001C4FF0" w:rsidP="00845D4E">
            <w:pPr>
              <w:ind w:left="0"/>
            </w:pPr>
            <w:r>
              <w:t>cmd</w:t>
            </w:r>
            <w:r>
              <w:rPr>
                <w:rFonts w:hint="eastAsia"/>
              </w:rPr>
              <w:t xml:space="preserve">: </w:t>
            </w:r>
            <w:r w:rsidR="001C72AF">
              <w:rPr>
                <w:rFonts w:hint="eastAsia"/>
              </w:rPr>
              <w:t xml:space="preserve">remove </w:t>
            </w:r>
            <w:r>
              <w:rPr>
                <w:rFonts w:hint="eastAsia"/>
              </w:rPr>
              <w:t>business authority</w:t>
            </w:r>
          </w:p>
          <w:p w:rsidR="001C4FF0" w:rsidRDefault="001C4FF0" w:rsidP="00845D4E">
            <w:pPr>
              <w:ind w:left="0"/>
            </w:pPr>
            <w:r>
              <w:rPr>
                <w:rFonts w:hint="eastAsia"/>
              </w:rPr>
              <w:t xml:space="preserve">BusinessName: </w:t>
            </w:r>
            <w:r>
              <w:rPr>
                <w:rFonts w:hint="eastAsia"/>
              </w:rPr>
              <w:t>业务名</w:t>
            </w:r>
          </w:p>
        </w:tc>
        <w:tc>
          <w:tcPr>
            <w:tcW w:w="3544" w:type="dxa"/>
          </w:tcPr>
          <w:p w:rsidR="001C4FF0" w:rsidRDefault="001C4FF0" w:rsidP="00845D4E">
            <w:pPr>
              <w:ind w:left="0"/>
            </w:pPr>
            <w:r w:rsidRPr="00122E8A">
              <w:t>cmd=</w:t>
            </w:r>
            <w:r w:rsidR="00C27DFB">
              <w:rPr>
                <w:rFonts w:hint="eastAsia"/>
              </w:rPr>
              <w:t xml:space="preserve">remove </w:t>
            </w:r>
            <w:r>
              <w:rPr>
                <w:rFonts w:hint="eastAsia"/>
              </w:rPr>
              <w:t>business authority</w:t>
            </w:r>
          </w:p>
          <w:p w:rsidR="001C4FF0" w:rsidRDefault="001C4FF0" w:rsidP="003E6CBA">
            <w:pPr>
              <w:ind w:left="0"/>
            </w:pPr>
            <w:r>
              <w:rPr>
                <w:rFonts w:hint="eastAsia"/>
              </w:rPr>
              <w:t>&amp;BusinessName=b1</w:t>
            </w:r>
          </w:p>
        </w:tc>
      </w:tr>
      <w:tr w:rsidR="001C4FF0" w:rsidTr="00845D4E">
        <w:tc>
          <w:tcPr>
            <w:tcW w:w="1418" w:type="dxa"/>
          </w:tcPr>
          <w:p w:rsidR="001C4FF0" w:rsidRDefault="001C4FF0" w:rsidP="00845D4E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1C4FF0" w:rsidRDefault="001C4FF0" w:rsidP="00845D4E">
            <w:pPr>
              <w:ind w:left="0"/>
            </w:pPr>
          </w:p>
        </w:tc>
        <w:tc>
          <w:tcPr>
            <w:tcW w:w="3544" w:type="dxa"/>
          </w:tcPr>
          <w:p w:rsidR="001C4FF0" w:rsidRPr="00122E8A" w:rsidRDefault="001C4FF0" w:rsidP="00845D4E">
            <w:pPr>
              <w:ind w:left="0"/>
            </w:pPr>
          </w:p>
        </w:tc>
      </w:tr>
      <w:tr w:rsidR="001C4FF0" w:rsidTr="00845D4E">
        <w:tc>
          <w:tcPr>
            <w:tcW w:w="1418" w:type="dxa"/>
          </w:tcPr>
          <w:p w:rsidR="001C4FF0" w:rsidRDefault="001C4FF0" w:rsidP="00845D4E">
            <w:pPr>
              <w:ind w:left="0"/>
            </w:pPr>
            <w:r>
              <w:rPr>
                <w:rFonts w:hint="eastAsia"/>
              </w:rPr>
              <w:t>响应头</w:t>
            </w:r>
          </w:p>
        </w:tc>
        <w:tc>
          <w:tcPr>
            <w:tcW w:w="3827" w:type="dxa"/>
          </w:tcPr>
          <w:p w:rsidR="001C4FF0" w:rsidRDefault="001C4FF0" w:rsidP="00845D4E">
            <w:pPr>
              <w:ind w:left="0"/>
            </w:pPr>
            <w:r>
              <w:rPr>
                <w:rFonts w:hint="eastAsia"/>
              </w:rPr>
              <w:t>同通用响应头</w:t>
            </w:r>
          </w:p>
        </w:tc>
        <w:tc>
          <w:tcPr>
            <w:tcW w:w="3544" w:type="dxa"/>
          </w:tcPr>
          <w:p w:rsidR="001C4FF0" w:rsidRDefault="001C4FF0" w:rsidP="00845D4E">
            <w:pPr>
              <w:ind w:left="0"/>
            </w:pPr>
          </w:p>
        </w:tc>
      </w:tr>
      <w:tr w:rsidR="001C4FF0" w:rsidTr="00845D4E">
        <w:trPr>
          <w:trHeight w:val="2254"/>
        </w:trPr>
        <w:tc>
          <w:tcPr>
            <w:tcW w:w="1418" w:type="dxa"/>
          </w:tcPr>
          <w:p w:rsidR="001C4FF0" w:rsidRDefault="001C4FF0" w:rsidP="00845D4E">
            <w:pPr>
              <w:ind w:left="0"/>
            </w:pPr>
            <w:r>
              <w:rPr>
                <w:rFonts w:hint="eastAsia"/>
              </w:rPr>
              <w:t>响应内容</w:t>
            </w:r>
          </w:p>
        </w:tc>
        <w:tc>
          <w:tcPr>
            <w:tcW w:w="3827" w:type="dxa"/>
          </w:tcPr>
          <w:p w:rsidR="001C4FF0" w:rsidRDefault="001C4FF0" w:rsidP="00845D4E">
            <w:pPr>
              <w:ind w:left="0"/>
            </w:pPr>
            <w:r>
              <w:rPr>
                <w:rFonts w:hint="eastAsia"/>
              </w:rPr>
              <w:t>通用响应体</w:t>
            </w:r>
          </w:p>
          <w:p w:rsidR="001C4FF0" w:rsidRDefault="001C4FF0" w:rsidP="00845D4E">
            <w:pPr>
              <w:ind w:left="0"/>
            </w:pPr>
          </w:p>
        </w:tc>
        <w:tc>
          <w:tcPr>
            <w:tcW w:w="3544" w:type="dxa"/>
          </w:tcPr>
          <w:p w:rsidR="001C4FF0" w:rsidRDefault="001C4FF0" w:rsidP="00845D4E">
            <w:pPr>
              <w:ind w:left="0"/>
            </w:pPr>
            <w:r w:rsidRPr="00BA68AC">
              <w:t xml:space="preserve">{ </w:t>
            </w:r>
          </w:p>
          <w:p w:rsidR="001C4FF0" w:rsidRDefault="001C4FF0" w:rsidP="00845D4E">
            <w:pPr>
              <w:ind w:left="0"/>
            </w:pPr>
            <w:r w:rsidRPr="00BA68AC">
              <w:t>"</w:t>
            </w:r>
            <w:r>
              <w:t>errno</w:t>
            </w:r>
            <w:r w:rsidRPr="00BA68AC">
              <w:t>"</w:t>
            </w:r>
            <w:r>
              <w:t xml:space="preserve">: </w:t>
            </w:r>
            <w:r w:rsidR="00366393">
              <w:t>0</w:t>
            </w:r>
          </w:p>
          <w:p w:rsidR="001C4FF0" w:rsidRPr="005964D4" w:rsidRDefault="001C4FF0" w:rsidP="00845D4E">
            <w:pPr>
              <w:ind w:left="0"/>
            </w:pPr>
            <w:r w:rsidRPr="00BA68AC">
              <w:t>}</w:t>
            </w:r>
          </w:p>
        </w:tc>
      </w:tr>
      <w:tr w:rsidR="001C4FF0" w:rsidTr="00845D4E">
        <w:trPr>
          <w:trHeight w:val="322"/>
        </w:trPr>
        <w:tc>
          <w:tcPr>
            <w:tcW w:w="1418" w:type="dxa"/>
          </w:tcPr>
          <w:p w:rsidR="001C4FF0" w:rsidRDefault="001C4FF0" w:rsidP="00845D4E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1C4FF0" w:rsidRDefault="001C4FF0" w:rsidP="00845D4E">
            <w:pPr>
              <w:ind w:left="0"/>
            </w:pPr>
          </w:p>
        </w:tc>
        <w:tc>
          <w:tcPr>
            <w:tcW w:w="3544" w:type="dxa"/>
          </w:tcPr>
          <w:p w:rsidR="001C4FF0" w:rsidRPr="00BA68AC" w:rsidRDefault="001C4FF0" w:rsidP="00845D4E">
            <w:pPr>
              <w:ind w:left="0"/>
            </w:pPr>
          </w:p>
        </w:tc>
      </w:tr>
    </w:tbl>
    <w:p w:rsidR="002B1EEC" w:rsidRDefault="005C29A5" w:rsidP="00E47916">
      <w:pPr>
        <w:pStyle w:val="Heading4"/>
      </w:pPr>
      <w:r>
        <w:rPr>
          <w:rFonts w:hint="eastAsia"/>
        </w:rPr>
        <w:t>查询</w:t>
      </w:r>
      <w:r w:rsidR="00F93733">
        <w:rPr>
          <w:rFonts w:hint="eastAsia"/>
        </w:rPr>
        <w:t>业务密码</w:t>
      </w:r>
    </w:p>
    <w:tbl>
      <w:tblPr>
        <w:tblStyle w:val="TableGrid"/>
        <w:tblW w:w="8789" w:type="dxa"/>
        <w:tblInd w:w="-34" w:type="dxa"/>
        <w:tblLayout w:type="fixed"/>
        <w:tblLook w:val="04A0"/>
      </w:tblPr>
      <w:tblGrid>
        <w:gridCol w:w="1418"/>
        <w:gridCol w:w="3827"/>
        <w:gridCol w:w="3544"/>
      </w:tblGrid>
      <w:tr w:rsidR="00F93733" w:rsidTr="00845D4E">
        <w:tc>
          <w:tcPr>
            <w:tcW w:w="1418" w:type="dxa"/>
            <w:shd w:val="clear" w:color="auto" w:fill="DDD9C3" w:themeFill="background2" w:themeFillShade="E6"/>
          </w:tcPr>
          <w:p w:rsidR="00F93733" w:rsidRDefault="00F93733" w:rsidP="00845D4E">
            <w:pPr>
              <w:ind w:left="0"/>
            </w:pPr>
          </w:p>
        </w:tc>
        <w:tc>
          <w:tcPr>
            <w:tcW w:w="3827" w:type="dxa"/>
            <w:shd w:val="clear" w:color="auto" w:fill="DDD9C3" w:themeFill="background2" w:themeFillShade="E6"/>
          </w:tcPr>
          <w:p w:rsidR="00F93733" w:rsidRDefault="00F93733" w:rsidP="00845D4E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544" w:type="dxa"/>
            <w:shd w:val="clear" w:color="auto" w:fill="DDD9C3" w:themeFill="background2" w:themeFillShade="E6"/>
          </w:tcPr>
          <w:p w:rsidR="00F93733" w:rsidRDefault="00F93733" w:rsidP="00845D4E">
            <w:pPr>
              <w:ind w:left="0"/>
            </w:pPr>
            <w:r>
              <w:rPr>
                <w:rFonts w:hint="eastAsia"/>
              </w:rPr>
              <w:t>举例</w:t>
            </w:r>
          </w:p>
        </w:tc>
      </w:tr>
      <w:tr w:rsidR="00F93733" w:rsidTr="00845D4E">
        <w:tc>
          <w:tcPr>
            <w:tcW w:w="1418" w:type="dxa"/>
          </w:tcPr>
          <w:p w:rsidR="00F93733" w:rsidRDefault="00F93733" w:rsidP="00845D4E">
            <w:pPr>
              <w:ind w:left="0"/>
            </w:pPr>
            <w:r>
              <w:rPr>
                <w:rFonts w:hint="eastAsia"/>
              </w:rPr>
              <w:t>请求头</w:t>
            </w:r>
          </w:p>
        </w:tc>
        <w:tc>
          <w:tcPr>
            <w:tcW w:w="3827" w:type="dxa"/>
          </w:tcPr>
          <w:p w:rsidR="00F93733" w:rsidRDefault="00F93733" w:rsidP="00845D4E">
            <w:pPr>
              <w:ind w:left="0"/>
            </w:pPr>
            <w:r>
              <w:rPr>
                <w:rFonts w:hint="eastAsia"/>
              </w:rPr>
              <w:t>同通用请求头</w:t>
            </w:r>
          </w:p>
        </w:tc>
        <w:tc>
          <w:tcPr>
            <w:tcW w:w="3544" w:type="dxa"/>
          </w:tcPr>
          <w:p w:rsidR="00F93733" w:rsidRDefault="00F93733" w:rsidP="00845D4E">
            <w:pPr>
              <w:ind w:left="0"/>
            </w:pPr>
          </w:p>
        </w:tc>
      </w:tr>
      <w:tr w:rsidR="00F93733" w:rsidTr="00845D4E">
        <w:tc>
          <w:tcPr>
            <w:tcW w:w="1418" w:type="dxa"/>
          </w:tcPr>
          <w:p w:rsidR="00F93733" w:rsidRDefault="00F93733" w:rsidP="00845D4E">
            <w:pPr>
              <w:ind w:left="0"/>
            </w:pPr>
            <w:r>
              <w:rPr>
                <w:rFonts w:hint="eastAsia"/>
              </w:rPr>
              <w:t>请求内容</w:t>
            </w:r>
          </w:p>
        </w:tc>
        <w:tc>
          <w:tcPr>
            <w:tcW w:w="3827" w:type="dxa"/>
          </w:tcPr>
          <w:p w:rsidR="00300C2B" w:rsidRDefault="00F93733" w:rsidP="00845D4E">
            <w:pPr>
              <w:ind w:left="0"/>
            </w:pPr>
            <w:r>
              <w:t>cmd</w:t>
            </w:r>
            <w:r>
              <w:rPr>
                <w:rFonts w:hint="eastAsia"/>
              </w:rPr>
              <w:t xml:space="preserve">: </w:t>
            </w:r>
            <w:r w:rsidR="0019274F">
              <w:rPr>
                <w:rFonts w:hint="eastAsia"/>
              </w:rPr>
              <w:t>query</w:t>
            </w:r>
            <w:r>
              <w:rPr>
                <w:rFonts w:hint="eastAsia"/>
              </w:rPr>
              <w:t xml:space="preserve"> business authority</w:t>
            </w:r>
          </w:p>
          <w:p w:rsidR="001E025E" w:rsidRDefault="001E025E" w:rsidP="001E025E">
            <w:pPr>
              <w:ind w:left="0"/>
            </w:pPr>
            <w:r>
              <w:rPr>
                <w:rFonts w:hint="eastAsia"/>
              </w:rPr>
              <w:t>filter: object</w:t>
            </w:r>
          </w:p>
          <w:p w:rsidR="001E025E" w:rsidRDefault="001E025E" w:rsidP="001E025E">
            <w:pPr>
              <w:ind w:left="0"/>
            </w:pPr>
            <w:r>
              <w:rPr>
                <w:rFonts w:hint="eastAsia"/>
              </w:rPr>
              <w:t>selector: object</w:t>
            </w:r>
          </w:p>
          <w:p w:rsidR="001E025E" w:rsidRDefault="001E025E" w:rsidP="001E025E">
            <w:pPr>
              <w:ind w:left="0"/>
            </w:pPr>
            <w:r>
              <w:rPr>
                <w:rFonts w:hint="eastAsia"/>
              </w:rPr>
              <w:t>sort: object</w:t>
            </w:r>
          </w:p>
          <w:p w:rsidR="001E025E" w:rsidRDefault="001E025E" w:rsidP="001E025E">
            <w:pPr>
              <w:ind w:left="0"/>
              <w:rPr>
                <w:ins w:id="59" w:author="xujianhui" w:date="2016-05-19T16:53:00Z"/>
              </w:rPr>
            </w:pPr>
            <w:r>
              <w:rPr>
                <w:rFonts w:hint="eastAsia"/>
              </w:rPr>
              <w:t>hinter: object</w:t>
            </w:r>
          </w:p>
          <w:p w:rsidR="001E025E" w:rsidRDefault="001E025E" w:rsidP="001E025E">
            <w:pPr>
              <w:ind w:left="0"/>
              <w:rPr>
                <w:ins w:id="60" w:author="xujianhui" w:date="2016-05-19T16:53:00Z"/>
              </w:rPr>
            </w:pPr>
            <w:ins w:id="61" w:author="xujianhui" w:date="2016-05-19T16:53:00Z">
              <w:r>
                <w:rPr>
                  <w:rFonts w:hint="eastAsia"/>
                </w:rPr>
                <w:t>skip:number</w:t>
              </w:r>
            </w:ins>
          </w:p>
          <w:p w:rsidR="00F93733" w:rsidRDefault="001E025E" w:rsidP="001E025E">
            <w:pPr>
              <w:ind w:left="0"/>
            </w:pPr>
            <w:ins w:id="62" w:author="xujianhui" w:date="2016-05-19T16:53:00Z">
              <w:r>
                <w:rPr>
                  <w:rFonts w:hint="eastAsia"/>
                </w:rPr>
                <w:t>limit:number</w:t>
              </w:r>
            </w:ins>
          </w:p>
        </w:tc>
        <w:tc>
          <w:tcPr>
            <w:tcW w:w="3544" w:type="dxa"/>
          </w:tcPr>
          <w:p w:rsidR="00F93733" w:rsidRDefault="005E467A" w:rsidP="00845D4E">
            <w:pPr>
              <w:ind w:left="0"/>
            </w:pPr>
            <w:r>
              <w:t>cmd</w:t>
            </w:r>
            <w:r>
              <w:rPr>
                <w:rFonts w:hint="eastAsia"/>
              </w:rPr>
              <w:t>=query</w:t>
            </w:r>
            <w:r w:rsidR="00F93733">
              <w:rPr>
                <w:rFonts w:hint="eastAsia"/>
              </w:rPr>
              <w:t xml:space="preserve"> business authority</w:t>
            </w:r>
          </w:p>
          <w:p w:rsidR="00F93733" w:rsidRDefault="00F93733" w:rsidP="00845D4E">
            <w:pPr>
              <w:ind w:left="0"/>
            </w:pPr>
            <w:r>
              <w:rPr>
                <w:rFonts w:hint="eastAsia"/>
              </w:rPr>
              <w:t>&amp;</w:t>
            </w:r>
            <w:r w:rsidR="00E44AEB">
              <w:rPr>
                <w:rFonts w:hint="eastAsia"/>
              </w:rPr>
              <w:t>Filter={</w:t>
            </w:r>
            <w:r>
              <w:rPr>
                <w:rFonts w:hint="eastAsia"/>
              </w:rPr>
              <w:t>BusinessName</w:t>
            </w:r>
            <w:r w:rsidR="00E44AEB">
              <w:rPr>
                <w:rFonts w:hint="eastAsia"/>
              </w:rPr>
              <w:t>:</w:t>
            </w:r>
            <w:r>
              <w:rPr>
                <w:rFonts w:hint="eastAsia"/>
              </w:rPr>
              <w:t>b1</w:t>
            </w:r>
            <w:r w:rsidR="00E44AEB">
              <w:rPr>
                <w:rFonts w:hint="eastAsia"/>
              </w:rPr>
              <w:t>}</w:t>
            </w:r>
          </w:p>
        </w:tc>
      </w:tr>
      <w:tr w:rsidR="00F93733" w:rsidTr="00845D4E">
        <w:tc>
          <w:tcPr>
            <w:tcW w:w="1418" w:type="dxa"/>
          </w:tcPr>
          <w:p w:rsidR="00F93733" w:rsidRDefault="00F93733" w:rsidP="00845D4E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F93733" w:rsidRDefault="00F93733" w:rsidP="00845D4E">
            <w:pPr>
              <w:ind w:left="0"/>
            </w:pPr>
          </w:p>
        </w:tc>
        <w:tc>
          <w:tcPr>
            <w:tcW w:w="3544" w:type="dxa"/>
          </w:tcPr>
          <w:p w:rsidR="00F93733" w:rsidRPr="00122E8A" w:rsidRDefault="00F93733" w:rsidP="00845D4E">
            <w:pPr>
              <w:ind w:left="0"/>
            </w:pPr>
          </w:p>
        </w:tc>
      </w:tr>
      <w:tr w:rsidR="00F93733" w:rsidTr="00845D4E">
        <w:tc>
          <w:tcPr>
            <w:tcW w:w="1418" w:type="dxa"/>
          </w:tcPr>
          <w:p w:rsidR="00F93733" w:rsidRDefault="00F93733" w:rsidP="00845D4E">
            <w:pPr>
              <w:ind w:left="0"/>
            </w:pPr>
            <w:r>
              <w:rPr>
                <w:rFonts w:hint="eastAsia"/>
              </w:rPr>
              <w:t>响应头</w:t>
            </w:r>
          </w:p>
        </w:tc>
        <w:tc>
          <w:tcPr>
            <w:tcW w:w="3827" w:type="dxa"/>
          </w:tcPr>
          <w:p w:rsidR="00F93733" w:rsidRDefault="00F93733" w:rsidP="00845D4E">
            <w:pPr>
              <w:ind w:left="0"/>
            </w:pPr>
            <w:r>
              <w:rPr>
                <w:rFonts w:hint="eastAsia"/>
              </w:rPr>
              <w:t>同通用响应头</w:t>
            </w:r>
          </w:p>
        </w:tc>
        <w:tc>
          <w:tcPr>
            <w:tcW w:w="3544" w:type="dxa"/>
          </w:tcPr>
          <w:p w:rsidR="00F93733" w:rsidRDefault="00F93733" w:rsidP="00845D4E">
            <w:pPr>
              <w:ind w:left="0"/>
            </w:pPr>
          </w:p>
        </w:tc>
      </w:tr>
      <w:tr w:rsidR="00F93733" w:rsidTr="00845D4E">
        <w:trPr>
          <w:trHeight w:val="2254"/>
        </w:trPr>
        <w:tc>
          <w:tcPr>
            <w:tcW w:w="1418" w:type="dxa"/>
          </w:tcPr>
          <w:p w:rsidR="00F93733" w:rsidRDefault="00F93733" w:rsidP="00845D4E">
            <w:pPr>
              <w:ind w:left="0"/>
            </w:pPr>
            <w:r>
              <w:rPr>
                <w:rFonts w:hint="eastAsia"/>
              </w:rPr>
              <w:lastRenderedPageBreak/>
              <w:t>响应内容</w:t>
            </w:r>
          </w:p>
        </w:tc>
        <w:tc>
          <w:tcPr>
            <w:tcW w:w="3827" w:type="dxa"/>
          </w:tcPr>
          <w:p w:rsidR="00F93733" w:rsidRDefault="00F93733" w:rsidP="00845D4E">
            <w:pPr>
              <w:ind w:left="0"/>
            </w:pPr>
            <w:r>
              <w:rPr>
                <w:rFonts w:hint="eastAsia"/>
              </w:rPr>
              <w:t>通用响应体</w:t>
            </w:r>
          </w:p>
          <w:p w:rsidR="00F93733" w:rsidRDefault="00A53CC2" w:rsidP="00845D4E">
            <w:pPr>
              <w:ind w:left="0"/>
            </w:pPr>
            <w:r>
              <w:rPr>
                <w:rFonts w:hint="eastAsia"/>
              </w:rPr>
              <w:t>{</w:t>
            </w:r>
          </w:p>
          <w:p w:rsidR="00A53CC2" w:rsidRDefault="00A53CC2" w:rsidP="00845D4E">
            <w:pPr>
              <w:ind w:left="0"/>
            </w:pPr>
            <w:r>
              <w:rPr>
                <w:rFonts w:hint="eastAsia"/>
              </w:rPr>
              <w:t xml:space="preserve">  BusinessName:</w:t>
            </w:r>
            <w:r>
              <w:rPr>
                <w:rFonts w:hint="eastAsia"/>
              </w:rPr>
              <w:t>业务名</w:t>
            </w:r>
          </w:p>
          <w:p w:rsidR="00A53CC2" w:rsidRDefault="00A53CC2" w:rsidP="00845D4E">
            <w:pPr>
              <w:ind w:left="0"/>
            </w:pPr>
            <w:r>
              <w:rPr>
                <w:rFonts w:hint="eastAsia"/>
              </w:rPr>
              <w:t xml:space="preserve">  User:</w:t>
            </w:r>
            <w:r>
              <w:rPr>
                <w:rFonts w:hint="eastAsia"/>
              </w:rPr>
              <w:t>用户名</w:t>
            </w:r>
          </w:p>
          <w:p w:rsidR="00A53CC2" w:rsidRDefault="00A53CC2" w:rsidP="00845D4E">
            <w:pPr>
              <w:ind w:left="0"/>
            </w:pPr>
            <w:r>
              <w:rPr>
                <w:rFonts w:hint="eastAsia"/>
              </w:rPr>
              <w:t>}</w:t>
            </w:r>
          </w:p>
        </w:tc>
        <w:tc>
          <w:tcPr>
            <w:tcW w:w="3544" w:type="dxa"/>
          </w:tcPr>
          <w:p w:rsidR="00F93733" w:rsidRDefault="00F93733" w:rsidP="00845D4E">
            <w:pPr>
              <w:ind w:left="0"/>
            </w:pPr>
            <w:r w:rsidRPr="00BA68AC">
              <w:t xml:space="preserve">{ </w:t>
            </w:r>
          </w:p>
          <w:p w:rsidR="00F93733" w:rsidRDefault="00F93733" w:rsidP="00845D4E">
            <w:pPr>
              <w:ind w:left="0"/>
            </w:pPr>
            <w:r w:rsidRPr="00BA68AC">
              <w:t>"</w:t>
            </w:r>
            <w:r>
              <w:t>errno</w:t>
            </w:r>
            <w:r w:rsidRPr="00BA68AC">
              <w:t>"</w:t>
            </w:r>
            <w:r>
              <w:t>: 0</w:t>
            </w:r>
          </w:p>
          <w:p w:rsidR="00F93733" w:rsidRPr="005964D4" w:rsidRDefault="00F93733" w:rsidP="00845D4E">
            <w:pPr>
              <w:ind w:left="0"/>
            </w:pPr>
            <w:r w:rsidRPr="00BA68AC">
              <w:t>}</w:t>
            </w:r>
          </w:p>
        </w:tc>
      </w:tr>
      <w:tr w:rsidR="00F93733" w:rsidTr="00845D4E">
        <w:trPr>
          <w:trHeight w:val="322"/>
        </w:trPr>
        <w:tc>
          <w:tcPr>
            <w:tcW w:w="1418" w:type="dxa"/>
          </w:tcPr>
          <w:p w:rsidR="00F93733" w:rsidRDefault="00F93733" w:rsidP="00845D4E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F93733" w:rsidRDefault="00F93733" w:rsidP="008F4414">
            <w:pPr>
              <w:ind w:left="0"/>
            </w:pPr>
          </w:p>
        </w:tc>
        <w:tc>
          <w:tcPr>
            <w:tcW w:w="3544" w:type="dxa"/>
          </w:tcPr>
          <w:p w:rsidR="00F93733" w:rsidRPr="00BA68AC" w:rsidRDefault="00F93733" w:rsidP="00845D4E">
            <w:pPr>
              <w:ind w:left="0"/>
            </w:pPr>
          </w:p>
        </w:tc>
      </w:tr>
    </w:tbl>
    <w:p w:rsidR="004C7A43" w:rsidRDefault="00CD468A" w:rsidP="00E47916">
      <w:pPr>
        <w:pStyle w:val="Heading4"/>
      </w:pPr>
      <w:r>
        <w:rPr>
          <w:rFonts w:hint="eastAsia"/>
        </w:rPr>
        <w:t>发现</w:t>
      </w:r>
      <w:r w:rsidR="003F2D4C">
        <w:rPr>
          <w:rFonts w:hint="eastAsia"/>
        </w:rPr>
        <w:t>业务</w:t>
      </w:r>
    </w:p>
    <w:tbl>
      <w:tblPr>
        <w:tblStyle w:val="TableGrid"/>
        <w:tblW w:w="8789" w:type="dxa"/>
        <w:tblInd w:w="-34" w:type="dxa"/>
        <w:tblLayout w:type="fixed"/>
        <w:tblLook w:val="04A0"/>
      </w:tblPr>
      <w:tblGrid>
        <w:gridCol w:w="1418"/>
        <w:gridCol w:w="3827"/>
        <w:gridCol w:w="3544"/>
      </w:tblGrid>
      <w:tr w:rsidR="003B65D0" w:rsidTr="00845D4E">
        <w:tc>
          <w:tcPr>
            <w:tcW w:w="1418" w:type="dxa"/>
            <w:shd w:val="clear" w:color="auto" w:fill="DDD9C3" w:themeFill="background2" w:themeFillShade="E6"/>
          </w:tcPr>
          <w:p w:rsidR="003B65D0" w:rsidRDefault="003B65D0" w:rsidP="00845D4E">
            <w:pPr>
              <w:ind w:left="0"/>
            </w:pPr>
          </w:p>
        </w:tc>
        <w:tc>
          <w:tcPr>
            <w:tcW w:w="3827" w:type="dxa"/>
            <w:shd w:val="clear" w:color="auto" w:fill="DDD9C3" w:themeFill="background2" w:themeFillShade="E6"/>
          </w:tcPr>
          <w:p w:rsidR="003B65D0" w:rsidRDefault="003B65D0" w:rsidP="00845D4E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544" w:type="dxa"/>
            <w:shd w:val="clear" w:color="auto" w:fill="DDD9C3" w:themeFill="background2" w:themeFillShade="E6"/>
          </w:tcPr>
          <w:p w:rsidR="003B65D0" w:rsidRDefault="003B65D0" w:rsidP="00845D4E">
            <w:pPr>
              <w:ind w:left="0"/>
            </w:pPr>
            <w:r>
              <w:rPr>
                <w:rFonts w:hint="eastAsia"/>
              </w:rPr>
              <w:t>举例</w:t>
            </w:r>
          </w:p>
        </w:tc>
      </w:tr>
      <w:tr w:rsidR="003B65D0" w:rsidTr="00845D4E">
        <w:tc>
          <w:tcPr>
            <w:tcW w:w="1418" w:type="dxa"/>
          </w:tcPr>
          <w:p w:rsidR="003B65D0" w:rsidRDefault="003B65D0" w:rsidP="00845D4E">
            <w:pPr>
              <w:ind w:left="0"/>
            </w:pPr>
            <w:r>
              <w:rPr>
                <w:rFonts w:hint="eastAsia"/>
              </w:rPr>
              <w:t>请求头</w:t>
            </w:r>
          </w:p>
        </w:tc>
        <w:tc>
          <w:tcPr>
            <w:tcW w:w="3827" w:type="dxa"/>
          </w:tcPr>
          <w:p w:rsidR="003B65D0" w:rsidRDefault="003B65D0" w:rsidP="00845D4E">
            <w:pPr>
              <w:ind w:left="0"/>
            </w:pPr>
            <w:r>
              <w:rPr>
                <w:rFonts w:hint="eastAsia"/>
              </w:rPr>
              <w:t>同通用请求头</w:t>
            </w:r>
          </w:p>
        </w:tc>
        <w:tc>
          <w:tcPr>
            <w:tcW w:w="3544" w:type="dxa"/>
          </w:tcPr>
          <w:p w:rsidR="003B65D0" w:rsidRDefault="003B65D0" w:rsidP="00845D4E">
            <w:pPr>
              <w:ind w:left="0"/>
            </w:pPr>
          </w:p>
        </w:tc>
      </w:tr>
      <w:tr w:rsidR="003B65D0" w:rsidTr="00845D4E">
        <w:tc>
          <w:tcPr>
            <w:tcW w:w="1418" w:type="dxa"/>
          </w:tcPr>
          <w:p w:rsidR="003B65D0" w:rsidRDefault="003B65D0" w:rsidP="00845D4E">
            <w:pPr>
              <w:ind w:left="0"/>
            </w:pPr>
            <w:r>
              <w:rPr>
                <w:rFonts w:hint="eastAsia"/>
              </w:rPr>
              <w:t>请求内容</w:t>
            </w:r>
          </w:p>
        </w:tc>
        <w:tc>
          <w:tcPr>
            <w:tcW w:w="3827" w:type="dxa"/>
          </w:tcPr>
          <w:p w:rsidR="003B65D0" w:rsidRDefault="003B65D0" w:rsidP="00845D4E">
            <w:pPr>
              <w:ind w:left="0"/>
            </w:pPr>
            <w:r>
              <w:t>cmd</w:t>
            </w:r>
            <w:r>
              <w:rPr>
                <w:rFonts w:hint="eastAsia"/>
              </w:rPr>
              <w:t xml:space="preserve">: </w:t>
            </w:r>
            <w:r w:rsidR="00FC56D3">
              <w:rPr>
                <w:rFonts w:hint="eastAsia"/>
              </w:rPr>
              <w:t>discovery business</w:t>
            </w:r>
          </w:p>
          <w:p w:rsidR="003B65D0" w:rsidRDefault="005B4078" w:rsidP="00845D4E">
            <w:pPr>
              <w:ind w:left="0"/>
            </w:pPr>
            <w:r w:rsidRPr="005B4078">
              <w:t>configinfo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业务信息</w:t>
            </w:r>
          </w:p>
        </w:tc>
        <w:tc>
          <w:tcPr>
            <w:tcW w:w="3544" w:type="dxa"/>
          </w:tcPr>
          <w:p w:rsidR="003B65D0" w:rsidRDefault="003B65D0" w:rsidP="00845D4E">
            <w:pPr>
              <w:ind w:left="0"/>
            </w:pPr>
            <w:r>
              <w:t>cmd</w:t>
            </w:r>
            <w:r>
              <w:rPr>
                <w:rFonts w:hint="eastAsia"/>
              </w:rPr>
              <w:t>=</w:t>
            </w:r>
            <w:r w:rsidR="002652C3">
              <w:rPr>
                <w:rFonts w:hint="eastAsia"/>
              </w:rPr>
              <w:t xml:space="preserve"> discovery business</w:t>
            </w:r>
          </w:p>
          <w:p w:rsidR="0018672D" w:rsidRDefault="003B65D0" w:rsidP="00845D4E">
            <w:pPr>
              <w:ind w:left="0"/>
            </w:pPr>
            <w:r>
              <w:rPr>
                <w:rFonts w:hint="eastAsia"/>
              </w:rPr>
              <w:t>&amp;</w:t>
            </w:r>
            <w:r w:rsidR="0018672D" w:rsidRPr="0018672D">
              <w:t>configinfo=</w:t>
            </w:r>
          </w:p>
          <w:p w:rsidR="0018672D" w:rsidRDefault="0018672D" w:rsidP="00845D4E">
            <w:pPr>
              <w:ind w:left="0"/>
            </w:pPr>
            <w:r w:rsidRPr="0018672D">
              <w:t>{</w:t>
            </w:r>
          </w:p>
          <w:p w:rsidR="004C7A43" w:rsidRDefault="0018672D">
            <w:pPr>
              <w:ind w:leftChars="100" w:left="210"/>
            </w:pPr>
            <w:r>
              <w:t>BusinessType</w:t>
            </w:r>
            <w:r w:rsidRPr="0018672D">
              <w:t>:"spark", BusinessName:"</w:t>
            </w:r>
            <w:r>
              <w:rPr>
                <w:rFonts w:hint="eastAsia"/>
              </w:rPr>
              <w:t>spark1</w:t>
            </w:r>
            <w:r w:rsidRPr="0018672D">
              <w:t>",</w:t>
            </w:r>
          </w:p>
          <w:p w:rsidR="004C7A43" w:rsidRDefault="00421DD1">
            <w:pPr>
              <w:ind w:leftChars="100" w:left="210"/>
            </w:pPr>
            <w:r w:rsidRPr="00421DD1">
              <w:t>ClusterName</w:t>
            </w:r>
            <w:r>
              <w:rPr>
                <w:rFonts w:hint="eastAsia"/>
              </w:rPr>
              <w:t>:"c1"</w:t>
            </w:r>
            <w:r w:rsidR="00F12CCD">
              <w:rPr>
                <w:rFonts w:hint="eastAsia"/>
              </w:rPr>
              <w:t>,</w:t>
            </w:r>
          </w:p>
          <w:p w:rsidR="004C7A43" w:rsidRDefault="00AB754A">
            <w:pPr>
              <w:ind w:leftChars="100" w:left="210"/>
            </w:pPr>
            <w:r w:rsidRPr="00AB754A">
              <w:t>BusinessInfo:</w:t>
            </w:r>
          </w:p>
          <w:p w:rsidR="004C7A43" w:rsidRDefault="00AB754A">
            <w:pPr>
              <w:ind w:leftChars="100" w:left="210"/>
            </w:pPr>
            <w:r w:rsidRPr="00AB754A">
              <w:t>[</w:t>
            </w:r>
          </w:p>
          <w:p w:rsidR="004C7A43" w:rsidRDefault="00AB754A">
            <w:pPr>
              <w:ind w:leftChars="100" w:left="210" w:firstLineChars="100" w:firstLine="210"/>
            </w:pPr>
            <w:r w:rsidRPr="00AB754A">
              <w:t>{</w:t>
            </w:r>
          </w:p>
          <w:p w:rsidR="004C7A43" w:rsidRDefault="00AB754A">
            <w:pPr>
              <w:ind w:leftChars="100" w:left="210" w:firstLineChars="200" w:firstLine="420"/>
            </w:pPr>
            <w:r w:rsidRPr="00AB754A">
              <w:t>HostName:"host1",</w:t>
            </w:r>
          </w:p>
          <w:p w:rsidR="004C7A43" w:rsidRDefault="00AB754A">
            <w:pPr>
              <w:ind w:leftChars="100" w:left="210" w:firstLineChars="200" w:firstLine="420"/>
            </w:pPr>
            <w:r w:rsidRPr="00AB754A">
              <w:t>MasterPort:"7077",</w:t>
            </w:r>
          </w:p>
          <w:p w:rsidR="004C7A43" w:rsidRDefault="00AB754A">
            <w:pPr>
              <w:ind w:leftChars="100" w:left="210" w:firstLineChars="200" w:firstLine="420"/>
            </w:pPr>
            <w:r w:rsidRPr="00AB754A">
              <w:t>MasterWebuiPort:"8088"</w:t>
            </w:r>
          </w:p>
          <w:p w:rsidR="004C7A43" w:rsidRDefault="00AB754A">
            <w:pPr>
              <w:ind w:left="0" w:firstLineChars="200" w:firstLine="420"/>
            </w:pPr>
            <w:r w:rsidRPr="00AB754A">
              <w:t>}</w:t>
            </w:r>
          </w:p>
          <w:p w:rsidR="004C7A43" w:rsidRDefault="00AB754A">
            <w:pPr>
              <w:ind w:left="0" w:firstLineChars="100" w:firstLine="210"/>
            </w:pPr>
            <w:r w:rsidRPr="00AB754A">
              <w:t>]</w:t>
            </w:r>
          </w:p>
          <w:p w:rsidR="000D5238" w:rsidRDefault="00AB754A">
            <w:pPr>
              <w:ind w:left="0"/>
            </w:pPr>
            <w:r w:rsidRPr="00AB754A">
              <w:t>}</w:t>
            </w:r>
          </w:p>
          <w:p w:rsidR="001F25CC" w:rsidRDefault="001F25CC">
            <w:pPr>
              <w:ind w:left="0"/>
            </w:pPr>
          </w:p>
          <w:p w:rsidR="001F25CC" w:rsidRDefault="001F25CC" w:rsidP="001F25CC">
            <w:pPr>
              <w:ind w:left="0"/>
            </w:pPr>
            <w:r>
              <w:t>cmd</w:t>
            </w:r>
            <w:r>
              <w:rPr>
                <w:rFonts w:hint="eastAsia"/>
              </w:rPr>
              <w:t>= discovery business</w:t>
            </w:r>
          </w:p>
          <w:p w:rsidR="001F25CC" w:rsidRDefault="001F25CC" w:rsidP="001F25CC">
            <w:pPr>
              <w:ind w:left="0"/>
            </w:pPr>
            <w:r>
              <w:rPr>
                <w:rFonts w:hint="eastAsia"/>
              </w:rPr>
              <w:t>&amp;</w:t>
            </w:r>
            <w:r w:rsidRPr="0018672D">
              <w:t>configinfo=</w:t>
            </w:r>
          </w:p>
          <w:p w:rsidR="001F25CC" w:rsidRDefault="001F25CC" w:rsidP="001F25CC">
            <w:pPr>
              <w:ind w:left="0"/>
            </w:pPr>
            <w:r w:rsidRPr="0018672D">
              <w:t>{</w:t>
            </w:r>
          </w:p>
          <w:p w:rsidR="001F25CC" w:rsidRDefault="001F25CC" w:rsidP="001F25CC">
            <w:pPr>
              <w:ind w:leftChars="100" w:left="210"/>
            </w:pPr>
            <w:r>
              <w:t>BusinessType</w:t>
            </w:r>
            <w:r w:rsidRPr="0018672D">
              <w:t>:"</w:t>
            </w:r>
            <w:r w:rsidR="003748BC">
              <w:rPr>
                <w:rFonts w:hint="eastAsia"/>
              </w:rPr>
              <w:t>hdfs</w:t>
            </w:r>
            <w:r w:rsidRPr="0018672D">
              <w:t>", BusinessName:"</w:t>
            </w:r>
            <w:r w:rsidR="00340D38">
              <w:rPr>
                <w:rFonts w:hint="eastAsia"/>
              </w:rPr>
              <w:t>hdfs</w:t>
            </w:r>
            <w:r>
              <w:rPr>
                <w:rFonts w:hint="eastAsia"/>
              </w:rPr>
              <w:t>1</w:t>
            </w:r>
            <w:r w:rsidRPr="0018672D">
              <w:t>",</w:t>
            </w:r>
          </w:p>
          <w:p w:rsidR="001F25CC" w:rsidRDefault="001F25CC" w:rsidP="001F25CC">
            <w:pPr>
              <w:ind w:leftChars="100" w:left="210"/>
            </w:pPr>
            <w:r w:rsidRPr="00421DD1">
              <w:t>ClusterName</w:t>
            </w:r>
            <w:r>
              <w:rPr>
                <w:rFonts w:hint="eastAsia"/>
              </w:rPr>
              <w:t>:"c1",</w:t>
            </w:r>
          </w:p>
          <w:p w:rsidR="001F25CC" w:rsidRDefault="001F25CC" w:rsidP="001F25CC">
            <w:pPr>
              <w:ind w:leftChars="100" w:left="210"/>
            </w:pPr>
            <w:r w:rsidRPr="00AB754A">
              <w:t>BusinessInfo:</w:t>
            </w:r>
          </w:p>
          <w:p w:rsidR="001F25CC" w:rsidRDefault="001F25CC" w:rsidP="001F25CC">
            <w:pPr>
              <w:ind w:leftChars="100" w:left="210"/>
            </w:pPr>
            <w:r w:rsidRPr="00AB754A">
              <w:t>[</w:t>
            </w:r>
          </w:p>
          <w:p w:rsidR="001F25CC" w:rsidRDefault="001F25CC" w:rsidP="001F25CC">
            <w:pPr>
              <w:ind w:leftChars="100" w:left="210" w:firstLineChars="100" w:firstLine="210"/>
            </w:pPr>
            <w:r w:rsidRPr="00AB754A">
              <w:t>{</w:t>
            </w:r>
          </w:p>
          <w:p w:rsidR="001F25CC" w:rsidRDefault="001F25CC" w:rsidP="001F25CC">
            <w:pPr>
              <w:ind w:leftChars="100" w:left="210" w:firstLineChars="200" w:firstLine="420"/>
            </w:pPr>
            <w:r w:rsidRPr="00AB754A">
              <w:t>HostName:"host1",</w:t>
            </w:r>
          </w:p>
          <w:p w:rsidR="001F25CC" w:rsidRDefault="00340D38" w:rsidP="001F25CC">
            <w:pPr>
              <w:ind w:leftChars="100" w:left="210" w:firstLineChars="200" w:firstLine="420"/>
            </w:pPr>
            <w:r w:rsidRPr="00340D38">
              <w:t>NamenodePort</w:t>
            </w:r>
            <w:r w:rsidR="001851DA">
              <w:t>:"</w:t>
            </w:r>
            <w:r w:rsidR="001851DA">
              <w:rPr>
                <w:rFonts w:hint="eastAsia"/>
              </w:rPr>
              <w:t>9000</w:t>
            </w:r>
            <w:r w:rsidR="001F25CC" w:rsidRPr="00AB754A">
              <w:t>",</w:t>
            </w:r>
          </w:p>
          <w:p w:rsidR="001F25CC" w:rsidRDefault="00EA1770" w:rsidP="001F25CC">
            <w:pPr>
              <w:ind w:leftChars="100" w:left="210" w:firstLineChars="200" w:firstLine="420"/>
            </w:pPr>
            <w:r w:rsidRPr="00EA1770">
              <w:t>NamenodeWebuiPort</w:t>
            </w:r>
            <w:r w:rsidR="001F25CC" w:rsidRPr="00AB754A">
              <w:t>:"</w:t>
            </w:r>
            <w:r w:rsidR="00380597">
              <w:t xml:space="preserve"> </w:t>
            </w:r>
            <w:r w:rsidR="00380597" w:rsidRPr="00380597">
              <w:t>50070</w:t>
            </w:r>
            <w:r w:rsidR="001F25CC" w:rsidRPr="00AB754A">
              <w:t>"</w:t>
            </w:r>
          </w:p>
          <w:p w:rsidR="001F25CC" w:rsidRDefault="001F25CC" w:rsidP="001F25CC">
            <w:pPr>
              <w:ind w:left="0" w:firstLineChars="200" w:firstLine="420"/>
            </w:pPr>
            <w:r w:rsidRPr="00AB754A">
              <w:t>}</w:t>
            </w:r>
          </w:p>
          <w:p w:rsidR="001F25CC" w:rsidRDefault="001F25CC" w:rsidP="001F25CC">
            <w:pPr>
              <w:ind w:left="0" w:firstLineChars="100" w:firstLine="210"/>
            </w:pPr>
            <w:r w:rsidRPr="00AB754A">
              <w:t>]</w:t>
            </w:r>
          </w:p>
          <w:p w:rsidR="001F25CC" w:rsidRDefault="001F25CC" w:rsidP="001F25CC">
            <w:pPr>
              <w:ind w:left="0"/>
            </w:pPr>
            <w:r w:rsidRPr="00AB754A">
              <w:lastRenderedPageBreak/>
              <w:t>}</w:t>
            </w:r>
          </w:p>
          <w:p w:rsidR="001F25CC" w:rsidRDefault="001F25CC">
            <w:pPr>
              <w:ind w:left="0"/>
            </w:pPr>
          </w:p>
        </w:tc>
      </w:tr>
      <w:tr w:rsidR="003B65D0" w:rsidTr="00845D4E">
        <w:tc>
          <w:tcPr>
            <w:tcW w:w="1418" w:type="dxa"/>
          </w:tcPr>
          <w:p w:rsidR="003B65D0" w:rsidRDefault="003B65D0" w:rsidP="00845D4E">
            <w:pPr>
              <w:ind w:left="0"/>
            </w:pPr>
            <w:r>
              <w:rPr>
                <w:rFonts w:hint="eastAsia"/>
              </w:rPr>
              <w:lastRenderedPageBreak/>
              <w:t>说明</w:t>
            </w:r>
          </w:p>
        </w:tc>
        <w:tc>
          <w:tcPr>
            <w:tcW w:w="3827" w:type="dxa"/>
          </w:tcPr>
          <w:p w:rsidR="003B65D0" w:rsidRDefault="003B65D0" w:rsidP="00845D4E">
            <w:pPr>
              <w:ind w:left="0"/>
            </w:pPr>
          </w:p>
        </w:tc>
        <w:tc>
          <w:tcPr>
            <w:tcW w:w="3544" w:type="dxa"/>
          </w:tcPr>
          <w:p w:rsidR="003B65D0" w:rsidRPr="00122E8A" w:rsidRDefault="003B65D0" w:rsidP="00845D4E">
            <w:pPr>
              <w:ind w:left="0"/>
            </w:pPr>
          </w:p>
        </w:tc>
      </w:tr>
      <w:tr w:rsidR="003B65D0" w:rsidTr="00845D4E">
        <w:tc>
          <w:tcPr>
            <w:tcW w:w="1418" w:type="dxa"/>
          </w:tcPr>
          <w:p w:rsidR="003B65D0" w:rsidRDefault="003B65D0" w:rsidP="00845D4E">
            <w:pPr>
              <w:ind w:left="0"/>
            </w:pPr>
            <w:r>
              <w:rPr>
                <w:rFonts w:hint="eastAsia"/>
              </w:rPr>
              <w:t>响应头</w:t>
            </w:r>
          </w:p>
        </w:tc>
        <w:tc>
          <w:tcPr>
            <w:tcW w:w="3827" w:type="dxa"/>
          </w:tcPr>
          <w:p w:rsidR="003B65D0" w:rsidRDefault="003B65D0" w:rsidP="00845D4E">
            <w:pPr>
              <w:ind w:left="0"/>
            </w:pPr>
            <w:r>
              <w:rPr>
                <w:rFonts w:hint="eastAsia"/>
              </w:rPr>
              <w:t>同通用响应头</w:t>
            </w:r>
          </w:p>
        </w:tc>
        <w:tc>
          <w:tcPr>
            <w:tcW w:w="3544" w:type="dxa"/>
          </w:tcPr>
          <w:p w:rsidR="003B65D0" w:rsidRDefault="003B65D0" w:rsidP="00845D4E">
            <w:pPr>
              <w:ind w:left="0"/>
            </w:pPr>
          </w:p>
        </w:tc>
      </w:tr>
      <w:tr w:rsidR="003B65D0" w:rsidTr="004D046F">
        <w:trPr>
          <w:trHeight w:val="619"/>
        </w:trPr>
        <w:tc>
          <w:tcPr>
            <w:tcW w:w="1418" w:type="dxa"/>
          </w:tcPr>
          <w:p w:rsidR="003B65D0" w:rsidRDefault="003B65D0" w:rsidP="00845D4E">
            <w:pPr>
              <w:ind w:left="0"/>
            </w:pPr>
            <w:r>
              <w:rPr>
                <w:rFonts w:hint="eastAsia"/>
              </w:rPr>
              <w:t>响应内容</w:t>
            </w:r>
          </w:p>
        </w:tc>
        <w:tc>
          <w:tcPr>
            <w:tcW w:w="3827" w:type="dxa"/>
          </w:tcPr>
          <w:p w:rsidR="003B65D0" w:rsidRDefault="003B65D0" w:rsidP="00845D4E">
            <w:pPr>
              <w:ind w:left="0"/>
            </w:pPr>
            <w:r>
              <w:rPr>
                <w:rFonts w:hint="eastAsia"/>
              </w:rPr>
              <w:t>通用响应体</w:t>
            </w:r>
          </w:p>
        </w:tc>
        <w:tc>
          <w:tcPr>
            <w:tcW w:w="3544" w:type="dxa"/>
          </w:tcPr>
          <w:p w:rsidR="003B65D0" w:rsidRPr="005964D4" w:rsidRDefault="003B65D0" w:rsidP="00845D4E">
            <w:pPr>
              <w:ind w:left="0"/>
            </w:pPr>
          </w:p>
        </w:tc>
      </w:tr>
      <w:tr w:rsidR="003B65D0" w:rsidTr="00845D4E">
        <w:trPr>
          <w:trHeight w:val="322"/>
        </w:trPr>
        <w:tc>
          <w:tcPr>
            <w:tcW w:w="1418" w:type="dxa"/>
          </w:tcPr>
          <w:p w:rsidR="003B65D0" w:rsidRDefault="003B65D0" w:rsidP="00845D4E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3B65D0" w:rsidRDefault="003B65D0" w:rsidP="00845D4E">
            <w:pPr>
              <w:ind w:left="0"/>
            </w:pPr>
          </w:p>
        </w:tc>
        <w:tc>
          <w:tcPr>
            <w:tcW w:w="3544" w:type="dxa"/>
          </w:tcPr>
          <w:p w:rsidR="003B65D0" w:rsidRPr="00BA68AC" w:rsidRDefault="003B65D0" w:rsidP="00845D4E">
            <w:pPr>
              <w:ind w:left="0"/>
            </w:pPr>
          </w:p>
        </w:tc>
      </w:tr>
    </w:tbl>
    <w:p w:rsidR="00AB1518" w:rsidRPr="00F93733" w:rsidRDefault="00AB1518" w:rsidP="00AB1518">
      <w:pPr>
        <w:ind w:left="0"/>
      </w:pPr>
    </w:p>
    <w:p w:rsidR="00832323" w:rsidRDefault="00832323" w:rsidP="006D43CE"/>
    <w:p w:rsidR="00943330" w:rsidRDefault="00943330" w:rsidP="00EA5398">
      <w:pPr>
        <w:pStyle w:val="Heading3"/>
        <w:numPr>
          <w:ilvl w:val="0"/>
          <w:numId w:val="34"/>
        </w:numPr>
      </w:pPr>
      <w:r>
        <w:rPr>
          <w:rFonts w:hint="eastAsia"/>
        </w:rPr>
        <w:t>OM</w:t>
      </w:r>
      <w:r>
        <w:rPr>
          <w:rFonts w:hint="eastAsia"/>
        </w:rPr>
        <w:t>转发消息</w:t>
      </w:r>
    </w:p>
    <w:p w:rsidR="00FE6A84" w:rsidRPr="00FE6A84" w:rsidRDefault="00380CF6" w:rsidP="00FE6A84">
      <w:pPr>
        <w:pStyle w:val="Heading4"/>
      </w:pPr>
      <w:r>
        <w:rPr>
          <w:rFonts w:hint="eastAsia"/>
        </w:rPr>
        <w:t>转发消息的请求</w:t>
      </w:r>
      <w:r w:rsidR="00FE6A84">
        <w:rPr>
          <w:rFonts w:hint="eastAsia"/>
        </w:rPr>
        <w:t>头</w:t>
      </w:r>
    </w:p>
    <w:tbl>
      <w:tblPr>
        <w:tblStyle w:val="TableGrid"/>
        <w:tblW w:w="0" w:type="auto"/>
        <w:tblInd w:w="357" w:type="dxa"/>
        <w:tblLayout w:type="fixed"/>
        <w:tblLook w:val="04A0"/>
      </w:tblPr>
      <w:tblGrid>
        <w:gridCol w:w="2084"/>
        <w:gridCol w:w="2345"/>
        <w:gridCol w:w="3736"/>
      </w:tblGrid>
      <w:tr w:rsidR="008F5B5B" w:rsidTr="00845D4E">
        <w:tc>
          <w:tcPr>
            <w:tcW w:w="2084" w:type="dxa"/>
            <w:shd w:val="clear" w:color="C4BC96" w:themeColor="background2" w:themeShade="BF" w:fill="DDD9C3" w:themeFill="background2" w:themeFillShade="E6"/>
          </w:tcPr>
          <w:p w:rsidR="008F5B5B" w:rsidRDefault="008F5B5B" w:rsidP="00845D4E">
            <w:pPr>
              <w:ind w:left="0"/>
            </w:pPr>
          </w:p>
        </w:tc>
        <w:tc>
          <w:tcPr>
            <w:tcW w:w="2345" w:type="dxa"/>
            <w:shd w:val="clear" w:color="C4BC96" w:themeColor="background2" w:themeShade="BF" w:fill="DDD9C3" w:themeFill="background2" w:themeFillShade="E6"/>
          </w:tcPr>
          <w:p w:rsidR="008F5B5B" w:rsidRDefault="008F5B5B" w:rsidP="00845D4E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736" w:type="dxa"/>
            <w:shd w:val="clear" w:color="C4BC96" w:themeColor="background2" w:themeShade="BF" w:fill="DDD9C3" w:themeFill="background2" w:themeFillShade="E6"/>
          </w:tcPr>
          <w:p w:rsidR="008F5B5B" w:rsidRDefault="008F5B5B" w:rsidP="00845D4E">
            <w:pPr>
              <w:ind w:left="0"/>
            </w:pPr>
            <w:r>
              <w:rPr>
                <w:rFonts w:hint="eastAsia"/>
              </w:rPr>
              <w:t>例子</w:t>
            </w:r>
          </w:p>
        </w:tc>
      </w:tr>
      <w:tr w:rsidR="008F5B5B" w:rsidTr="00845D4E">
        <w:tc>
          <w:tcPr>
            <w:tcW w:w="2084" w:type="dxa"/>
          </w:tcPr>
          <w:p w:rsidR="008F5B5B" w:rsidRDefault="00FB604A" w:rsidP="00845D4E">
            <w:pPr>
              <w:ind w:left="0"/>
            </w:pPr>
            <w:r w:rsidRPr="00FB604A">
              <w:t>sdbClusterName</w:t>
            </w:r>
          </w:p>
        </w:tc>
        <w:tc>
          <w:tcPr>
            <w:tcW w:w="2345" w:type="dxa"/>
          </w:tcPr>
          <w:p w:rsidR="008F5B5B" w:rsidRDefault="005B2D7A" w:rsidP="00845D4E">
            <w:pPr>
              <w:ind w:left="0"/>
            </w:pPr>
            <w:r>
              <w:rPr>
                <w:rFonts w:hint="eastAsia"/>
              </w:rPr>
              <w:t>标识用于转发的目的集群名</w:t>
            </w:r>
          </w:p>
        </w:tc>
        <w:tc>
          <w:tcPr>
            <w:tcW w:w="3736" w:type="dxa"/>
          </w:tcPr>
          <w:p w:rsidR="008F5B5B" w:rsidRDefault="00E9799B" w:rsidP="00845D4E">
            <w:pPr>
              <w:ind w:left="0"/>
            </w:pPr>
            <w:r>
              <w:rPr>
                <w:rFonts w:hint="eastAsia"/>
              </w:rPr>
              <w:t>myCluster</w:t>
            </w:r>
          </w:p>
        </w:tc>
      </w:tr>
      <w:tr w:rsidR="008F5B5B" w:rsidTr="00845D4E">
        <w:tc>
          <w:tcPr>
            <w:tcW w:w="2084" w:type="dxa"/>
          </w:tcPr>
          <w:p w:rsidR="008F5B5B" w:rsidRDefault="00FB604A" w:rsidP="00845D4E">
            <w:pPr>
              <w:ind w:left="0"/>
            </w:pPr>
            <w:r w:rsidRPr="00FB604A">
              <w:t>sdbBusinessName</w:t>
            </w:r>
          </w:p>
        </w:tc>
        <w:tc>
          <w:tcPr>
            <w:tcW w:w="2345" w:type="dxa"/>
          </w:tcPr>
          <w:p w:rsidR="008F5B5B" w:rsidRDefault="005B2D7A" w:rsidP="00845D4E">
            <w:pPr>
              <w:ind w:left="0"/>
            </w:pPr>
            <w:r>
              <w:rPr>
                <w:rFonts w:hint="eastAsia"/>
              </w:rPr>
              <w:t>标识用于转发的目的业务名</w:t>
            </w:r>
          </w:p>
        </w:tc>
        <w:tc>
          <w:tcPr>
            <w:tcW w:w="3736" w:type="dxa"/>
          </w:tcPr>
          <w:p w:rsidR="008F5B5B" w:rsidRDefault="00E9799B" w:rsidP="00845D4E">
            <w:pPr>
              <w:ind w:left="0"/>
            </w:pPr>
            <w:r>
              <w:rPr>
                <w:rFonts w:hint="eastAsia"/>
              </w:rPr>
              <w:t>myModule</w:t>
            </w:r>
          </w:p>
        </w:tc>
      </w:tr>
      <w:tr w:rsidR="008F5B5B" w:rsidTr="00845D4E">
        <w:tc>
          <w:tcPr>
            <w:tcW w:w="2084" w:type="dxa"/>
          </w:tcPr>
          <w:p w:rsidR="008F5B5B" w:rsidRDefault="00C83572" w:rsidP="00845D4E">
            <w:pPr>
              <w:ind w:left="0"/>
            </w:pPr>
            <w:r>
              <w:rPr>
                <w:rFonts w:hint="eastAsia"/>
              </w:rPr>
              <w:t>其他与通用请求头一致</w:t>
            </w:r>
          </w:p>
        </w:tc>
        <w:tc>
          <w:tcPr>
            <w:tcW w:w="2345" w:type="dxa"/>
          </w:tcPr>
          <w:p w:rsidR="008F5B5B" w:rsidRDefault="008F5B5B" w:rsidP="00845D4E">
            <w:pPr>
              <w:ind w:left="0"/>
            </w:pPr>
          </w:p>
        </w:tc>
        <w:tc>
          <w:tcPr>
            <w:tcW w:w="3736" w:type="dxa"/>
          </w:tcPr>
          <w:p w:rsidR="008F5B5B" w:rsidRDefault="008F5B5B" w:rsidP="00845D4E">
            <w:pPr>
              <w:ind w:left="0"/>
            </w:pPr>
          </w:p>
        </w:tc>
      </w:tr>
    </w:tbl>
    <w:p w:rsidR="00943330" w:rsidRPr="00943330" w:rsidRDefault="00943330" w:rsidP="00943330"/>
    <w:p w:rsidR="00791577" w:rsidRDefault="0031029C" w:rsidP="00EA5398">
      <w:pPr>
        <w:pStyle w:val="Heading3"/>
        <w:numPr>
          <w:ilvl w:val="0"/>
          <w:numId w:val="34"/>
        </w:numPr>
      </w:pPr>
      <w:r>
        <w:rPr>
          <w:rFonts w:hint="eastAsia"/>
        </w:rPr>
        <w:t>WEB</w:t>
      </w:r>
      <w:r>
        <w:rPr>
          <w:rFonts w:hint="eastAsia"/>
        </w:rPr>
        <w:t>特殊接口</w:t>
      </w:r>
    </w:p>
    <w:p w:rsidR="008303EB" w:rsidRDefault="008303EB" w:rsidP="00E47916">
      <w:pPr>
        <w:pStyle w:val="Heading4"/>
      </w:pPr>
      <w:r>
        <w:rPr>
          <w:rFonts w:hint="eastAsia"/>
        </w:rPr>
        <w:t>获取文件命令</w:t>
      </w:r>
    </w:p>
    <w:tbl>
      <w:tblPr>
        <w:tblStyle w:val="TableGrid"/>
        <w:tblW w:w="8789" w:type="dxa"/>
        <w:tblInd w:w="-34" w:type="dxa"/>
        <w:tblLayout w:type="fixed"/>
        <w:tblLook w:val="04A0"/>
      </w:tblPr>
      <w:tblGrid>
        <w:gridCol w:w="1418"/>
        <w:gridCol w:w="3827"/>
        <w:gridCol w:w="3544"/>
      </w:tblGrid>
      <w:tr w:rsidR="002F0AB5" w:rsidTr="00E06CBB">
        <w:tc>
          <w:tcPr>
            <w:tcW w:w="1418" w:type="dxa"/>
            <w:shd w:val="clear" w:color="auto" w:fill="DDD9C3" w:themeFill="background2" w:themeFillShade="E6"/>
          </w:tcPr>
          <w:p w:rsidR="002F0AB5" w:rsidRDefault="002F0AB5" w:rsidP="00E06CBB">
            <w:pPr>
              <w:ind w:left="0"/>
            </w:pPr>
          </w:p>
        </w:tc>
        <w:tc>
          <w:tcPr>
            <w:tcW w:w="3827" w:type="dxa"/>
            <w:shd w:val="clear" w:color="auto" w:fill="DDD9C3" w:themeFill="background2" w:themeFillShade="E6"/>
          </w:tcPr>
          <w:p w:rsidR="002F0AB5" w:rsidRDefault="002F0AB5" w:rsidP="00E06CBB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544" w:type="dxa"/>
            <w:shd w:val="clear" w:color="auto" w:fill="DDD9C3" w:themeFill="background2" w:themeFillShade="E6"/>
          </w:tcPr>
          <w:p w:rsidR="002F0AB5" w:rsidRDefault="002F0AB5" w:rsidP="00E06CBB">
            <w:pPr>
              <w:ind w:left="0"/>
            </w:pPr>
            <w:r>
              <w:rPr>
                <w:rFonts w:hint="eastAsia"/>
              </w:rPr>
              <w:t>举例</w:t>
            </w:r>
          </w:p>
        </w:tc>
      </w:tr>
      <w:tr w:rsidR="002F0AB5" w:rsidTr="00E06CBB">
        <w:tc>
          <w:tcPr>
            <w:tcW w:w="1418" w:type="dxa"/>
          </w:tcPr>
          <w:p w:rsidR="002F0AB5" w:rsidRDefault="002F0AB5" w:rsidP="00E06CBB">
            <w:pPr>
              <w:ind w:left="0"/>
            </w:pPr>
            <w:r>
              <w:rPr>
                <w:rFonts w:hint="eastAsia"/>
              </w:rPr>
              <w:t>请求头</w:t>
            </w:r>
          </w:p>
        </w:tc>
        <w:tc>
          <w:tcPr>
            <w:tcW w:w="3827" w:type="dxa"/>
          </w:tcPr>
          <w:p w:rsidR="00C246A7" w:rsidRDefault="00C246A7" w:rsidP="00F81242">
            <w:pPr>
              <w:ind w:left="0"/>
            </w:pPr>
            <w:r w:rsidRPr="00A95BFA">
              <w:t>GET /index.html HTTP/1.0</w:t>
            </w:r>
          </w:p>
          <w:p w:rsidR="002F0AB5" w:rsidRPr="00C246A7" w:rsidRDefault="00C246A7" w:rsidP="00F81242">
            <w:pPr>
              <w:ind w:left="0"/>
            </w:pPr>
            <w:r>
              <w:t>Host</w:t>
            </w:r>
            <w:r w:rsidR="007E0B7E">
              <w:t xml:space="preserve">: </w:t>
            </w:r>
            <w:r>
              <w:t>192.168.1.214</w:t>
            </w:r>
            <w:r w:rsidR="007E0B7E">
              <w:t xml:space="preserve">: </w:t>
            </w:r>
            <w:r>
              <w:t>11814</w:t>
            </w:r>
          </w:p>
        </w:tc>
        <w:tc>
          <w:tcPr>
            <w:tcW w:w="3544" w:type="dxa"/>
          </w:tcPr>
          <w:p w:rsidR="002F0AB5" w:rsidRDefault="002F0AB5" w:rsidP="00E06CBB">
            <w:pPr>
              <w:ind w:left="0"/>
            </w:pPr>
          </w:p>
        </w:tc>
      </w:tr>
      <w:tr w:rsidR="002F0AB5" w:rsidTr="00E06CBB">
        <w:tc>
          <w:tcPr>
            <w:tcW w:w="1418" w:type="dxa"/>
          </w:tcPr>
          <w:p w:rsidR="002F0AB5" w:rsidRDefault="002F0AB5" w:rsidP="00E06CBB">
            <w:pPr>
              <w:ind w:left="0"/>
            </w:pPr>
            <w:r>
              <w:rPr>
                <w:rFonts w:hint="eastAsia"/>
              </w:rPr>
              <w:t>请求内容</w:t>
            </w:r>
          </w:p>
        </w:tc>
        <w:tc>
          <w:tcPr>
            <w:tcW w:w="3827" w:type="dxa"/>
          </w:tcPr>
          <w:p w:rsidR="002F0AB5" w:rsidRDefault="003701BE" w:rsidP="00E06CBB">
            <w:pPr>
              <w:ind w:left="0"/>
            </w:pPr>
            <w:r>
              <w:rPr>
                <w:rFonts w:hint="eastAsia"/>
              </w:rPr>
              <w:t>无</w:t>
            </w:r>
          </w:p>
        </w:tc>
        <w:tc>
          <w:tcPr>
            <w:tcW w:w="3544" w:type="dxa"/>
          </w:tcPr>
          <w:p w:rsidR="002F0AB5" w:rsidRDefault="002F0AB5" w:rsidP="00635CD9">
            <w:pPr>
              <w:ind w:left="0"/>
            </w:pPr>
          </w:p>
        </w:tc>
      </w:tr>
      <w:tr w:rsidR="002F0AB5" w:rsidTr="00E06CBB">
        <w:tc>
          <w:tcPr>
            <w:tcW w:w="1418" w:type="dxa"/>
          </w:tcPr>
          <w:p w:rsidR="002F0AB5" w:rsidRDefault="002F0AB5" w:rsidP="00E06CBB">
            <w:pPr>
              <w:ind w:left="0"/>
            </w:pPr>
            <w:r>
              <w:rPr>
                <w:rFonts w:hint="eastAsia"/>
              </w:rPr>
              <w:t>响应头</w:t>
            </w:r>
          </w:p>
        </w:tc>
        <w:tc>
          <w:tcPr>
            <w:tcW w:w="3827" w:type="dxa"/>
          </w:tcPr>
          <w:p w:rsidR="002F0AB5" w:rsidRDefault="002F0AB5" w:rsidP="00E06CBB">
            <w:pPr>
              <w:ind w:left="0"/>
            </w:pPr>
            <w:r>
              <w:rPr>
                <w:rFonts w:hint="eastAsia"/>
              </w:rPr>
              <w:t>同通用响应头</w:t>
            </w:r>
          </w:p>
        </w:tc>
        <w:tc>
          <w:tcPr>
            <w:tcW w:w="3544" w:type="dxa"/>
          </w:tcPr>
          <w:p w:rsidR="002F0AB5" w:rsidRDefault="002F0AB5" w:rsidP="00E06CBB">
            <w:pPr>
              <w:ind w:left="0"/>
            </w:pPr>
          </w:p>
        </w:tc>
      </w:tr>
      <w:tr w:rsidR="002F0AB5" w:rsidTr="00CC6194">
        <w:trPr>
          <w:trHeight w:val="1905"/>
        </w:trPr>
        <w:tc>
          <w:tcPr>
            <w:tcW w:w="1418" w:type="dxa"/>
          </w:tcPr>
          <w:p w:rsidR="002F0AB5" w:rsidRDefault="002F0AB5" w:rsidP="00E06CBB">
            <w:pPr>
              <w:ind w:left="0"/>
            </w:pPr>
            <w:r>
              <w:rPr>
                <w:rFonts w:hint="eastAsia"/>
              </w:rPr>
              <w:t>响应内容</w:t>
            </w:r>
          </w:p>
        </w:tc>
        <w:tc>
          <w:tcPr>
            <w:tcW w:w="3827" w:type="dxa"/>
          </w:tcPr>
          <w:p w:rsidR="002F0AB5" w:rsidRDefault="00D52DB7" w:rsidP="00E06CBB">
            <w:pPr>
              <w:ind w:left="0"/>
            </w:pPr>
            <w:r>
              <w:rPr>
                <w:rFonts w:hint="eastAsia"/>
              </w:rPr>
              <w:t>实际文件内容</w:t>
            </w:r>
          </w:p>
        </w:tc>
        <w:tc>
          <w:tcPr>
            <w:tcW w:w="3544" w:type="dxa"/>
          </w:tcPr>
          <w:p w:rsidR="003E6C10" w:rsidRDefault="003E6C10" w:rsidP="003E6C10">
            <w:pPr>
              <w:ind w:left="0"/>
            </w:pPr>
            <w:r>
              <w:t>&lt;!DOCTYPE html&gt;</w:t>
            </w:r>
          </w:p>
          <w:p w:rsidR="003E6C10" w:rsidRDefault="003E6C10" w:rsidP="003E6C10">
            <w:pPr>
              <w:ind w:left="0"/>
            </w:pPr>
            <w:r>
              <w:t>&lt;html&gt;</w:t>
            </w:r>
          </w:p>
          <w:p w:rsidR="003E6C10" w:rsidRDefault="003E6C10" w:rsidP="003E6C10">
            <w:pPr>
              <w:ind w:left="0"/>
            </w:pPr>
            <w:r>
              <w:t xml:space="preserve">  &lt;head&gt;</w:t>
            </w:r>
          </w:p>
          <w:p w:rsidR="003E6C10" w:rsidRDefault="003E6C10" w:rsidP="003E6C10">
            <w:pPr>
              <w:ind w:left="0"/>
            </w:pPr>
            <w:r>
              <w:rPr>
                <w:rFonts w:hint="eastAsia"/>
              </w:rPr>
              <w:t xml:space="preserve">      &lt;title&gt;</w:t>
            </w:r>
            <w:r>
              <w:rPr>
                <w:rFonts w:hint="eastAsia"/>
              </w:rPr>
              <w:t>集群管理系统</w:t>
            </w:r>
            <w:r>
              <w:rPr>
                <w:rFonts w:hint="eastAsia"/>
              </w:rPr>
              <w:t>&lt;/title&gt;</w:t>
            </w:r>
          </w:p>
          <w:p w:rsidR="00AB0714" w:rsidRDefault="00AB0714" w:rsidP="003E6C10">
            <w:pPr>
              <w:ind w:left="0"/>
            </w:pPr>
            <w:r>
              <w:rPr>
                <w:rFonts w:hint="eastAsia"/>
              </w:rPr>
              <w:t xml:space="preserve">  </w:t>
            </w:r>
            <w:r w:rsidRPr="00AB0714">
              <w:t>&lt;/head&gt;</w:t>
            </w:r>
          </w:p>
          <w:p w:rsidR="002F0AB5" w:rsidRPr="005964D4" w:rsidRDefault="003E6C10" w:rsidP="003E6C10">
            <w:pPr>
              <w:ind w:left="0"/>
            </w:pPr>
            <w:r>
              <w:t>&lt;/html&gt;</w:t>
            </w:r>
          </w:p>
        </w:tc>
      </w:tr>
    </w:tbl>
    <w:p w:rsidR="002F0AB5" w:rsidRPr="0065006D" w:rsidRDefault="002F0AB5" w:rsidP="00A95BFA"/>
    <w:p w:rsidR="008303EB" w:rsidRDefault="008303EB" w:rsidP="00E47916">
      <w:pPr>
        <w:pStyle w:val="Heading4"/>
      </w:pPr>
      <w:r>
        <w:rPr>
          <w:rFonts w:hint="eastAsia"/>
        </w:rPr>
        <w:lastRenderedPageBreak/>
        <w:t>检测</w:t>
      </w:r>
      <w:r>
        <w:rPr>
          <w:rFonts w:hint="eastAsia"/>
        </w:rPr>
        <w:t>Session</w:t>
      </w:r>
      <w:r>
        <w:rPr>
          <w:rFonts w:hint="eastAsia"/>
        </w:rPr>
        <w:t>命令</w:t>
      </w:r>
    </w:p>
    <w:tbl>
      <w:tblPr>
        <w:tblStyle w:val="TableGrid"/>
        <w:tblW w:w="8789" w:type="dxa"/>
        <w:tblInd w:w="-34" w:type="dxa"/>
        <w:tblLayout w:type="fixed"/>
        <w:tblLook w:val="04A0"/>
      </w:tblPr>
      <w:tblGrid>
        <w:gridCol w:w="1418"/>
        <w:gridCol w:w="3827"/>
        <w:gridCol w:w="3544"/>
      </w:tblGrid>
      <w:tr w:rsidR="007755C1" w:rsidTr="008628D3">
        <w:tc>
          <w:tcPr>
            <w:tcW w:w="1418" w:type="dxa"/>
            <w:shd w:val="clear" w:color="auto" w:fill="DDD9C3" w:themeFill="background2" w:themeFillShade="E6"/>
          </w:tcPr>
          <w:p w:rsidR="007755C1" w:rsidRDefault="007755C1" w:rsidP="008628D3">
            <w:pPr>
              <w:ind w:left="0"/>
            </w:pPr>
          </w:p>
        </w:tc>
        <w:tc>
          <w:tcPr>
            <w:tcW w:w="3827" w:type="dxa"/>
            <w:shd w:val="clear" w:color="auto" w:fill="DDD9C3" w:themeFill="background2" w:themeFillShade="E6"/>
          </w:tcPr>
          <w:p w:rsidR="007755C1" w:rsidRDefault="007755C1" w:rsidP="008628D3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544" w:type="dxa"/>
            <w:shd w:val="clear" w:color="auto" w:fill="DDD9C3" w:themeFill="background2" w:themeFillShade="E6"/>
          </w:tcPr>
          <w:p w:rsidR="007755C1" w:rsidRDefault="007755C1" w:rsidP="008628D3">
            <w:pPr>
              <w:ind w:left="0"/>
            </w:pPr>
            <w:r>
              <w:rPr>
                <w:rFonts w:hint="eastAsia"/>
              </w:rPr>
              <w:t>举例</w:t>
            </w:r>
          </w:p>
        </w:tc>
      </w:tr>
      <w:tr w:rsidR="007755C1" w:rsidTr="008628D3">
        <w:tc>
          <w:tcPr>
            <w:tcW w:w="1418" w:type="dxa"/>
          </w:tcPr>
          <w:p w:rsidR="007755C1" w:rsidRDefault="007755C1" w:rsidP="008628D3">
            <w:pPr>
              <w:ind w:left="0"/>
            </w:pPr>
            <w:r>
              <w:rPr>
                <w:rFonts w:hint="eastAsia"/>
              </w:rPr>
              <w:t>请求头</w:t>
            </w:r>
          </w:p>
        </w:tc>
        <w:tc>
          <w:tcPr>
            <w:tcW w:w="3827" w:type="dxa"/>
          </w:tcPr>
          <w:p w:rsidR="007755C1" w:rsidRDefault="007755C1" w:rsidP="008628D3">
            <w:pPr>
              <w:ind w:left="0"/>
            </w:pPr>
            <w:r>
              <w:rPr>
                <w:rFonts w:hint="eastAsia"/>
              </w:rPr>
              <w:t>同通用请求头</w:t>
            </w:r>
          </w:p>
        </w:tc>
        <w:tc>
          <w:tcPr>
            <w:tcW w:w="3544" w:type="dxa"/>
          </w:tcPr>
          <w:p w:rsidR="007755C1" w:rsidRDefault="007755C1" w:rsidP="008628D3">
            <w:pPr>
              <w:ind w:left="0"/>
            </w:pPr>
          </w:p>
        </w:tc>
      </w:tr>
      <w:tr w:rsidR="007755C1" w:rsidTr="008628D3">
        <w:tc>
          <w:tcPr>
            <w:tcW w:w="1418" w:type="dxa"/>
          </w:tcPr>
          <w:p w:rsidR="007755C1" w:rsidRDefault="007755C1" w:rsidP="008628D3">
            <w:pPr>
              <w:ind w:left="0"/>
            </w:pPr>
            <w:r>
              <w:rPr>
                <w:rFonts w:hint="eastAsia"/>
              </w:rPr>
              <w:t>请求内容</w:t>
            </w:r>
          </w:p>
        </w:tc>
        <w:tc>
          <w:tcPr>
            <w:tcW w:w="3827" w:type="dxa"/>
          </w:tcPr>
          <w:p w:rsidR="007755C1" w:rsidRDefault="007755C1" w:rsidP="008628D3">
            <w:pPr>
              <w:ind w:left="0"/>
            </w:pPr>
            <w:r>
              <w:t>cmd</w:t>
            </w:r>
            <w:r>
              <w:rPr>
                <w:rFonts w:hint="eastAsia"/>
              </w:rPr>
              <w:t>: remove business</w:t>
            </w:r>
          </w:p>
          <w:p w:rsidR="007755C1" w:rsidRDefault="007755C1" w:rsidP="008628D3">
            <w:pPr>
              <w:ind w:left="0"/>
            </w:pPr>
            <w:r w:rsidRPr="00A33DC6">
              <w:t>BusinessName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业务名</w:t>
            </w:r>
          </w:p>
        </w:tc>
        <w:tc>
          <w:tcPr>
            <w:tcW w:w="3544" w:type="dxa"/>
          </w:tcPr>
          <w:p w:rsidR="007755C1" w:rsidRDefault="007755C1" w:rsidP="008628D3">
            <w:pPr>
              <w:ind w:left="0"/>
            </w:pPr>
            <w:r w:rsidRPr="00122E8A">
              <w:t>cmd=</w:t>
            </w:r>
            <w:r>
              <w:rPr>
                <w:rFonts w:hint="eastAsia"/>
              </w:rPr>
              <w:t>remove business</w:t>
            </w:r>
          </w:p>
          <w:p w:rsidR="007755C1" w:rsidRDefault="007755C1" w:rsidP="008628D3">
            <w:pPr>
              <w:ind w:left="0"/>
            </w:pPr>
            <w:r>
              <w:rPr>
                <w:rFonts w:hint="eastAsia"/>
              </w:rPr>
              <w:t>&amp;</w:t>
            </w:r>
            <w:r w:rsidRPr="00A33DC6">
              <w:t>BusinessName</w:t>
            </w:r>
            <w:r>
              <w:rPr>
                <w:rFonts w:hint="eastAsia"/>
              </w:rPr>
              <w:t>=b1</w:t>
            </w:r>
          </w:p>
        </w:tc>
      </w:tr>
      <w:tr w:rsidR="007755C1" w:rsidTr="008628D3">
        <w:tc>
          <w:tcPr>
            <w:tcW w:w="1418" w:type="dxa"/>
          </w:tcPr>
          <w:p w:rsidR="007755C1" w:rsidRDefault="007755C1" w:rsidP="008628D3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7755C1" w:rsidRDefault="007755C1" w:rsidP="008628D3">
            <w:pPr>
              <w:ind w:left="0"/>
            </w:pPr>
          </w:p>
        </w:tc>
        <w:tc>
          <w:tcPr>
            <w:tcW w:w="3544" w:type="dxa"/>
          </w:tcPr>
          <w:p w:rsidR="007755C1" w:rsidRPr="00122E8A" w:rsidRDefault="007755C1" w:rsidP="008628D3">
            <w:pPr>
              <w:ind w:left="0"/>
            </w:pPr>
          </w:p>
        </w:tc>
      </w:tr>
      <w:tr w:rsidR="007755C1" w:rsidTr="008628D3">
        <w:tc>
          <w:tcPr>
            <w:tcW w:w="1418" w:type="dxa"/>
          </w:tcPr>
          <w:p w:rsidR="007755C1" w:rsidRDefault="007755C1" w:rsidP="008628D3">
            <w:pPr>
              <w:ind w:left="0"/>
            </w:pPr>
            <w:r>
              <w:rPr>
                <w:rFonts w:hint="eastAsia"/>
              </w:rPr>
              <w:t>响应头</w:t>
            </w:r>
          </w:p>
        </w:tc>
        <w:tc>
          <w:tcPr>
            <w:tcW w:w="3827" w:type="dxa"/>
          </w:tcPr>
          <w:p w:rsidR="007755C1" w:rsidRDefault="007755C1" w:rsidP="008628D3">
            <w:pPr>
              <w:ind w:left="0"/>
            </w:pPr>
            <w:r>
              <w:rPr>
                <w:rFonts w:hint="eastAsia"/>
              </w:rPr>
              <w:t>同通用响应头</w:t>
            </w:r>
          </w:p>
        </w:tc>
        <w:tc>
          <w:tcPr>
            <w:tcW w:w="3544" w:type="dxa"/>
          </w:tcPr>
          <w:p w:rsidR="007755C1" w:rsidRDefault="007755C1" w:rsidP="008628D3">
            <w:pPr>
              <w:ind w:left="0"/>
            </w:pPr>
          </w:p>
        </w:tc>
      </w:tr>
      <w:tr w:rsidR="007755C1" w:rsidTr="008628D3">
        <w:trPr>
          <w:trHeight w:val="2254"/>
        </w:trPr>
        <w:tc>
          <w:tcPr>
            <w:tcW w:w="1418" w:type="dxa"/>
          </w:tcPr>
          <w:p w:rsidR="007755C1" w:rsidRDefault="007755C1" w:rsidP="008628D3">
            <w:pPr>
              <w:ind w:left="0"/>
            </w:pPr>
            <w:r>
              <w:rPr>
                <w:rFonts w:hint="eastAsia"/>
              </w:rPr>
              <w:t>响应内容</w:t>
            </w:r>
          </w:p>
        </w:tc>
        <w:tc>
          <w:tcPr>
            <w:tcW w:w="3827" w:type="dxa"/>
          </w:tcPr>
          <w:p w:rsidR="007755C1" w:rsidRDefault="007755C1" w:rsidP="008628D3">
            <w:pPr>
              <w:ind w:left="0"/>
            </w:pPr>
            <w:r>
              <w:rPr>
                <w:rFonts w:hint="eastAsia"/>
              </w:rPr>
              <w:t>{</w:t>
            </w:r>
          </w:p>
          <w:p w:rsidR="007755C1" w:rsidRDefault="007755C1" w:rsidP="008628D3">
            <w:pPr>
              <w:ind w:left="0"/>
            </w:pPr>
            <w:r>
              <w:t>errno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返回码</w:t>
            </w:r>
          </w:p>
          <w:p w:rsidR="007755C1" w:rsidRDefault="007755C1" w:rsidP="008628D3">
            <w:pPr>
              <w:ind w:left="0"/>
            </w:pPr>
            <w:r>
              <w:rPr>
                <w:rFonts w:hint="eastAsia"/>
              </w:rPr>
              <w:t xml:space="preserve">detail: </w:t>
            </w:r>
            <w:r>
              <w:rPr>
                <w:rFonts w:hint="eastAsia"/>
              </w:rPr>
              <w:t>失败时的错误描述（可选）</w:t>
            </w:r>
          </w:p>
          <w:p w:rsidR="007755C1" w:rsidRDefault="007755C1" w:rsidP="008628D3">
            <w:pPr>
              <w:ind w:left="0"/>
            </w:pPr>
            <w:r>
              <w:rPr>
                <w:rFonts w:hint="eastAsia"/>
              </w:rPr>
              <w:t>}</w:t>
            </w:r>
          </w:p>
          <w:p w:rsidR="007755C1" w:rsidRDefault="007755C1" w:rsidP="008628D3">
            <w:pPr>
              <w:ind w:left="0"/>
            </w:pPr>
            <w:r>
              <w:rPr>
                <w:rFonts w:hint="eastAsia"/>
              </w:rPr>
              <w:t>{</w:t>
            </w:r>
          </w:p>
          <w:p w:rsidR="007755C1" w:rsidRDefault="007755C1" w:rsidP="008628D3">
            <w:pPr>
              <w:ind w:left="0" w:firstLineChars="150" w:firstLine="315"/>
            </w:pPr>
            <w:r w:rsidRPr="002A658F">
              <w:t>TaskID</w:t>
            </w:r>
            <w:r>
              <w:t xml:space="preserve">: </w:t>
            </w:r>
            <w:r>
              <w:rPr>
                <w:rFonts w:hint="eastAsia"/>
              </w:rPr>
              <w:t>任务</w:t>
            </w:r>
            <w:r>
              <w:rPr>
                <w:rFonts w:hint="eastAsia"/>
              </w:rPr>
              <w:t>ID</w:t>
            </w:r>
          </w:p>
          <w:p w:rsidR="007755C1" w:rsidRDefault="007755C1" w:rsidP="008628D3">
            <w:pPr>
              <w:ind w:left="0"/>
            </w:pPr>
            <w:r w:rsidRPr="002A658F">
              <w:t>}</w:t>
            </w:r>
          </w:p>
        </w:tc>
        <w:tc>
          <w:tcPr>
            <w:tcW w:w="3544" w:type="dxa"/>
          </w:tcPr>
          <w:p w:rsidR="007755C1" w:rsidRDefault="007755C1" w:rsidP="008628D3">
            <w:pPr>
              <w:ind w:left="0"/>
            </w:pPr>
            <w:r w:rsidRPr="00BA68AC">
              <w:t xml:space="preserve">{ </w:t>
            </w:r>
          </w:p>
          <w:p w:rsidR="007755C1" w:rsidRDefault="007755C1" w:rsidP="008628D3">
            <w:pPr>
              <w:ind w:left="0"/>
            </w:pPr>
            <w:r w:rsidRPr="00BA68AC">
              <w:t>"</w:t>
            </w:r>
            <w:r>
              <w:t>errno</w:t>
            </w:r>
            <w:r w:rsidRPr="00BA68AC">
              <w:t>"</w:t>
            </w:r>
            <w:r>
              <w:t xml:space="preserve">: </w:t>
            </w:r>
            <w:r w:rsidRPr="00BA68AC">
              <w:t xml:space="preserve">0 </w:t>
            </w:r>
          </w:p>
          <w:p w:rsidR="007755C1" w:rsidRDefault="007755C1" w:rsidP="008628D3">
            <w:pPr>
              <w:ind w:left="0"/>
            </w:pPr>
          </w:p>
          <w:p w:rsidR="007755C1" w:rsidRDefault="007755C1" w:rsidP="008628D3">
            <w:pPr>
              <w:ind w:left="0"/>
            </w:pPr>
            <w:r w:rsidRPr="00BA68AC">
              <w:t>}</w:t>
            </w:r>
          </w:p>
          <w:p w:rsidR="007755C1" w:rsidRDefault="007755C1" w:rsidP="008628D3">
            <w:pPr>
              <w:ind w:left="0"/>
            </w:pPr>
            <w:r>
              <w:t>{</w:t>
            </w:r>
          </w:p>
          <w:p w:rsidR="007755C1" w:rsidRDefault="007755C1" w:rsidP="008628D3">
            <w:pPr>
              <w:ind w:left="0"/>
            </w:pPr>
            <w:r>
              <w:t xml:space="preserve">   "TaskID": 1</w:t>
            </w:r>
          </w:p>
          <w:p w:rsidR="007755C1" w:rsidRPr="005964D4" w:rsidRDefault="007755C1" w:rsidP="008628D3">
            <w:pPr>
              <w:ind w:left="0"/>
            </w:pPr>
            <w:r>
              <w:t>}</w:t>
            </w:r>
          </w:p>
        </w:tc>
      </w:tr>
      <w:tr w:rsidR="007755C1" w:rsidTr="008628D3">
        <w:trPr>
          <w:trHeight w:val="322"/>
        </w:trPr>
        <w:tc>
          <w:tcPr>
            <w:tcW w:w="1418" w:type="dxa"/>
          </w:tcPr>
          <w:p w:rsidR="007755C1" w:rsidRDefault="007755C1" w:rsidP="008628D3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827" w:type="dxa"/>
          </w:tcPr>
          <w:p w:rsidR="007755C1" w:rsidRDefault="007755C1" w:rsidP="008628D3">
            <w:pPr>
              <w:ind w:left="0"/>
            </w:pPr>
          </w:p>
        </w:tc>
        <w:tc>
          <w:tcPr>
            <w:tcW w:w="3544" w:type="dxa"/>
          </w:tcPr>
          <w:p w:rsidR="007755C1" w:rsidRPr="00BA68AC" w:rsidRDefault="007755C1" w:rsidP="008628D3">
            <w:pPr>
              <w:ind w:left="0"/>
            </w:pPr>
          </w:p>
        </w:tc>
      </w:tr>
    </w:tbl>
    <w:p w:rsidR="007755C1" w:rsidRPr="007755C1" w:rsidRDefault="007755C1" w:rsidP="00173BC2">
      <w:pPr>
        <w:ind w:left="0"/>
      </w:pPr>
    </w:p>
    <w:p w:rsidR="0031029C" w:rsidRDefault="00035E4F" w:rsidP="00EA5398">
      <w:pPr>
        <w:pStyle w:val="Heading3"/>
        <w:numPr>
          <w:ilvl w:val="0"/>
          <w:numId w:val="34"/>
        </w:numPr>
      </w:pPr>
      <w:r>
        <w:rPr>
          <w:rFonts w:hint="eastAsia"/>
        </w:rPr>
        <w:t>OMAgent</w:t>
      </w:r>
      <w:r>
        <w:rPr>
          <w:rFonts w:hint="eastAsia"/>
        </w:rPr>
        <w:t>接口</w:t>
      </w:r>
    </w:p>
    <w:p w:rsidR="00EB7332" w:rsidRPr="00EB7332" w:rsidRDefault="00EB7332" w:rsidP="00EB7332">
      <w:pPr>
        <w:ind w:left="420"/>
      </w:pPr>
      <w:r>
        <w:rPr>
          <w:rFonts w:hint="eastAsia"/>
        </w:rPr>
        <w:t>与</w:t>
      </w:r>
      <w:r>
        <w:rPr>
          <w:rFonts w:hint="eastAsia"/>
        </w:rPr>
        <w:t>OMAgent</w:t>
      </w:r>
      <w:r>
        <w:rPr>
          <w:rFonts w:hint="eastAsia"/>
        </w:rPr>
        <w:t>的接口沿用目前</w:t>
      </w:r>
      <w:r>
        <w:rPr>
          <w:rFonts w:hint="eastAsia"/>
        </w:rPr>
        <w:t>sequoiadb</w:t>
      </w:r>
      <w:r>
        <w:rPr>
          <w:rFonts w:hint="eastAsia"/>
        </w:rPr>
        <w:t>的查询命令</w:t>
      </w:r>
      <w:r>
        <w:rPr>
          <w:rFonts w:hint="eastAsia"/>
        </w:rPr>
        <w:t>(</w:t>
      </w:r>
      <w:r w:rsidR="001B3893" w:rsidRPr="001B3893">
        <w:t>MSG_BS_QUERY_REQ</w:t>
      </w:r>
      <w:r w:rsidR="001B3893">
        <w:rPr>
          <w:rFonts w:hint="eastAsia"/>
        </w:rPr>
        <w:t>/</w:t>
      </w:r>
      <w:r w:rsidR="00F72DC7">
        <w:t>MSG_BS_QUERY_RE</w:t>
      </w:r>
      <w:r w:rsidR="00F72DC7">
        <w:rPr>
          <w:rFonts w:hint="eastAsia"/>
        </w:rPr>
        <w:t>S</w:t>
      </w:r>
      <w:r>
        <w:rPr>
          <w:rFonts w:hint="eastAsia"/>
        </w:rPr>
        <w:t>)</w:t>
      </w:r>
      <w:r w:rsidR="001B3893">
        <w:rPr>
          <w:rFonts w:hint="eastAsia"/>
        </w:rPr>
        <w:t>，仅使用</w:t>
      </w:r>
      <w:r w:rsidR="00533B83">
        <w:rPr>
          <w:rFonts w:hint="eastAsia"/>
        </w:rPr>
        <w:t>第一个</w:t>
      </w:r>
      <w:r w:rsidR="00533B83">
        <w:rPr>
          <w:rFonts w:hint="eastAsia"/>
        </w:rPr>
        <w:t>BSONObj</w:t>
      </w:r>
    </w:p>
    <w:p w:rsidR="00EA6848" w:rsidRDefault="00EA6848" w:rsidP="00E47916">
      <w:pPr>
        <w:pStyle w:val="Heading4"/>
      </w:pPr>
      <w:r>
        <w:rPr>
          <w:rFonts w:hint="eastAsia"/>
        </w:rPr>
        <w:t>扫描主机命令</w:t>
      </w:r>
    </w:p>
    <w:tbl>
      <w:tblPr>
        <w:tblStyle w:val="TableGrid"/>
        <w:tblW w:w="8789" w:type="dxa"/>
        <w:tblInd w:w="-34" w:type="dxa"/>
        <w:tblLayout w:type="fixed"/>
        <w:tblLook w:val="04A0"/>
      </w:tblPr>
      <w:tblGrid>
        <w:gridCol w:w="1418"/>
        <w:gridCol w:w="3827"/>
        <w:gridCol w:w="3544"/>
      </w:tblGrid>
      <w:tr w:rsidR="000C0DC6" w:rsidTr="00E06CBB">
        <w:tc>
          <w:tcPr>
            <w:tcW w:w="1418" w:type="dxa"/>
            <w:shd w:val="clear" w:color="auto" w:fill="DDD9C3" w:themeFill="background2" w:themeFillShade="E6"/>
          </w:tcPr>
          <w:p w:rsidR="000C0DC6" w:rsidRDefault="000C0DC6" w:rsidP="00E06CBB">
            <w:pPr>
              <w:ind w:left="0"/>
            </w:pPr>
          </w:p>
        </w:tc>
        <w:tc>
          <w:tcPr>
            <w:tcW w:w="3827" w:type="dxa"/>
            <w:shd w:val="clear" w:color="auto" w:fill="DDD9C3" w:themeFill="background2" w:themeFillShade="E6"/>
          </w:tcPr>
          <w:p w:rsidR="000C0DC6" w:rsidRDefault="000C0DC6" w:rsidP="00E06CBB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544" w:type="dxa"/>
            <w:shd w:val="clear" w:color="auto" w:fill="DDD9C3" w:themeFill="background2" w:themeFillShade="E6"/>
          </w:tcPr>
          <w:p w:rsidR="000C0DC6" w:rsidRDefault="000C0DC6" w:rsidP="00E06CBB">
            <w:pPr>
              <w:ind w:left="0"/>
            </w:pPr>
            <w:r>
              <w:rPr>
                <w:rFonts w:hint="eastAsia"/>
              </w:rPr>
              <w:t>举例</w:t>
            </w:r>
          </w:p>
        </w:tc>
      </w:tr>
      <w:tr w:rsidR="000C0DC6" w:rsidTr="00E06CBB">
        <w:tc>
          <w:tcPr>
            <w:tcW w:w="1418" w:type="dxa"/>
          </w:tcPr>
          <w:p w:rsidR="000C0DC6" w:rsidRDefault="000C0DC6" w:rsidP="00E06CBB">
            <w:pPr>
              <w:ind w:left="0"/>
            </w:pPr>
            <w:r>
              <w:rPr>
                <w:rFonts w:hint="eastAsia"/>
              </w:rPr>
              <w:t>请求</w:t>
            </w:r>
          </w:p>
        </w:tc>
        <w:tc>
          <w:tcPr>
            <w:tcW w:w="3827" w:type="dxa"/>
          </w:tcPr>
          <w:p w:rsidR="00203992" w:rsidRDefault="00203992" w:rsidP="00E06CBB">
            <w:pPr>
              <w:ind w:left="0"/>
            </w:pPr>
            <w:r>
              <w:rPr>
                <w:rFonts w:hint="eastAsia"/>
              </w:rPr>
              <w:t>命令字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$</w:t>
            </w:r>
            <w:r w:rsidRPr="00167EF7">
              <w:t>scan host</w:t>
            </w:r>
          </w:p>
          <w:p w:rsidR="000C0DC6" w:rsidRDefault="000C0DC6" w:rsidP="00E06CBB">
            <w:pPr>
              <w:ind w:left="0"/>
            </w:pPr>
            <w:r>
              <w:rPr>
                <w:rFonts w:hint="eastAsia"/>
              </w:rPr>
              <w:t>{</w:t>
            </w:r>
          </w:p>
          <w:p w:rsidR="00197368" w:rsidRDefault="00197368" w:rsidP="00E06CBB">
            <w:pPr>
              <w:ind w:left="0"/>
            </w:pPr>
            <w:r>
              <w:rPr>
                <w:rFonts w:hint="eastAsia"/>
              </w:rPr>
              <w:t xml:space="preserve">  IP/HostName</w:t>
            </w:r>
            <w:r w:rsidR="007E0B7E">
              <w:rPr>
                <w:rFonts w:hint="eastAsia"/>
              </w:rPr>
              <w:t xml:space="preserve">: </w:t>
            </w:r>
            <w:r w:rsidR="0030584D">
              <w:rPr>
                <w:rFonts w:hint="eastAsia"/>
              </w:rPr>
              <w:t>待扫描的主机</w:t>
            </w:r>
          </w:p>
          <w:p w:rsidR="00E85868" w:rsidRDefault="00E85868" w:rsidP="00E06CBB">
            <w:pPr>
              <w:ind w:left="0"/>
            </w:pPr>
            <w:r>
              <w:rPr>
                <w:rFonts w:hint="eastAsia"/>
              </w:rPr>
              <w:t xml:space="preserve">  User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主机用户名</w:t>
            </w:r>
          </w:p>
          <w:p w:rsidR="00E85868" w:rsidRDefault="00E85868" w:rsidP="00E06CBB">
            <w:pPr>
              <w:ind w:left="0"/>
            </w:pPr>
            <w:r>
              <w:rPr>
                <w:rFonts w:hint="eastAsia"/>
              </w:rPr>
              <w:t xml:space="preserve">  Passwd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主机登陆密码</w:t>
            </w:r>
          </w:p>
          <w:p w:rsidR="00E85868" w:rsidRDefault="00E85868" w:rsidP="003F1CC7">
            <w:pPr>
              <w:ind w:left="1050" w:hangingChars="500" w:hanging="1050"/>
            </w:pPr>
            <w:r>
              <w:rPr>
                <w:rFonts w:hint="eastAsia"/>
              </w:rPr>
              <w:t xml:space="preserve">  SshPort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主机</w:t>
            </w:r>
            <w:r>
              <w:rPr>
                <w:rFonts w:hint="eastAsia"/>
              </w:rPr>
              <w:t>ssh</w:t>
            </w:r>
            <w:r w:rsidR="002A6A77">
              <w:rPr>
                <w:rFonts w:hint="eastAsia"/>
              </w:rPr>
              <w:t>服务</w:t>
            </w:r>
            <w:r>
              <w:rPr>
                <w:rFonts w:hint="eastAsia"/>
              </w:rPr>
              <w:t>的端口号（目前仅支持</w:t>
            </w:r>
            <w:r>
              <w:rPr>
                <w:rFonts w:hint="eastAsia"/>
              </w:rPr>
              <w:t>22</w:t>
            </w:r>
            <w:r>
              <w:rPr>
                <w:rFonts w:hint="eastAsia"/>
              </w:rPr>
              <w:t>）</w:t>
            </w:r>
          </w:p>
          <w:p w:rsidR="00B03250" w:rsidRDefault="00B03250" w:rsidP="003F1CC7">
            <w:pPr>
              <w:ind w:left="1050" w:hangingChars="500" w:hanging="1050"/>
            </w:pPr>
            <w:r>
              <w:rPr>
                <w:rFonts w:hint="eastAsia"/>
              </w:rPr>
              <w:t xml:space="preserve">  </w:t>
            </w:r>
            <w:r w:rsidR="008F12FC">
              <w:rPr>
                <w:rFonts w:hint="eastAsia"/>
              </w:rPr>
              <w:t>AgentService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主机</w:t>
            </w: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的监听端口号</w:t>
            </w:r>
          </w:p>
          <w:p w:rsidR="000C0DC6" w:rsidRDefault="000C0DC6" w:rsidP="00E06CBB">
            <w:pPr>
              <w:ind w:left="0"/>
            </w:pPr>
            <w:r>
              <w:rPr>
                <w:rFonts w:hint="eastAsia"/>
              </w:rPr>
              <w:t>}</w:t>
            </w:r>
          </w:p>
        </w:tc>
        <w:tc>
          <w:tcPr>
            <w:tcW w:w="3544" w:type="dxa"/>
          </w:tcPr>
          <w:p w:rsidR="00F97C90" w:rsidRDefault="00F97C90" w:rsidP="00E06CBB">
            <w:pPr>
              <w:ind w:left="0"/>
            </w:pPr>
          </w:p>
          <w:p w:rsidR="00A33C8D" w:rsidRDefault="00A33C8D" w:rsidP="00E06CBB">
            <w:pPr>
              <w:ind w:left="0"/>
            </w:pPr>
            <w:r>
              <w:rPr>
                <w:rFonts w:hint="eastAsia"/>
              </w:rPr>
              <w:t>{</w:t>
            </w:r>
          </w:p>
          <w:p w:rsidR="00A33C8D" w:rsidRDefault="00A33C8D" w:rsidP="00E06CBB">
            <w:pPr>
              <w:ind w:left="0"/>
            </w:pPr>
            <w:r>
              <w:rPr>
                <w:rFonts w:hint="eastAsia"/>
              </w:rPr>
              <w:t xml:space="preserve">  </w:t>
            </w:r>
            <w:r w:rsidR="00C6515A">
              <w:t>"</w:t>
            </w:r>
            <w:r w:rsidR="00C6515A">
              <w:rPr>
                <w:rFonts w:hint="eastAsia"/>
              </w:rPr>
              <w:t>IP</w:t>
            </w:r>
            <w:r w:rsidR="000B5C48" w:rsidRPr="00BA68AC">
              <w:t>"</w:t>
            </w:r>
            <w:r w:rsidR="007E0B7E">
              <w:rPr>
                <w:rFonts w:hint="eastAsia"/>
              </w:rPr>
              <w:t xml:space="preserve">: </w:t>
            </w:r>
            <w:r w:rsidR="00995C88">
              <w:t>"1</w:t>
            </w:r>
            <w:r w:rsidR="00995C88">
              <w:rPr>
                <w:rFonts w:hint="eastAsia"/>
              </w:rPr>
              <w:t>92.168.20.197</w:t>
            </w:r>
            <w:r w:rsidR="00995C88">
              <w:t>"</w:t>
            </w:r>
            <w:r w:rsidR="00FD47FE">
              <w:rPr>
                <w:rFonts w:hint="eastAsia"/>
              </w:rPr>
              <w:t xml:space="preserve">, </w:t>
            </w:r>
          </w:p>
          <w:p w:rsidR="00FD47FE" w:rsidRDefault="00FD47FE" w:rsidP="00E06CBB">
            <w:pPr>
              <w:ind w:left="0"/>
            </w:pPr>
            <w:r>
              <w:rPr>
                <w:rFonts w:hint="eastAsia"/>
              </w:rPr>
              <w:t xml:space="preserve">  </w:t>
            </w:r>
            <w:r>
              <w:t>"</w:t>
            </w:r>
            <w:r>
              <w:rPr>
                <w:rFonts w:hint="eastAsia"/>
              </w:rPr>
              <w:t>User</w:t>
            </w:r>
            <w:r>
              <w:t>"</w:t>
            </w:r>
            <w:r w:rsidR="007E0B7E">
              <w:rPr>
                <w:rFonts w:hint="eastAsia"/>
              </w:rPr>
              <w:t xml:space="preserve">: </w:t>
            </w:r>
            <w:r>
              <w:t>"</w:t>
            </w:r>
            <w:r>
              <w:rPr>
                <w:rFonts w:hint="eastAsia"/>
              </w:rPr>
              <w:t>root</w:t>
            </w:r>
            <w:r>
              <w:t>"</w:t>
            </w:r>
            <w:r>
              <w:rPr>
                <w:rFonts w:hint="eastAsia"/>
              </w:rPr>
              <w:t xml:space="preserve">, </w:t>
            </w:r>
          </w:p>
          <w:p w:rsidR="00FD47FE" w:rsidRDefault="00FD47FE" w:rsidP="00E06CBB">
            <w:pPr>
              <w:ind w:left="0"/>
            </w:pPr>
            <w:r>
              <w:rPr>
                <w:rFonts w:hint="eastAsia"/>
              </w:rPr>
              <w:t xml:space="preserve">  </w:t>
            </w:r>
            <w:r>
              <w:t>"</w:t>
            </w:r>
            <w:r>
              <w:rPr>
                <w:rFonts w:hint="eastAsia"/>
              </w:rPr>
              <w:t>Passwd</w:t>
            </w:r>
            <w:r>
              <w:t>"</w:t>
            </w:r>
            <w:r w:rsidR="007E0B7E">
              <w:rPr>
                <w:rFonts w:hint="eastAsia"/>
              </w:rPr>
              <w:t xml:space="preserve">: </w:t>
            </w:r>
            <w:r>
              <w:t>"</w:t>
            </w:r>
            <w:r>
              <w:rPr>
                <w:rFonts w:hint="eastAsia"/>
              </w:rPr>
              <w:t>sequoiadb</w:t>
            </w:r>
            <w:r>
              <w:t>"</w:t>
            </w:r>
            <w:r>
              <w:rPr>
                <w:rFonts w:hint="eastAsia"/>
              </w:rPr>
              <w:t xml:space="preserve">, </w:t>
            </w:r>
          </w:p>
          <w:p w:rsidR="00FD47FE" w:rsidRDefault="00FD47FE" w:rsidP="00E06CBB">
            <w:pPr>
              <w:ind w:left="0"/>
            </w:pPr>
            <w:r>
              <w:rPr>
                <w:rFonts w:hint="eastAsia"/>
              </w:rPr>
              <w:t xml:space="preserve">  </w:t>
            </w:r>
            <w:r>
              <w:t>"</w:t>
            </w:r>
            <w:r>
              <w:rPr>
                <w:rFonts w:hint="eastAsia"/>
              </w:rPr>
              <w:t>SshPort</w:t>
            </w:r>
            <w:r>
              <w:t>"</w:t>
            </w:r>
            <w:r w:rsidR="007E0B7E">
              <w:rPr>
                <w:rFonts w:hint="eastAsia"/>
              </w:rPr>
              <w:t xml:space="preserve">: </w:t>
            </w:r>
            <w:r>
              <w:t>"</w:t>
            </w:r>
            <w:r>
              <w:rPr>
                <w:rFonts w:hint="eastAsia"/>
              </w:rPr>
              <w:t>22</w:t>
            </w:r>
            <w:r>
              <w:t>"</w:t>
            </w:r>
          </w:p>
          <w:p w:rsidR="00E034F8" w:rsidRDefault="00E034F8" w:rsidP="00E06CBB">
            <w:pPr>
              <w:ind w:left="0"/>
            </w:pPr>
            <w:r>
              <w:rPr>
                <w:rFonts w:hint="eastAsia"/>
              </w:rPr>
              <w:t xml:space="preserve">  </w:t>
            </w:r>
            <w:r w:rsidR="00634C81">
              <w:t>"</w:t>
            </w:r>
            <w:r w:rsidR="008F12FC">
              <w:rPr>
                <w:rFonts w:hint="eastAsia"/>
              </w:rPr>
              <w:t>AgentService</w:t>
            </w:r>
            <w:r w:rsidR="00634C81">
              <w:t>"</w:t>
            </w:r>
            <w:r w:rsidR="007E0B7E">
              <w:rPr>
                <w:rFonts w:hint="eastAsia"/>
              </w:rPr>
              <w:t xml:space="preserve">: </w:t>
            </w:r>
            <w:r w:rsidR="00634C81">
              <w:t>"</w:t>
            </w:r>
            <w:r w:rsidR="00F04420">
              <w:rPr>
                <w:rFonts w:hint="eastAsia"/>
              </w:rPr>
              <w:t>11790</w:t>
            </w:r>
            <w:r w:rsidR="00634C81">
              <w:t>"</w:t>
            </w:r>
          </w:p>
          <w:p w:rsidR="00A33C8D" w:rsidRDefault="00A33C8D" w:rsidP="00E06CBB">
            <w:pPr>
              <w:ind w:left="0"/>
            </w:pPr>
            <w:r>
              <w:rPr>
                <w:rFonts w:hint="eastAsia"/>
              </w:rPr>
              <w:t>}</w:t>
            </w:r>
          </w:p>
        </w:tc>
      </w:tr>
      <w:tr w:rsidR="000C0DC6" w:rsidTr="004E5D9A">
        <w:trPr>
          <w:trHeight w:val="2609"/>
        </w:trPr>
        <w:tc>
          <w:tcPr>
            <w:tcW w:w="1418" w:type="dxa"/>
          </w:tcPr>
          <w:p w:rsidR="000C0DC6" w:rsidRDefault="000C0DC6" w:rsidP="00E06CBB">
            <w:pPr>
              <w:ind w:left="0"/>
            </w:pPr>
            <w:r>
              <w:rPr>
                <w:rFonts w:hint="eastAsia"/>
              </w:rPr>
              <w:lastRenderedPageBreak/>
              <w:t>响应</w:t>
            </w:r>
          </w:p>
        </w:tc>
        <w:tc>
          <w:tcPr>
            <w:tcW w:w="3827" w:type="dxa"/>
          </w:tcPr>
          <w:p w:rsidR="00EB5A7A" w:rsidRDefault="00EB5A7A" w:rsidP="00EB5A7A">
            <w:pPr>
              <w:ind w:left="0"/>
            </w:pPr>
            <w:r>
              <w:rPr>
                <w:rFonts w:hint="eastAsia"/>
              </w:rPr>
              <w:t>{</w:t>
            </w:r>
          </w:p>
          <w:p w:rsidR="00EB5A7A" w:rsidRDefault="00062BCE" w:rsidP="00EB5A7A">
            <w:pPr>
              <w:ind w:left="0" w:firstLineChars="100" w:firstLine="210"/>
            </w:pPr>
            <w:r>
              <w:t>errno</w:t>
            </w:r>
            <w:r w:rsidR="007E0B7E">
              <w:rPr>
                <w:rFonts w:hint="eastAsia"/>
              </w:rPr>
              <w:t xml:space="preserve">: </w:t>
            </w:r>
            <w:r w:rsidR="00E07FC2">
              <w:rPr>
                <w:rFonts w:hint="eastAsia"/>
              </w:rPr>
              <w:t>返回码</w:t>
            </w:r>
          </w:p>
          <w:p w:rsidR="00EB5A7A" w:rsidRDefault="00E06CBB" w:rsidP="00EB5A7A">
            <w:pPr>
              <w:ind w:left="0" w:firstLineChars="100" w:firstLine="210"/>
            </w:pPr>
            <w:r>
              <w:t>HostName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主机名</w:t>
            </w:r>
          </w:p>
          <w:p w:rsidR="00EB5A7A" w:rsidRDefault="008638F1" w:rsidP="00EB5A7A">
            <w:pPr>
              <w:ind w:left="0" w:firstLineChars="100" w:firstLine="210"/>
            </w:pPr>
            <w:r>
              <w:rPr>
                <w:rFonts w:hint="eastAsia"/>
              </w:rPr>
              <w:t>IP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地址</w:t>
            </w:r>
          </w:p>
          <w:p w:rsidR="00EB5A7A" w:rsidRDefault="00DF1C44" w:rsidP="00EB5A7A">
            <w:pPr>
              <w:ind w:left="0" w:firstLineChars="100" w:firstLine="210"/>
            </w:pPr>
            <w:r>
              <w:t>Pin</w:t>
            </w:r>
            <w:r>
              <w:rPr>
                <w:rFonts w:hint="eastAsia"/>
              </w:rPr>
              <w:t>g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是否能</w:t>
            </w:r>
            <w:r>
              <w:rPr>
                <w:rFonts w:hint="eastAsia"/>
              </w:rPr>
              <w:t>ping</w:t>
            </w:r>
            <w:r>
              <w:rPr>
                <w:rFonts w:hint="eastAsia"/>
              </w:rPr>
              <w:t>通</w:t>
            </w:r>
            <w:r>
              <w:rPr>
                <w:rFonts w:hint="eastAsia"/>
              </w:rPr>
              <w:t>, true/false</w:t>
            </w:r>
            <w:r w:rsidR="00EB5A7A" w:rsidRPr="00C633E3">
              <w:t xml:space="preserve">, </w:t>
            </w:r>
          </w:p>
          <w:p w:rsidR="00EB5A7A" w:rsidRDefault="00C60CD8" w:rsidP="00EB5A7A">
            <w:pPr>
              <w:ind w:left="0" w:firstLineChars="100" w:firstLine="210"/>
            </w:pPr>
            <w:r>
              <w:t>Ssh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是否能用</w:t>
            </w:r>
            <w:r>
              <w:rPr>
                <w:rFonts w:hint="eastAsia"/>
              </w:rPr>
              <w:t>ssh</w:t>
            </w:r>
            <w:r>
              <w:rPr>
                <w:rFonts w:hint="eastAsia"/>
              </w:rPr>
              <w:t>登陆，</w:t>
            </w:r>
            <w:r>
              <w:rPr>
                <w:rFonts w:hint="eastAsia"/>
              </w:rPr>
              <w:t>true/false</w:t>
            </w:r>
            <w:r w:rsidR="00EB5A7A" w:rsidRPr="00C633E3">
              <w:t xml:space="preserve"> </w:t>
            </w:r>
          </w:p>
          <w:p w:rsidR="00EB5A7A" w:rsidRDefault="00665F89" w:rsidP="00EB5A7A">
            <w:pPr>
              <w:ind w:left="0" w:firstLineChars="100" w:firstLine="210"/>
            </w:pPr>
            <w:r>
              <w:t>detail</w:t>
            </w:r>
            <w:r w:rsidR="007E0B7E">
              <w:rPr>
                <w:rFonts w:hint="eastAsia"/>
              </w:rPr>
              <w:t xml:space="preserve">: </w:t>
            </w:r>
            <w:r w:rsidR="009D0616">
              <w:rPr>
                <w:rFonts w:hint="eastAsia"/>
              </w:rPr>
              <w:t>错误详情</w:t>
            </w:r>
          </w:p>
          <w:p w:rsidR="000C0DC6" w:rsidRDefault="00EB5A7A" w:rsidP="00EB5A7A">
            <w:pPr>
              <w:ind w:left="0"/>
            </w:pPr>
            <w:r>
              <w:rPr>
                <w:rFonts w:hint="eastAsia"/>
              </w:rPr>
              <w:t>}</w:t>
            </w:r>
          </w:p>
        </w:tc>
        <w:tc>
          <w:tcPr>
            <w:tcW w:w="3544" w:type="dxa"/>
          </w:tcPr>
          <w:p w:rsidR="00C633E3" w:rsidRDefault="00C633E3" w:rsidP="007B5BBA">
            <w:pPr>
              <w:ind w:left="0"/>
            </w:pPr>
            <w:r>
              <w:rPr>
                <w:rFonts w:hint="eastAsia"/>
              </w:rPr>
              <w:t>{</w:t>
            </w:r>
          </w:p>
          <w:p w:rsidR="00315DDD" w:rsidRDefault="00315DDD" w:rsidP="00315DDD">
            <w:pPr>
              <w:ind w:left="0" w:firstLineChars="100" w:firstLine="210"/>
            </w:pPr>
            <w:r w:rsidRPr="00C633E3">
              <w:t>"</w:t>
            </w:r>
            <w:r w:rsidR="00062BCE">
              <w:t>errno</w:t>
            </w:r>
            <w:r w:rsidRPr="00C633E3">
              <w:t>"</w:t>
            </w:r>
            <w:r w:rsidR="007E0B7E">
              <w:t xml:space="preserve">: </w:t>
            </w:r>
            <w:r w:rsidRPr="00C633E3">
              <w:t xml:space="preserve">0, </w:t>
            </w:r>
          </w:p>
          <w:p w:rsidR="00315DDD" w:rsidRDefault="00315DDD" w:rsidP="00315DDD">
            <w:pPr>
              <w:ind w:left="0" w:firstLineChars="100" w:firstLine="210"/>
            </w:pPr>
            <w:r w:rsidRPr="00C633E3">
              <w:t>"HostName"</w:t>
            </w:r>
            <w:r w:rsidR="007E0B7E">
              <w:t xml:space="preserve">: </w:t>
            </w:r>
            <w:r w:rsidRPr="00C633E3">
              <w:t xml:space="preserve">"data0", </w:t>
            </w:r>
          </w:p>
          <w:p w:rsidR="00C633E3" w:rsidRDefault="00C633E3" w:rsidP="00C633E3">
            <w:pPr>
              <w:ind w:left="0" w:firstLineChars="100" w:firstLine="210"/>
            </w:pPr>
            <w:r w:rsidRPr="00C633E3">
              <w:t>"IP"</w:t>
            </w:r>
            <w:r w:rsidR="007E0B7E">
              <w:t xml:space="preserve">: </w:t>
            </w:r>
            <w:r w:rsidRPr="00C633E3">
              <w:t xml:space="preserve">"192.168.20.196", </w:t>
            </w:r>
          </w:p>
          <w:p w:rsidR="00C633E3" w:rsidRDefault="00C633E3" w:rsidP="00C633E3">
            <w:pPr>
              <w:ind w:left="0" w:firstLineChars="100" w:firstLine="210"/>
            </w:pPr>
            <w:r w:rsidRPr="00C633E3">
              <w:t>"Ping"</w:t>
            </w:r>
            <w:r w:rsidR="007E0B7E">
              <w:t xml:space="preserve">: </w:t>
            </w:r>
            <w:r w:rsidRPr="00C633E3">
              <w:t xml:space="preserve">true, </w:t>
            </w:r>
          </w:p>
          <w:p w:rsidR="00C633E3" w:rsidRDefault="00C633E3" w:rsidP="00C633E3">
            <w:pPr>
              <w:ind w:left="0" w:firstLineChars="100" w:firstLine="210"/>
            </w:pPr>
            <w:r w:rsidRPr="00C633E3">
              <w:t>"Ssh"</w:t>
            </w:r>
            <w:r w:rsidR="007E0B7E">
              <w:t xml:space="preserve">: </w:t>
            </w:r>
            <w:r w:rsidRPr="00C633E3">
              <w:t xml:space="preserve">true, </w:t>
            </w:r>
          </w:p>
          <w:p w:rsidR="000C0DC6" w:rsidRDefault="00C633E3" w:rsidP="00C633E3">
            <w:pPr>
              <w:ind w:left="0" w:firstLineChars="100" w:firstLine="210"/>
            </w:pPr>
            <w:r w:rsidRPr="00C633E3">
              <w:t>"</w:t>
            </w:r>
            <w:r w:rsidR="00665F89">
              <w:t>detail</w:t>
            </w:r>
            <w:r w:rsidRPr="00C633E3">
              <w:t>"</w:t>
            </w:r>
            <w:r w:rsidR="007E0B7E">
              <w:t xml:space="preserve">: </w:t>
            </w:r>
            <w:r w:rsidRPr="00C633E3">
              <w:t>""</w:t>
            </w:r>
          </w:p>
          <w:p w:rsidR="00C633E3" w:rsidRPr="005964D4" w:rsidRDefault="00C633E3" w:rsidP="00C633E3">
            <w:pPr>
              <w:ind w:left="0"/>
            </w:pPr>
            <w:r>
              <w:rPr>
                <w:rFonts w:hint="eastAsia"/>
              </w:rPr>
              <w:t>}</w:t>
            </w:r>
          </w:p>
        </w:tc>
      </w:tr>
    </w:tbl>
    <w:p w:rsidR="000C0DC6" w:rsidRPr="000C0DC6" w:rsidRDefault="000C0DC6" w:rsidP="000C0DC6"/>
    <w:p w:rsidR="006B5BA2" w:rsidRDefault="006B5BA2" w:rsidP="00E47916">
      <w:pPr>
        <w:pStyle w:val="Heading4"/>
      </w:pPr>
      <w:r>
        <w:rPr>
          <w:rFonts w:hint="eastAsia"/>
        </w:rPr>
        <w:t>安装临时</w:t>
      </w:r>
      <w:r>
        <w:rPr>
          <w:rFonts w:hint="eastAsia"/>
        </w:rPr>
        <w:t>Agent</w:t>
      </w:r>
      <w:r w:rsidR="00BB6264">
        <w:rPr>
          <w:rFonts w:hint="eastAsia"/>
        </w:rPr>
        <w:t>命令</w:t>
      </w:r>
    </w:p>
    <w:tbl>
      <w:tblPr>
        <w:tblStyle w:val="TableGrid"/>
        <w:tblW w:w="8789" w:type="dxa"/>
        <w:tblInd w:w="-34" w:type="dxa"/>
        <w:tblLayout w:type="fixed"/>
        <w:tblLook w:val="04A0"/>
      </w:tblPr>
      <w:tblGrid>
        <w:gridCol w:w="1418"/>
        <w:gridCol w:w="3827"/>
        <w:gridCol w:w="3544"/>
      </w:tblGrid>
      <w:tr w:rsidR="00EA47B5" w:rsidTr="00CB4BD9">
        <w:tc>
          <w:tcPr>
            <w:tcW w:w="1418" w:type="dxa"/>
            <w:shd w:val="clear" w:color="auto" w:fill="DDD9C3" w:themeFill="background2" w:themeFillShade="E6"/>
          </w:tcPr>
          <w:p w:rsidR="00EA47B5" w:rsidRDefault="00EA47B5" w:rsidP="00CB4BD9">
            <w:pPr>
              <w:ind w:left="0"/>
            </w:pPr>
          </w:p>
        </w:tc>
        <w:tc>
          <w:tcPr>
            <w:tcW w:w="3827" w:type="dxa"/>
            <w:shd w:val="clear" w:color="auto" w:fill="DDD9C3" w:themeFill="background2" w:themeFillShade="E6"/>
          </w:tcPr>
          <w:p w:rsidR="00EA47B5" w:rsidRDefault="00EA47B5" w:rsidP="00CB4BD9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3544" w:type="dxa"/>
            <w:shd w:val="clear" w:color="auto" w:fill="DDD9C3" w:themeFill="background2" w:themeFillShade="E6"/>
          </w:tcPr>
          <w:p w:rsidR="00EA47B5" w:rsidRDefault="00EA47B5" w:rsidP="00CB4BD9">
            <w:pPr>
              <w:ind w:left="0"/>
            </w:pPr>
            <w:r>
              <w:rPr>
                <w:rFonts w:hint="eastAsia"/>
              </w:rPr>
              <w:t>举例</w:t>
            </w:r>
          </w:p>
        </w:tc>
      </w:tr>
      <w:tr w:rsidR="00EA47B5" w:rsidTr="00CB4BD9">
        <w:tc>
          <w:tcPr>
            <w:tcW w:w="1418" w:type="dxa"/>
          </w:tcPr>
          <w:p w:rsidR="00EA47B5" w:rsidRDefault="00EA47B5" w:rsidP="00CB4BD9">
            <w:pPr>
              <w:ind w:left="0"/>
            </w:pPr>
            <w:r>
              <w:rPr>
                <w:rFonts w:hint="eastAsia"/>
              </w:rPr>
              <w:t>请求</w:t>
            </w:r>
          </w:p>
        </w:tc>
        <w:tc>
          <w:tcPr>
            <w:tcW w:w="3827" w:type="dxa"/>
          </w:tcPr>
          <w:p w:rsidR="00992263" w:rsidRDefault="00167EF7" w:rsidP="00CB4BD9">
            <w:pPr>
              <w:ind w:left="0"/>
            </w:pPr>
            <w:r>
              <w:rPr>
                <w:rFonts w:hint="eastAsia"/>
              </w:rPr>
              <w:t>命令字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$</w:t>
            </w:r>
            <w:r w:rsidR="00D6528F" w:rsidRPr="00D6528F">
              <w:t>install remote agent</w:t>
            </w:r>
          </w:p>
          <w:p w:rsidR="00EA47B5" w:rsidRDefault="00EA47B5" w:rsidP="00CB4BD9">
            <w:pPr>
              <w:ind w:left="0"/>
            </w:pPr>
            <w:r>
              <w:rPr>
                <w:rFonts w:hint="eastAsia"/>
              </w:rPr>
              <w:t>{</w:t>
            </w:r>
          </w:p>
          <w:p w:rsidR="00EA47B5" w:rsidRDefault="00EA47B5" w:rsidP="00CB4BD9">
            <w:pPr>
              <w:ind w:left="0"/>
            </w:pPr>
            <w:r>
              <w:rPr>
                <w:rFonts w:hint="eastAsia"/>
              </w:rPr>
              <w:t xml:space="preserve">  IP/HostName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待扫描的主机</w:t>
            </w:r>
          </w:p>
          <w:p w:rsidR="00EA47B5" w:rsidRDefault="00EA47B5" w:rsidP="00CB4BD9">
            <w:pPr>
              <w:ind w:left="0"/>
            </w:pPr>
            <w:r>
              <w:rPr>
                <w:rFonts w:hint="eastAsia"/>
              </w:rPr>
              <w:t xml:space="preserve">  User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主机用户名</w:t>
            </w:r>
          </w:p>
          <w:p w:rsidR="00EA47B5" w:rsidRDefault="00EA47B5" w:rsidP="00CB4BD9">
            <w:pPr>
              <w:ind w:left="0"/>
            </w:pPr>
            <w:r>
              <w:rPr>
                <w:rFonts w:hint="eastAsia"/>
              </w:rPr>
              <w:t xml:space="preserve">  Passwd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主机登陆密码</w:t>
            </w:r>
          </w:p>
          <w:p w:rsidR="00EA47B5" w:rsidRDefault="00EA47B5" w:rsidP="00CB4BD9">
            <w:pPr>
              <w:ind w:left="1050" w:hangingChars="500" w:hanging="1050"/>
            </w:pPr>
            <w:r>
              <w:rPr>
                <w:rFonts w:hint="eastAsia"/>
              </w:rPr>
              <w:t xml:space="preserve">  SshPort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主机</w:t>
            </w:r>
            <w:r>
              <w:rPr>
                <w:rFonts w:hint="eastAsia"/>
              </w:rPr>
              <w:t>ssh</w:t>
            </w:r>
            <w:r>
              <w:rPr>
                <w:rFonts w:hint="eastAsia"/>
              </w:rPr>
              <w:t>服务的端口号（目前仅支持</w:t>
            </w:r>
            <w:r>
              <w:rPr>
                <w:rFonts w:hint="eastAsia"/>
              </w:rPr>
              <w:t>22</w:t>
            </w:r>
            <w:r>
              <w:rPr>
                <w:rFonts w:hint="eastAsia"/>
              </w:rPr>
              <w:t>）</w:t>
            </w:r>
          </w:p>
          <w:p w:rsidR="00026925" w:rsidRDefault="00026925" w:rsidP="00CB4BD9">
            <w:pPr>
              <w:ind w:left="1050" w:hangingChars="500" w:hanging="1050"/>
            </w:pPr>
            <w:r>
              <w:rPr>
                <w:rFonts w:hint="eastAsia"/>
              </w:rPr>
              <w:t xml:space="preserve">  </w:t>
            </w:r>
            <w:r w:rsidR="008F12FC">
              <w:rPr>
                <w:rFonts w:hint="eastAsia"/>
              </w:rPr>
              <w:t>AgentService</w:t>
            </w:r>
            <w:r w:rsidR="007E0B7E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主机</w:t>
            </w: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的监听端口号</w:t>
            </w:r>
          </w:p>
          <w:p w:rsidR="00EA47B5" w:rsidRDefault="00EA47B5" w:rsidP="00CB4BD9">
            <w:pPr>
              <w:ind w:left="0"/>
            </w:pPr>
            <w:r>
              <w:rPr>
                <w:rFonts w:hint="eastAsia"/>
              </w:rPr>
              <w:t>}</w:t>
            </w:r>
          </w:p>
        </w:tc>
        <w:tc>
          <w:tcPr>
            <w:tcW w:w="3544" w:type="dxa"/>
          </w:tcPr>
          <w:p w:rsidR="00341852" w:rsidRDefault="00341852" w:rsidP="00CB4BD9">
            <w:pPr>
              <w:ind w:left="0"/>
            </w:pPr>
          </w:p>
          <w:p w:rsidR="00EA47B5" w:rsidRDefault="00EA47B5" w:rsidP="00CB4BD9">
            <w:pPr>
              <w:ind w:left="0"/>
            </w:pPr>
            <w:r>
              <w:rPr>
                <w:rFonts w:hint="eastAsia"/>
              </w:rPr>
              <w:t>{</w:t>
            </w:r>
          </w:p>
          <w:p w:rsidR="00EA47B5" w:rsidRDefault="00EA47B5" w:rsidP="00CB4BD9">
            <w:pPr>
              <w:ind w:left="0"/>
            </w:pPr>
            <w:r>
              <w:rPr>
                <w:rFonts w:hint="eastAsia"/>
              </w:rPr>
              <w:t xml:space="preserve">  </w:t>
            </w:r>
            <w:r>
              <w:t>"</w:t>
            </w:r>
            <w:r>
              <w:rPr>
                <w:rFonts w:hint="eastAsia"/>
              </w:rPr>
              <w:t>IP</w:t>
            </w:r>
            <w:r w:rsidRPr="00BA68AC">
              <w:t>"</w:t>
            </w:r>
            <w:r w:rsidR="007E0B7E">
              <w:rPr>
                <w:rFonts w:hint="eastAsia"/>
              </w:rPr>
              <w:t xml:space="preserve">: </w:t>
            </w:r>
            <w:r>
              <w:t>"1</w:t>
            </w:r>
            <w:r>
              <w:rPr>
                <w:rFonts w:hint="eastAsia"/>
              </w:rPr>
              <w:t>92.168.20.197</w:t>
            </w:r>
            <w:r>
              <w:t>"</w:t>
            </w:r>
            <w:r>
              <w:rPr>
                <w:rFonts w:hint="eastAsia"/>
              </w:rPr>
              <w:t xml:space="preserve">, </w:t>
            </w:r>
          </w:p>
          <w:p w:rsidR="00EA47B5" w:rsidRDefault="00EA47B5" w:rsidP="00CB4BD9">
            <w:pPr>
              <w:ind w:left="0"/>
            </w:pPr>
            <w:r>
              <w:rPr>
                <w:rFonts w:hint="eastAsia"/>
              </w:rPr>
              <w:t xml:space="preserve">  </w:t>
            </w:r>
            <w:r>
              <w:t>"</w:t>
            </w:r>
            <w:r>
              <w:rPr>
                <w:rFonts w:hint="eastAsia"/>
              </w:rPr>
              <w:t>User</w:t>
            </w:r>
            <w:r>
              <w:t>"</w:t>
            </w:r>
            <w:r w:rsidR="007E0B7E">
              <w:rPr>
                <w:rFonts w:hint="eastAsia"/>
              </w:rPr>
              <w:t xml:space="preserve">: </w:t>
            </w:r>
            <w:r>
              <w:t>"</w:t>
            </w:r>
            <w:r>
              <w:rPr>
                <w:rFonts w:hint="eastAsia"/>
              </w:rPr>
              <w:t>root</w:t>
            </w:r>
            <w:r>
              <w:t>"</w:t>
            </w:r>
            <w:r>
              <w:rPr>
                <w:rFonts w:hint="eastAsia"/>
              </w:rPr>
              <w:t xml:space="preserve">, </w:t>
            </w:r>
          </w:p>
          <w:p w:rsidR="00EA47B5" w:rsidRDefault="00EA47B5" w:rsidP="00CB4BD9">
            <w:pPr>
              <w:ind w:left="0"/>
            </w:pPr>
            <w:r>
              <w:rPr>
                <w:rFonts w:hint="eastAsia"/>
              </w:rPr>
              <w:t xml:space="preserve">  </w:t>
            </w:r>
            <w:r>
              <w:t>"</w:t>
            </w:r>
            <w:r>
              <w:rPr>
                <w:rFonts w:hint="eastAsia"/>
              </w:rPr>
              <w:t>Passwd</w:t>
            </w:r>
            <w:r>
              <w:t>"</w:t>
            </w:r>
            <w:r w:rsidR="007E0B7E">
              <w:rPr>
                <w:rFonts w:hint="eastAsia"/>
              </w:rPr>
              <w:t xml:space="preserve">: </w:t>
            </w:r>
            <w:r>
              <w:t>"</w:t>
            </w:r>
            <w:r>
              <w:rPr>
                <w:rFonts w:hint="eastAsia"/>
              </w:rPr>
              <w:t>sequoiadb</w:t>
            </w:r>
            <w:r>
              <w:t>"</w:t>
            </w:r>
            <w:r>
              <w:rPr>
                <w:rFonts w:hint="eastAsia"/>
              </w:rPr>
              <w:t xml:space="preserve">, </w:t>
            </w:r>
          </w:p>
          <w:p w:rsidR="00EA47B5" w:rsidRDefault="00EA47B5" w:rsidP="00CB4BD9">
            <w:pPr>
              <w:ind w:left="0"/>
            </w:pPr>
            <w:r>
              <w:rPr>
                <w:rFonts w:hint="eastAsia"/>
              </w:rPr>
              <w:t xml:space="preserve">  </w:t>
            </w:r>
            <w:r>
              <w:t>"</w:t>
            </w:r>
            <w:r>
              <w:rPr>
                <w:rFonts w:hint="eastAsia"/>
              </w:rPr>
              <w:t>SshPort</w:t>
            </w:r>
            <w:r>
              <w:t>"</w:t>
            </w:r>
            <w:r w:rsidR="007E0B7E">
              <w:rPr>
                <w:rFonts w:hint="eastAsia"/>
              </w:rPr>
              <w:t xml:space="preserve">: </w:t>
            </w:r>
            <w:r>
              <w:t>"</w:t>
            </w:r>
            <w:r>
              <w:rPr>
                <w:rFonts w:hint="eastAsia"/>
              </w:rPr>
              <w:t>22</w:t>
            </w:r>
            <w:r>
              <w:t>"</w:t>
            </w:r>
          </w:p>
          <w:p w:rsidR="003D1E6D" w:rsidRDefault="003D1E6D" w:rsidP="00CB4BD9">
            <w:pPr>
              <w:ind w:left="0"/>
            </w:pPr>
            <w:r>
              <w:rPr>
                <w:rFonts w:hint="eastAsia"/>
              </w:rPr>
              <w:t xml:space="preserve">  </w:t>
            </w:r>
            <w:r>
              <w:t>"</w:t>
            </w:r>
            <w:r w:rsidR="008F12FC">
              <w:rPr>
                <w:rFonts w:hint="eastAsia"/>
              </w:rPr>
              <w:t>AgentService</w:t>
            </w:r>
            <w:r>
              <w:t>"</w:t>
            </w:r>
            <w:r w:rsidR="007E0B7E">
              <w:rPr>
                <w:rFonts w:hint="eastAsia"/>
              </w:rPr>
              <w:t xml:space="preserve">: </w:t>
            </w:r>
            <w:r>
              <w:t>"</w:t>
            </w:r>
            <w:r>
              <w:rPr>
                <w:rFonts w:hint="eastAsia"/>
              </w:rPr>
              <w:t>11790</w:t>
            </w:r>
            <w:r>
              <w:t>"</w:t>
            </w:r>
          </w:p>
          <w:p w:rsidR="00EA47B5" w:rsidRDefault="00EA47B5" w:rsidP="00CB4BD9">
            <w:pPr>
              <w:ind w:left="0"/>
            </w:pPr>
            <w:r>
              <w:rPr>
                <w:rFonts w:hint="eastAsia"/>
              </w:rPr>
              <w:t>}</w:t>
            </w:r>
          </w:p>
        </w:tc>
      </w:tr>
      <w:tr w:rsidR="00EA47B5" w:rsidTr="008A0073">
        <w:trPr>
          <w:trHeight w:val="1364"/>
        </w:trPr>
        <w:tc>
          <w:tcPr>
            <w:tcW w:w="1418" w:type="dxa"/>
          </w:tcPr>
          <w:p w:rsidR="00EA47B5" w:rsidRDefault="00EA47B5" w:rsidP="00CB4BD9">
            <w:pPr>
              <w:ind w:left="0"/>
            </w:pPr>
            <w:r>
              <w:rPr>
                <w:rFonts w:hint="eastAsia"/>
              </w:rPr>
              <w:t>响应</w:t>
            </w:r>
          </w:p>
        </w:tc>
        <w:tc>
          <w:tcPr>
            <w:tcW w:w="3827" w:type="dxa"/>
          </w:tcPr>
          <w:p w:rsidR="00EA47B5" w:rsidRDefault="00EA47B5" w:rsidP="00CB4BD9">
            <w:pPr>
              <w:ind w:left="0"/>
            </w:pPr>
            <w:r>
              <w:rPr>
                <w:rFonts w:hint="eastAsia"/>
              </w:rPr>
              <w:t>{</w:t>
            </w:r>
          </w:p>
          <w:p w:rsidR="00EA47B5" w:rsidRDefault="00062BCE" w:rsidP="00CB4BD9">
            <w:pPr>
              <w:ind w:left="0" w:firstLineChars="100" w:firstLine="210"/>
            </w:pPr>
            <w:r>
              <w:t>errno</w:t>
            </w:r>
            <w:r w:rsidR="007E0B7E">
              <w:rPr>
                <w:rFonts w:hint="eastAsia"/>
              </w:rPr>
              <w:t xml:space="preserve">: </w:t>
            </w:r>
            <w:r w:rsidR="00EA47B5">
              <w:rPr>
                <w:rFonts w:hint="eastAsia"/>
              </w:rPr>
              <w:t>返回码</w:t>
            </w:r>
          </w:p>
          <w:p w:rsidR="00EA47B5" w:rsidRDefault="00665F89" w:rsidP="00CB4BD9">
            <w:pPr>
              <w:ind w:left="0" w:firstLineChars="100" w:firstLine="210"/>
            </w:pPr>
            <w:r>
              <w:t>detail</w:t>
            </w:r>
            <w:r w:rsidR="007E0B7E">
              <w:rPr>
                <w:rFonts w:hint="eastAsia"/>
              </w:rPr>
              <w:t xml:space="preserve">: </w:t>
            </w:r>
            <w:r w:rsidR="00EA47B5">
              <w:rPr>
                <w:rFonts w:hint="eastAsia"/>
              </w:rPr>
              <w:t>错误详情</w:t>
            </w:r>
          </w:p>
          <w:p w:rsidR="00EA47B5" w:rsidRDefault="00EA47B5" w:rsidP="00CB4BD9">
            <w:pPr>
              <w:ind w:left="0"/>
            </w:pPr>
            <w:r>
              <w:rPr>
                <w:rFonts w:hint="eastAsia"/>
              </w:rPr>
              <w:t>}</w:t>
            </w:r>
          </w:p>
        </w:tc>
        <w:tc>
          <w:tcPr>
            <w:tcW w:w="3544" w:type="dxa"/>
          </w:tcPr>
          <w:p w:rsidR="00EA47B5" w:rsidRDefault="00EA47B5" w:rsidP="00CB4BD9">
            <w:pPr>
              <w:ind w:left="0"/>
            </w:pPr>
            <w:r>
              <w:rPr>
                <w:rFonts w:hint="eastAsia"/>
              </w:rPr>
              <w:t>{</w:t>
            </w:r>
          </w:p>
          <w:p w:rsidR="00EA47B5" w:rsidRDefault="00EA47B5" w:rsidP="00CB4BD9">
            <w:pPr>
              <w:ind w:left="0" w:firstLineChars="100" w:firstLine="210"/>
            </w:pPr>
            <w:r w:rsidRPr="00C633E3">
              <w:t>"</w:t>
            </w:r>
            <w:r w:rsidR="00062BCE">
              <w:t>errno</w:t>
            </w:r>
            <w:r w:rsidRPr="00C633E3">
              <w:t>"</w:t>
            </w:r>
            <w:r w:rsidR="007E0B7E">
              <w:t xml:space="preserve">: </w:t>
            </w:r>
            <w:r w:rsidRPr="00C633E3">
              <w:t xml:space="preserve">0, </w:t>
            </w:r>
          </w:p>
          <w:p w:rsidR="00EA47B5" w:rsidRDefault="00EA47B5" w:rsidP="00CB4BD9">
            <w:pPr>
              <w:ind w:left="0" w:firstLineChars="100" w:firstLine="210"/>
            </w:pPr>
            <w:r w:rsidRPr="00C633E3">
              <w:t>"</w:t>
            </w:r>
            <w:r w:rsidR="00665F89">
              <w:t>detail</w:t>
            </w:r>
            <w:r w:rsidRPr="00C633E3">
              <w:t>"</w:t>
            </w:r>
            <w:r w:rsidR="007E0B7E">
              <w:t xml:space="preserve">: </w:t>
            </w:r>
            <w:r w:rsidRPr="00C633E3">
              <w:t>""</w:t>
            </w:r>
          </w:p>
          <w:p w:rsidR="00EA47B5" w:rsidRPr="005964D4" w:rsidRDefault="00EA47B5" w:rsidP="00CB4BD9">
            <w:pPr>
              <w:ind w:left="0"/>
            </w:pPr>
            <w:r>
              <w:rPr>
                <w:rFonts w:hint="eastAsia"/>
              </w:rPr>
              <w:t>}</w:t>
            </w:r>
          </w:p>
        </w:tc>
      </w:tr>
    </w:tbl>
    <w:p w:rsidR="00EA47B5" w:rsidRPr="00EA47B5" w:rsidRDefault="00EA47B5" w:rsidP="00EA47B5"/>
    <w:p w:rsidR="00C0015C" w:rsidRDefault="00C0015C" w:rsidP="00E47916">
      <w:pPr>
        <w:pStyle w:val="Heading4"/>
      </w:pPr>
      <w:r>
        <w:rPr>
          <w:rFonts w:hint="eastAsia"/>
        </w:rPr>
        <w:lastRenderedPageBreak/>
        <w:t>反安装临时</w:t>
      </w:r>
      <w:r>
        <w:rPr>
          <w:rFonts w:hint="eastAsia"/>
        </w:rPr>
        <w:t>Agent</w:t>
      </w:r>
      <w:r>
        <w:rPr>
          <w:rFonts w:hint="eastAsia"/>
        </w:rPr>
        <w:t>命令</w:t>
      </w:r>
    </w:p>
    <w:p w:rsidR="00C0015C" w:rsidRDefault="00C0015C" w:rsidP="00E47916">
      <w:pPr>
        <w:pStyle w:val="Heading4"/>
      </w:pPr>
      <w:r>
        <w:rPr>
          <w:rFonts w:hint="eastAsia"/>
        </w:rPr>
        <w:t>基本检测主机命令</w:t>
      </w:r>
    </w:p>
    <w:p w:rsidR="00C0015C" w:rsidRDefault="00C0015C" w:rsidP="00E47916">
      <w:pPr>
        <w:pStyle w:val="Heading4"/>
      </w:pPr>
      <w:r>
        <w:rPr>
          <w:rFonts w:hint="eastAsia"/>
        </w:rPr>
        <w:t>检测主机命令</w:t>
      </w:r>
    </w:p>
    <w:p w:rsidR="00C0015C" w:rsidRDefault="00D614FA" w:rsidP="00E47916">
      <w:pPr>
        <w:pStyle w:val="Heading4"/>
      </w:pPr>
      <w:r>
        <w:rPr>
          <w:rFonts w:hint="eastAsia"/>
        </w:rPr>
        <w:t>配置主机命令</w:t>
      </w:r>
    </w:p>
    <w:p w:rsidR="00AB3D07" w:rsidRPr="00C0015C" w:rsidRDefault="00AB3D07" w:rsidP="00E47916">
      <w:pPr>
        <w:pStyle w:val="Heading4"/>
      </w:pPr>
      <w:r>
        <w:rPr>
          <w:rFonts w:hint="eastAsia"/>
        </w:rPr>
        <w:t>回滚命令</w:t>
      </w:r>
    </w:p>
    <w:p w:rsidR="00616897" w:rsidRDefault="00616897" w:rsidP="00616897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616897" w:rsidRPr="00616897" w:rsidRDefault="00616897" w:rsidP="00616897">
      <w:pPr>
        <w:rPr>
          <w:color w:val="00B0F0"/>
        </w:rPr>
      </w:pPr>
      <w:r w:rsidRPr="00616897">
        <w:rPr>
          <w:rFonts w:hint="eastAsia"/>
          <w:color w:val="00B0F0"/>
        </w:rPr>
        <w:t>说明</w:t>
      </w:r>
      <w:r w:rsidR="007E0B7E">
        <w:rPr>
          <w:rFonts w:hint="eastAsia"/>
          <w:color w:val="00B0F0"/>
        </w:rPr>
        <w:t xml:space="preserve">: </w:t>
      </w:r>
      <w:r w:rsidRPr="00616897">
        <w:rPr>
          <w:rFonts w:hint="eastAsia"/>
          <w:color w:val="00B0F0"/>
        </w:rPr>
        <w:t>简单描述</w:t>
      </w:r>
      <w:r w:rsidRPr="00616897">
        <w:rPr>
          <w:rFonts w:hint="eastAsia"/>
          <w:color w:val="00B0F0"/>
        </w:rPr>
        <w:t>Story</w:t>
      </w:r>
      <w:r w:rsidRPr="00616897">
        <w:rPr>
          <w:rFonts w:hint="eastAsia"/>
          <w:color w:val="00B0F0"/>
        </w:rPr>
        <w:t>对其它功能的约束，以及对某些功能的依赖</w:t>
      </w:r>
    </w:p>
    <w:p w:rsidR="00616897" w:rsidRPr="00616897" w:rsidRDefault="00616897" w:rsidP="00616897"/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4B1D72" w:rsidRDefault="004B1D72" w:rsidP="0037319D">
      <w:pPr>
        <w:pStyle w:val="Heading3"/>
        <w:numPr>
          <w:ilvl w:val="0"/>
          <w:numId w:val="36"/>
        </w:numPr>
      </w:pPr>
      <w:r>
        <w:rPr>
          <w:rFonts w:hint="eastAsia"/>
        </w:rPr>
        <w:t>相关模块架构图</w:t>
      </w:r>
    </w:p>
    <w:p w:rsidR="004B1D72" w:rsidRDefault="008B0448" w:rsidP="004B1D72">
      <w:r w:rsidRPr="00FD27D2">
        <w:rPr>
          <w:rFonts w:hint="eastAsia"/>
          <w:color w:val="00B0F0"/>
        </w:rPr>
        <w:t>说明</w:t>
      </w:r>
      <w:r w:rsidR="007E0B7E">
        <w:rPr>
          <w:rFonts w:hint="eastAsia"/>
          <w:color w:val="00B0F0"/>
        </w:rPr>
        <w:t xml:space="preserve">: 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简单的绘制以下与该</w:t>
      </w:r>
      <w:r>
        <w:rPr>
          <w:rFonts w:hint="eastAsia"/>
          <w:color w:val="00B0F0"/>
        </w:rPr>
        <w:t xml:space="preserve">Story </w:t>
      </w:r>
      <w:r>
        <w:rPr>
          <w:rFonts w:hint="eastAsia"/>
          <w:color w:val="00B0F0"/>
        </w:rPr>
        <w:t>相关的模块</w:t>
      </w:r>
      <w:r>
        <w:rPr>
          <w:rFonts w:hint="eastAsia"/>
          <w:color w:val="00B0F0"/>
        </w:rPr>
        <w:t xml:space="preserve">, </w:t>
      </w:r>
      <w:r>
        <w:rPr>
          <w:rFonts w:hint="eastAsia"/>
          <w:color w:val="00B0F0"/>
        </w:rPr>
        <w:t>特别是新增模块</w:t>
      </w:r>
      <w:r>
        <w:rPr>
          <w:rFonts w:hint="eastAsia"/>
          <w:color w:val="00B0F0"/>
        </w:rPr>
        <w:t>;</w:t>
      </w:r>
    </w:p>
    <w:p w:rsidR="004B1D72" w:rsidRDefault="004B1D72" w:rsidP="004B1D72"/>
    <w:p w:rsidR="004B1D72" w:rsidRDefault="004B1D72" w:rsidP="00EA5398">
      <w:pPr>
        <w:pStyle w:val="Heading3"/>
        <w:numPr>
          <w:ilvl w:val="0"/>
          <w:numId w:val="34"/>
        </w:numPr>
      </w:pPr>
      <w:r>
        <w:rPr>
          <w:rFonts w:hint="eastAsia"/>
        </w:rPr>
        <w:t>主要操作流程</w:t>
      </w:r>
    </w:p>
    <w:p w:rsidR="004B1D72" w:rsidRDefault="008B0448" w:rsidP="004B1D72">
      <w:r w:rsidRPr="00FD27D2">
        <w:rPr>
          <w:rFonts w:hint="eastAsia"/>
          <w:color w:val="00B0F0"/>
        </w:rPr>
        <w:t>说明</w:t>
      </w:r>
      <w:r w:rsidR="007E0B7E">
        <w:rPr>
          <w:rFonts w:hint="eastAsia"/>
          <w:color w:val="00B0F0"/>
        </w:rPr>
        <w:t xml:space="preserve">: 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使用时序图或者活动图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描述一下主要流程的处理过程</w:t>
      </w:r>
    </w:p>
    <w:p w:rsidR="004B1D72" w:rsidRDefault="004B1D72" w:rsidP="004B1D72"/>
    <w:p w:rsidR="004B1D72" w:rsidRDefault="004B1D72" w:rsidP="004B1D72"/>
    <w:p w:rsidR="004777AE" w:rsidRDefault="004777AE" w:rsidP="004B1D72">
      <w:pPr>
        <w:pStyle w:val="Heading2"/>
      </w:pPr>
      <w:r>
        <w:rPr>
          <w:rFonts w:hint="eastAsia"/>
        </w:rPr>
        <w:t>遗留问题</w:t>
      </w:r>
    </w:p>
    <w:p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</w:t>
      </w:r>
      <w:r w:rsidR="007E0B7E">
        <w:rPr>
          <w:rFonts w:hint="eastAsia"/>
          <w:color w:val="00B0F0"/>
        </w:rPr>
        <w:t xml:space="preserve">: </w:t>
      </w:r>
      <w:r w:rsidRPr="004777AE">
        <w:rPr>
          <w:rFonts w:hint="eastAsia"/>
          <w:color w:val="00B0F0"/>
        </w:rPr>
        <w:t>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4777AE" w:rsidTr="004777AE">
        <w:tc>
          <w:tcPr>
            <w:tcW w:w="885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4777AE" w:rsidTr="004777AE">
        <w:tc>
          <w:tcPr>
            <w:tcW w:w="885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2552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4728" w:type="dxa"/>
          </w:tcPr>
          <w:p w:rsidR="004777AE" w:rsidRDefault="004777AE" w:rsidP="004777AE">
            <w:pPr>
              <w:ind w:left="0"/>
            </w:pPr>
          </w:p>
        </w:tc>
      </w:tr>
    </w:tbl>
    <w:p w:rsidR="004777AE" w:rsidRPr="004777AE" w:rsidRDefault="004777AE" w:rsidP="004777AE"/>
    <w:p w:rsidR="004B1D72" w:rsidRDefault="004B1D72" w:rsidP="004B1D72">
      <w:pPr>
        <w:pStyle w:val="Heading2"/>
      </w:pPr>
      <w:r>
        <w:rPr>
          <w:rFonts w:hint="eastAsia"/>
        </w:rPr>
        <w:lastRenderedPageBreak/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="007E0B7E">
        <w:rPr>
          <w:rFonts w:hint="eastAsia"/>
          <w:color w:val="00B0F0"/>
        </w:rPr>
        <w:t xml:space="preserve">: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4E10D2" w:rsidRPr="004E10D2" w:rsidRDefault="004E10D2" w:rsidP="004E10D2"/>
    <w:tbl>
      <w:tblPr>
        <w:tblStyle w:val="TableGrid"/>
        <w:tblW w:w="0" w:type="auto"/>
        <w:tblInd w:w="357" w:type="dxa"/>
        <w:tblLook w:val="04A0"/>
      </w:tblPr>
      <w:tblGrid>
        <w:gridCol w:w="2527"/>
        <w:gridCol w:w="1511"/>
        <w:gridCol w:w="2376"/>
        <w:gridCol w:w="1751"/>
      </w:tblGrid>
      <w:tr w:rsidR="006E7F0B" w:rsidTr="006E7F0B">
        <w:tc>
          <w:tcPr>
            <w:tcW w:w="2527" w:type="dxa"/>
            <w:shd w:val="clear" w:color="auto" w:fill="74D280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1511" w:type="dxa"/>
            <w:shd w:val="clear" w:color="auto" w:fill="74D280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2376" w:type="dxa"/>
            <w:shd w:val="clear" w:color="auto" w:fill="74D280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751" w:type="dxa"/>
            <w:shd w:val="clear" w:color="auto" w:fill="74D280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6E7F0B" w:rsidTr="006E7F0B">
        <w:tc>
          <w:tcPr>
            <w:tcW w:w="2527" w:type="dxa"/>
          </w:tcPr>
          <w:p w:rsidR="00FD27D2" w:rsidRDefault="006E7F0B" w:rsidP="00FD27D2">
            <w:pPr>
              <w:ind w:left="0"/>
            </w:pPr>
            <w:r>
              <w:rPr>
                <w:rFonts w:hint="eastAsia"/>
              </w:rPr>
              <w:t>Story.uniondb.mgr.001.001</w:t>
            </w:r>
          </w:p>
        </w:tc>
        <w:tc>
          <w:tcPr>
            <w:tcW w:w="1511" w:type="dxa"/>
          </w:tcPr>
          <w:p w:rsidR="00FD27D2" w:rsidRDefault="006E7F0B" w:rsidP="00FD27D2">
            <w:pPr>
              <w:ind w:left="0"/>
            </w:pP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 xml:space="preserve">DB2 </w:t>
            </w:r>
            <w:r>
              <w:rPr>
                <w:rFonts w:hint="eastAsia"/>
              </w:rPr>
              <w:t>数据源和表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查询</w:t>
            </w:r>
            <w:r>
              <w:rPr>
                <w:rFonts w:hint="eastAsia"/>
              </w:rPr>
              <w:t>DB2</w:t>
            </w:r>
            <w:r>
              <w:rPr>
                <w:rFonts w:hint="eastAsia"/>
              </w:rPr>
              <w:t>数据表</w:t>
            </w:r>
          </w:p>
        </w:tc>
        <w:tc>
          <w:tcPr>
            <w:tcW w:w="2376" w:type="dxa"/>
          </w:tcPr>
          <w:p w:rsidR="00FD27D2" w:rsidRDefault="006E7F0B" w:rsidP="006E7F0B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添加</w:t>
            </w:r>
            <w:r>
              <w:rPr>
                <w:rFonts w:hint="eastAsia"/>
              </w:rPr>
              <w:t xml:space="preserve">DB2 </w:t>
            </w:r>
            <w:r>
              <w:rPr>
                <w:rFonts w:hint="eastAsia"/>
              </w:rPr>
              <w:t>数据源</w:t>
            </w:r>
          </w:p>
          <w:p w:rsidR="006E7F0B" w:rsidRDefault="006E7F0B" w:rsidP="006E7F0B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创建表</w:t>
            </w:r>
            <w:r>
              <w:t>…</w:t>
            </w:r>
            <w:r>
              <w:rPr>
                <w:rFonts w:hint="eastAsia"/>
              </w:rPr>
              <w:t>.</w:t>
            </w:r>
          </w:p>
        </w:tc>
        <w:tc>
          <w:tcPr>
            <w:tcW w:w="1751" w:type="dxa"/>
          </w:tcPr>
          <w:p w:rsidR="00FD27D2" w:rsidRDefault="006E7F0B" w:rsidP="00FD27D2">
            <w:pPr>
              <w:ind w:left="0"/>
            </w:pPr>
            <w:r>
              <w:rPr>
                <w:rFonts w:hint="eastAsia"/>
              </w:rPr>
              <w:t>查询结果与预期相同</w:t>
            </w:r>
          </w:p>
        </w:tc>
      </w:tr>
      <w:tr w:rsidR="006E7F0B" w:rsidTr="006E7F0B">
        <w:tc>
          <w:tcPr>
            <w:tcW w:w="2527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1511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2376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1751" w:type="dxa"/>
          </w:tcPr>
          <w:p w:rsidR="00FD27D2" w:rsidRDefault="00FD27D2" w:rsidP="00FD27D2">
            <w:pPr>
              <w:ind w:left="0"/>
            </w:pPr>
          </w:p>
        </w:tc>
      </w:tr>
    </w:tbl>
    <w:p w:rsidR="00FD27D2" w:rsidRDefault="00FD27D2" w:rsidP="00FD27D2"/>
    <w:p w:rsidR="006F60C9" w:rsidRDefault="006F60C9" w:rsidP="006F60C9">
      <w:pPr>
        <w:pStyle w:val="Heading2"/>
      </w:pPr>
      <w:r>
        <w:rPr>
          <w:rFonts w:hint="eastAsia"/>
        </w:rPr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6F60C9" w:rsidTr="006F60C9">
        <w:tc>
          <w:tcPr>
            <w:tcW w:w="4004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Pr="006F60C9" w:rsidRDefault="006F60C9" w:rsidP="00FD27D2">
            <w:pPr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</w:tbl>
    <w:p w:rsidR="006F60C9" w:rsidRPr="00FD27D2" w:rsidRDefault="006F60C9" w:rsidP="00FD27D2"/>
    <w:sectPr w:rsidR="006F60C9" w:rsidRPr="00FD27D2" w:rsidSect="009A4E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A168D" w:rsidRDefault="001A168D" w:rsidP="00210B6B">
      <w:r>
        <w:separator/>
      </w:r>
    </w:p>
  </w:endnote>
  <w:endnote w:type="continuationSeparator" w:id="1">
    <w:p w:rsidR="001A168D" w:rsidRDefault="001A168D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A168D" w:rsidRDefault="001A168D" w:rsidP="00210B6B">
      <w:r>
        <w:separator/>
      </w:r>
    </w:p>
  </w:footnote>
  <w:footnote w:type="continuationSeparator" w:id="1">
    <w:p w:rsidR="001A168D" w:rsidRDefault="001A168D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AA7C1C"/>
    <w:multiLevelType w:val="hybridMultilevel"/>
    <w:tmpl w:val="F1F615A4"/>
    <w:lvl w:ilvl="0" w:tplc="868C3356">
      <w:start w:val="1"/>
      <w:numFmt w:val="decimal"/>
      <w:lvlText w:val="4.%1."/>
      <w:lvlJc w:val="left"/>
      <w:pPr>
        <w:ind w:left="777" w:hanging="420"/>
      </w:pPr>
      <w:rPr>
        <w:rFonts w:hint="eastAsia"/>
        <w:spacing w:val="0"/>
        <w:w w:val="100"/>
        <w:position w:val="0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>
    <w:nsid w:val="0E5A3C84"/>
    <w:multiLevelType w:val="hybridMultilevel"/>
    <w:tmpl w:val="9B989832"/>
    <w:lvl w:ilvl="0" w:tplc="1E589AA0">
      <w:start w:val="1"/>
      <w:numFmt w:val="decimal"/>
      <w:lvlText w:val="2.%1."/>
      <w:lvlJc w:val="left"/>
      <w:pPr>
        <w:ind w:left="777" w:hanging="420"/>
      </w:pPr>
      <w:rPr>
        <w:rFonts w:hint="eastAsia"/>
        <w:spacing w:val="0"/>
        <w:w w:val="100"/>
        <w:position w:val="0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">
    <w:nsid w:val="1D46399B"/>
    <w:multiLevelType w:val="hybridMultilevel"/>
    <w:tmpl w:val="FD8C9FBE"/>
    <w:lvl w:ilvl="0" w:tplc="868C3356">
      <w:start w:val="1"/>
      <w:numFmt w:val="decimal"/>
      <w:lvlText w:val="4.%1."/>
      <w:lvlJc w:val="left"/>
      <w:pPr>
        <w:ind w:left="777" w:hanging="420"/>
      </w:pPr>
      <w:rPr>
        <w:rFonts w:hint="eastAsia"/>
        <w:spacing w:val="0"/>
        <w:w w:val="100"/>
        <w:position w:val="0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">
    <w:nsid w:val="1EBB267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>
    <w:nsid w:val="1FBD5D3B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6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6751AAE"/>
    <w:multiLevelType w:val="hybridMultilevel"/>
    <w:tmpl w:val="0B8092AA"/>
    <w:lvl w:ilvl="0" w:tplc="5014724A">
      <w:start w:val="1"/>
      <w:numFmt w:val="decimal"/>
      <w:lvlText w:val="1.%1."/>
      <w:lvlJc w:val="left"/>
      <w:pPr>
        <w:ind w:left="777" w:hanging="420"/>
      </w:pPr>
      <w:rPr>
        <w:rFonts w:hint="eastAsia"/>
        <w:spacing w:val="0"/>
        <w:w w:val="100"/>
        <w:position w:val="0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8">
    <w:nsid w:val="2A7215BE"/>
    <w:multiLevelType w:val="hybridMultilevel"/>
    <w:tmpl w:val="9D847B2C"/>
    <w:lvl w:ilvl="0" w:tplc="9BCC915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339640A5"/>
    <w:multiLevelType w:val="hybridMultilevel"/>
    <w:tmpl w:val="DBC828E0"/>
    <w:lvl w:ilvl="0" w:tplc="B25E5DA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375E3EC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>
    <w:nsid w:val="3BA97211"/>
    <w:multiLevelType w:val="hybridMultilevel"/>
    <w:tmpl w:val="5DA4D8D4"/>
    <w:lvl w:ilvl="0" w:tplc="F0D4944A">
      <w:start w:val="1"/>
      <w:numFmt w:val="decimal"/>
      <w:lvlText w:val="6.%1."/>
      <w:lvlJc w:val="left"/>
      <w:pPr>
        <w:ind w:left="777" w:hanging="420"/>
      </w:pPr>
      <w:rPr>
        <w:rFonts w:hint="eastAsia"/>
        <w:spacing w:val="0"/>
        <w:w w:val="100"/>
        <w:position w:val="0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2">
    <w:nsid w:val="3DCE5238"/>
    <w:multiLevelType w:val="hybridMultilevel"/>
    <w:tmpl w:val="9790D3FC"/>
    <w:lvl w:ilvl="0" w:tplc="9D2E9A6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43A37C21"/>
    <w:multiLevelType w:val="hybridMultilevel"/>
    <w:tmpl w:val="7A2416FE"/>
    <w:lvl w:ilvl="0" w:tplc="868C3356">
      <w:start w:val="1"/>
      <w:numFmt w:val="decimal"/>
      <w:lvlText w:val="4.%1."/>
      <w:lvlJc w:val="left"/>
      <w:pPr>
        <w:ind w:left="777" w:hanging="420"/>
      </w:pPr>
      <w:rPr>
        <w:rFonts w:hint="eastAsia"/>
        <w:spacing w:val="0"/>
        <w:w w:val="100"/>
        <w:position w:val="0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4">
    <w:nsid w:val="44011B70"/>
    <w:multiLevelType w:val="hybridMultilevel"/>
    <w:tmpl w:val="3D0674C0"/>
    <w:lvl w:ilvl="0" w:tplc="594E8DAA">
      <w:start w:val="1"/>
      <w:numFmt w:val="decimal"/>
      <w:lvlText w:val="%1、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5">
    <w:nsid w:val="476E1D40"/>
    <w:multiLevelType w:val="hybridMultilevel"/>
    <w:tmpl w:val="16949E7E"/>
    <w:lvl w:ilvl="0" w:tplc="EC8C497A">
      <w:start w:val="1"/>
      <w:numFmt w:val="decimal"/>
      <w:lvlText w:val="5.%1."/>
      <w:lvlJc w:val="left"/>
      <w:pPr>
        <w:ind w:left="777" w:hanging="420"/>
      </w:pPr>
      <w:rPr>
        <w:rFonts w:hint="eastAsia"/>
        <w:spacing w:val="0"/>
        <w:w w:val="100"/>
        <w:position w:val="0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6">
    <w:nsid w:val="47B65D4B"/>
    <w:multiLevelType w:val="hybridMultilevel"/>
    <w:tmpl w:val="A986ED8E"/>
    <w:lvl w:ilvl="0" w:tplc="9D2E9A6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4832576D"/>
    <w:multiLevelType w:val="multilevel"/>
    <w:tmpl w:val="B7442B1E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pStyle w:val="Heading4"/>
      <w:lvlText w:val="%1.%2."/>
      <w:lvlJc w:val="left"/>
      <w:pPr>
        <w:ind w:left="567" w:hanging="567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8">
    <w:nsid w:val="49FA439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9">
    <w:nsid w:val="4B6D52FD"/>
    <w:multiLevelType w:val="hybridMultilevel"/>
    <w:tmpl w:val="73BC9410"/>
    <w:lvl w:ilvl="0" w:tplc="E9A4E554">
      <w:start w:val="1"/>
      <w:numFmt w:val="decimal"/>
      <w:lvlText w:val="%1、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0">
    <w:nsid w:val="58837255"/>
    <w:multiLevelType w:val="hybridMultilevel"/>
    <w:tmpl w:val="0DDC2956"/>
    <w:lvl w:ilvl="0" w:tplc="9B7A0E8E">
      <w:start w:val="1"/>
      <w:numFmt w:val="decimal"/>
      <w:lvlText w:val="%1."/>
      <w:lvlJc w:val="left"/>
      <w:pPr>
        <w:ind w:left="777" w:hanging="420"/>
      </w:pPr>
      <w:rPr>
        <w:rFonts w:hint="eastAsia"/>
        <w:spacing w:val="0"/>
        <w:w w:val="100"/>
        <w:position w:val="0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1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2">
    <w:nsid w:val="5E3E40A4"/>
    <w:multiLevelType w:val="hybridMultilevel"/>
    <w:tmpl w:val="9790D3FC"/>
    <w:lvl w:ilvl="0" w:tplc="9D2E9A6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5F1C0970"/>
    <w:multiLevelType w:val="hybridMultilevel"/>
    <w:tmpl w:val="A1666870"/>
    <w:lvl w:ilvl="0" w:tplc="9B7A0E8E">
      <w:start w:val="1"/>
      <w:numFmt w:val="decimal"/>
      <w:lvlText w:val="%1."/>
      <w:lvlJc w:val="left"/>
      <w:pPr>
        <w:ind w:left="777" w:hanging="420"/>
      </w:pPr>
      <w:rPr>
        <w:rFonts w:hint="eastAsia"/>
        <w:spacing w:val="0"/>
        <w:w w:val="100"/>
        <w:position w:val="0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4">
    <w:nsid w:val="64A84604"/>
    <w:multiLevelType w:val="hybridMultilevel"/>
    <w:tmpl w:val="3DD4616E"/>
    <w:lvl w:ilvl="0" w:tplc="868C3356">
      <w:start w:val="1"/>
      <w:numFmt w:val="decimal"/>
      <w:lvlText w:val="4.%1."/>
      <w:lvlJc w:val="left"/>
      <w:pPr>
        <w:ind w:left="777" w:hanging="420"/>
      </w:pPr>
      <w:rPr>
        <w:rFonts w:hint="eastAsia"/>
        <w:spacing w:val="0"/>
        <w:w w:val="100"/>
        <w:position w:val="0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5">
    <w:nsid w:val="6965224B"/>
    <w:multiLevelType w:val="hybridMultilevel"/>
    <w:tmpl w:val="7F020008"/>
    <w:lvl w:ilvl="0" w:tplc="5014724A">
      <w:start w:val="1"/>
      <w:numFmt w:val="decimal"/>
      <w:lvlText w:val="1.%1."/>
      <w:lvlJc w:val="left"/>
      <w:pPr>
        <w:ind w:left="420" w:hanging="420"/>
      </w:pPr>
      <w:rPr>
        <w:rFonts w:hint="eastAsia"/>
        <w:spacing w:val="0"/>
        <w:w w:val="100"/>
        <w:position w:val="0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D773609"/>
    <w:multiLevelType w:val="hybridMultilevel"/>
    <w:tmpl w:val="3DD4616E"/>
    <w:lvl w:ilvl="0" w:tplc="868C3356">
      <w:start w:val="1"/>
      <w:numFmt w:val="decimal"/>
      <w:lvlText w:val="4.%1."/>
      <w:lvlJc w:val="left"/>
      <w:pPr>
        <w:ind w:left="777" w:hanging="420"/>
      </w:pPr>
      <w:rPr>
        <w:rFonts w:hint="eastAsia"/>
        <w:spacing w:val="0"/>
        <w:w w:val="100"/>
        <w:position w:val="0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7">
    <w:nsid w:val="74071306"/>
    <w:multiLevelType w:val="hybridMultilevel"/>
    <w:tmpl w:val="2D5A4038"/>
    <w:lvl w:ilvl="0" w:tplc="EC8C497A">
      <w:start w:val="1"/>
      <w:numFmt w:val="decimal"/>
      <w:lvlText w:val="5.%1."/>
      <w:lvlJc w:val="left"/>
      <w:pPr>
        <w:ind w:left="777" w:hanging="420"/>
      </w:pPr>
      <w:rPr>
        <w:rFonts w:hint="eastAsia"/>
        <w:spacing w:val="0"/>
        <w:w w:val="100"/>
        <w:position w:val="0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8">
    <w:nsid w:val="7674114A"/>
    <w:multiLevelType w:val="hybridMultilevel"/>
    <w:tmpl w:val="4546F712"/>
    <w:lvl w:ilvl="0" w:tplc="B25E5DA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>
    <w:nsid w:val="79E76E96"/>
    <w:multiLevelType w:val="hybridMultilevel"/>
    <w:tmpl w:val="5C26B3EA"/>
    <w:lvl w:ilvl="0" w:tplc="07C438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21"/>
  </w:num>
  <w:num w:numId="3">
    <w:abstractNumId w:val="6"/>
  </w:num>
  <w:num w:numId="4">
    <w:abstractNumId w:val="5"/>
  </w:num>
  <w:num w:numId="5">
    <w:abstractNumId w:val="5"/>
  </w:num>
  <w:num w:numId="6">
    <w:abstractNumId w:val="20"/>
  </w:num>
  <w:num w:numId="7">
    <w:abstractNumId w:val="23"/>
  </w:num>
  <w:num w:numId="8">
    <w:abstractNumId w:val="1"/>
  </w:num>
  <w:num w:numId="9">
    <w:abstractNumId w:val="7"/>
  </w:num>
  <w:num w:numId="10">
    <w:abstractNumId w:val="21"/>
    <w:lvlOverride w:ilvl="0">
      <w:startOverride w:val="1"/>
    </w:lvlOverride>
  </w:num>
  <w:num w:numId="11">
    <w:abstractNumId w:val="18"/>
  </w:num>
  <w:num w:numId="12">
    <w:abstractNumId w:val="10"/>
  </w:num>
  <w:num w:numId="13">
    <w:abstractNumId w:val="4"/>
  </w:num>
  <w:num w:numId="14">
    <w:abstractNumId w:val="21"/>
  </w:num>
  <w:num w:numId="15">
    <w:abstractNumId w:val="25"/>
  </w:num>
  <w:num w:numId="16">
    <w:abstractNumId w:val="15"/>
  </w:num>
  <w:num w:numId="17">
    <w:abstractNumId w:val="27"/>
  </w:num>
  <w:num w:numId="18">
    <w:abstractNumId w:val="11"/>
  </w:num>
  <w:num w:numId="19">
    <w:abstractNumId w:val="19"/>
  </w:num>
  <w:num w:numId="20">
    <w:abstractNumId w:val="14"/>
  </w:num>
  <w:num w:numId="21">
    <w:abstractNumId w:val="21"/>
  </w:num>
  <w:num w:numId="22">
    <w:abstractNumId w:val="29"/>
  </w:num>
  <w:num w:numId="23">
    <w:abstractNumId w:val="8"/>
  </w:num>
  <w:num w:numId="24">
    <w:abstractNumId w:val="22"/>
  </w:num>
  <w:num w:numId="25">
    <w:abstractNumId w:val="9"/>
  </w:num>
  <w:num w:numId="26">
    <w:abstractNumId w:val="16"/>
  </w:num>
  <w:num w:numId="27">
    <w:abstractNumId w:val="28"/>
  </w:num>
  <w:num w:numId="28">
    <w:abstractNumId w:val="0"/>
  </w:num>
  <w:num w:numId="29">
    <w:abstractNumId w:val="12"/>
  </w:num>
  <w:num w:numId="30">
    <w:abstractNumId w:val="2"/>
  </w:num>
  <w:num w:numId="31">
    <w:abstractNumId w:val="24"/>
  </w:num>
  <w:num w:numId="32">
    <w:abstractNumId w:val="26"/>
  </w:num>
  <w:num w:numId="33">
    <w:abstractNumId w:val="13"/>
  </w:num>
  <w:num w:numId="34">
    <w:abstractNumId w:val="17"/>
  </w:num>
  <w:num w:numId="35">
    <w:abstractNumId w:val="3"/>
  </w:num>
  <w:num w:numId="3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053DD"/>
    <w:rsid w:val="00007A33"/>
    <w:rsid w:val="00007F21"/>
    <w:rsid w:val="000147EE"/>
    <w:rsid w:val="00016051"/>
    <w:rsid w:val="000216BF"/>
    <w:rsid w:val="00022650"/>
    <w:rsid w:val="00022D5E"/>
    <w:rsid w:val="0002359A"/>
    <w:rsid w:val="000262A3"/>
    <w:rsid w:val="00026925"/>
    <w:rsid w:val="00032B76"/>
    <w:rsid w:val="0003574C"/>
    <w:rsid w:val="00035864"/>
    <w:rsid w:val="00035E4F"/>
    <w:rsid w:val="00037551"/>
    <w:rsid w:val="0004134C"/>
    <w:rsid w:val="00041CA9"/>
    <w:rsid w:val="000451B7"/>
    <w:rsid w:val="00045816"/>
    <w:rsid w:val="000468B5"/>
    <w:rsid w:val="0004789A"/>
    <w:rsid w:val="00047FFE"/>
    <w:rsid w:val="00050BFD"/>
    <w:rsid w:val="00052A3F"/>
    <w:rsid w:val="00053018"/>
    <w:rsid w:val="000533A7"/>
    <w:rsid w:val="000567CD"/>
    <w:rsid w:val="00060F18"/>
    <w:rsid w:val="00062116"/>
    <w:rsid w:val="000624CA"/>
    <w:rsid w:val="00062BCE"/>
    <w:rsid w:val="00064B9C"/>
    <w:rsid w:val="00066454"/>
    <w:rsid w:val="000709B6"/>
    <w:rsid w:val="000757A1"/>
    <w:rsid w:val="00077BBB"/>
    <w:rsid w:val="00077D76"/>
    <w:rsid w:val="00081905"/>
    <w:rsid w:val="00083CBD"/>
    <w:rsid w:val="00083EA8"/>
    <w:rsid w:val="000935CC"/>
    <w:rsid w:val="00093CDD"/>
    <w:rsid w:val="00095B50"/>
    <w:rsid w:val="000A05E0"/>
    <w:rsid w:val="000A2EAA"/>
    <w:rsid w:val="000A56E2"/>
    <w:rsid w:val="000A764D"/>
    <w:rsid w:val="000A7AC2"/>
    <w:rsid w:val="000B1D9C"/>
    <w:rsid w:val="000B5C48"/>
    <w:rsid w:val="000C0DC6"/>
    <w:rsid w:val="000C718B"/>
    <w:rsid w:val="000C7252"/>
    <w:rsid w:val="000C7A4A"/>
    <w:rsid w:val="000C7E8A"/>
    <w:rsid w:val="000D09D4"/>
    <w:rsid w:val="000D2860"/>
    <w:rsid w:val="000D5238"/>
    <w:rsid w:val="000E18F4"/>
    <w:rsid w:val="000E2D15"/>
    <w:rsid w:val="000E2DF7"/>
    <w:rsid w:val="000E5997"/>
    <w:rsid w:val="000F1C8D"/>
    <w:rsid w:val="001038A6"/>
    <w:rsid w:val="00104543"/>
    <w:rsid w:val="00104A5B"/>
    <w:rsid w:val="00104F0F"/>
    <w:rsid w:val="0010606D"/>
    <w:rsid w:val="00107B33"/>
    <w:rsid w:val="001124D4"/>
    <w:rsid w:val="00113DAC"/>
    <w:rsid w:val="001158FC"/>
    <w:rsid w:val="00116744"/>
    <w:rsid w:val="00120165"/>
    <w:rsid w:val="00120ECF"/>
    <w:rsid w:val="0012174C"/>
    <w:rsid w:val="00122E8A"/>
    <w:rsid w:val="00131D09"/>
    <w:rsid w:val="00132C81"/>
    <w:rsid w:val="00133386"/>
    <w:rsid w:val="0013551C"/>
    <w:rsid w:val="001402CA"/>
    <w:rsid w:val="00142065"/>
    <w:rsid w:val="00145439"/>
    <w:rsid w:val="00147BD1"/>
    <w:rsid w:val="001500BA"/>
    <w:rsid w:val="001515E4"/>
    <w:rsid w:val="00151828"/>
    <w:rsid w:val="00153638"/>
    <w:rsid w:val="0015421F"/>
    <w:rsid w:val="00157AD9"/>
    <w:rsid w:val="0016051B"/>
    <w:rsid w:val="00161385"/>
    <w:rsid w:val="00162250"/>
    <w:rsid w:val="00162896"/>
    <w:rsid w:val="00164583"/>
    <w:rsid w:val="001664B8"/>
    <w:rsid w:val="00166AA4"/>
    <w:rsid w:val="00167EF7"/>
    <w:rsid w:val="00173BC2"/>
    <w:rsid w:val="00174650"/>
    <w:rsid w:val="001749E4"/>
    <w:rsid w:val="00180A80"/>
    <w:rsid w:val="00182319"/>
    <w:rsid w:val="00183522"/>
    <w:rsid w:val="001851DA"/>
    <w:rsid w:val="0018672D"/>
    <w:rsid w:val="00190B48"/>
    <w:rsid w:val="001915B8"/>
    <w:rsid w:val="00191D15"/>
    <w:rsid w:val="0019274F"/>
    <w:rsid w:val="00195FB6"/>
    <w:rsid w:val="0019616C"/>
    <w:rsid w:val="00197368"/>
    <w:rsid w:val="00197ACA"/>
    <w:rsid w:val="001A0A2A"/>
    <w:rsid w:val="001A0AFE"/>
    <w:rsid w:val="001A168D"/>
    <w:rsid w:val="001A219B"/>
    <w:rsid w:val="001A2FEB"/>
    <w:rsid w:val="001A3BD2"/>
    <w:rsid w:val="001A5692"/>
    <w:rsid w:val="001B3893"/>
    <w:rsid w:val="001B6B62"/>
    <w:rsid w:val="001B7C9B"/>
    <w:rsid w:val="001C4FF0"/>
    <w:rsid w:val="001C5F6E"/>
    <w:rsid w:val="001C631E"/>
    <w:rsid w:val="001C72AF"/>
    <w:rsid w:val="001C774B"/>
    <w:rsid w:val="001C798C"/>
    <w:rsid w:val="001D1F6F"/>
    <w:rsid w:val="001D2FDA"/>
    <w:rsid w:val="001D3E6D"/>
    <w:rsid w:val="001D4ADB"/>
    <w:rsid w:val="001D6257"/>
    <w:rsid w:val="001E025E"/>
    <w:rsid w:val="001E0580"/>
    <w:rsid w:val="001E21E4"/>
    <w:rsid w:val="001E2C71"/>
    <w:rsid w:val="001E3B21"/>
    <w:rsid w:val="001E3B43"/>
    <w:rsid w:val="001E69AD"/>
    <w:rsid w:val="001F1411"/>
    <w:rsid w:val="001F25CC"/>
    <w:rsid w:val="001F2DF4"/>
    <w:rsid w:val="001F70B7"/>
    <w:rsid w:val="001F7279"/>
    <w:rsid w:val="00203023"/>
    <w:rsid w:val="00203992"/>
    <w:rsid w:val="002051DC"/>
    <w:rsid w:val="00205FFC"/>
    <w:rsid w:val="002063BE"/>
    <w:rsid w:val="00206821"/>
    <w:rsid w:val="00210B6B"/>
    <w:rsid w:val="002130C3"/>
    <w:rsid w:val="002134AE"/>
    <w:rsid w:val="00214634"/>
    <w:rsid w:val="00214A64"/>
    <w:rsid w:val="00216655"/>
    <w:rsid w:val="002176BC"/>
    <w:rsid w:val="00221ED5"/>
    <w:rsid w:val="0022299C"/>
    <w:rsid w:val="00225751"/>
    <w:rsid w:val="002258AD"/>
    <w:rsid w:val="00230428"/>
    <w:rsid w:val="002327AA"/>
    <w:rsid w:val="00235249"/>
    <w:rsid w:val="002362DF"/>
    <w:rsid w:val="002366EB"/>
    <w:rsid w:val="0023760F"/>
    <w:rsid w:val="002378E1"/>
    <w:rsid w:val="002400EC"/>
    <w:rsid w:val="0024485E"/>
    <w:rsid w:val="002452F0"/>
    <w:rsid w:val="00247D2A"/>
    <w:rsid w:val="00247DF4"/>
    <w:rsid w:val="00253E59"/>
    <w:rsid w:val="002562AC"/>
    <w:rsid w:val="00257232"/>
    <w:rsid w:val="00257B1D"/>
    <w:rsid w:val="00260CD6"/>
    <w:rsid w:val="0026173C"/>
    <w:rsid w:val="00264038"/>
    <w:rsid w:val="002652C3"/>
    <w:rsid w:val="00267506"/>
    <w:rsid w:val="002752B4"/>
    <w:rsid w:val="00277EA6"/>
    <w:rsid w:val="002809A9"/>
    <w:rsid w:val="002858C7"/>
    <w:rsid w:val="00286F90"/>
    <w:rsid w:val="00287CB3"/>
    <w:rsid w:val="002910E2"/>
    <w:rsid w:val="002928EB"/>
    <w:rsid w:val="00294383"/>
    <w:rsid w:val="00295F71"/>
    <w:rsid w:val="002A3473"/>
    <w:rsid w:val="002A5A05"/>
    <w:rsid w:val="002A658F"/>
    <w:rsid w:val="002A6A77"/>
    <w:rsid w:val="002B0E20"/>
    <w:rsid w:val="002B0E83"/>
    <w:rsid w:val="002B1EEC"/>
    <w:rsid w:val="002B22E5"/>
    <w:rsid w:val="002B2DCD"/>
    <w:rsid w:val="002B2EF0"/>
    <w:rsid w:val="002B3999"/>
    <w:rsid w:val="002B603A"/>
    <w:rsid w:val="002B69E2"/>
    <w:rsid w:val="002C1774"/>
    <w:rsid w:val="002C1C58"/>
    <w:rsid w:val="002C36FA"/>
    <w:rsid w:val="002C3DE0"/>
    <w:rsid w:val="002C796D"/>
    <w:rsid w:val="002D1209"/>
    <w:rsid w:val="002D2200"/>
    <w:rsid w:val="002D350D"/>
    <w:rsid w:val="002D3C91"/>
    <w:rsid w:val="002D42AE"/>
    <w:rsid w:val="002D64C3"/>
    <w:rsid w:val="002E269F"/>
    <w:rsid w:val="002E3C78"/>
    <w:rsid w:val="002F0361"/>
    <w:rsid w:val="002F0AB5"/>
    <w:rsid w:val="002F2C66"/>
    <w:rsid w:val="002F5552"/>
    <w:rsid w:val="00300C2B"/>
    <w:rsid w:val="00300D70"/>
    <w:rsid w:val="003056CE"/>
    <w:rsid w:val="0030584D"/>
    <w:rsid w:val="0031029C"/>
    <w:rsid w:val="0031233F"/>
    <w:rsid w:val="003123E6"/>
    <w:rsid w:val="003142C5"/>
    <w:rsid w:val="00314389"/>
    <w:rsid w:val="00315DDD"/>
    <w:rsid w:val="0031689D"/>
    <w:rsid w:val="003209E7"/>
    <w:rsid w:val="00320D7E"/>
    <w:rsid w:val="00321002"/>
    <w:rsid w:val="00322D0C"/>
    <w:rsid w:val="00322D3C"/>
    <w:rsid w:val="00330AEA"/>
    <w:rsid w:val="0033254D"/>
    <w:rsid w:val="00332B36"/>
    <w:rsid w:val="00336BCC"/>
    <w:rsid w:val="00337659"/>
    <w:rsid w:val="00340D38"/>
    <w:rsid w:val="00341852"/>
    <w:rsid w:val="00345F9F"/>
    <w:rsid w:val="00346828"/>
    <w:rsid w:val="003547BF"/>
    <w:rsid w:val="003574B4"/>
    <w:rsid w:val="003618F0"/>
    <w:rsid w:val="003637F2"/>
    <w:rsid w:val="0036512D"/>
    <w:rsid w:val="00366393"/>
    <w:rsid w:val="003701BE"/>
    <w:rsid w:val="00371D40"/>
    <w:rsid w:val="0037319D"/>
    <w:rsid w:val="003748BC"/>
    <w:rsid w:val="00375908"/>
    <w:rsid w:val="00380073"/>
    <w:rsid w:val="00380597"/>
    <w:rsid w:val="003809F3"/>
    <w:rsid w:val="00380CF6"/>
    <w:rsid w:val="0038143F"/>
    <w:rsid w:val="00384D4A"/>
    <w:rsid w:val="00385366"/>
    <w:rsid w:val="00386DCA"/>
    <w:rsid w:val="00387E3F"/>
    <w:rsid w:val="00391C88"/>
    <w:rsid w:val="00392C48"/>
    <w:rsid w:val="00395D57"/>
    <w:rsid w:val="003A286B"/>
    <w:rsid w:val="003A57BA"/>
    <w:rsid w:val="003A5AFF"/>
    <w:rsid w:val="003A6A98"/>
    <w:rsid w:val="003B02D4"/>
    <w:rsid w:val="003B0464"/>
    <w:rsid w:val="003B1E7E"/>
    <w:rsid w:val="003B200D"/>
    <w:rsid w:val="003B2173"/>
    <w:rsid w:val="003B5871"/>
    <w:rsid w:val="003B65D0"/>
    <w:rsid w:val="003C0898"/>
    <w:rsid w:val="003C1D04"/>
    <w:rsid w:val="003C284F"/>
    <w:rsid w:val="003C323F"/>
    <w:rsid w:val="003C4A22"/>
    <w:rsid w:val="003C7AB9"/>
    <w:rsid w:val="003D1E6D"/>
    <w:rsid w:val="003D5F9A"/>
    <w:rsid w:val="003E18F8"/>
    <w:rsid w:val="003E22F1"/>
    <w:rsid w:val="003E2498"/>
    <w:rsid w:val="003E2EF4"/>
    <w:rsid w:val="003E2F69"/>
    <w:rsid w:val="003E54E0"/>
    <w:rsid w:val="003E65A2"/>
    <w:rsid w:val="003E6C10"/>
    <w:rsid w:val="003E6CBA"/>
    <w:rsid w:val="003F1CC7"/>
    <w:rsid w:val="003F2D4C"/>
    <w:rsid w:val="003F53F1"/>
    <w:rsid w:val="003F7534"/>
    <w:rsid w:val="00402482"/>
    <w:rsid w:val="00402C80"/>
    <w:rsid w:val="004030A6"/>
    <w:rsid w:val="004079DD"/>
    <w:rsid w:val="004160EB"/>
    <w:rsid w:val="0042120A"/>
    <w:rsid w:val="00421633"/>
    <w:rsid w:val="00421DD1"/>
    <w:rsid w:val="004258C2"/>
    <w:rsid w:val="00430239"/>
    <w:rsid w:val="004302D5"/>
    <w:rsid w:val="00433473"/>
    <w:rsid w:val="00435208"/>
    <w:rsid w:val="00440E50"/>
    <w:rsid w:val="00442F85"/>
    <w:rsid w:val="00444E82"/>
    <w:rsid w:val="00445B04"/>
    <w:rsid w:val="0044688B"/>
    <w:rsid w:val="0045029D"/>
    <w:rsid w:val="00452938"/>
    <w:rsid w:val="00452E48"/>
    <w:rsid w:val="00453219"/>
    <w:rsid w:val="00455039"/>
    <w:rsid w:val="00456D49"/>
    <w:rsid w:val="00457A1D"/>
    <w:rsid w:val="004615BD"/>
    <w:rsid w:val="00461711"/>
    <w:rsid w:val="00461E68"/>
    <w:rsid w:val="00461F5A"/>
    <w:rsid w:val="0046247F"/>
    <w:rsid w:val="004665A9"/>
    <w:rsid w:val="00472749"/>
    <w:rsid w:val="00472E09"/>
    <w:rsid w:val="00475BA3"/>
    <w:rsid w:val="004777AE"/>
    <w:rsid w:val="00480756"/>
    <w:rsid w:val="00481A98"/>
    <w:rsid w:val="00483AB3"/>
    <w:rsid w:val="00483F32"/>
    <w:rsid w:val="00487D2A"/>
    <w:rsid w:val="00490D17"/>
    <w:rsid w:val="004949AD"/>
    <w:rsid w:val="004953E9"/>
    <w:rsid w:val="00496189"/>
    <w:rsid w:val="004A2991"/>
    <w:rsid w:val="004B1D72"/>
    <w:rsid w:val="004B298C"/>
    <w:rsid w:val="004B2E6C"/>
    <w:rsid w:val="004B3D6F"/>
    <w:rsid w:val="004B492C"/>
    <w:rsid w:val="004B6B5C"/>
    <w:rsid w:val="004B6D56"/>
    <w:rsid w:val="004B7415"/>
    <w:rsid w:val="004C1416"/>
    <w:rsid w:val="004C2878"/>
    <w:rsid w:val="004C7A43"/>
    <w:rsid w:val="004D046F"/>
    <w:rsid w:val="004D2EF4"/>
    <w:rsid w:val="004D5B5B"/>
    <w:rsid w:val="004D60EF"/>
    <w:rsid w:val="004D6276"/>
    <w:rsid w:val="004E10D2"/>
    <w:rsid w:val="004E4D66"/>
    <w:rsid w:val="004E5D9A"/>
    <w:rsid w:val="004E67AB"/>
    <w:rsid w:val="004F113F"/>
    <w:rsid w:val="004F194D"/>
    <w:rsid w:val="004F68C3"/>
    <w:rsid w:val="0050213A"/>
    <w:rsid w:val="00502C1D"/>
    <w:rsid w:val="00507458"/>
    <w:rsid w:val="00510307"/>
    <w:rsid w:val="00515412"/>
    <w:rsid w:val="00517553"/>
    <w:rsid w:val="00517629"/>
    <w:rsid w:val="005220A4"/>
    <w:rsid w:val="00522AC1"/>
    <w:rsid w:val="00523423"/>
    <w:rsid w:val="00524D0D"/>
    <w:rsid w:val="005252F5"/>
    <w:rsid w:val="005256A8"/>
    <w:rsid w:val="005262BA"/>
    <w:rsid w:val="00527B90"/>
    <w:rsid w:val="00533B83"/>
    <w:rsid w:val="00535A6C"/>
    <w:rsid w:val="00540ADE"/>
    <w:rsid w:val="00541A7C"/>
    <w:rsid w:val="00541B13"/>
    <w:rsid w:val="00547546"/>
    <w:rsid w:val="00550984"/>
    <w:rsid w:val="00550E56"/>
    <w:rsid w:val="00552F30"/>
    <w:rsid w:val="00553A8C"/>
    <w:rsid w:val="00553EDF"/>
    <w:rsid w:val="005548BD"/>
    <w:rsid w:val="00560B3B"/>
    <w:rsid w:val="00560FDD"/>
    <w:rsid w:val="0056121E"/>
    <w:rsid w:val="00562505"/>
    <w:rsid w:val="00567AB3"/>
    <w:rsid w:val="00570853"/>
    <w:rsid w:val="00572B2A"/>
    <w:rsid w:val="00573616"/>
    <w:rsid w:val="0058395F"/>
    <w:rsid w:val="005864A9"/>
    <w:rsid w:val="005870E3"/>
    <w:rsid w:val="00590885"/>
    <w:rsid w:val="0059088E"/>
    <w:rsid w:val="005964D4"/>
    <w:rsid w:val="00597AF7"/>
    <w:rsid w:val="005A1E9E"/>
    <w:rsid w:val="005A2825"/>
    <w:rsid w:val="005A4D38"/>
    <w:rsid w:val="005A7302"/>
    <w:rsid w:val="005B29D6"/>
    <w:rsid w:val="005B2D7A"/>
    <w:rsid w:val="005B342B"/>
    <w:rsid w:val="005B4078"/>
    <w:rsid w:val="005B4102"/>
    <w:rsid w:val="005B431F"/>
    <w:rsid w:val="005B57FB"/>
    <w:rsid w:val="005B5ED2"/>
    <w:rsid w:val="005B78E9"/>
    <w:rsid w:val="005C29A5"/>
    <w:rsid w:val="005C7149"/>
    <w:rsid w:val="005C7875"/>
    <w:rsid w:val="005C7D47"/>
    <w:rsid w:val="005D22FB"/>
    <w:rsid w:val="005D4547"/>
    <w:rsid w:val="005D615C"/>
    <w:rsid w:val="005E1247"/>
    <w:rsid w:val="005E2C64"/>
    <w:rsid w:val="005E2EF0"/>
    <w:rsid w:val="005E467A"/>
    <w:rsid w:val="005E5DCA"/>
    <w:rsid w:val="005F03E7"/>
    <w:rsid w:val="005F368E"/>
    <w:rsid w:val="005F3D86"/>
    <w:rsid w:val="005F44BF"/>
    <w:rsid w:val="005F4571"/>
    <w:rsid w:val="005F4653"/>
    <w:rsid w:val="005F6132"/>
    <w:rsid w:val="005F6139"/>
    <w:rsid w:val="005F627A"/>
    <w:rsid w:val="006001EA"/>
    <w:rsid w:val="00603ED4"/>
    <w:rsid w:val="00604CE7"/>
    <w:rsid w:val="0060641A"/>
    <w:rsid w:val="00607C95"/>
    <w:rsid w:val="00612334"/>
    <w:rsid w:val="00612CFF"/>
    <w:rsid w:val="00615A18"/>
    <w:rsid w:val="00616427"/>
    <w:rsid w:val="00616897"/>
    <w:rsid w:val="00621F03"/>
    <w:rsid w:val="006239A4"/>
    <w:rsid w:val="006266CF"/>
    <w:rsid w:val="00627D1B"/>
    <w:rsid w:val="00627F83"/>
    <w:rsid w:val="006315B1"/>
    <w:rsid w:val="00631F06"/>
    <w:rsid w:val="00634C81"/>
    <w:rsid w:val="006350E5"/>
    <w:rsid w:val="00635CD9"/>
    <w:rsid w:val="00643763"/>
    <w:rsid w:val="00647C3B"/>
    <w:rsid w:val="0065006D"/>
    <w:rsid w:val="00650D50"/>
    <w:rsid w:val="00663AEC"/>
    <w:rsid w:val="0066476F"/>
    <w:rsid w:val="00665EFB"/>
    <w:rsid w:val="00665F89"/>
    <w:rsid w:val="0067021A"/>
    <w:rsid w:val="00670624"/>
    <w:rsid w:val="00670D5F"/>
    <w:rsid w:val="00672E9A"/>
    <w:rsid w:val="006732C0"/>
    <w:rsid w:val="006732F8"/>
    <w:rsid w:val="00675EFE"/>
    <w:rsid w:val="006832BC"/>
    <w:rsid w:val="00683556"/>
    <w:rsid w:val="006852F3"/>
    <w:rsid w:val="006864AE"/>
    <w:rsid w:val="00687583"/>
    <w:rsid w:val="00687A0D"/>
    <w:rsid w:val="00691D54"/>
    <w:rsid w:val="006A2512"/>
    <w:rsid w:val="006A52E1"/>
    <w:rsid w:val="006A549F"/>
    <w:rsid w:val="006A5B0E"/>
    <w:rsid w:val="006B021F"/>
    <w:rsid w:val="006B2116"/>
    <w:rsid w:val="006B220C"/>
    <w:rsid w:val="006B4AA4"/>
    <w:rsid w:val="006B4F0F"/>
    <w:rsid w:val="006B5BA2"/>
    <w:rsid w:val="006B7E79"/>
    <w:rsid w:val="006C2575"/>
    <w:rsid w:val="006C5176"/>
    <w:rsid w:val="006C5996"/>
    <w:rsid w:val="006D0B30"/>
    <w:rsid w:val="006D43CE"/>
    <w:rsid w:val="006D4B54"/>
    <w:rsid w:val="006E38D6"/>
    <w:rsid w:val="006E399F"/>
    <w:rsid w:val="006E4098"/>
    <w:rsid w:val="006E5280"/>
    <w:rsid w:val="006E7F0B"/>
    <w:rsid w:val="006F1D1F"/>
    <w:rsid w:val="006F2712"/>
    <w:rsid w:val="006F2759"/>
    <w:rsid w:val="006F2C28"/>
    <w:rsid w:val="006F32C8"/>
    <w:rsid w:val="006F60C9"/>
    <w:rsid w:val="00701AFF"/>
    <w:rsid w:val="00703FD0"/>
    <w:rsid w:val="00704D08"/>
    <w:rsid w:val="00705AEF"/>
    <w:rsid w:val="007062EB"/>
    <w:rsid w:val="00710018"/>
    <w:rsid w:val="007100B6"/>
    <w:rsid w:val="007125BC"/>
    <w:rsid w:val="00715AB1"/>
    <w:rsid w:val="00717EC4"/>
    <w:rsid w:val="00721B86"/>
    <w:rsid w:val="00722190"/>
    <w:rsid w:val="0072302B"/>
    <w:rsid w:val="0072559A"/>
    <w:rsid w:val="0072590F"/>
    <w:rsid w:val="00727DA0"/>
    <w:rsid w:val="00732461"/>
    <w:rsid w:val="007327EF"/>
    <w:rsid w:val="00732B16"/>
    <w:rsid w:val="00733B8E"/>
    <w:rsid w:val="00734B01"/>
    <w:rsid w:val="00735186"/>
    <w:rsid w:val="00737A93"/>
    <w:rsid w:val="00744130"/>
    <w:rsid w:val="0074586F"/>
    <w:rsid w:val="00745F27"/>
    <w:rsid w:val="00752E02"/>
    <w:rsid w:val="00757C37"/>
    <w:rsid w:val="00757E64"/>
    <w:rsid w:val="00763874"/>
    <w:rsid w:val="007638F1"/>
    <w:rsid w:val="00765355"/>
    <w:rsid w:val="00767063"/>
    <w:rsid w:val="007679D2"/>
    <w:rsid w:val="00770B33"/>
    <w:rsid w:val="00771632"/>
    <w:rsid w:val="00772CA5"/>
    <w:rsid w:val="0077430B"/>
    <w:rsid w:val="007755C1"/>
    <w:rsid w:val="0077592F"/>
    <w:rsid w:val="00783EA1"/>
    <w:rsid w:val="00785C89"/>
    <w:rsid w:val="00785EEC"/>
    <w:rsid w:val="007862D2"/>
    <w:rsid w:val="007864D5"/>
    <w:rsid w:val="00791577"/>
    <w:rsid w:val="007925BD"/>
    <w:rsid w:val="0079453B"/>
    <w:rsid w:val="007949E6"/>
    <w:rsid w:val="00794B8E"/>
    <w:rsid w:val="007A3F3E"/>
    <w:rsid w:val="007A6763"/>
    <w:rsid w:val="007B24FA"/>
    <w:rsid w:val="007B2E6D"/>
    <w:rsid w:val="007B5BBA"/>
    <w:rsid w:val="007C1A09"/>
    <w:rsid w:val="007C725D"/>
    <w:rsid w:val="007D0310"/>
    <w:rsid w:val="007D164D"/>
    <w:rsid w:val="007D2AE8"/>
    <w:rsid w:val="007D6489"/>
    <w:rsid w:val="007D79D6"/>
    <w:rsid w:val="007E0B7E"/>
    <w:rsid w:val="007E7DBF"/>
    <w:rsid w:val="007F17CF"/>
    <w:rsid w:val="007F25DF"/>
    <w:rsid w:val="007F36A3"/>
    <w:rsid w:val="007F7D18"/>
    <w:rsid w:val="00800EFA"/>
    <w:rsid w:val="0080203D"/>
    <w:rsid w:val="0080386A"/>
    <w:rsid w:val="00805E40"/>
    <w:rsid w:val="008061CF"/>
    <w:rsid w:val="00807984"/>
    <w:rsid w:val="00807F5A"/>
    <w:rsid w:val="0081107E"/>
    <w:rsid w:val="008149FF"/>
    <w:rsid w:val="0081584B"/>
    <w:rsid w:val="008177C5"/>
    <w:rsid w:val="008200CB"/>
    <w:rsid w:val="008210D3"/>
    <w:rsid w:val="00821E9B"/>
    <w:rsid w:val="0082648C"/>
    <w:rsid w:val="00826B08"/>
    <w:rsid w:val="0082707F"/>
    <w:rsid w:val="008279AD"/>
    <w:rsid w:val="008303EB"/>
    <w:rsid w:val="00832323"/>
    <w:rsid w:val="0083549A"/>
    <w:rsid w:val="00844D73"/>
    <w:rsid w:val="00845876"/>
    <w:rsid w:val="00845D4E"/>
    <w:rsid w:val="00847624"/>
    <w:rsid w:val="00855A4E"/>
    <w:rsid w:val="00857541"/>
    <w:rsid w:val="008628D3"/>
    <w:rsid w:val="008638F1"/>
    <w:rsid w:val="008664BD"/>
    <w:rsid w:val="0086778D"/>
    <w:rsid w:val="008679ED"/>
    <w:rsid w:val="00870C3A"/>
    <w:rsid w:val="00872C3B"/>
    <w:rsid w:val="00872E81"/>
    <w:rsid w:val="0087303D"/>
    <w:rsid w:val="00873831"/>
    <w:rsid w:val="008745DE"/>
    <w:rsid w:val="00874CFA"/>
    <w:rsid w:val="008809DD"/>
    <w:rsid w:val="00881FEF"/>
    <w:rsid w:val="00885327"/>
    <w:rsid w:val="00887409"/>
    <w:rsid w:val="0088747F"/>
    <w:rsid w:val="00896FDC"/>
    <w:rsid w:val="008A0073"/>
    <w:rsid w:val="008A1F34"/>
    <w:rsid w:val="008A3D6D"/>
    <w:rsid w:val="008A4193"/>
    <w:rsid w:val="008B0448"/>
    <w:rsid w:val="008B2043"/>
    <w:rsid w:val="008B36EE"/>
    <w:rsid w:val="008B53FC"/>
    <w:rsid w:val="008B6C84"/>
    <w:rsid w:val="008B7E15"/>
    <w:rsid w:val="008C01A4"/>
    <w:rsid w:val="008C6B19"/>
    <w:rsid w:val="008D0322"/>
    <w:rsid w:val="008D1053"/>
    <w:rsid w:val="008D3D26"/>
    <w:rsid w:val="008D6A76"/>
    <w:rsid w:val="008D779D"/>
    <w:rsid w:val="008E0426"/>
    <w:rsid w:val="008E150F"/>
    <w:rsid w:val="008E191C"/>
    <w:rsid w:val="008E2A50"/>
    <w:rsid w:val="008F071B"/>
    <w:rsid w:val="008F12FC"/>
    <w:rsid w:val="008F22E3"/>
    <w:rsid w:val="008F4414"/>
    <w:rsid w:val="008F5B5B"/>
    <w:rsid w:val="008F65D9"/>
    <w:rsid w:val="008F718E"/>
    <w:rsid w:val="008F7CAD"/>
    <w:rsid w:val="00901503"/>
    <w:rsid w:val="009033E7"/>
    <w:rsid w:val="0090429D"/>
    <w:rsid w:val="00904CCA"/>
    <w:rsid w:val="00907AFC"/>
    <w:rsid w:val="00911F39"/>
    <w:rsid w:val="00912052"/>
    <w:rsid w:val="009135FF"/>
    <w:rsid w:val="0091511C"/>
    <w:rsid w:val="0091582F"/>
    <w:rsid w:val="009168E0"/>
    <w:rsid w:val="00920AB3"/>
    <w:rsid w:val="00921BC6"/>
    <w:rsid w:val="00921E6C"/>
    <w:rsid w:val="009225A3"/>
    <w:rsid w:val="00922A2C"/>
    <w:rsid w:val="00926872"/>
    <w:rsid w:val="0093239F"/>
    <w:rsid w:val="009338DE"/>
    <w:rsid w:val="009339A0"/>
    <w:rsid w:val="00934EF7"/>
    <w:rsid w:val="009355A1"/>
    <w:rsid w:val="00936391"/>
    <w:rsid w:val="00943330"/>
    <w:rsid w:val="00943E67"/>
    <w:rsid w:val="00943F97"/>
    <w:rsid w:val="0094490A"/>
    <w:rsid w:val="00945F51"/>
    <w:rsid w:val="00951F04"/>
    <w:rsid w:val="00952083"/>
    <w:rsid w:val="00952795"/>
    <w:rsid w:val="0095323B"/>
    <w:rsid w:val="009549E9"/>
    <w:rsid w:val="00955E12"/>
    <w:rsid w:val="009562CF"/>
    <w:rsid w:val="00960DE0"/>
    <w:rsid w:val="009671A2"/>
    <w:rsid w:val="009676DB"/>
    <w:rsid w:val="0097097D"/>
    <w:rsid w:val="00974CCB"/>
    <w:rsid w:val="00975266"/>
    <w:rsid w:val="00980CDA"/>
    <w:rsid w:val="00982F7A"/>
    <w:rsid w:val="009832CD"/>
    <w:rsid w:val="00985B1F"/>
    <w:rsid w:val="00992263"/>
    <w:rsid w:val="00995C88"/>
    <w:rsid w:val="00996BC1"/>
    <w:rsid w:val="00997D0F"/>
    <w:rsid w:val="009A063C"/>
    <w:rsid w:val="009A0B32"/>
    <w:rsid w:val="009A0FC7"/>
    <w:rsid w:val="009A2A9B"/>
    <w:rsid w:val="009A2F62"/>
    <w:rsid w:val="009A3521"/>
    <w:rsid w:val="009A4DD1"/>
    <w:rsid w:val="009A4E76"/>
    <w:rsid w:val="009A5872"/>
    <w:rsid w:val="009B068D"/>
    <w:rsid w:val="009B1D2F"/>
    <w:rsid w:val="009B2807"/>
    <w:rsid w:val="009B3070"/>
    <w:rsid w:val="009B35DD"/>
    <w:rsid w:val="009D0616"/>
    <w:rsid w:val="009D1481"/>
    <w:rsid w:val="009D3A6E"/>
    <w:rsid w:val="009D4102"/>
    <w:rsid w:val="009D49C9"/>
    <w:rsid w:val="009D5CB1"/>
    <w:rsid w:val="009D6559"/>
    <w:rsid w:val="009D6638"/>
    <w:rsid w:val="009E0C3C"/>
    <w:rsid w:val="009E2811"/>
    <w:rsid w:val="009F1B8D"/>
    <w:rsid w:val="009F4243"/>
    <w:rsid w:val="009F52F5"/>
    <w:rsid w:val="009F742B"/>
    <w:rsid w:val="00A00EC0"/>
    <w:rsid w:val="00A02136"/>
    <w:rsid w:val="00A03400"/>
    <w:rsid w:val="00A05EDA"/>
    <w:rsid w:val="00A0640F"/>
    <w:rsid w:val="00A06C16"/>
    <w:rsid w:val="00A118C4"/>
    <w:rsid w:val="00A14933"/>
    <w:rsid w:val="00A162CB"/>
    <w:rsid w:val="00A201A0"/>
    <w:rsid w:val="00A20CEF"/>
    <w:rsid w:val="00A23791"/>
    <w:rsid w:val="00A237A5"/>
    <w:rsid w:val="00A24FBD"/>
    <w:rsid w:val="00A26545"/>
    <w:rsid w:val="00A3191B"/>
    <w:rsid w:val="00A33C8D"/>
    <w:rsid w:val="00A33DC6"/>
    <w:rsid w:val="00A345B8"/>
    <w:rsid w:val="00A35402"/>
    <w:rsid w:val="00A4343F"/>
    <w:rsid w:val="00A44D3D"/>
    <w:rsid w:val="00A4696F"/>
    <w:rsid w:val="00A50BFA"/>
    <w:rsid w:val="00A52D30"/>
    <w:rsid w:val="00A53CC2"/>
    <w:rsid w:val="00A53FF5"/>
    <w:rsid w:val="00A552CB"/>
    <w:rsid w:val="00A5740C"/>
    <w:rsid w:val="00A57C98"/>
    <w:rsid w:val="00A60A82"/>
    <w:rsid w:val="00A61FFE"/>
    <w:rsid w:val="00A62B5D"/>
    <w:rsid w:val="00A62BE6"/>
    <w:rsid w:val="00A643AD"/>
    <w:rsid w:val="00A668F6"/>
    <w:rsid w:val="00A6721A"/>
    <w:rsid w:val="00A70694"/>
    <w:rsid w:val="00A7153F"/>
    <w:rsid w:val="00A73D8C"/>
    <w:rsid w:val="00A74D80"/>
    <w:rsid w:val="00A77C3C"/>
    <w:rsid w:val="00A807C3"/>
    <w:rsid w:val="00A80ED7"/>
    <w:rsid w:val="00A8173C"/>
    <w:rsid w:val="00A829AA"/>
    <w:rsid w:val="00A8781F"/>
    <w:rsid w:val="00A9023D"/>
    <w:rsid w:val="00A95BFA"/>
    <w:rsid w:val="00AA1916"/>
    <w:rsid w:val="00AB0714"/>
    <w:rsid w:val="00AB1518"/>
    <w:rsid w:val="00AB3D07"/>
    <w:rsid w:val="00AB57A8"/>
    <w:rsid w:val="00AB5E8F"/>
    <w:rsid w:val="00AB754A"/>
    <w:rsid w:val="00AB7A91"/>
    <w:rsid w:val="00AC0855"/>
    <w:rsid w:val="00AC0A8B"/>
    <w:rsid w:val="00AC15C7"/>
    <w:rsid w:val="00AC2CD4"/>
    <w:rsid w:val="00AC616B"/>
    <w:rsid w:val="00AC625C"/>
    <w:rsid w:val="00AD33C7"/>
    <w:rsid w:val="00AD4FEF"/>
    <w:rsid w:val="00AE5827"/>
    <w:rsid w:val="00AE773A"/>
    <w:rsid w:val="00AF304C"/>
    <w:rsid w:val="00AF34E0"/>
    <w:rsid w:val="00AF4475"/>
    <w:rsid w:val="00B01167"/>
    <w:rsid w:val="00B0120B"/>
    <w:rsid w:val="00B01FFF"/>
    <w:rsid w:val="00B02974"/>
    <w:rsid w:val="00B03250"/>
    <w:rsid w:val="00B03F37"/>
    <w:rsid w:val="00B0518C"/>
    <w:rsid w:val="00B057EC"/>
    <w:rsid w:val="00B05E74"/>
    <w:rsid w:val="00B14D26"/>
    <w:rsid w:val="00B202E4"/>
    <w:rsid w:val="00B2254F"/>
    <w:rsid w:val="00B25A9C"/>
    <w:rsid w:val="00B25CCB"/>
    <w:rsid w:val="00B2613B"/>
    <w:rsid w:val="00B34C4D"/>
    <w:rsid w:val="00B352FB"/>
    <w:rsid w:val="00B35319"/>
    <w:rsid w:val="00B35B3B"/>
    <w:rsid w:val="00B43937"/>
    <w:rsid w:val="00B4515D"/>
    <w:rsid w:val="00B510EA"/>
    <w:rsid w:val="00B51614"/>
    <w:rsid w:val="00B51913"/>
    <w:rsid w:val="00B533C6"/>
    <w:rsid w:val="00B57EC0"/>
    <w:rsid w:val="00B6184B"/>
    <w:rsid w:val="00B62A35"/>
    <w:rsid w:val="00B65E60"/>
    <w:rsid w:val="00B6689B"/>
    <w:rsid w:val="00B72109"/>
    <w:rsid w:val="00B7246E"/>
    <w:rsid w:val="00B833AA"/>
    <w:rsid w:val="00B867FC"/>
    <w:rsid w:val="00B8701B"/>
    <w:rsid w:val="00B87C19"/>
    <w:rsid w:val="00B91111"/>
    <w:rsid w:val="00B91E75"/>
    <w:rsid w:val="00B938EC"/>
    <w:rsid w:val="00B945F1"/>
    <w:rsid w:val="00B974ED"/>
    <w:rsid w:val="00BA34AE"/>
    <w:rsid w:val="00BA4415"/>
    <w:rsid w:val="00BA54B2"/>
    <w:rsid w:val="00BA5E0D"/>
    <w:rsid w:val="00BA62F5"/>
    <w:rsid w:val="00BA68AC"/>
    <w:rsid w:val="00BA7E52"/>
    <w:rsid w:val="00BB5FA3"/>
    <w:rsid w:val="00BB6264"/>
    <w:rsid w:val="00BC3FF7"/>
    <w:rsid w:val="00BC4B36"/>
    <w:rsid w:val="00BC55DB"/>
    <w:rsid w:val="00BC5916"/>
    <w:rsid w:val="00BC5F74"/>
    <w:rsid w:val="00BC6EFD"/>
    <w:rsid w:val="00BC7241"/>
    <w:rsid w:val="00BD0D3B"/>
    <w:rsid w:val="00BD1816"/>
    <w:rsid w:val="00BD7B27"/>
    <w:rsid w:val="00BE27C0"/>
    <w:rsid w:val="00BE3763"/>
    <w:rsid w:val="00BE4CD5"/>
    <w:rsid w:val="00BE5218"/>
    <w:rsid w:val="00BF05A5"/>
    <w:rsid w:val="00BF16D5"/>
    <w:rsid w:val="00BF4E21"/>
    <w:rsid w:val="00BF671E"/>
    <w:rsid w:val="00BF79A8"/>
    <w:rsid w:val="00C0015C"/>
    <w:rsid w:val="00C0166B"/>
    <w:rsid w:val="00C03877"/>
    <w:rsid w:val="00C06058"/>
    <w:rsid w:val="00C1194B"/>
    <w:rsid w:val="00C1493E"/>
    <w:rsid w:val="00C177B7"/>
    <w:rsid w:val="00C21CBB"/>
    <w:rsid w:val="00C223E6"/>
    <w:rsid w:val="00C23A7B"/>
    <w:rsid w:val="00C246A7"/>
    <w:rsid w:val="00C2491B"/>
    <w:rsid w:val="00C249AB"/>
    <w:rsid w:val="00C260D0"/>
    <w:rsid w:val="00C27DFB"/>
    <w:rsid w:val="00C27E4C"/>
    <w:rsid w:val="00C363B2"/>
    <w:rsid w:val="00C37B52"/>
    <w:rsid w:val="00C40980"/>
    <w:rsid w:val="00C40BBA"/>
    <w:rsid w:val="00C42350"/>
    <w:rsid w:val="00C45990"/>
    <w:rsid w:val="00C51763"/>
    <w:rsid w:val="00C51BA4"/>
    <w:rsid w:val="00C5313C"/>
    <w:rsid w:val="00C5443A"/>
    <w:rsid w:val="00C60CD8"/>
    <w:rsid w:val="00C62C92"/>
    <w:rsid w:val="00C633E3"/>
    <w:rsid w:val="00C6515A"/>
    <w:rsid w:val="00C659D8"/>
    <w:rsid w:val="00C659E8"/>
    <w:rsid w:val="00C666E2"/>
    <w:rsid w:val="00C66A92"/>
    <w:rsid w:val="00C70C2F"/>
    <w:rsid w:val="00C71F73"/>
    <w:rsid w:val="00C73008"/>
    <w:rsid w:val="00C7418A"/>
    <w:rsid w:val="00C75E58"/>
    <w:rsid w:val="00C75FF5"/>
    <w:rsid w:val="00C83572"/>
    <w:rsid w:val="00C8672A"/>
    <w:rsid w:val="00C905FA"/>
    <w:rsid w:val="00C90A05"/>
    <w:rsid w:val="00C90D32"/>
    <w:rsid w:val="00C916ED"/>
    <w:rsid w:val="00C92252"/>
    <w:rsid w:val="00C942E8"/>
    <w:rsid w:val="00C9648D"/>
    <w:rsid w:val="00C9679C"/>
    <w:rsid w:val="00C96B8A"/>
    <w:rsid w:val="00C97F85"/>
    <w:rsid w:val="00CA1C52"/>
    <w:rsid w:val="00CA30F5"/>
    <w:rsid w:val="00CA3580"/>
    <w:rsid w:val="00CA3A89"/>
    <w:rsid w:val="00CA48A7"/>
    <w:rsid w:val="00CA4F70"/>
    <w:rsid w:val="00CA5DCA"/>
    <w:rsid w:val="00CA62AB"/>
    <w:rsid w:val="00CB01D2"/>
    <w:rsid w:val="00CB1E6C"/>
    <w:rsid w:val="00CB4275"/>
    <w:rsid w:val="00CB4BD9"/>
    <w:rsid w:val="00CB5BE0"/>
    <w:rsid w:val="00CB5DD4"/>
    <w:rsid w:val="00CB6196"/>
    <w:rsid w:val="00CB6899"/>
    <w:rsid w:val="00CB7F00"/>
    <w:rsid w:val="00CC4132"/>
    <w:rsid w:val="00CC5517"/>
    <w:rsid w:val="00CC6194"/>
    <w:rsid w:val="00CC6F17"/>
    <w:rsid w:val="00CD08CD"/>
    <w:rsid w:val="00CD17B9"/>
    <w:rsid w:val="00CD3E46"/>
    <w:rsid w:val="00CD468A"/>
    <w:rsid w:val="00CD4DA8"/>
    <w:rsid w:val="00CD70CC"/>
    <w:rsid w:val="00CE0AB5"/>
    <w:rsid w:val="00CE14F4"/>
    <w:rsid w:val="00CE3B40"/>
    <w:rsid w:val="00CE6100"/>
    <w:rsid w:val="00CE6E91"/>
    <w:rsid w:val="00CF1087"/>
    <w:rsid w:val="00CF4C6B"/>
    <w:rsid w:val="00D018AD"/>
    <w:rsid w:val="00D038F9"/>
    <w:rsid w:val="00D04436"/>
    <w:rsid w:val="00D05AE8"/>
    <w:rsid w:val="00D11D77"/>
    <w:rsid w:val="00D121D0"/>
    <w:rsid w:val="00D13DE4"/>
    <w:rsid w:val="00D15492"/>
    <w:rsid w:val="00D15566"/>
    <w:rsid w:val="00D20A08"/>
    <w:rsid w:val="00D21E07"/>
    <w:rsid w:val="00D220F3"/>
    <w:rsid w:val="00D22143"/>
    <w:rsid w:val="00D22291"/>
    <w:rsid w:val="00D227C3"/>
    <w:rsid w:val="00D254C4"/>
    <w:rsid w:val="00D2640F"/>
    <w:rsid w:val="00D274C2"/>
    <w:rsid w:val="00D30381"/>
    <w:rsid w:val="00D30395"/>
    <w:rsid w:val="00D31A91"/>
    <w:rsid w:val="00D31EDC"/>
    <w:rsid w:val="00D33880"/>
    <w:rsid w:val="00D34B9B"/>
    <w:rsid w:val="00D35DC4"/>
    <w:rsid w:val="00D3765D"/>
    <w:rsid w:val="00D40E62"/>
    <w:rsid w:val="00D4155A"/>
    <w:rsid w:val="00D47B11"/>
    <w:rsid w:val="00D505FD"/>
    <w:rsid w:val="00D52DB7"/>
    <w:rsid w:val="00D5557A"/>
    <w:rsid w:val="00D55A01"/>
    <w:rsid w:val="00D56CA3"/>
    <w:rsid w:val="00D6020D"/>
    <w:rsid w:val="00D614FA"/>
    <w:rsid w:val="00D64906"/>
    <w:rsid w:val="00D6528F"/>
    <w:rsid w:val="00D652CC"/>
    <w:rsid w:val="00D67985"/>
    <w:rsid w:val="00D73BA0"/>
    <w:rsid w:val="00D74602"/>
    <w:rsid w:val="00D80C10"/>
    <w:rsid w:val="00D82FFA"/>
    <w:rsid w:val="00D83277"/>
    <w:rsid w:val="00D834E5"/>
    <w:rsid w:val="00D84BD4"/>
    <w:rsid w:val="00D873A8"/>
    <w:rsid w:val="00D936B3"/>
    <w:rsid w:val="00D9527C"/>
    <w:rsid w:val="00D952DF"/>
    <w:rsid w:val="00D979E8"/>
    <w:rsid w:val="00DA38A5"/>
    <w:rsid w:val="00DA4078"/>
    <w:rsid w:val="00DA7461"/>
    <w:rsid w:val="00DB0E20"/>
    <w:rsid w:val="00DB105D"/>
    <w:rsid w:val="00DB710F"/>
    <w:rsid w:val="00DB7587"/>
    <w:rsid w:val="00DC41E4"/>
    <w:rsid w:val="00DC4FBE"/>
    <w:rsid w:val="00DD1B1A"/>
    <w:rsid w:val="00DD21BC"/>
    <w:rsid w:val="00DD2CD1"/>
    <w:rsid w:val="00DD323C"/>
    <w:rsid w:val="00DD37C3"/>
    <w:rsid w:val="00DD6D2A"/>
    <w:rsid w:val="00DD6E26"/>
    <w:rsid w:val="00DD7F71"/>
    <w:rsid w:val="00DF1531"/>
    <w:rsid w:val="00DF1C44"/>
    <w:rsid w:val="00DF4B4C"/>
    <w:rsid w:val="00DF5F0E"/>
    <w:rsid w:val="00E02AEF"/>
    <w:rsid w:val="00E02D0D"/>
    <w:rsid w:val="00E030DE"/>
    <w:rsid w:val="00E034C4"/>
    <w:rsid w:val="00E034F8"/>
    <w:rsid w:val="00E0403F"/>
    <w:rsid w:val="00E06CBB"/>
    <w:rsid w:val="00E07FC2"/>
    <w:rsid w:val="00E10DC0"/>
    <w:rsid w:val="00E14120"/>
    <w:rsid w:val="00E2549D"/>
    <w:rsid w:val="00E27AB9"/>
    <w:rsid w:val="00E30A8F"/>
    <w:rsid w:val="00E328CB"/>
    <w:rsid w:val="00E434F0"/>
    <w:rsid w:val="00E44AEB"/>
    <w:rsid w:val="00E44B05"/>
    <w:rsid w:val="00E4538D"/>
    <w:rsid w:val="00E46F3E"/>
    <w:rsid w:val="00E47916"/>
    <w:rsid w:val="00E5096C"/>
    <w:rsid w:val="00E51A20"/>
    <w:rsid w:val="00E55CBB"/>
    <w:rsid w:val="00E60F9A"/>
    <w:rsid w:val="00E62AB8"/>
    <w:rsid w:val="00E6334A"/>
    <w:rsid w:val="00E63C22"/>
    <w:rsid w:val="00E64773"/>
    <w:rsid w:val="00E6790C"/>
    <w:rsid w:val="00E70796"/>
    <w:rsid w:val="00E73FDF"/>
    <w:rsid w:val="00E756AA"/>
    <w:rsid w:val="00E7705E"/>
    <w:rsid w:val="00E810AC"/>
    <w:rsid w:val="00E81298"/>
    <w:rsid w:val="00E83080"/>
    <w:rsid w:val="00E83778"/>
    <w:rsid w:val="00E83B1F"/>
    <w:rsid w:val="00E84204"/>
    <w:rsid w:val="00E85868"/>
    <w:rsid w:val="00E90B09"/>
    <w:rsid w:val="00E932B8"/>
    <w:rsid w:val="00E9357F"/>
    <w:rsid w:val="00E94364"/>
    <w:rsid w:val="00E95781"/>
    <w:rsid w:val="00E9798F"/>
    <w:rsid w:val="00E9799B"/>
    <w:rsid w:val="00EA169E"/>
    <w:rsid w:val="00EA1770"/>
    <w:rsid w:val="00EA47B5"/>
    <w:rsid w:val="00EA5004"/>
    <w:rsid w:val="00EA5398"/>
    <w:rsid w:val="00EA6848"/>
    <w:rsid w:val="00EA6F68"/>
    <w:rsid w:val="00EA7125"/>
    <w:rsid w:val="00EB1678"/>
    <w:rsid w:val="00EB1ECE"/>
    <w:rsid w:val="00EB38D8"/>
    <w:rsid w:val="00EB5508"/>
    <w:rsid w:val="00EB5A7A"/>
    <w:rsid w:val="00EB659E"/>
    <w:rsid w:val="00EB65A3"/>
    <w:rsid w:val="00EB6FA8"/>
    <w:rsid w:val="00EB7332"/>
    <w:rsid w:val="00EB7DE2"/>
    <w:rsid w:val="00EC2A57"/>
    <w:rsid w:val="00EC43C5"/>
    <w:rsid w:val="00EC4CF6"/>
    <w:rsid w:val="00EC55A0"/>
    <w:rsid w:val="00EC6E12"/>
    <w:rsid w:val="00EC78D6"/>
    <w:rsid w:val="00ED14F6"/>
    <w:rsid w:val="00ED20BC"/>
    <w:rsid w:val="00ED75CA"/>
    <w:rsid w:val="00EE3528"/>
    <w:rsid w:val="00EE5BCB"/>
    <w:rsid w:val="00EE66D2"/>
    <w:rsid w:val="00EF0E3C"/>
    <w:rsid w:val="00EF21D0"/>
    <w:rsid w:val="00EF2E94"/>
    <w:rsid w:val="00EF3471"/>
    <w:rsid w:val="00EF4C11"/>
    <w:rsid w:val="00F004FE"/>
    <w:rsid w:val="00F00E38"/>
    <w:rsid w:val="00F04420"/>
    <w:rsid w:val="00F07C11"/>
    <w:rsid w:val="00F12CCD"/>
    <w:rsid w:val="00F12D81"/>
    <w:rsid w:val="00F15DC9"/>
    <w:rsid w:val="00F17EC2"/>
    <w:rsid w:val="00F201A1"/>
    <w:rsid w:val="00F227E3"/>
    <w:rsid w:val="00F2336F"/>
    <w:rsid w:val="00F24754"/>
    <w:rsid w:val="00F258C7"/>
    <w:rsid w:val="00F25B87"/>
    <w:rsid w:val="00F26F1E"/>
    <w:rsid w:val="00F276BD"/>
    <w:rsid w:val="00F333A5"/>
    <w:rsid w:val="00F33760"/>
    <w:rsid w:val="00F34FB8"/>
    <w:rsid w:val="00F36792"/>
    <w:rsid w:val="00F42F55"/>
    <w:rsid w:val="00F43BA5"/>
    <w:rsid w:val="00F463AA"/>
    <w:rsid w:val="00F53C56"/>
    <w:rsid w:val="00F55631"/>
    <w:rsid w:val="00F558B8"/>
    <w:rsid w:val="00F57D76"/>
    <w:rsid w:val="00F65F2E"/>
    <w:rsid w:val="00F72DC7"/>
    <w:rsid w:val="00F742D1"/>
    <w:rsid w:val="00F75C63"/>
    <w:rsid w:val="00F76566"/>
    <w:rsid w:val="00F76592"/>
    <w:rsid w:val="00F81242"/>
    <w:rsid w:val="00F81EBC"/>
    <w:rsid w:val="00F81FC0"/>
    <w:rsid w:val="00F84FED"/>
    <w:rsid w:val="00F87CAE"/>
    <w:rsid w:val="00F90563"/>
    <w:rsid w:val="00F9076D"/>
    <w:rsid w:val="00F91650"/>
    <w:rsid w:val="00F92BB6"/>
    <w:rsid w:val="00F9311C"/>
    <w:rsid w:val="00F93733"/>
    <w:rsid w:val="00F943B1"/>
    <w:rsid w:val="00F96F57"/>
    <w:rsid w:val="00F97C90"/>
    <w:rsid w:val="00FA1B9E"/>
    <w:rsid w:val="00FA1F97"/>
    <w:rsid w:val="00FA59DA"/>
    <w:rsid w:val="00FB0B1E"/>
    <w:rsid w:val="00FB1459"/>
    <w:rsid w:val="00FB54E6"/>
    <w:rsid w:val="00FB604A"/>
    <w:rsid w:val="00FB7309"/>
    <w:rsid w:val="00FC451E"/>
    <w:rsid w:val="00FC4BD0"/>
    <w:rsid w:val="00FC56D3"/>
    <w:rsid w:val="00FD0DE8"/>
    <w:rsid w:val="00FD120D"/>
    <w:rsid w:val="00FD27D2"/>
    <w:rsid w:val="00FD41AF"/>
    <w:rsid w:val="00FD47FE"/>
    <w:rsid w:val="00FD65B7"/>
    <w:rsid w:val="00FD70D5"/>
    <w:rsid w:val="00FD7FE4"/>
    <w:rsid w:val="00FE223C"/>
    <w:rsid w:val="00FE288A"/>
    <w:rsid w:val="00FE422E"/>
    <w:rsid w:val="00FE47A8"/>
    <w:rsid w:val="00FE6A84"/>
    <w:rsid w:val="00FE7526"/>
    <w:rsid w:val="00FF4768"/>
    <w:rsid w:val="00FF4EB6"/>
    <w:rsid w:val="00FF5C66"/>
    <w:rsid w:val="00FF6F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99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47916"/>
    <w:pPr>
      <w:keepNext/>
      <w:keepLines/>
      <w:numPr>
        <w:ilvl w:val="1"/>
        <w:numId w:val="34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E47916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541B13"/>
    <w:pPr>
      <w:widowControl/>
      <w:spacing w:before="100" w:beforeAutospacing="1" w:after="100" w:afterAutospacing="1"/>
      <w:ind w:left="0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55DB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55DB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15412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123E6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444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FDCB33-6735-4857-8B46-C11EC071B2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37282</TotalTime>
  <Pages>39</Pages>
  <Words>4054</Words>
  <Characters>23108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linyoubin</cp:lastModifiedBy>
  <cp:revision>1203</cp:revision>
  <dcterms:created xsi:type="dcterms:W3CDTF">2014-01-06T08:17:00Z</dcterms:created>
  <dcterms:modified xsi:type="dcterms:W3CDTF">2016-05-23T04:48:00Z</dcterms:modified>
</cp:coreProperties>
</file>