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9CA" w:rsidRDefault="00D00217" w:rsidP="00D00217">
      <w:pPr>
        <w:pStyle w:val="Title"/>
      </w:pPr>
      <w:r>
        <w:rPr>
          <w:rFonts w:hint="eastAsia"/>
        </w:rPr>
        <w:t>OM</w:t>
      </w:r>
      <w:r>
        <w:rPr>
          <w:rFonts w:hint="eastAsia"/>
        </w:rPr>
        <w:t>架构设计</w:t>
      </w:r>
    </w:p>
    <w:tbl>
      <w:tblPr>
        <w:tblStyle w:val="TableGrid"/>
        <w:tblW w:w="0" w:type="auto"/>
        <w:tblLook w:val="04A0"/>
      </w:tblPr>
      <w:tblGrid>
        <w:gridCol w:w="2093"/>
        <w:gridCol w:w="6429"/>
      </w:tblGrid>
      <w:tr w:rsidR="00D00217" w:rsidTr="00902DBA">
        <w:tc>
          <w:tcPr>
            <w:tcW w:w="8522" w:type="dxa"/>
            <w:gridSpan w:val="2"/>
          </w:tcPr>
          <w:p w:rsidR="00D00217" w:rsidRDefault="00D00217" w:rsidP="00D00217">
            <w:pPr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D00217" w:rsidTr="00D00217">
        <w:tc>
          <w:tcPr>
            <w:tcW w:w="2093" w:type="dxa"/>
          </w:tcPr>
          <w:p w:rsidR="00D00217" w:rsidRDefault="00D00217" w:rsidP="00D00217">
            <w:r>
              <w:t>2014/3/27</w:t>
            </w:r>
          </w:p>
        </w:tc>
        <w:tc>
          <w:tcPr>
            <w:tcW w:w="6429" w:type="dxa"/>
          </w:tcPr>
          <w:p w:rsidR="00D00217" w:rsidRDefault="00D00217" w:rsidP="00D00217">
            <w:r>
              <w:rPr>
                <w:rFonts w:hint="eastAsia"/>
              </w:rPr>
              <w:t xml:space="preserve">1.0.0 Init </w:t>
            </w:r>
            <w:proofErr w:type="spellStart"/>
            <w:r>
              <w:rPr>
                <w:rFonts w:hint="eastAsia"/>
              </w:rPr>
              <w:t>Xu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Jianhui</w:t>
            </w:r>
            <w:proofErr w:type="spellEnd"/>
          </w:p>
        </w:tc>
      </w:tr>
      <w:tr w:rsidR="00D00217" w:rsidTr="00D00217">
        <w:tc>
          <w:tcPr>
            <w:tcW w:w="2093" w:type="dxa"/>
          </w:tcPr>
          <w:p w:rsidR="00D00217" w:rsidRDefault="00D00217" w:rsidP="00D00217"/>
        </w:tc>
        <w:tc>
          <w:tcPr>
            <w:tcW w:w="6429" w:type="dxa"/>
          </w:tcPr>
          <w:p w:rsidR="00D00217" w:rsidRDefault="00D00217" w:rsidP="00D00217"/>
        </w:tc>
      </w:tr>
    </w:tbl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领域分析</w:t>
      </w:r>
    </w:p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需求和场景分析</w:t>
      </w:r>
    </w:p>
    <w:p w:rsidR="00D00217" w:rsidRDefault="00D00217" w:rsidP="00D00217"/>
    <w:p w:rsidR="00D00217" w:rsidRP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依赖和约束</w:t>
      </w:r>
    </w:p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架构设计</w:t>
      </w:r>
    </w:p>
    <w:p w:rsidR="00D00217" w:rsidRDefault="00D00217" w:rsidP="00D00217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接口和流程</w:t>
      </w:r>
    </w:p>
    <w:p w:rsidR="004C065A" w:rsidRPr="004C065A" w:rsidRDefault="00CE5820" w:rsidP="00396C82">
      <w:pPr>
        <w:pStyle w:val="Heading3"/>
        <w:numPr>
          <w:ilvl w:val="0"/>
          <w:numId w:val="3"/>
        </w:numPr>
      </w:pPr>
      <w:r>
        <w:rPr>
          <w:rFonts w:hint="eastAsia"/>
        </w:rPr>
        <w:t>数据表设计</w:t>
      </w:r>
    </w:p>
    <w:p w:rsidR="00D00217" w:rsidRDefault="00CE5820" w:rsidP="00CE5820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deploy</w:t>
      </w:r>
      <w:r>
        <w:rPr>
          <w:rFonts w:hint="eastAsia"/>
        </w:rPr>
        <w:t>集合空间</w:t>
      </w:r>
    </w:p>
    <w:p w:rsidR="00CE5820" w:rsidRDefault="00CE5820" w:rsidP="00CE5820">
      <w:pPr>
        <w:pStyle w:val="ListParagraph"/>
        <w:numPr>
          <w:ilvl w:val="1"/>
          <w:numId w:val="2"/>
        </w:numPr>
        <w:ind w:firstLineChars="0"/>
      </w:pPr>
      <w:r>
        <w:rPr>
          <w:rFonts w:hint="eastAsia"/>
        </w:rPr>
        <w:t>cluster</w:t>
      </w:r>
      <w:r>
        <w:rPr>
          <w:rFonts w:hint="eastAsia"/>
        </w:rPr>
        <w:t>集合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EF1D20" w:rsidTr="00EF1D20">
        <w:tc>
          <w:tcPr>
            <w:tcW w:w="1920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EF1D20" w:rsidRDefault="00EF1D20" w:rsidP="00EF1D20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EF1D20" w:rsidTr="00EF1D20">
        <w:tc>
          <w:tcPr>
            <w:tcW w:w="1920" w:type="dxa"/>
          </w:tcPr>
          <w:p w:rsidR="00EF1D20" w:rsidRDefault="00342291" w:rsidP="00CE5820">
            <w:pPr>
              <w:pStyle w:val="ListParagraph"/>
              <w:ind w:firstLineChars="0" w:firstLine="0"/>
            </w:pPr>
            <w:proofErr w:type="spellStart"/>
            <w:r w:rsidRPr="00342291">
              <w:t>ClusterName</w:t>
            </w:r>
            <w:proofErr w:type="spellEnd"/>
          </w:p>
        </w:tc>
        <w:tc>
          <w:tcPr>
            <w:tcW w:w="1920" w:type="dxa"/>
          </w:tcPr>
          <w:p w:rsidR="00EF1D20" w:rsidRDefault="00EF1D20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EF1D20" w:rsidRDefault="00BF5CF0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EF1D20" w:rsidRDefault="00342291" w:rsidP="00CE5820">
            <w:pPr>
              <w:pStyle w:val="ListParagraph"/>
              <w:ind w:firstLineChars="0" w:firstLine="0"/>
            </w:pPr>
            <w:proofErr w:type="spellStart"/>
            <w:r w:rsidRPr="00342291">
              <w:t>ClusterName</w:t>
            </w:r>
            <w:proofErr w:type="spellEnd"/>
            <w:r w:rsidR="00EF1D20">
              <w:rPr>
                <w:rFonts w:hint="eastAsia"/>
              </w:rPr>
              <w:t>:</w:t>
            </w:r>
            <w:r w:rsidR="00EF1D20">
              <w:t>”</w:t>
            </w:r>
            <w:r w:rsidR="00EF1D20">
              <w:rPr>
                <w:rFonts w:hint="eastAsia"/>
              </w:rPr>
              <w:t>C1</w:t>
            </w:r>
            <w:r w:rsidR="00EF1D20">
              <w:t>”</w:t>
            </w:r>
          </w:p>
        </w:tc>
      </w:tr>
      <w:tr w:rsidR="00342291" w:rsidTr="00EF1D20">
        <w:tc>
          <w:tcPr>
            <w:tcW w:w="1920" w:type="dxa"/>
          </w:tcPr>
          <w:p w:rsidR="00342291" w:rsidRDefault="00342291" w:rsidP="00CE5820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Desc</w:t>
            </w:r>
            <w:proofErr w:type="spellEnd"/>
          </w:p>
        </w:tc>
        <w:tc>
          <w:tcPr>
            <w:tcW w:w="1920" w:type="dxa"/>
          </w:tcPr>
          <w:p w:rsidR="00342291" w:rsidRDefault="00342291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</w:tr>
      <w:tr w:rsidR="00342291" w:rsidTr="00EF1D20">
        <w:tc>
          <w:tcPr>
            <w:tcW w:w="1920" w:type="dxa"/>
          </w:tcPr>
          <w:p w:rsidR="00342291" w:rsidRDefault="00342291" w:rsidP="00CE5820">
            <w:pPr>
              <w:pStyle w:val="ListParagraph"/>
              <w:ind w:firstLineChars="0" w:firstLine="0"/>
            </w:pPr>
            <w:proofErr w:type="spellStart"/>
            <w:r w:rsidRPr="00342291">
              <w:t>SdbUser</w:t>
            </w:r>
            <w:proofErr w:type="spellEnd"/>
          </w:p>
        </w:tc>
        <w:tc>
          <w:tcPr>
            <w:tcW w:w="1920" w:type="dxa"/>
          </w:tcPr>
          <w:p w:rsidR="00342291" w:rsidRDefault="00342291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</w:tr>
      <w:tr w:rsidR="00342291" w:rsidTr="00EF1D20">
        <w:tc>
          <w:tcPr>
            <w:tcW w:w="1920" w:type="dxa"/>
          </w:tcPr>
          <w:p w:rsidR="00342291" w:rsidRPr="00342291" w:rsidRDefault="00342291" w:rsidP="00CE5820">
            <w:pPr>
              <w:pStyle w:val="ListParagraph"/>
              <w:ind w:firstLineChars="0" w:firstLine="0"/>
            </w:pPr>
            <w:proofErr w:type="spellStart"/>
            <w:r w:rsidRPr="00342291">
              <w:t>SdbPasswd</w:t>
            </w:r>
            <w:proofErr w:type="spellEnd"/>
          </w:p>
        </w:tc>
        <w:tc>
          <w:tcPr>
            <w:tcW w:w="1920" w:type="dxa"/>
          </w:tcPr>
          <w:p w:rsidR="00342291" w:rsidRDefault="00342291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</w:tr>
      <w:tr w:rsidR="00342291" w:rsidTr="00EF1D20">
        <w:tc>
          <w:tcPr>
            <w:tcW w:w="1920" w:type="dxa"/>
          </w:tcPr>
          <w:p w:rsidR="00342291" w:rsidRPr="00342291" w:rsidRDefault="00342291" w:rsidP="00CE5820">
            <w:pPr>
              <w:pStyle w:val="ListParagraph"/>
              <w:ind w:firstLineChars="0" w:firstLine="0"/>
            </w:pPr>
            <w:proofErr w:type="spellStart"/>
            <w:r w:rsidRPr="00342291">
              <w:t>SdbUserGroup</w:t>
            </w:r>
            <w:proofErr w:type="spellEnd"/>
          </w:p>
        </w:tc>
        <w:tc>
          <w:tcPr>
            <w:tcW w:w="1920" w:type="dxa"/>
          </w:tcPr>
          <w:p w:rsidR="00342291" w:rsidRDefault="00342291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</w:tr>
      <w:tr w:rsidR="00342291" w:rsidTr="00EF1D20">
        <w:tc>
          <w:tcPr>
            <w:tcW w:w="1920" w:type="dxa"/>
          </w:tcPr>
          <w:p w:rsidR="00342291" w:rsidRPr="00342291" w:rsidRDefault="00342291" w:rsidP="00CE5820">
            <w:pPr>
              <w:pStyle w:val="ListParagraph"/>
              <w:ind w:firstLineChars="0" w:firstLine="0"/>
            </w:pPr>
            <w:proofErr w:type="spellStart"/>
            <w:r w:rsidRPr="00342291">
              <w:t>InstallPath</w:t>
            </w:r>
            <w:proofErr w:type="spellEnd"/>
          </w:p>
        </w:tc>
        <w:tc>
          <w:tcPr>
            <w:tcW w:w="1920" w:type="dxa"/>
          </w:tcPr>
          <w:p w:rsidR="00342291" w:rsidRDefault="00342291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342291" w:rsidRDefault="00342291" w:rsidP="00CE5820">
            <w:pPr>
              <w:pStyle w:val="ListParagraph"/>
              <w:ind w:firstLineChars="0" w:firstLine="0"/>
            </w:pPr>
          </w:p>
        </w:tc>
      </w:tr>
      <w:tr w:rsidR="004B4A46" w:rsidTr="00EF1D20">
        <w:tc>
          <w:tcPr>
            <w:tcW w:w="1920" w:type="dxa"/>
          </w:tcPr>
          <w:p w:rsidR="004B4A46" w:rsidRPr="001962D6" w:rsidRDefault="00342291" w:rsidP="00CE5820">
            <w:pPr>
              <w:pStyle w:val="ListParagraph"/>
              <w:ind w:firstLineChars="0" w:firstLine="0"/>
              <w:rPr>
                <w:b/>
                <w:color w:val="FF0000"/>
              </w:rPr>
            </w:pPr>
            <w:proofErr w:type="spellStart"/>
            <w:r w:rsidRPr="001962D6">
              <w:rPr>
                <w:rFonts w:hint="eastAsia"/>
                <w:b/>
                <w:color w:val="FF0000"/>
              </w:rPr>
              <w:t>Create</w:t>
            </w:r>
            <w:r w:rsidR="004B4A46" w:rsidRPr="001962D6">
              <w:rPr>
                <w:rFonts w:hint="eastAsia"/>
                <w:b/>
                <w:color w:val="FF0000"/>
              </w:rPr>
              <w:t>Time</w:t>
            </w:r>
            <w:proofErr w:type="spellEnd"/>
          </w:p>
        </w:tc>
        <w:tc>
          <w:tcPr>
            <w:tcW w:w="1920" w:type="dxa"/>
          </w:tcPr>
          <w:p w:rsidR="004B4A46" w:rsidRDefault="004B4A46" w:rsidP="00CE582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Timestamp</w:t>
            </w:r>
          </w:p>
        </w:tc>
        <w:tc>
          <w:tcPr>
            <w:tcW w:w="1921" w:type="dxa"/>
          </w:tcPr>
          <w:p w:rsidR="004B4A46" w:rsidRDefault="004B4A46" w:rsidP="00CE5820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4B4A46" w:rsidRDefault="004B4A46" w:rsidP="00CE5820">
            <w:pPr>
              <w:pStyle w:val="ListParagraph"/>
              <w:ind w:firstLineChars="0" w:firstLine="0"/>
            </w:pPr>
          </w:p>
        </w:tc>
      </w:tr>
    </w:tbl>
    <w:p w:rsidR="00BF5CF0" w:rsidRDefault="00BF5CF0" w:rsidP="00BF5CF0">
      <w:pPr>
        <w:pStyle w:val="ListParagraph"/>
        <w:ind w:left="840" w:firstLineChars="0" w:firstLine="0"/>
      </w:pPr>
    </w:p>
    <w:p w:rsidR="00CE5820" w:rsidRDefault="00EF1D20" w:rsidP="00CE5820">
      <w:pPr>
        <w:pStyle w:val="ListParagraph"/>
        <w:numPr>
          <w:ilvl w:val="1"/>
          <w:numId w:val="2"/>
        </w:numPr>
        <w:ind w:firstLineChars="0"/>
      </w:pPr>
      <w:r>
        <w:rPr>
          <w:rFonts w:hint="eastAsia"/>
        </w:rPr>
        <w:t>host</w:t>
      </w:r>
      <w:r w:rsidR="00BF5CF0">
        <w:rPr>
          <w:rFonts w:hint="eastAsia"/>
        </w:rPr>
        <w:t>集合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字段名称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BF5CF0" w:rsidTr="00F73AD8">
        <w:tc>
          <w:tcPr>
            <w:tcW w:w="1920" w:type="dxa"/>
          </w:tcPr>
          <w:p w:rsidR="00BF5CF0" w:rsidRDefault="00D91F45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Host</w:t>
            </w:r>
            <w:r w:rsidR="00BF5CF0">
              <w:rPr>
                <w:rFonts w:hint="eastAsia"/>
              </w:rPr>
              <w:t>Name</w:t>
            </w:r>
            <w:proofErr w:type="spellEnd"/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Name:</w:t>
            </w:r>
            <w:r>
              <w:t>”</w:t>
            </w:r>
            <w:r>
              <w:rPr>
                <w:rFonts w:hint="eastAsia"/>
              </w:rPr>
              <w:t>H1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ClusterName</w:t>
            </w:r>
            <w:proofErr w:type="spellEnd"/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ClusterName</w:t>
            </w:r>
            <w:proofErr w:type="spellEnd"/>
            <w:r>
              <w:t>:”</w:t>
            </w:r>
            <w:r>
              <w:rPr>
                <w:rFonts w:hint="eastAsia"/>
              </w:rPr>
              <w:t>C1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IP:</w:t>
            </w:r>
            <w:r>
              <w:t>”</w:t>
            </w:r>
            <w:r>
              <w:rPr>
                <w:rFonts w:hint="eastAsia"/>
              </w:rPr>
              <w:t>192.168.1.102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User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User:</w:t>
            </w:r>
            <w:r>
              <w:t>”</w:t>
            </w:r>
            <w:r>
              <w:rPr>
                <w:rFonts w:hint="eastAsia"/>
              </w:rPr>
              <w:t>root</w:t>
            </w:r>
            <w:r>
              <w:t>”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Password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Password:</w:t>
            </w:r>
            <w:r>
              <w:t>”</w:t>
            </w:r>
            <w:r>
              <w:rPr>
                <w:rFonts w:hint="eastAsia"/>
              </w:rPr>
              <w:t>test</w:t>
            </w:r>
            <w:r>
              <w:t>”</w:t>
            </w:r>
          </w:p>
        </w:tc>
      </w:tr>
      <w:tr w:rsidR="004B4A46" w:rsidTr="00F73AD8"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Time</w:t>
            </w:r>
          </w:p>
        </w:tc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Timestamp</w:t>
            </w: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</w:pPr>
          </w:p>
        </w:tc>
      </w:tr>
      <w:tr w:rsidR="009C4ADB" w:rsidTr="00F73AD8">
        <w:tc>
          <w:tcPr>
            <w:tcW w:w="1920" w:type="dxa"/>
          </w:tcPr>
          <w:p w:rsidR="009C4ADB" w:rsidRDefault="009C4ADB" w:rsidP="00F73AD8">
            <w:pPr>
              <w:pStyle w:val="ListParagraph"/>
              <w:ind w:firstLineChars="0" w:firstLine="0"/>
            </w:pPr>
            <w:proofErr w:type="spellStart"/>
            <w:r w:rsidRPr="009C4ADB">
              <w:t>InstallPath</w:t>
            </w:r>
            <w:proofErr w:type="spellEnd"/>
          </w:p>
        </w:tc>
        <w:tc>
          <w:tcPr>
            <w:tcW w:w="1920" w:type="dxa"/>
          </w:tcPr>
          <w:p w:rsidR="009C4ADB" w:rsidRDefault="00CC290B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9C4ADB" w:rsidRDefault="009C4ADB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9C4ADB" w:rsidRDefault="009C4ADB" w:rsidP="00F73AD8">
            <w:pPr>
              <w:pStyle w:val="ListParagraph"/>
              <w:ind w:firstLineChars="0" w:firstLine="0"/>
            </w:pPr>
          </w:p>
        </w:tc>
      </w:tr>
      <w:tr w:rsidR="002D73C9" w:rsidTr="00F73AD8">
        <w:tc>
          <w:tcPr>
            <w:tcW w:w="1920" w:type="dxa"/>
          </w:tcPr>
          <w:p w:rsidR="002D73C9" w:rsidRPr="009C4ADB" w:rsidRDefault="002D73C9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AgentPort</w:t>
            </w:r>
            <w:proofErr w:type="spellEnd"/>
          </w:p>
        </w:tc>
        <w:tc>
          <w:tcPr>
            <w:tcW w:w="1920" w:type="dxa"/>
          </w:tcPr>
          <w:p w:rsidR="002D73C9" w:rsidRDefault="005F09AB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D73C9" w:rsidRDefault="002D73C9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D73C9" w:rsidRDefault="002D73C9" w:rsidP="00F73AD8">
            <w:pPr>
              <w:pStyle w:val="ListParagraph"/>
              <w:ind w:firstLineChars="0" w:firstLine="0"/>
            </w:pPr>
          </w:p>
        </w:tc>
      </w:tr>
      <w:tr w:rsidR="00A82F24" w:rsidTr="00F73AD8">
        <w:tc>
          <w:tcPr>
            <w:tcW w:w="1920" w:type="dxa"/>
          </w:tcPr>
          <w:p w:rsidR="00A82F24" w:rsidRDefault="00A82F24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SshPort</w:t>
            </w:r>
            <w:proofErr w:type="spellEnd"/>
          </w:p>
        </w:tc>
        <w:tc>
          <w:tcPr>
            <w:tcW w:w="1920" w:type="dxa"/>
          </w:tcPr>
          <w:p w:rsidR="00A82F24" w:rsidRDefault="00A82F2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A82F24" w:rsidRDefault="00A82F2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A82F24" w:rsidRDefault="00A82F24" w:rsidP="00F73AD8">
            <w:pPr>
              <w:pStyle w:val="ListParagraph"/>
              <w:ind w:firstLineChars="0" w:firstLine="0"/>
            </w:pPr>
          </w:p>
        </w:tc>
      </w:tr>
      <w:tr w:rsidR="00D34408" w:rsidTr="00F73AD8">
        <w:tc>
          <w:tcPr>
            <w:tcW w:w="1920" w:type="dxa"/>
          </w:tcPr>
          <w:p w:rsidR="00D34408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OS</w:t>
            </w:r>
          </w:p>
        </w:tc>
        <w:tc>
          <w:tcPr>
            <w:tcW w:w="1920" w:type="dxa"/>
          </w:tcPr>
          <w:p w:rsidR="00D34408" w:rsidRDefault="00575F03" w:rsidP="00F73AD8">
            <w:pPr>
              <w:pStyle w:val="ListParagraph"/>
              <w:ind w:firstLineChars="0" w:firstLine="0"/>
            </w:pPr>
            <w:ins w:id="0" w:author="tanzhaobo" w:date="2015-01-21T10:19:00Z">
              <w:r>
                <w:rPr>
                  <w:rFonts w:hint="eastAsia"/>
                </w:rPr>
                <w:t>Object</w:t>
              </w:r>
            </w:ins>
            <w:del w:id="1" w:author="tanzhaobo" w:date="2015-01-21T10:19:00Z">
              <w:r w:rsidR="007E1633" w:rsidDel="00575F03">
                <w:rPr>
                  <w:rFonts w:hint="eastAsia"/>
                </w:rPr>
                <w:delText>String</w:delText>
              </w:r>
            </w:del>
          </w:p>
        </w:tc>
        <w:tc>
          <w:tcPr>
            <w:tcW w:w="1921" w:type="dxa"/>
          </w:tcPr>
          <w:p w:rsidR="00D34408" w:rsidRDefault="00D34408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D34408" w:rsidRDefault="007E1633" w:rsidP="00F73AD8">
            <w:pPr>
              <w:pStyle w:val="ListParagraph"/>
              <w:ind w:firstLineChars="0" w:firstLine="0"/>
            </w:pPr>
            <w:del w:id="2" w:author="tanzhaobo" w:date="2015-01-21T10:19:00Z">
              <w:r w:rsidDel="00C020F2">
                <w:rPr>
                  <w:rFonts w:hint="eastAsia"/>
                </w:rPr>
                <w:delText>OS:</w:delText>
              </w:r>
              <w:r w:rsidDel="00C020F2">
                <w:delText>”</w:delText>
              </w:r>
              <w:r w:rsidDel="00C020F2">
                <w:rPr>
                  <w:rFonts w:hint="eastAsia"/>
                </w:rPr>
                <w:delText>XXX</w:delText>
              </w:r>
              <w:r w:rsidDel="00C020F2">
                <w:delText>”</w:delText>
              </w:r>
            </w:del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3" w:author="tanzhaobo" w:date="2015-01-21T10:19:00Z">
              <w:r w:rsidDel="009F4F46">
                <w:rPr>
                  <w:rFonts w:hint="eastAsia"/>
                </w:rPr>
                <w:delText>OM</w:delText>
              </w:r>
            </w:del>
            <w:ins w:id="4" w:author="tanzhaobo" w:date="2015-01-21T10:19:00Z">
              <w:r w:rsidR="009F4F46">
                <w:rPr>
                  <w:rFonts w:hint="eastAsia"/>
                </w:rPr>
                <w:t>OMA</w:t>
              </w:r>
            </w:ins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Memory</w:t>
            </w:r>
          </w:p>
        </w:tc>
        <w:tc>
          <w:tcPr>
            <w:tcW w:w="1920" w:type="dxa"/>
          </w:tcPr>
          <w:p w:rsidR="00BF5CF0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Disk</w:t>
            </w:r>
          </w:p>
        </w:tc>
        <w:tc>
          <w:tcPr>
            <w:tcW w:w="1920" w:type="dxa"/>
          </w:tcPr>
          <w:p w:rsidR="00BF5CF0" w:rsidRDefault="00BF5CF0" w:rsidP="00FB284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FB2844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CPU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Net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Service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  <w:r w:rsidR="007E1633">
              <w:rPr>
                <w:rFonts w:hint="eastAsia"/>
              </w:rPr>
              <w:t>Object</w:t>
            </w:r>
            <w:r>
              <w:rPr>
                <w:rFonts w:hint="eastAsia"/>
              </w:rPr>
              <w:t>]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2F0855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Safety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[Object]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D34408" w:rsidRDefault="00D34408" w:rsidP="007E1633">
      <w:pPr>
        <w:pStyle w:val="ListParagraph"/>
        <w:ind w:leftChars="399" w:left="848" w:hangingChars="5" w:hanging="10"/>
        <w:rPr>
          <w:ins w:id="5" w:author="tanzhaobo" w:date="2015-01-21T10:19:00Z"/>
        </w:rPr>
      </w:pPr>
    </w:p>
    <w:p w:rsidR="00C008F0" w:rsidRDefault="007F1779" w:rsidP="00C008F0">
      <w:pPr>
        <w:pStyle w:val="ListParagraph"/>
        <w:ind w:leftChars="399" w:left="848" w:hangingChars="5" w:hanging="10"/>
        <w:rPr>
          <w:ins w:id="6" w:author="tanzhaobo" w:date="2015-01-21T10:19:00Z"/>
        </w:rPr>
      </w:pPr>
      <w:ins w:id="7" w:author="tanzhaobo" w:date="2015-01-21T10:19:00Z">
        <w:r>
          <w:rPr>
            <w:rFonts w:hint="eastAsia"/>
          </w:rPr>
          <w:t>O</w:t>
        </w:r>
      </w:ins>
      <w:ins w:id="8" w:author="tanzhaobo" w:date="2015-01-21T10:20:00Z">
        <w:r>
          <w:rPr>
            <w:rFonts w:hint="eastAsia"/>
          </w:rPr>
          <w:t>S</w:t>
        </w:r>
      </w:ins>
      <w:ins w:id="9" w:author="tanzhaobo" w:date="2015-01-21T10:19:00Z">
        <w:r w:rsidR="00C008F0">
          <w:rPr>
            <w:rFonts w:hint="eastAsia"/>
          </w:rPr>
          <w:t>子字段设计：</w:t>
        </w:r>
      </w:ins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C008F0" w:rsidTr="00D945EC">
        <w:trPr>
          <w:ins w:id="10" w:author="tanzhaobo" w:date="2015-01-21T10:19:00Z"/>
        </w:trPr>
        <w:tc>
          <w:tcPr>
            <w:tcW w:w="1920" w:type="dxa"/>
          </w:tcPr>
          <w:p w:rsidR="00C008F0" w:rsidRDefault="00C008F0" w:rsidP="00D945EC">
            <w:pPr>
              <w:pStyle w:val="ListParagraph"/>
              <w:ind w:firstLineChars="0" w:firstLine="0"/>
              <w:jc w:val="center"/>
              <w:rPr>
                <w:ins w:id="11" w:author="tanzhaobo" w:date="2015-01-21T10:19:00Z"/>
              </w:rPr>
            </w:pPr>
            <w:ins w:id="12" w:author="tanzhaobo" w:date="2015-01-21T10:19:00Z">
              <w:r>
                <w:rPr>
                  <w:rFonts w:hint="eastAsia"/>
                </w:rPr>
                <w:t>字段名称</w:t>
              </w:r>
            </w:ins>
          </w:p>
        </w:tc>
        <w:tc>
          <w:tcPr>
            <w:tcW w:w="1920" w:type="dxa"/>
          </w:tcPr>
          <w:p w:rsidR="00C008F0" w:rsidRDefault="00C008F0" w:rsidP="00D945EC">
            <w:pPr>
              <w:pStyle w:val="ListParagraph"/>
              <w:ind w:firstLineChars="0" w:firstLine="0"/>
              <w:jc w:val="center"/>
              <w:rPr>
                <w:ins w:id="13" w:author="tanzhaobo" w:date="2015-01-21T10:19:00Z"/>
              </w:rPr>
            </w:pPr>
            <w:ins w:id="14" w:author="tanzhaobo" w:date="2015-01-21T10:19:00Z">
              <w:r>
                <w:rPr>
                  <w:rFonts w:hint="eastAsia"/>
                </w:rPr>
                <w:t>类型</w:t>
              </w:r>
            </w:ins>
          </w:p>
        </w:tc>
        <w:tc>
          <w:tcPr>
            <w:tcW w:w="1921" w:type="dxa"/>
          </w:tcPr>
          <w:p w:rsidR="00C008F0" w:rsidRDefault="00C008F0" w:rsidP="00D945EC">
            <w:pPr>
              <w:pStyle w:val="ListParagraph"/>
              <w:ind w:firstLineChars="0" w:firstLine="0"/>
              <w:jc w:val="center"/>
              <w:rPr>
                <w:ins w:id="15" w:author="tanzhaobo" w:date="2015-01-21T10:19:00Z"/>
              </w:rPr>
            </w:pPr>
            <w:ins w:id="16" w:author="tanzhaobo" w:date="2015-01-21T10:19:00Z">
              <w:r>
                <w:rPr>
                  <w:rFonts w:hint="eastAsia"/>
                </w:rPr>
                <w:t>描述</w:t>
              </w:r>
            </w:ins>
          </w:p>
        </w:tc>
        <w:tc>
          <w:tcPr>
            <w:tcW w:w="1921" w:type="dxa"/>
          </w:tcPr>
          <w:p w:rsidR="00C008F0" w:rsidRDefault="00C008F0" w:rsidP="00D945EC">
            <w:pPr>
              <w:pStyle w:val="ListParagraph"/>
              <w:ind w:firstLineChars="0" w:firstLine="0"/>
              <w:jc w:val="center"/>
              <w:rPr>
                <w:ins w:id="17" w:author="tanzhaobo" w:date="2015-01-21T10:19:00Z"/>
              </w:rPr>
            </w:pPr>
            <w:ins w:id="18" w:author="tanzhaobo" w:date="2015-01-21T10:19:00Z">
              <w:r>
                <w:rPr>
                  <w:rFonts w:hint="eastAsia"/>
                </w:rPr>
                <w:t>举例</w:t>
              </w:r>
            </w:ins>
          </w:p>
        </w:tc>
      </w:tr>
      <w:tr w:rsidR="00C008F0" w:rsidTr="00D945EC">
        <w:trPr>
          <w:ins w:id="19" w:author="tanzhaobo" w:date="2015-01-21T10:19:00Z"/>
        </w:trPr>
        <w:tc>
          <w:tcPr>
            <w:tcW w:w="1920" w:type="dxa"/>
          </w:tcPr>
          <w:p w:rsidR="00C008F0" w:rsidRDefault="007F1779" w:rsidP="00D945EC">
            <w:pPr>
              <w:pStyle w:val="ListParagraph"/>
              <w:ind w:firstLineChars="0" w:firstLine="0"/>
              <w:rPr>
                <w:ins w:id="20" w:author="tanzhaobo" w:date="2015-01-21T10:19:00Z"/>
              </w:rPr>
            </w:pPr>
            <w:ins w:id="21" w:author="tanzhaobo" w:date="2015-01-21T10:20:00Z">
              <w:r>
                <w:rPr>
                  <w:rFonts w:hint="eastAsia"/>
                </w:rPr>
                <w:t>Distributor</w:t>
              </w:r>
            </w:ins>
          </w:p>
        </w:tc>
        <w:tc>
          <w:tcPr>
            <w:tcW w:w="1920" w:type="dxa"/>
          </w:tcPr>
          <w:p w:rsidR="00C008F0" w:rsidRDefault="00C008F0" w:rsidP="00D945EC">
            <w:pPr>
              <w:pStyle w:val="ListParagraph"/>
              <w:ind w:firstLineChars="0" w:firstLine="0"/>
              <w:rPr>
                <w:ins w:id="22" w:author="tanzhaobo" w:date="2015-01-21T10:19:00Z"/>
              </w:rPr>
            </w:pPr>
            <w:ins w:id="23" w:author="tanzhaobo" w:date="2015-01-21T10:19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1921" w:type="dxa"/>
          </w:tcPr>
          <w:p w:rsidR="00C008F0" w:rsidRDefault="00C008F0" w:rsidP="00D945EC">
            <w:pPr>
              <w:pStyle w:val="ListParagraph"/>
              <w:ind w:firstLineChars="0" w:firstLine="0"/>
              <w:rPr>
                <w:ins w:id="24" w:author="tanzhaobo" w:date="2015-01-21T10:19:00Z"/>
              </w:rPr>
            </w:pPr>
          </w:p>
        </w:tc>
        <w:tc>
          <w:tcPr>
            <w:tcW w:w="1921" w:type="dxa"/>
          </w:tcPr>
          <w:p w:rsidR="00C008F0" w:rsidRDefault="007F1779" w:rsidP="00D945EC">
            <w:pPr>
              <w:pStyle w:val="ListParagraph"/>
              <w:ind w:firstLineChars="0" w:firstLine="0"/>
              <w:rPr>
                <w:ins w:id="25" w:author="tanzhaobo" w:date="2015-01-21T10:19:00Z"/>
              </w:rPr>
            </w:pPr>
            <w:ins w:id="26" w:author="tanzhaobo" w:date="2015-01-21T10:21:00Z">
              <w:r>
                <w:t>“</w:t>
              </w:r>
              <w:proofErr w:type="spellStart"/>
              <w:r>
                <w:rPr>
                  <w:rFonts w:hint="eastAsia"/>
                </w:rPr>
                <w:t>RedHatEnterpriseServer</w:t>
              </w:r>
              <w:proofErr w:type="spellEnd"/>
              <w:r>
                <w:t>”</w:t>
              </w:r>
            </w:ins>
          </w:p>
        </w:tc>
      </w:tr>
      <w:tr w:rsidR="00C008F0" w:rsidTr="00D945EC">
        <w:trPr>
          <w:ins w:id="27" w:author="tanzhaobo" w:date="2015-01-21T10:19:00Z"/>
        </w:trPr>
        <w:tc>
          <w:tcPr>
            <w:tcW w:w="1920" w:type="dxa"/>
          </w:tcPr>
          <w:p w:rsidR="00C008F0" w:rsidRDefault="007F1779" w:rsidP="00D945EC">
            <w:pPr>
              <w:pStyle w:val="ListParagraph"/>
              <w:ind w:firstLineChars="0" w:firstLine="0"/>
              <w:rPr>
                <w:ins w:id="28" w:author="tanzhaobo" w:date="2015-01-21T10:19:00Z"/>
              </w:rPr>
            </w:pPr>
            <w:ins w:id="29" w:author="tanzhaobo" w:date="2015-01-21T10:21:00Z">
              <w:r>
                <w:rPr>
                  <w:rFonts w:hint="eastAsia"/>
                </w:rPr>
                <w:t>Release</w:t>
              </w:r>
            </w:ins>
          </w:p>
        </w:tc>
        <w:tc>
          <w:tcPr>
            <w:tcW w:w="1920" w:type="dxa"/>
          </w:tcPr>
          <w:p w:rsidR="00C008F0" w:rsidRDefault="00C008F0" w:rsidP="00D945EC">
            <w:pPr>
              <w:pStyle w:val="ListParagraph"/>
              <w:ind w:firstLineChars="0" w:firstLine="0"/>
              <w:rPr>
                <w:ins w:id="30" w:author="tanzhaobo" w:date="2015-01-21T10:19:00Z"/>
              </w:rPr>
            </w:pPr>
            <w:ins w:id="31" w:author="tanzhaobo" w:date="2015-01-21T10:19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1921" w:type="dxa"/>
          </w:tcPr>
          <w:p w:rsidR="00C008F0" w:rsidRDefault="00C008F0" w:rsidP="00D945EC">
            <w:pPr>
              <w:pStyle w:val="ListParagraph"/>
              <w:ind w:firstLineChars="0" w:firstLine="0"/>
              <w:rPr>
                <w:ins w:id="32" w:author="tanzhaobo" w:date="2015-01-21T10:19:00Z"/>
              </w:rPr>
            </w:pPr>
          </w:p>
        </w:tc>
        <w:tc>
          <w:tcPr>
            <w:tcW w:w="1921" w:type="dxa"/>
          </w:tcPr>
          <w:p w:rsidR="00C008F0" w:rsidRDefault="007F1779" w:rsidP="00D945EC">
            <w:pPr>
              <w:pStyle w:val="ListParagraph"/>
              <w:ind w:firstLineChars="0" w:firstLine="0"/>
              <w:rPr>
                <w:ins w:id="33" w:author="tanzhaobo" w:date="2015-01-21T10:19:00Z"/>
              </w:rPr>
            </w:pPr>
            <w:ins w:id="34" w:author="tanzhaobo" w:date="2015-01-21T10:21:00Z">
              <w:r>
                <w:t>“</w:t>
              </w:r>
              <w:r>
                <w:rPr>
                  <w:rFonts w:hint="eastAsia"/>
                </w:rPr>
                <w:t>6.4</w:t>
              </w:r>
              <w:r>
                <w:t>”</w:t>
              </w:r>
            </w:ins>
          </w:p>
        </w:tc>
      </w:tr>
      <w:tr w:rsidR="00B245C6" w:rsidTr="00D945EC">
        <w:trPr>
          <w:ins w:id="35" w:author="tanzhaobo" w:date="2015-03-18T14:07:00Z"/>
        </w:trPr>
        <w:tc>
          <w:tcPr>
            <w:tcW w:w="1920" w:type="dxa"/>
          </w:tcPr>
          <w:p w:rsidR="00B245C6" w:rsidRDefault="00B245C6" w:rsidP="00D945EC">
            <w:pPr>
              <w:pStyle w:val="ListParagraph"/>
              <w:ind w:firstLineChars="0" w:firstLine="0"/>
              <w:rPr>
                <w:ins w:id="36" w:author="tanzhaobo" w:date="2015-03-18T14:07:00Z"/>
              </w:rPr>
            </w:pPr>
            <w:ins w:id="37" w:author="tanzhaobo" w:date="2015-03-18T14:07:00Z">
              <w:r w:rsidRPr="00B245C6">
                <w:t>Description</w:t>
              </w:r>
            </w:ins>
          </w:p>
        </w:tc>
        <w:tc>
          <w:tcPr>
            <w:tcW w:w="1920" w:type="dxa"/>
          </w:tcPr>
          <w:p w:rsidR="00B245C6" w:rsidRDefault="00B245C6" w:rsidP="00D945EC">
            <w:pPr>
              <w:pStyle w:val="ListParagraph"/>
              <w:ind w:firstLineChars="0" w:firstLine="0"/>
              <w:rPr>
                <w:ins w:id="38" w:author="tanzhaobo" w:date="2015-03-18T14:07:00Z"/>
              </w:rPr>
            </w:pPr>
            <w:ins w:id="39" w:author="tanzhaobo" w:date="2015-03-18T14:08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1921" w:type="dxa"/>
          </w:tcPr>
          <w:p w:rsidR="00B245C6" w:rsidRDefault="00B245C6" w:rsidP="00D945EC">
            <w:pPr>
              <w:pStyle w:val="ListParagraph"/>
              <w:ind w:firstLineChars="0" w:firstLine="0"/>
              <w:rPr>
                <w:ins w:id="40" w:author="tanzhaobo" w:date="2015-03-18T14:07:00Z"/>
              </w:rPr>
            </w:pPr>
          </w:p>
        </w:tc>
        <w:tc>
          <w:tcPr>
            <w:tcW w:w="1921" w:type="dxa"/>
          </w:tcPr>
          <w:p w:rsidR="00B245C6" w:rsidRDefault="00B245C6" w:rsidP="00D945EC">
            <w:pPr>
              <w:pStyle w:val="ListParagraph"/>
              <w:ind w:firstLineChars="0" w:firstLine="0"/>
              <w:rPr>
                <w:ins w:id="41" w:author="tanzhaobo" w:date="2015-03-18T14:07:00Z"/>
              </w:rPr>
            </w:pPr>
            <w:ins w:id="42" w:author="tanzhaobo" w:date="2015-03-18T14:08:00Z">
              <w:r w:rsidRPr="00B245C6">
                <w:t>"SUSE Linux Enterprise Server 11 (x86_64)"</w:t>
              </w:r>
            </w:ins>
          </w:p>
        </w:tc>
      </w:tr>
      <w:tr w:rsidR="00C008F0" w:rsidTr="00D945EC">
        <w:trPr>
          <w:ins w:id="43" w:author="tanzhaobo" w:date="2015-01-21T10:19:00Z"/>
        </w:trPr>
        <w:tc>
          <w:tcPr>
            <w:tcW w:w="1920" w:type="dxa"/>
          </w:tcPr>
          <w:p w:rsidR="00C008F0" w:rsidRDefault="007F1779" w:rsidP="00D945EC">
            <w:pPr>
              <w:pStyle w:val="ListParagraph"/>
              <w:ind w:firstLineChars="0" w:firstLine="0"/>
              <w:rPr>
                <w:ins w:id="44" w:author="tanzhaobo" w:date="2015-01-21T10:19:00Z"/>
              </w:rPr>
            </w:pPr>
            <w:ins w:id="45" w:author="tanzhaobo" w:date="2015-01-21T10:21:00Z">
              <w:r>
                <w:rPr>
                  <w:rFonts w:hint="eastAsia"/>
                </w:rPr>
                <w:t>Bit</w:t>
              </w:r>
            </w:ins>
          </w:p>
        </w:tc>
        <w:tc>
          <w:tcPr>
            <w:tcW w:w="1920" w:type="dxa"/>
          </w:tcPr>
          <w:p w:rsidR="00C008F0" w:rsidRDefault="00C008F0" w:rsidP="00D945EC">
            <w:pPr>
              <w:pStyle w:val="ListParagraph"/>
              <w:ind w:firstLineChars="0" w:firstLine="0"/>
              <w:rPr>
                <w:ins w:id="46" w:author="tanzhaobo" w:date="2015-01-21T10:19:00Z"/>
              </w:rPr>
            </w:pPr>
            <w:ins w:id="47" w:author="tanzhaobo" w:date="2015-01-21T10:19:00Z">
              <w:r>
                <w:rPr>
                  <w:rFonts w:hint="eastAsia"/>
                </w:rPr>
                <w:t>INT32</w:t>
              </w:r>
            </w:ins>
          </w:p>
        </w:tc>
        <w:tc>
          <w:tcPr>
            <w:tcW w:w="1921" w:type="dxa"/>
          </w:tcPr>
          <w:p w:rsidR="00C008F0" w:rsidRDefault="00C008F0" w:rsidP="00D945EC">
            <w:pPr>
              <w:pStyle w:val="ListParagraph"/>
              <w:ind w:firstLineChars="0" w:firstLine="0"/>
              <w:rPr>
                <w:ins w:id="48" w:author="tanzhaobo" w:date="2015-01-21T10:19:00Z"/>
              </w:rPr>
            </w:pPr>
          </w:p>
        </w:tc>
        <w:tc>
          <w:tcPr>
            <w:tcW w:w="1921" w:type="dxa"/>
          </w:tcPr>
          <w:p w:rsidR="00C008F0" w:rsidRDefault="007F1779" w:rsidP="00D945EC">
            <w:pPr>
              <w:pStyle w:val="ListParagraph"/>
              <w:ind w:firstLineChars="0" w:firstLine="0"/>
              <w:rPr>
                <w:ins w:id="49" w:author="tanzhaobo" w:date="2015-01-21T10:19:00Z"/>
              </w:rPr>
            </w:pPr>
            <w:ins w:id="50" w:author="tanzhaobo" w:date="2015-01-21T10:21:00Z">
              <w:r>
                <w:rPr>
                  <w:rFonts w:hint="eastAsia"/>
                </w:rPr>
                <w:t>64</w:t>
              </w:r>
            </w:ins>
          </w:p>
        </w:tc>
      </w:tr>
    </w:tbl>
    <w:p w:rsidR="005F64C0" w:rsidRDefault="005F64C0" w:rsidP="005F64C0">
      <w:pPr>
        <w:pPrChange w:id="51" w:author="tanzhaobo" w:date="2015-01-21T10:20:00Z">
          <w:pPr>
            <w:pStyle w:val="ListParagraph"/>
            <w:ind w:leftChars="399" w:left="848" w:hangingChars="5" w:hanging="10"/>
          </w:pPr>
        </w:pPrChange>
      </w:pPr>
    </w:p>
    <w:p w:rsidR="002F0855" w:rsidRDefault="002E5513" w:rsidP="007E1633">
      <w:pPr>
        <w:pStyle w:val="ListParagraph"/>
        <w:ind w:leftChars="399" w:left="848" w:hangingChars="5" w:hanging="10"/>
      </w:pPr>
      <w:ins w:id="52" w:author="tanzhaobo" w:date="2015-01-21T10:22:00Z">
        <w:r>
          <w:rPr>
            <w:rFonts w:hint="eastAsia"/>
          </w:rPr>
          <w:t>OMA</w:t>
        </w:r>
      </w:ins>
      <w:del w:id="53" w:author="tanzhaobo" w:date="2015-01-21T10:22:00Z">
        <w:r w:rsidR="002F0855" w:rsidDel="002E5513">
          <w:rPr>
            <w:rFonts w:hint="eastAsia"/>
          </w:rPr>
          <w:delText>OM</w:delText>
        </w:r>
      </w:del>
      <w:r w:rsidR="002F0855"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Version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E24C1F" w:rsidP="00F73AD8">
            <w:pPr>
              <w:pStyle w:val="ListParagraph"/>
              <w:ind w:firstLineChars="0" w:firstLine="0"/>
            </w:pPr>
            <w:ins w:id="54" w:author="tanzhaobo" w:date="2015-01-21T10:23:00Z">
              <w:r>
                <w:t>“</w:t>
              </w:r>
              <w:r>
                <w:rPr>
                  <w:rFonts w:hint="eastAsia"/>
                </w:rPr>
                <w:t>1.10</w:t>
              </w:r>
              <w:r>
                <w:t>”</w:t>
              </w:r>
            </w:ins>
          </w:p>
        </w:tc>
      </w:tr>
      <w:tr w:rsidR="00E1186E" w:rsidTr="00F73AD8">
        <w:trPr>
          <w:ins w:id="55" w:author="tanzhaobo" w:date="2015-03-13T16:41:00Z"/>
        </w:trPr>
        <w:tc>
          <w:tcPr>
            <w:tcW w:w="1920" w:type="dxa"/>
          </w:tcPr>
          <w:p w:rsidR="00E1186E" w:rsidRDefault="00AC1781" w:rsidP="006A0392">
            <w:pPr>
              <w:pStyle w:val="ListParagraph"/>
              <w:ind w:firstLineChars="0" w:firstLine="0"/>
              <w:rPr>
                <w:ins w:id="56" w:author="tanzhaobo" w:date="2015-03-13T16:41:00Z"/>
              </w:rPr>
            </w:pPr>
            <w:proofErr w:type="spellStart"/>
            <w:ins w:id="57" w:author="tanzhaobo" w:date="2015-03-13T16:45:00Z">
              <w:r w:rsidRPr="00AC1781">
                <w:t>SdbUser</w:t>
              </w:r>
            </w:ins>
            <w:proofErr w:type="spellEnd"/>
          </w:p>
        </w:tc>
        <w:tc>
          <w:tcPr>
            <w:tcW w:w="1920" w:type="dxa"/>
          </w:tcPr>
          <w:p w:rsidR="00E1186E" w:rsidRDefault="006A0392" w:rsidP="00F73AD8">
            <w:pPr>
              <w:pStyle w:val="ListParagraph"/>
              <w:ind w:firstLineChars="0" w:firstLine="0"/>
              <w:rPr>
                <w:ins w:id="58" w:author="tanzhaobo" w:date="2015-03-13T16:41:00Z"/>
              </w:rPr>
            </w:pPr>
            <w:ins w:id="59" w:author="tanzhaobo" w:date="2015-03-13T16:41:00Z">
              <w:r>
                <w:rPr>
                  <w:rFonts w:hint="eastAsia"/>
                </w:rPr>
                <w:t>String</w:t>
              </w:r>
            </w:ins>
          </w:p>
        </w:tc>
        <w:tc>
          <w:tcPr>
            <w:tcW w:w="1921" w:type="dxa"/>
          </w:tcPr>
          <w:p w:rsidR="00E1186E" w:rsidRDefault="004C5350" w:rsidP="00F73AD8">
            <w:pPr>
              <w:pStyle w:val="ListParagraph"/>
              <w:ind w:firstLineChars="0" w:firstLine="0"/>
              <w:rPr>
                <w:ins w:id="60" w:author="tanzhaobo" w:date="2015-03-13T16:41:00Z"/>
              </w:rPr>
            </w:pPr>
            <w:ins w:id="61" w:author="tanzhaobo" w:date="2015-03-13T16:45:00Z">
              <w:r>
                <w:rPr>
                  <w:rFonts w:hint="eastAsia"/>
                </w:rPr>
                <w:t>SequoiaD</w:t>
              </w:r>
            </w:ins>
            <w:ins w:id="62" w:author="tanzhaobo" w:date="2015-03-13T16:46:00Z">
              <w:r>
                <w:rPr>
                  <w:rFonts w:hint="eastAsia"/>
                </w:rPr>
                <w:t>B</w:t>
              </w:r>
              <w:r>
                <w:rPr>
                  <w:rFonts w:hint="eastAsia"/>
                </w:rPr>
                <w:t>进程用户名</w:t>
              </w:r>
            </w:ins>
          </w:p>
        </w:tc>
        <w:tc>
          <w:tcPr>
            <w:tcW w:w="1921" w:type="dxa"/>
          </w:tcPr>
          <w:p w:rsidR="00E1186E" w:rsidRDefault="006A0392" w:rsidP="00F73AD8">
            <w:pPr>
              <w:pStyle w:val="ListParagraph"/>
              <w:ind w:firstLineChars="0" w:firstLine="0"/>
              <w:rPr>
                <w:ins w:id="63" w:author="tanzhaobo" w:date="2015-03-13T16:41:00Z"/>
              </w:rPr>
            </w:pPr>
            <w:ins w:id="64" w:author="tanzhaobo" w:date="2015-03-13T16:41:00Z">
              <w:r>
                <w:t>“</w:t>
              </w:r>
              <w:proofErr w:type="spellStart"/>
              <w:r>
                <w:rPr>
                  <w:rFonts w:hint="eastAsia"/>
                </w:rPr>
                <w:t>sdbadmin</w:t>
              </w:r>
              <w:proofErr w:type="spellEnd"/>
              <w:r>
                <w:t>”</w:t>
              </w:r>
            </w:ins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Path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474C08" w:rsidP="00F73AD8">
            <w:pPr>
              <w:pStyle w:val="ListParagraph"/>
              <w:ind w:firstLineChars="0" w:firstLine="0"/>
            </w:pPr>
            <w:ins w:id="65" w:author="tanzhaobo" w:date="2015-01-21T10:23:00Z">
              <w:r>
                <w:t>“</w:t>
              </w:r>
              <w:r>
                <w:rPr>
                  <w:rFonts w:hint="eastAsia"/>
                </w:rPr>
                <w:t>/opt/sequoiadb/bin</w:t>
              </w:r>
              <w:r>
                <w:t>”</w:t>
              </w:r>
            </w:ins>
          </w:p>
        </w:tc>
      </w:tr>
      <w:tr w:rsidR="004B4A46" w:rsidTr="00F73AD8">
        <w:tc>
          <w:tcPr>
            <w:tcW w:w="1920" w:type="dxa"/>
          </w:tcPr>
          <w:p w:rsidR="004B4A46" w:rsidRDefault="004B4A4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4B4A46" w:rsidRDefault="0051016A" w:rsidP="00F73AD8">
            <w:pPr>
              <w:pStyle w:val="ListParagraph"/>
              <w:ind w:firstLineChars="0" w:firstLine="0"/>
            </w:pPr>
            <w:ins w:id="66" w:author="linyoubin" w:date="2015-01-21T10:40:00Z">
              <w:r>
                <w:rPr>
                  <w:rFonts w:hint="eastAsia"/>
                </w:rPr>
                <w:t>String</w:t>
              </w:r>
            </w:ins>
            <w:del w:id="67" w:author="linyoubin" w:date="2015-01-21T10:40:00Z">
              <w:r w:rsidR="004B4A46" w:rsidDel="0051016A">
                <w:rPr>
                  <w:rFonts w:hint="eastAsia"/>
                </w:rPr>
                <w:delText>INT32</w:delText>
              </w:r>
            </w:del>
          </w:p>
        </w:tc>
        <w:tc>
          <w:tcPr>
            <w:tcW w:w="1921" w:type="dxa"/>
          </w:tcPr>
          <w:p w:rsidR="004B4A46" w:rsidRDefault="004B4A4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Agent Port</w:t>
            </w:r>
          </w:p>
        </w:tc>
        <w:tc>
          <w:tcPr>
            <w:tcW w:w="1921" w:type="dxa"/>
          </w:tcPr>
          <w:p w:rsidR="004B4A46" w:rsidRDefault="00440E8E" w:rsidP="00F73AD8">
            <w:pPr>
              <w:pStyle w:val="ListParagraph"/>
              <w:ind w:firstLineChars="0" w:firstLine="0"/>
            </w:pPr>
            <w:ins w:id="68" w:author="linyoubin" w:date="2015-01-21T10:40:00Z">
              <w:r>
                <w:t>“</w:t>
              </w:r>
            </w:ins>
            <w:ins w:id="69" w:author="tanzhaobo" w:date="2015-01-21T10:24:00Z">
              <w:r w:rsidR="00507DEF">
                <w:rPr>
                  <w:rFonts w:hint="eastAsia"/>
                </w:rPr>
                <w:t>11790</w:t>
              </w:r>
            </w:ins>
            <w:ins w:id="70" w:author="linyoubin" w:date="2015-01-21T10:40:00Z">
              <w:r>
                <w:t>“</w:t>
              </w:r>
            </w:ins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71" w:author="tanzhaobo" w:date="2015-01-21T10:22:00Z">
              <w:r w:rsidDel="00B6369D">
                <w:rPr>
                  <w:rFonts w:hint="eastAsia"/>
                </w:rPr>
                <w:delText>Time</w:delText>
              </w:r>
            </w:del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72" w:author="tanzhaobo" w:date="2015-01-21T10:22:00Z">
              <w:r w:rsidDel="00B6369D">
                <w:rPr>
                  <w:rFonts w:hint="eastAsia"/>
                </w:rPr>
                <w:delText>Timestamp</w:delText>
              </w:r>
            </w:del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903F33" w:rsidTr="00F73AD8">
        <w:trPr>
          <w:ins w:id="73" w:author="tanzhaobo" w:date="2015-01-21T10:23:00Z"/>
        </w:trPr>
        <w:tc>
          <w:tcPr>
            <w:tcW w:w="1920" w:type="dxa"/>
          </w:tcPr>
          <w:p w:rsidR="00903F33" w:rsidDel="00B6369D" w:rsidRDefault="00903F33" w:rsidP="00F73AD8">
            <w:pPr>
              <w:pStyle w:val="ListParagraph"/>
              <w:ind w:firstLineChars="0" w:firstLine="0"/>
              <w:rPr>
                <w:ins w:id="74" w:author="tanzhaobo" w:date="2015-01-21T10:23:00Z"/>
              </w:rPr>
            </w:pPr>
            <w:ins w:id="75" w:author="tanzhaobo" w:date="2015-01-21T10:23:00Z">
              <w:r>
                <w:rPr>
                  <w:rFonts w:hint="eastAsia"/>
                </w:rPr>
                <w:t>Release</w:t>
              </w:r>
            </w:ins>
          </w:p>
        </w:tc>
        <w:tc>
          <w:tcPr>
            <w:tcW w:w="1920" w:type="dxa"/>
          </w:tcPr>
          <w:p w:rsidR="00903F33" w:rsidDel="00B6369D" w:rsidRDefault="00120988" w:rsidP="00F73AD8">
            <w:pPr>
              <w:pStyle w:val="ListParagraph"/>
              <w:ind w:firstLineChars="0" w:firstLine="0"/>
              <w:rPr>
                <w:ins w:id="76" w:author="tanzhaobo" w:date="2015-01-21T10:23:00Z"/>
              </w:rPr>
            </w:pPr>
            <w:ins w:id="77" w:author="tanzhaobo" w:date="2015-01-21T10:23:00Z">
              <w:r>
                <w:rPr>
                  <w:rFonts w:hint="eastAsia"/>
                </w:rPr>
                <w:t>INT32</w:t>
              </w:r>
            </w:ins>
          </w:p>
        </w:tc>
        <w:tc>
          <w:tcPr>
            <w:tcW w:w="1921" w:type="dxa"/>
          </w:tcPr>
          <w:p w:rsidR="00903F33" w:rsidRDefault="00903F33" w:rsidP="00F73AD8">
            <w:pPr>
              <w:pStyle w:val="ListParagraph"/>
              <w:ind w:firstLineChars="0" w:firstLine="0"/>
              <w:rPr>
                <w:ins w:id="78" w:author="tanzhaobo" w:date="2015-01-21T10:23:00Z"/>
              </w:rPr>
            </w:pPr>
          </w:p>
        </w:tc>
        <w:tc>
          <w:tcPr>
            <w:tcW w:w="1921" w:type="dxa"/>
          </w:tcPr>
          <w:p w:rsidR="00903F33" w:rsidRDefault="00120988" w:rsidP="00F73AD8">
            <w:pPr>
              <w:pStyle w:val="ListParagraph"/>
              <w:ind w:firstLineChars="0" w:firstLine="0"/>
              <w:rPr>
                <w:ins w:id="79" w:author="tanzhaobo" w:date="2015-01-21T10:23:00Z"/>
              </w:rPr>
            </w:pPr>
            <w:ins w:id="80" w:author="tanzhaobo" w:date="2015-01-21T10:23:00Z">
              <w:r>
                <w:rPr>
                  <w:rFonts w:hint="eastAsia"/>
                </w:rPr>
                <w:t>16323</w:t>
              </w:r>
            </w:ins>
          </w:p>
        </w:tc>
      </w:tr>
    </w:tbl>
    <w:p w:rsidR="002F0855" w:rsidRDefault="002F0855" w:rsidP="007E1633">
      <w:pPr>
        <w:pStyle w:val="ListParagraph"/>
        <w:ind w:leftChars="399" w:left="848" w:hangingChars="5" w:hanging="10"/>
      </w:pPr>
    </w:p>
    <w:p w:rsidR="00BF5CF0" w:rsidRDefault="00BF5CF0" w:rsidP="00EF1D20">
      <w:pPr>
        <w:pStyle w:val="ListParagraph"/>
        <w:ind w:leftChars="399" w:left="848" w:hangingChars="5" w:hanging="10"/>
      </w:pPr>
      <w:r>
        <w:rPr>
          <w:rFonts w:hint="eastAsia"/>
        </w:rPr>
        <w:t>Memory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lastRenderedPageBreak/>
              <w:t>Size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BF5CF0">
              <w:t>8589934592</w:t>
            </w:r>
          </w:p>
        </w:tc>
      </w:tr>
      <w:tr w:rsidR="00BF5CF0" w:rsidTr="00F73AD8"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BF5CF0" w:rsidRDefault="00BF5CF0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BF5CF0" w:rsidRDefault="00BF5CF0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BF5CF0" w:rsidRDefault="00BF5CF0" w:rsidP="00BF5CF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</w:t>
            </w:r>
            <w:r>
              <w:t>:”</w:t>
            </w:r>
            <w:r>
              <w:rPr>
                <w:rFonts w:hint="eastAsia"/>
              </w:rPr>
              <w:t>DDR2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BF5CF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</w:t>
            </w:r>
            <w:r>
              <w:t>”</w:t>
            </w:r>
          </w:p>
        </w:tc>
      </w:tr>
    </w:tbl>
    <w:p w:rsidR="00BF5CF0" w:rsidRDefault="00BF5CF0" w:rsidP="00EF1D20">
      <w:pPr>
        <w:pStyle w:val="ListParagraph"/>
        <w:ind w:leftChars="399" w:left="848" w:hangingChars="5" w:hanging="10"/>
      </w:pPr>
    </w:p>
    <w:p w:rsidR="00FB2844" w:rsidRDefault="00FB2844" w:rsidP="00EF1D20">
      <w:pPr>
        <w:pStyle w:val="ListParagraph"/>
        <w:ind w:leftChars="399" w:left="848" w:hangingChars="5" w:hanging="10"/>
      </w:pPr>
      <w:r>
        <w:rPr>
          <w:rFonts w:hint="eastAsia"/>
        </w:rPr>
        <w:t>Disk[Object]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t>“</w:t>
            </w:r>
            <w:proofErr w:type="spellStart"/>
            <w:r>
              <w:rPr>
                <w:rFonts w:hint="eastAsia"/>
              </w:rPr>
              <w:t>sda</w:t>
            </w:r>
            <w:proofErr w:type="spellEnd"/>
            <w:r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FB2844" w:rsidP="00FB284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Size:</w:t>
            </w:r>
            <w:r>
              <w:t xml:space="preserve"> </w:t>
            </w:r>
            <w:r w:rsidRPr="00FB2844">
              <w:t>1073741824</w:t>
            </w:r>
          </w:p>
        </w:tc>
      </w:tr>
      <w:tr w:rsidR="00FB2844" w:rsidTr="00F73AD8"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Mount</w:t>
            </w:r>
          </w:p>
        </w:tc>
        <w:tc>
          <w:tcPr>
            <w:tcW w:w="1920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Mount:</w:t>
            </w:r>
            <w:r>
              <w:t>“</w:t>
            </w:r>
            <w:r>
              <w:rPr>
                <w:rFonts w:hint="eastAsia"/>
              </w:rPr>
              <w:t>/opt/database/disk1</w:t>
            </w:r>
            <w:r>
              <w:t>”</w:t>
            </w:r>
          </w:p>
        </w:tc>
      </w:tr>
      <w:tr w:rsidR="00FB2844" w:rsidTr="00F73AD8"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</w:t>
            </w:r>
          </w:p>
        </w:tc>
        <w:tc>
          <w:tcPr>
            <w:tcW w:w="1920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UINT64</w:t>
            </w:r>
          </w:p>
        </w:tc>
        <w:tc>
          <w:tcPr>
            <w:tcW w:w="1921" w:type="dxa"/>
          </w:tcPr>
          <w:p w:rsidR="00FB2844" w:rsidRDefault="00FB2844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FB2844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Free:</w:t>
            </w:r>
            <w:r>
              <w:t>”</w:t>
            </w:r>
            <w:r>
              <w:rPr>
                <w:rFonts w:hint="eastAsia"/>
              </w:rPr>
              <w:t>XXXX</w:t>
            </w:r>
            <w:r>
              <w:t>”</w:t>
            </w:r>
          </w:p>
        </w:tc>
      </w:tr>
      <w:tr w:rsidR="006C3EE6" w:rsidTr="00F73AD8"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</w:pPr>
            <w:del w:id="81" w:author="tanzhaobo" w:date="2015-01-21T10:26:00Z">
              <w:r w:rsidDel="00CC6761">
                <w:rPr>
                  <w:rFonts w:hint="eastAsia"/>
                </w:rPr>
                <w:delText>Used</w:delText>
              </w:r>
            </w:del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</w:pPr>
            <w:del w:id="82" w:author="tanzhaobo" w:date="2015-01-21T10:26:00Z">
              <w:r w:rsidDel="00CC6761">
                <w:rPr>
                  <w:rFonts w:hint="eastAsia"/>
                </w:rPr>
                <w:delText>BOOLEAN</w:delText>
              </w:r>
            </w:del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</w:tr>
      <w:tr w:rsidR="007248E3" w:rsidTr="00F73AD8">
        <w:trPr>
          <w:ins w:id="83" w:author="tanzhaobo" w:date="2015-01-21T10:26:00Z"/>
        </w:trPr>
        <w:tc>
          <w:tcPr>
            <w:tcW w:w="1920" w:type="dxa"/>
          </w:tcPr>
          <w:p w:rsidR="007248E3" w:rsidDel="00CC6761" w:rsidRDefault="007248E3" w:rsidP="00F73AD8">
            <w:pPr>
              <w:pStyle w:val="ListParagraph"/>
              <w:ind w:firstLineChars="0" w:firstLine="0"/>
              <w:rPr>
                <w:ins w:id="84" w:author="tanzhaobo" w:date="2015-01-21T10:26:00Z"/>
              </w:rPr>
            </w:pPr>
            <w:proofErr w:type="spellStart"/>
            <w:ins w:id="85" w:author="tanzhaobo" w:date="2015-01-21T10:26:00Z">
              <w:r>
                <w:rPr>
                  <w:rFonts w:hint="eastAsia"/>
                </w:rPr>
                <w:t>IsLocal</w:t>
              </w:r>
              <w:proofErr w:type="spellEnd"/>
            </w:ins>
          </w:p>
        </w:tc>
        <w:tc>
          <w:tcPr>
            <w:tcW w:w="1920" w:type="dxa"/>
          </w:tcPr>
          <w:p w:rsidR="007248E3" w:rsidDel="00CC6761" w:rsidRDefault="00E8758C" w:rsidP="00F73AD8">
            <w:pPr>
              <w:pStyle w:val="ListParagraph"/>
              <w:ind w:firstLineChars="0" w:firstLine="0"/>
              <w:rPr>
                <w:ins w:id="86" w:author="tanzhaobo" w:date="2015-01-21T10:26:00Z"/>
              </w:rPr>
            </w:pPr>
            <w:proofErr w:type="spellStart"/>
            <w:ins w:id="87" w:author="tanzhaobo" w:date="2015-01-21T10:26:00Z">
              <w:r>
                <w:rPr>
                  <w:rFonts w:hint="eastAsia"/>
                </w:rPr>
                <w:t>bool</w:t>
              </w:r>
              <w:proofErr w:type="spellEnd"/>
            </w:ins>
          </w:p>
        </w:tc>
        <w:tc>
          <w:tcPr>
            <w:tcW w:w="1921" w:type="dxa"/>
          </w:tcPr>
          <w:p w:rsidR="007248E3" w:rsidRDefault="007248E3" w:rsidP="00F73AD8">
            <w:pPr>
              <w:pStyle w:val="ListParagraph"/>
              <w:ind w:firstLineChars="0" w:firstLine="0"/>
              <w:rPr>
                <w:ins w:id="88" w:author="tanzhaobo" w:date="2015-01-21T10:26:00Z"/>
              </w:rPr>
            </w:pPr>
          </w:p>
        </w:tc>
        <w:tc>
          <w:tcPr>
            <w:tcW w:w="1921" w:type="dxa"/>
          </w:tcPr>
          <w:p w:rsidR="007248E3" w:rsidRDefault="00D75D16" w:rsidP="00F73AD8">
            <w:pPr>
              <w:pStyle w:val="ListParagraph"/>
              <w:ind w:firstLineChars="0" w:firstLine="0"/>
              <w:rPr>
                <w:ins w:id="89" w:author="tanzhaobo" w:date="2015-01-21T10:26:00Z"/>
              </w:rPr>
            </w:pPr>
            <w:proofErr w:type="spellStart"/>
            <w:ins w:id="90" w:author="tanzhaobo" w:date="2015-01-21T10:27:00Z">
              <w:r>
                <w:rPr>
                  <w:rFonts w:hint="eastAsia"/>
                </w:rPr>
                <w:t>IsLocal:</w:t>
              </w:r>
            </w:ins>
            <w:ins w:id="91" w:author="tanzhaobo" w:date="2015-01-21T10:26:00Z">
              <w:r w:rsidR="00E8758C">
                <w:rPr>
                  <w:rFonts w:hint="eastAsia"/>
                </w:rPr>
                <w:t>true</w:t>
              </w:r>
              <w:proofErr w:type="spellEnd"/>
            </w:ins>
          </w:p>
        </w:tc>
      </w:tr>
    </w:tbl>
    <w:p w:rsidR="00FB2844" w:rsidRDefault="00FB2844" w:rsidP="00EF1D20">
      <w:pPr>
        <w:pStyle w:val="ListParagraph"/>
        <w:ind w:leftChars="399" w:left="848" w:hangingChars="5" w:hanging="10"/>
      </w:pPr>
    </w:p>
    <w:p w:rsidR="007E1633" w:rsidRDefault="007E1633" w:rsidP="00EF1D20">
      <w:pPr>
        <w:pStyle w:val="ListParagraph"/>
        <w:ind w:leftChars="399" w:left="848" w:hangingChars="5" w:hanging="10"/>
      </w:pPr>
      <w:r>
        <w:rPr>
          <w:rFonts w:hint="eastAsia"/>
        </w:rPr>
        <w:t>CPU[Object]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ID</w:t>
            </w:r>
          </w:p>
        </w:tc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Model:</w:t>
            </w:r>
            <w:r>
              <w:t>”</w:t>
            </w:r>
            <w:r>
              <w:rPr>
                <w:rFonts w:hint="eastAsia"/>
              </w:rPr>
              <w:t>x86-64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Core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Core:4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Freq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Freq:</w:t>
            </w:r>
            <w:r>
              <w:t>”</w:t>
            </w:r>
            <w:r>
              <w:rPr>
                <w:rFonts w:hint="eastAsia"/>
              </w:rPr>
              <w:t>1.6M</w:t>
            </w:r>
            <w:r>
              <w:t>”</w:t>
            </w:r>
          </w:p>
        </w:tc>
      </w:tr>
    </w:tbl>
    <w:p w:rsidR="007E1633" w:rsidRDefault="007E1633" w:rsidP="00EF1D20">
      <w:pPr>
        <w:pStyle w:val="ListParagraph"/>
        <w:ind w:leftChars="399" w:left="848" w:hangingChars="5" w:hanging="10"/>
      </w:pPr>
    </w:p>
    <w:p w:rsidR="007E1633" w:rsidRDefault="007E1633" w:rsidP="00EF1D20">
      <w:pPr>
        <w:pStyle w:val="ListParagraph"/>
        <w:ind w:leftChars="399" w:left="848" w:hangingChars="5" w:hanging="10"/>
      </w:pPr>
      <w:r>
        <w:rPr>
          <w:rFonts w:hint="eastAsia"/>
        </w:rPr>
        <w:t>Net[Object]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7E163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Model:</w:t>
            </w:r>
            <w:r>
              <w:t>”</w:t>
            </w:r>
            <w:r>
              <w:rPr>
                <w:rFonts w:hint="eastAsia"/>
              </w:rPr>
              <w:t>XXXX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Bandwidth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Bandwidth:</w:t>
            </w:r>
            <w:r>
              <w:t>”</w:t>
            </w:r>
            <w:r>
              <w:rPr>
                <w:rFonts w:hint="eastAsia"/>
              </w:rPr>
              <w:t>10GE</w:t>
            </w:r>
            <w:r>
              <w:t>”</w:t>
            </w:r>
          </w:p>
        </w:tc>
      </w:tr>
      <w:tr w:rsidR="007E1633" w:rsidTr="00F73AD8"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IP</w:t>
            </w:r>
          </w:p>
        </w:tc>
        <w:tc>
          <w:tcPr>
            <w:tcW w:w="1920" w:type="dxa"/>
          </w:tcPr>
          <w:p w:rsidR="007E1633" w:rsidRDefault="007E163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7E1633" w:rsidRDefault="007E1633" w:rsidP="00F73AD8">
            <w:pPr>
              <w:pStyle w:val="ListParagraph"/>
              <w:ind w:firstLineChars="0" w:firstLine="0"/>
            </w:pPr>
          </w:p>
        </w:tc>
      </w:tr>
    </w:tbl>
    <w:p w:rsidR="007E1633" w:rsidRDefault="007E1633" w:rsidP="00EF1D20">
      <w:pPr>
        <w:pStyle w:val="ListParagraph"/>
        <w:ind w:leftChars="399" w:left="848" w:hangingChars="5" w:hanging="10"/>
      </w:pPr>
    </w:p>
    <w:p w:rsidR="002F0855" w:rsidRDefault="002F0855" w:rsidP="00EF1D20">
      <w:pPr>
        <w:pStyle w:val="ListParagraph"/>
        <w:ind w:leftChars="399" w:left="848" w:hangingChars="5" w:hanging="10"/>
      </w:pPr>
      <w:r>
        <w:rPr>
          <w:rFonts w:hint="eastAsia"/>
        </w:rPr>
        <w:t>Port[Object]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Port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92" w:author="tanzhaobo" w:date="2015-01-21T10:27:00Z">
              <w:r w:rsidDel="0010612F">
                <w:rPr>
                  <w:rFonts w:hint="eastAsia"/>
                </w:rPr>
                <w:delText>Status</w:delText>
              </w:r>
            </w:del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93" w:author="tanzhaobo" w:date="2015-01-21T10:27:00Z">
              <w:r w:rsidDel="0010612F">
                <w:rPr>
                  <w:rFonts w:hint="eastAsia"/>
                </w:rPr>
                <w:delText>BOOLEAN</w:delText>
              </w:r>
            </w:del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040AD0" w:rsidTr="00F73AD8">
        <w:trPr>
          <w:ins w:id="94" w:author="tanzhaobo" w:date="2015-01-21T10:27:00Z"/>
        </w:trPr>
        <w:tc>
          <w:tcPr>
            <w:tcW w:w="1920" w:type="dxa"/>
          </w:tcPr>
          <w:p w:rsidR="00040AD0" w:rsidDel="0010612F" w:rsidRDefault="00040AD0" w:rsidP="00F73AD8">
            <w:pPr>
              <w:pStyle w:val="ListParagraph"/>
              <w:ind w:firstLineChars="0" w:firstLine="0"/>
              <w:rPr>
                <w:ins w:id="95" w:author="tanzhaobo" w:date="2015-01-21T10:27:00Z"/>
              </w:rPr>
            </w:pPr>
            <w:proofErr w:type="spellStart"/>
            <w:ins w:id="96" w:author="tanzhaobo" w:date="2015-01-21T10:27:00Z">
              <w:r>
                <w:rPr>
                  <w:rFonts w:hint="eastAsia"/>
                </w:rPr>
                <w:t>CanUse</w:t>
              </w:r>
              <w:proofErr w:type="spellEnd"/>
            </w:ins>
          </w:p>
        </w:tc>
        <w:tc>
          <w:tcPr>
            <w:tcW w:w="1920" w:type="dxa"/>
          </w:tcPr>
          <w:p w:rsidR="00040AD0" w:rsidDel="0010612F" w:rsidRDefault="00040AD0" w:rsidP="00F73AD8">
            <w:pPr>
              <w:pStyle w:val="ListParagraph"/>
              <w:ind w:firstLineChars="0" w:firstLine="0"/>
              <w:rPr>
                <w:ins w:id="97" w:author="tanzhaobo" w:date="2015-01-21T10:27:00Z"/>
              </w:rPr>
            </w:pPr>
            <w:proofErr w:type="spellStart"/>
            <w:ins w:id="98" w:author="tanzhaobo" w:date="2015-01-21T10:28:00Z">
              <w:r>
                <w:rPr>
                  <w:rFonts w:hint="eastAsia"/>
                </w:rPr>
                <w:t>bool</w:t>
              </w:r>
            </w:ins>
            <w:proofErr w:type="spellEnd"/>
          </w:p>
        </w:tc>
        <w:tc>
          <w:tcPr>
            <w:tcW w:w="1921" w:type="dxa"/>
          </w:tcPr>
          <w:p w:rsidR="00040AD0" w:rsidRDefault="00040AD0" w:rsidP="00F73AD8">
            <w:pPr>
              <w:pStyle w:val="ListParagraph"/>
              <w:ind w:firstLineChars="0" w:firstLine="0"/>
              <w:rPr>
                <w:ins w:id="99" w:author="tanzhaobo" w:date="2015-01-21T10:27:00Z"/>
              </w:rPr>
            </w:pPr>
          </w:p>
        </w:tc>
        <w:tc>
          <w:tcPr>
            <w:tcW w:w="1921" w:type="dxa"/>
          </w:tcPr>
          <w:p w:rsidR="00040AD0" w:rsidRDefault="00E72D29" w:rsidP="00F73AD8">
            <w:pPr>
              <w:pStyle w:val="ListParagraph"/>
              <w:ind w:firstLineChars="0" w:firstLine="0"/>
              <w:rPr>
                <w:ins w:id="100" w:author="tanzhaobo" w:date="2015-01-21T10:27:00Z"/>
              </w:rPr>
            </w:pPr>
            <w:proofErr w:type="spellStart"/>
            <w:ins w:id="101" w:author="tanzhaobo" w:date="2015-01-21T10:28:00Z">
              <w:r>
                <w:rPr>
                  <w:rFonts w:hint="eastAsia"/>
                </w:rPr>
                <w:t>CanUse:false</w:t>
              </w:r>
            </w:ins>
            <w:proofErr w:type="spellEnd"/>
          </w:p>
        </w:tc>
      </w:tr>
    </w:tbl>
    <w:p w:rsidR="002F0855" w:rsidRDefault="002F0855" w:rsidP="00EF1D20">
      <w:pPr>
        <w:pStyle w:val="ListParagraph"/>
        <w:ind w:leftChars="399" w:left="848" w:hangingChars="5" w:hanging="10"/>
      </w:pPr>
    </w:p>
    <w:p w:rsidR="002F0855" w:rsidRDefault="002F0855" w:rsidP="00EF1D20">
      <w:pPr>
        <w:pStyle w:val="ListParagraph"/>
        <w:ind w:leftChars="399" w:left="848" w:hangingChars="5" w:hanging="10"/>
      </w:pPr>
      <w:r>
        <w:rPr>
          <w:rFonts w:hint="eastAsia"/>
        </w:rPr>
        <w:t>Service[Object]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102" w:author="tanzhaobo" w:date="2015-01-21T10:28:00Z">
              <w:r w:rsidDel="00F80138">
                <w:rPr>
                  <w:rFonts w:hint="eastAsia"/>
                </w:rPr>
                <w:delText>Status</w:delText>
              </w:r>
            </w:del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103" w:author="tanzhaobo" w:date="2015-01-21T10:28:00Z">
              <w:r w:rsidDel="00F80138">
                <w:rPr>
                  <w:rFonts w:hint="eastAsia"/>
                </w:rPr>
                <w:delText>BOOLEAN</w:delText>
              </w:r>
            </w:del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946EA8" w:rsidTr="00F73AD8">
        <w:trPr>
          <w:ins w:id="104" w:author="tanzhaobo" w:date="2015-01-21T10:28:00Z"/>
        </w:trPr>
        <w:tc>
          <w:tcPr>
            <w:tcW w:w="1920" w:type="dxa"/>
          </w:tcPr>
          <w:p w:rsidR="00946EA8" w:rsidDel="00F80138" w:rsidRDefault="00946EA8" w:rsidP="00F73AD8">
            <w:pPr>
              <w:pStyle w:val="ListParagraph"/>
              <w:ind w:firstLineChars="0" w:firstLine="0"/>
              <w:rPr>
                <w:ins w:id="105" w:author="tanzhaobo" w:date="2015-01-21T10:28:00Z"/>
              </w:rPr>
            </w:pPr>
            <w:proofErr w:type="spellStart"/>
            <w:ins w:id="106" w:author="tanzhaobo" w:date="2015-01-21T10:28:00Z">
              <w:r>
                <w:rPr>
                  <w:rFonts w:hint="eastAsia"/>
                </w:rPr>
                <w:t>IsRunning</w:t>
              </w:r>
              <w:proofErr w:type="spellEnd"/>
            </w:ins>
          </w:p>
        </w:tc>
        <w:tc>
          <w:tcPr>
            <w:tcW w:w="1920" w:type="dxa"/>
          </w:tcPr>
          <w:p w:rsidR="00946EA8" w:rsidDel="00F80138" w:rsidRDefault="00946EA8" w:rsidP="00F73AD8">
            <w:pPr>
              <w:pStyle w:val="ListParagraph"/>
              <w:ind w:firstLineChars="0" w:firstLine="0"/>
              <w:rPr>
                <w:ins w:id="107" w:author="tanzhaobo" w:date="2015-01-21T10:28:00Z"/>
              </w:rPr>
            </w:pPr>
            <w:proofErr w:type="spellStart"/>
            <w:ins w:id="108" w:author="tanzhaobo" w:date="2015-01-21T10:28:00Z">
              <w:r>
                <w:rPr>
                  <w:rFonts w:hint="eastAsia"/>
                </w:rPr>
                <w:t>bool</w:t>
              </w:r>
              <w:proofErr w:type="spellEnd"/>
            </w:ins>
          </w:p>
        </w:tc>
        <w:tc>
          <w:tcPr>
            <w:tcW w:w="1921" w:type="dxa"/>
          </w:tcPr>
          <w:p w:rsidR="00946EA8" w:rsidRDefault="00946EA8" w:rsidP="00F73AD8">
            <w:pPr>
              <w:pStyle w:val="ListParagraph"/>
              <w:ind w:firstLineChars="0" w:firstLine="0"/>
              <w:rPr>
                <w:ins w:id="109" w:author="tanzhaobo" w:date="2015-01-21T10:28:00Z"/>
              </w:rPr>
            </w:pPr>
          </w:p>
        </w:tc>
        <w:tc>
          <w:tcPr>
            <w:tcW w:w="1921" w:type="dxa"/>
          </w:tcPr>
          <w:p w:rsidR="00946EA8" w:rsidRDefault="00946EA8" w:rsidP="00F73AD8">
            <w:pPr>
              <w:pStyle w:val="ListParagraph"/>
              <w:ind w:firstLineChars="0" w:firstLine="0"/>
              <w:rPr>
                <w:ins w:id="110" w:author="tanzhaobo" w:date="2015-01-21T10:28:00Z"/>
              </w:rPr>
            </w:pPr>
            <w:proofErr w:type="spellStart"/>
            <w:ins w:id="111" w:author="tanzhaobo" w:date="2015-01-21T10:29:00Z">
              <w:r>
                <w:rPr>
                  <w:rFonts w:hint="eastAsia"/>
                </w:rPr>
                <w:t>IsRunning:false</w:t>
              </w:r>
            </w:ins>
            <w:proofErr w:type="spellEnd"/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Version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2F0855" w:rsidRDefault="002F0855" w:rsidP="00EF1D20">
      <w:pPr>
        <w:pStyle w:val="ListParagraph"/>
        <w:ind w:leftChars="399" w:left="848" w:hangingChars="5" w:hanging="10"/>
      </w:pPr>
    </w:p>
    <w:p w:rsidR="002F0855" w:rsidRDefault="002F0855" w:rsidP="00EF1D20">
      <w:pPr>
        <w:pStyle w:val="ListParagraph"/>
        <w:ind w:leftChars="399" w:left="848" w:hangingChars="5" w:hanging="10"/>
      </w:pPr>
      <w:r>
        <w:rPr>
          <w:rFonts w:hint="eastAsia"/>
        </w:rPr>
        <w:t>Safety[Object]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RP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Name:</w:t>
            </w:r>
            <w:r>
              <w:t>”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-tables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112" w:author="tanzhaobo" w:date="2015-01-21T10:29:00Z">
              <w:r w:rsidDel="00BD1260">
                <w:rPr>
                  <w:rFonts w:hint="eastAsia"/>
                </w:rPr>
                <w:delText>Status</w:delText>
              </w:r>
            </w:del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del w:id="113" w:author="tanzhaobo" w:date="2015-01-21T10:29:00Z">
              <w:r w:rsidDel="00BD1260">
                <w:rPr>
                  <w:rFonts w:hint="eastAsia"/>
                </w:rPr>
                <w:delText>BOOLEAN</w:delText>
              </w:r>
            </w:del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  <w:tr w:rsidR="003226BA" w:rsidTr="00F73AD8">
        <w:trPr>
          <w:ins w:id="114" w:author="tanzhaobo" w:date="2015-01-21T10:29:00Z"/>
        </w:trPr>
        <w:tc>
          <w:tcPr>
            <w:tcW w:w="1920" w:type="dxa"/>
          </w:tcPr>
          <w:p w:rsidR="003226BA" w:rsidDel="00BD1260" w:rsidRDefault="003226BA" w:rsidP="00F73AD8">
            <w:pPr>
              <w:pStyle w:val="ListParagraph"/>
              <w:ind w:firstLineChars="0" w:firstLine="0"/>
              <w:rPr>
                <w:ins w:id="115" w:author="tanzhaobo" w:date="2015-01-21T10:29:00Z"/>
              </w:rPr>
            </w:pPr>
            <w:proofErr w:type="spellStart"/>
            <w:ins w:id="116" w:author="tanzhaobo" w:date="2015-01-21T10:29:00Z">
              <w:r>
                <w:rPr>
                  <w:rFonts w:hint="eastAsia"/>
                </w:rPr>
                <w:t>IsRunning</w:t>
              </w:r>
              <w:proofErr w:type="spellEnd"/>
            </w:ins>
          </w:p>
        </w:tc>
        <w:tc>
          <w:tcPr>
            <w:tcW w:w="1920" w:type="dxa"/>
          </w:tcPr>
          <w:p w:rsidR="003226BA" w:rsidDel="00BD1260" w:rsidRDefault="003226BA" w:rsidP="00F73AD8">
            <w:pPr>
              <w:pStyle w:val="ListParagraph"/>
              <w:ind w:firstLineChars="0" w:firstLine="0"/>
              <w:rPr>
                <w:ins w:id="117" w:author="tanzhaobo" w:date="2015-01-21T10:29:00Z"/>
              </w:rPr>
            </w:pPr>
            <w:proofErr w:type="spellStart"/>
            <w:ins w:id="118" w:author="tanzhaobo" w:date="2015-01-21T10:29:00Z">
              <w:r>
                <w:rPr>
                  <w:rFonts w:hint="eastAsia"/>
                </w:rPr>
                <w:t>bool</w:t>
              </w:r>
              <w:proofErr w:type="spellEnd"/>
            </w:ins>
          </w:p>
        </w:tc>
        <w:tc>
          <w:tcPr>
            <w:tcW w:w="1921" w:type="dxa"/>
          </w:tcPr>
          <w:p w:rsidR="003226BA" w:rsidRDefault="003226BA" w:rsidP="00F73AD8">
            <w:pPr>
              <w:pStyle w:val="ListParagraph"/>
              <w:ind w:firstLineChars="0" w:firstLine="0"/>
              <w:rPr>
                <w:ins w:id="119" w:author="tanzhaobo" w:date="2015-01-21T10:29:00Z"/>
              </w:rPr>
            </w:pPr>
          </w:p>
        </w:tc>
        <w:tc>
          <w:tcPr>
            <w:tcW w:w="1921" w:type="dxa"/>
          </w:tcPr>
          <w:p w:rsidR="003226BA" w:rsidRDefault="003226BA" w:rsidP="00F73AD8">
            <w:pPr>
              <w:pStyle w:val="ListParagraph"/>
              <w:ind w:firstLineChars="0" w:firstLine="0"/>
              <w:rPr>
                <w:ins w:id="120" w:author="tanzhaobo" w:date="2015-01-21T10:29:00Z"/>
              </w:rPr>
            </w:pPr>
            <w:proofErr w:type="spellStart"/>
            <w:ins w:id="121" w:author="tanzhaobo" w:date="2015-01-21T10:29:00Z">
              <w:r>
                <w:rPr>
                  <w:rFonts w:hint="eastAsia"/>
                </w:rPr>
                <w:t>IsRunning:false</w:t>
              </w:r>
              <w:proofErr w:type="spellEnd"/>
            </w:ins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Context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2F0855" w:rsidRPr="00BF5CF0" w:rsidRDefault="002F0855" w:rsidP="00EF1D20">
      <w:pPr>
        <w:pStyle w:val="ListParagraph"/>
        <w:ind w:leftChars="399" w:left="848" w:hangingChars="5" w:hanging="10"/>
      </w:pPr>
    </w:p>
    <w:p w:rsidR="00EF1D20" w:rsidRDefault="004C5B73" w:rsidP="00CE5820">
      <w:pPr>
        <w:pStyle w:val="ListParagraph"/>
        <w:numPr>
          <w:ilvl w:val="1"/>
          <w:numId w:val="2"/>
        </w:numPr>
        <w:ind w:firstLineChars="0"/>
      </w:pPr>
      <w:r>
        <w:rPr>
          <w:rFonts w:hint="eastAsia"/>
        </w:rPr>
        <w:t>business</w:t>
      </w:r>
      <w:r w:rsidR="002F0855">
        <w:rPr>
          <w:rFonts w:hint="eastAsia"/>
        </w:rPr>
        <w:t>集合设计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1921" w:type="dxa"/>
          </w:tcPr>
          <w:p w:rsidR="002F0855" w:rsidRDefault="002F0855" w:rsidP="004C5B73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Name:</w:t>
            </w:r>
            <w:r>
              <w:t>”</w:t>
            </w:r>
            <w:r w:rsidR="004C5B73">
              <w:rPr>
                <w:rFonts w:hint="eastAsia"/>
              </w:rPr>
              <w:t>B1</w:t>
            </w:r>
            <w:r>
              <w:t>”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Type</w:t>
            </w: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Type:</w:t>
            </w:r>
            <w:r>
              <w:t>”</w:t>
            </w:r>
            <w:r>
              <w:rPr>
                <w:rFonts w:hint="eastAsia"/>
              </w:rPr>
              <w:t>sequoiadb</w:t>
            </w:r>
            <w:r>
              <w:t>”</w:t>
            </w:r>
          </w:p>
        </w:tc>
      </w:tr>
      <w:tr w:rsidR="00E060AC" w:rsidTr="00F73AD8">
        <w:tc>
          <w:tcPr>
            <w:tcW w:w="1920" w:type="dxa"/>
          </w:tcPr>
          <w:p w:rsidR="00E060AC" w:rsidRDefault="00E060AC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DeployMod</w:t>
            </w:r>
            <w:proofErr w:type="spellEnd"/>
          </w:p>
        </w:tc>
        <w:tc>
          <w:tcPr>
            <w:tcW w:w="1920" w:type="dxa"/>
          </w:tcPr>
          <w:p w:rsidR="00E060AC" w:rsidRDefault="009046EE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E060AC" w:rsidRDefault="00E060AC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E060AC" w:rsidRDefault="00E47269" w:rsidP="00F73AD8">
            <w:pPr>
              <w:pStyle w:val="ListParagraph"/>
              <w:ind w:firstLineChars="0" w:firstLine="0"/>
            </w:pPr>
            <w:r>
              <w:t>standalone</w:t>
            </w:r>
            <w:r>
              <w:rPr>
                <w:rFonts w:hint="eastAsia"/>
              </w:rPr>
              <w:t>/distribution</w:t>
            </w:r>
          </w:p>
        </w:tc>
      </w:tr>
      <w:tr w:rsidR="002F0855" w:rsidTr="00F73AD8">
        <w:tc>
          <w:tcPr>
            <w:tcW w:w="1920" w:type="dxa"/>
          </w:tcPr>
          <w:p w:rsidR="002F0855" w:rsidRDefault="004B4A46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ClusterName</w:t>
            </w:r>
            <w:proofErr w:type="spellEnd"/>
          </w:p>
        </w:tc>
        <w:tc>
          <w:tcPr>
            <w:tcW w:w="1920" w:type="dxa"/>
          </w:tcPr>
          <w:p w:rsidR="002F0855" w:rsidRDefault="004B4A4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4B4A46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ClusterName</w:t>
            </w:r>
            <w:proofErr w:type="spellEnd"/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C1</w:t>
            </w:r>
            <w:r>
              <w:t>”</w:t>
            </w:r>
          </w:p>
        </w:tc>
      </w:tr>
      <w:tr w:rsidR="004B4A46" w:rsidTr="00F73AD8">
        <w:tc>
          <w:tcPr>
            <w:tcW w:w="1920" w:type="dxa"/>
          </w:tcPr>
          <w:p w:rsidR="004B4A46" w:rsidRPr="007A261D" w:rsidRDefault="004B4A46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Time</w:t>
            </w:r>
          </w:p>
        </w:tc>
        <w:tc>
          <w:tcPr>
            <w:tcW w:w="1920" w:type="dxa"/>
          </w:tcPr>
          <w:p w:rsidR="004B4A46" w:rsidRPr="007A261D" w:rsidRDefault="007A261D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String</w:t>
            </w:r>
          </w:p>
        </w:tc>
        <w:tc>
          <w:tcPr>
            <w:tcW w:w="1921" w:type="dxa"/>
          </w:tcPr>
          <w:p w:rsidR="004B4A46" w:rsidRPr="007A261D" w:rsidRDefault="004B4A46" w:rsidP="00F73AD8">
            <w:pPr>
              <w:pStyle w:val="ListParagraph"/>
              <w:ind w:firstLineChars="0" w:firstLine="0"/>
              <w:rPr>
                <w:highlight w:val="yellow"/>
              </w:rPr>
            </w:pPr>
          </w:p>
        </w:tc>
        <w:tc>
          <w:tcPr>
            <w:tcW w:w="1921" w:type="dxa"/>
          </w:tcPr>
          <w:p w:rsidR="004B4A46" w:rsidRPr="007A261D" w:rsidRDefault="007A261D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在</w:t>
            </w:r>
            <w:r w:rsidRPr="007A261D">
              <w:rPr>
                <w:rFonts w:hint="eastAsia"/>
                <w:highlight w:val="yellow"/>
              </w:rPr>
              <w:t>2.1</w:t>
            </w:r>
            <w:r w:rsidRPr="007A261D">
              <w:rPr>
                <w:rFonts w:hint="eastAsia"/>
                <w:highlight w:val="yellow"/>
              </w:rPr>
              <w:t>加入</w:t>
            </w:r>
          </w:p>
        </w:tc>
      </w:tr>
      <w:tr w:rsidR="00FA68C5" w:rsidTr="00F73AD8">
        <w:tc>
          <w:tcPr>
            <w:tcW w:w="1920" w:type="dxa"/>
          </w:tcPr>
          <w:p w:rsidR="00FA68C5" w:rsidRDefault="00EC16CD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A</w:t>
            </w:r>
            <w:r w:rsidR="008D7541">
              <w:rPr>
                <w:rFonts w:hint="eastAsia"/>
              </w:rPr>
              <w:t>dditionType</w:t>
            </w:r>
            <w:proofErr w:type="spellEnd"/>
          </w:p>
        </w:tc>
        <w:tc>
          <w:tcPr>
            <w:tcW w:w="1920" w:type="dxa"/>
          </w:tcPr>
          <w:p w:rsidR="00FA68C5" w:rsidRDefault="00B35284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921" w:type="dxa"/>
          </w:tcPr>
          <w:p w:rsidR="00FA68C5" w:rsidRDefault="00FA68C5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添加类型，</w:t>
            </w:r>
            <w:r w:rsidR="00800830">
              <w:rPr>
                <w:rFonts w:hint="eastAsia"/>
              </w:rPr>
              <w:t>1:</w:t>
            </w:r>
            <w:r w:rsidR="004F6D8D">
              <w:rPr>
                <w:rFonts w:hint="eastAsia"/>
              </w:rPr>
              <w:t>表示该业务是</w:t>
            </w:r>
            <w:r w:rsidR="00800830">
              <w:rPr>
                <w:rFonts w:hint="eastAsia"/>
              </w:rPr>
              <w:t>对接已有的业务，</w:t>
            </w:r>
            <w:r w:rsidR="00800830">
              <w:rPr>
                <w:rFonts w:hint="eastAsia"/>
              </w:rPr>
              <w:t>0:</w:t>
            </w:r>
            <w:r w:rsidR="00800830">
              <w:rPr>
                <w:rFonts w:hint="eastAsia"/>
              </w:rPr>
              <w:t>表示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安装的业务</w:t>
            </w:r>
          </w:p>
        </w:tc>
        <w:tc>
          <w:tcPr>
            <w:tcW w:w="1921" w:type="dxa"/>
          </w:tcPr>
          <w:p w:rsidR="00FA68C5" w:rsidRDefault="00FA68C5" w:rsidP="00F73AD8">
            <w:pPr>
              <w:pStyle w:val="ListParagraph"/>
              <w:ind w:firstLineChars="0" w:firstLine="0"/>
            </w:pPr>
          </w:p>
        </w:tc>
      </w:tr>
      <w:tr w:rsidR="004B4A46" w:rsidTr="00F73AD8">
        <w:tc>
          <w:tcPr>
            <w:tcW w:w="1920" w:type="dxa"/>
          </w:tcPr>
          <w:p w:rsidR="004B4A46" w:rsidRPr="007A261D" w:rsidRDefault="004B4A46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Location</w:t>
            </w:r>
          </w:p>
        </w:tc>
        <w:tc>
          <w:tcPr>
            <w:tcW w:w="1920" w:type="dxa"/>
          </w:tcPr>
          <w:p w:rsidR="004B4A46" w:rsidRPr="007A261D" w:rsidRDefault="006C3EE6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[Object]</w:t>
            </w:r>
          </w:p>
        </w:tc>
        <w:tc>
          <w:tcPr>
            <w:tcW w:w="1921" w:type="dxa"/>
          </w:tcPr>
          <w:p w:rsidR="004B4A46" w:rsidRPr="007A261D" w:rsidRDefault="004B4A46" w:rsidP="00F73AD8">
            <w:pPr>
              <w:pStyle w:val="ListParagraph"/>
              <w:ind w:firstLineChars="0" w:firstLine="0"/>
              <w:rPr>
                <w:highlight w:val="yellow"/>
              </w:rPr>
            </w:pPr>
          </w:p>
        </w:tc>
        <w:tc>
          <w:tcPr>
            <w:tcW w:w="1921" w:type="dxa"/>
          </w:tcPr>
          <w:p w:rsidR="004B4A46" w:rsidRPr="007A261D" w:rsidRDefault="007A261D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在</w:t>
            </w:r>
            <w:r w:rsidRPr="007A261D">
              <w:rPr>
                <w:rFonts w:hint="eastAsia"/>
                <w:highlight w:val="yellow"/>
              </w:rPr>
              <w:t>2.1</w:t>
            </w:r>
            <w:r w:rsidRPr="007A261D">
              <w:rPr>
                <w:rFonts w:hint="eastAsia"/>
                <w:highlight w:val="yellow"/>
              </w:rPr>
              <w:t>加入</w:t>
            </w:r>
          </w:p>
        </w:tc>
      </w:tr>
      <w:tr w:rsidR="002F0855" w:rsidTr="00F73AD8"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0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2F0855" w:rsidRDefault="002F0855" w:rsidP="00F73AD8">
            <w:pPr>
              <w:pStyle w:val="ListParagraph"/>
              <w:ind w:firstLineChars="0" w:firstLine="0"/>
            </w:pPr>
          </w:p>
        </w:tc>
      </w:tr>
    </w:tbl>
    <w:p w:rsidR="002F0855" w:rsidRDefault="002F0855" w:rsidP="002F0855">
      <w:pPr>
        <w:pStyle w:val="ListParagraph"/>
        <w:ind w:left="840" w:firstLineChars="0" w:firstLine="0"/>
      </w:pPr>
    </w:p>
    <w:p w:rsidR="006C3EE6" w:rsidRDefault="006C3EE6" w:rsidP="002F0855">
      <w:pPr>
        <w:pStyle w:val="ListParagraph"/>
        <w:ind w:left="840" w:firstLineChars="0" w:firstLine="0"/>
      </w:pPr>
      <w:r>
        <w:rPr>
          <w:rFonts w:hint="eastAsia"/>
        </w:rPr>
        <w:t>Location</w:t>
      </w:r>
      <w:r>
        <w:rPr>
          <w:rFonts w:hint="eastAsia"/>
        </w:rPr>
        <w:t>子字段设计：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920"/>
        <w:gridCol w:w="1920"/>
        <w:gridCol w:w="1921"/>
        <w:gridCol w:w="1921"/>
      </w:tblGrid>
      <w:tr w:rsidR="006C3EE6" w:rsidTr="00F73AD8"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6C3EE6" w:rsidTr="00F73AD8"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HostName</w:t>
            </w:r>
            <w:proofErr w:type="spellEnd"/>
          </w:p>
        </w:tc>
        <w:tc>
          <w:tcPr>
            <w:tcW w:w="1920" w:type="dxa"/>
          </w:tcPr>
          <w:p w:rsidR="006C3EE6" w:rsidRDefault="006C3EE6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  <w:tc>
          <w:tcPr>
            <w:tcW w:w="1921" w:type="dxa"/>
          </w:tcPr>
          <w:p w:rsidR="006C3EE6" w:rsidRDefault="006C3EE6" w:rsidP="00F73AD8">
            <w:pPr>
              <w:pStyle w:val="ListParagraph"/>
              <w:ind w:firstLineChars="0" w:firstLine="0"/>
            </w:pPr>
          </w:p>
        </w:tc>
      </w:tr>
      <w:tr w:rsidR="006C3EE6" w:rsidDel="00854CC9" w:rsidTr="00F73AD8">
        <w:trPr>
          <w:del w:id="122" w:author="linyoubin" w:date="2016-05-25T14:03:00Z"/>
        </w:trPr>
        <w:tc>
          <w:tcPr>
            <w:tcW w:w="1920" w:type="dxa"/>
          </w:tcPr>
          <w:p w:rsidR="006C3EE6" w:rsidDel="00854CC9" w:rsidRDefault="00B8693E" w:rsidP="00F73AD8">
            <w:pPr>
              <w:pStyle w:val="ListParagraph"/>
              <w:ind w:firstLineChars="0" w:firstLine="0"/>
              <w:rPr>
                <w:del w:id="123" w:author="linyoubin" w:date="2016-05-25T14:03:00Z"/>
              </w:rPr>
            </w:pPr>
            <w:del w:id="124" w:author="linyoubin" w:date="2016-05-25T14:03:00Z">
              <w:r w:rsidDel="00854CC9">
                <w:rPr>
                  <w:rFonts w:hint="eastAsia"/>
                </w:rPr>
                <w:delText>Disk</w:delText>
              </w:r>
            </w:del>
          </w:p>
        </w:tc>
        <w:tc>
          <w:tcPr>
            <w:tcW w:w="1920" w:type="dxa"/>
          </w:tcPr>
          <w:p w:rsidR="006C3EE6" w:rsidDel="00854CC9" w:rsidRDefault="00B8693E" w:rsidP="00F73AD8">
            <w:pPr>
              <w:pStyle w:val="ListParagraph"/>
              <w:ind w:firstLineChars="0" w:firstLine="0"/>
              <w:rPr>
                <w:del w:id="125" w:author="linyoubin" w:date="2016-05-25T14:03:00Z"/>
              </w:rPr>
            </w:pPr>
            <w:del w:id="126" w:author="linyoubin" w:date="2016-05-25T14:03:00Z">
              <w:r w:rsidDel="00854CC9">
                <w:rPr>
                  <w:rFonts w:hint="eastAsia"/>
                </w:rPr>
                <w:delText>[String]</w:delText>
              </w:r>
            </w:del>
          </w:p>
        </w:tc>
        <w:tc>
          <w:tcPr>
            <w:tcW w:w="1921" w:type="dxa"/>
          </w:tcPr>
          <w:p w:rsidR="006C3EE6" w:rsidDel="00854CC9" w:rsidRDefault="006C3EE6" w:rsidP="00F73AD8">
            <w:pPr>
              <w:pStyle w:val="ListParagraph"/>
              <w:ind w:firstLineChars="0" w:firstLine="0"/>
              <w:rPr>
                <w:del w:id="127" w:author="linyoubin" w:date="2016-05-25T14:03:00Z"/>
              </w:rPr>
            </w:pPr>
          </w:p>
        </w:tc>
        <w:tc>
          <w:tcPr>
            <w:tcW w:w="1921" w:type="dxa"/>
          </w:tcPr>
          <w:p w:rsidR="006C3EE6" w:rsidDel="00854CC9" w:rsidRDefault="006C3EE6" w:rsidP="00F73AD8">
            <w:pPr>
              <w:pStyle w:val="ListParagraph"/>
              <w:ind w:firstLineChars="0" w:firstLine="0"/>
              <w:rPr>
                <w:del w:id="128" w:author="linyoubin" w:date="2016-05-25T14:03:00Z"/>
              </w:rPr>
            </w:pPr>
          </w:p>
        </w:tc>
      </w:tr>
    </w:tbl>
    <w:p w:rsidR="006C3EE6" w:rsidRPr="002F0855" w:rsidRDefault="006C3EE6" w:rsidP="002F0855">
      <w:pPr>
        <w:pStyle w:val="ListParagraph"/>
        <w:ind w:left="840" w:firstLineChars="0" w:firstLine="0"/>
      </w:pPr>
    </w:p>
    <w:p w:rsidR="002F0855" w:rsidRDefault="004B4A46" w:rsidP="00CE5820">
      <w:pPr>
        <w:pStyle w:val="ListParagraph"/>
        <w:numPr>
          <w:ilvl w:val="1"/>
          <w:numId w:val="2"/>
        </w:numPr>
        <w:ind w:firstLineChars="0"/>
      </w:pPr>
      <w:r>
        <w:rPr>
          <w:rFonts w:hint="eastAsia"/>
        </w:rPr>
        <w:t>config</w:t>
      </w:r>
      <w:r w:rsidR="0008766B">
        <w:rPr>
          <w:rFonts w:hint="eastAsia"/>
        </w:rPr>
        <w:t>ure</w:t>
      </w:r>
      <w:r>
        <w:rPr>
          <w:rFonts w:hint="eastAsia"/>
        </w:rPr>
        <w:t>集合设计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678"/>
        <w:gridCol w:w="1418"/>
        <w:gridCol w:w="1559"/>
        <w:gridCol w:w="3027"/>
      </w:tblGrid>
      <w:tr w:rsidR="004C5B73" w:rsidTr="00840AF7">
        <w:tc>
          <w:tcPr>
            <w:tcW w:w="1678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418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559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3027" w:type="dxa"/>
          </w:tcPr>
          <w:p w:rsidR="004C5B73" w:rsidRDefault="004C5B73" w:rsidP="00F73AD8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4C5B73" w:rsidRPr="002F0855" w:rsidTr="00840AF7">
        <w:tc>
          <w:tcPr>
            <w:tcW w:w="1678" w:type="dxa"/>
          </w:tcPr>
          <w:p w:rsidR="004C5B73" w:rsidRDefault="004C5B73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HostName</w:t>
            </w:r>
            <w:proofErr w:type="spellEnd"/>
          </w:p>
        </w:tc>
        <w:tc>
          <w:tcPr>
            <w:tcW w:w="1418" w:type="dxa"/>
          </w:tcPr>
          <w:p w:rsidR="004C5B73" w:rsidRDefault="004C5B7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</w:tcPr>
          <w:p w:rsidR="004C5B73" w:rsidRDefault="004C5B73" w:rsidP="00F73AD8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4C5B73" w:rsidRDefault="004C5B73" w:rsidP="00F73AD8">
            <w:pPr>
              <w:pStyle w:val="ListParagraph"/>
              <w:ind w:firstLineChars="0" w:firstLine="0"/>
            </w:pPr>
          </w:p>
        </w:tc>
      </w:tr>
      <w:tr w:rsidR="004C5B73" w:rsidTr="00840AF7">
        <w:tc>
          <w:tcPr>
            <w:tcW w:w="1678" w:type="dxa"/>
          </w:tcPr>
          <w:p w:rsidR="004C5B73" w:rsidRDefault="004C5B73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BusinessName</w:t>
            </w:r>
            <w:proofErr w:type="spellEnd"/>
          </w:p>
        </w:tc>
        <w:tc>
          <w:tcPr>
            <w:tcW w:w="1418" w:type="dxa"/>
          </w:tcPr>
          <w:p w:rsidR="004C5B73" w:rsidRDefault="004C5B73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</w:tcPr>
          <w:p w:rsidR="004C5B73" w:rsidRDefault="004C5B73" w:rsidP="00F73AD8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4C5B73" w:rsidRDefault="004C5B73" w:rsidP="00F73AD8">
            <w:pPr>
              <w:pStyle w:val="ListParagraph"/>
              <w:ind w:firstLineChars="0" w:firstLine="0"/>
            </w:pPr>
          </w:p>
        </w:tc>
      </w:tr>
      <w:tr w:rsidR="007A261D" w:rsidTr="00840AF7">
        <w:tc>
          <w:tcPr>
            <w:tcW w:w="1678" w:type="dxa"/>
          </w:tcPr>
          <w:p w:rsidR="007A261D" w:rsidRPr="007A261D" w:rsidRDefault="007A261D" w:rsidP="00F73AD8">
            <w:pPr>
              <w:pStyle w:val="ListParagraph"/>
              <w:ind w:firstLineChars="0" w:firstLine="0"/>
              <w:rPr>
                <w:highlight w:val="yellow"/>
              </w:rPr>
            </w:pPr>
            <w:proofErr w:type="spellStart"/>
            <w:r w:rsidRPr="007A261D">
              <w:rPr>
                <w:rFonts w:hint="eastAsia"/>
                <w:highlight w:val="yellow"/>
              </w:rPr>
              <w:t>ClusterName</w:t>
            </w:r>
            <w:proofErr w:type="spellEnd"/>
          </w:p>
        </w:tc>
        <w:tc>
          <w:tcPr>
            <w:tcW w:w="1418" w:type="dxa"/>
          </w:tcPr>
          <w:p w:rsidR="007A261D" w:rsidRPr="007A261D" w:rsidRDefault="007A261D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String</w:t>
            </w:r>
          </w:p>
        </w:tc>
        <w:tc>
          <w:tcPr>
            <w:tcW w:w="1559" w:type="dxa"/>
          </w:tcPr>
          <w:p w:rsidR="007A261D" w:rsidRPr="007A261D" w:rsidRDefault="007A261D" w:rsidP="00F73AD8">
            <w:pPr>
              <w:pStyle w:val="ListParagraph"/>
              <w:ind w:firstLineChars="0" w:firstLine="0"/>
              <w:rPr>
                <w:highlight w:val="yellow"/>
              </w:rPr>
            </w:pPr>
          </w:p>
        </w:tc>
        <w:tc>
          <w:tcPr>
            <w:tcW w:w="3027" w:type="dxa"/>
          </w:tcPr>
          <w:p w:rsidR="007A261D" w:rsidRPr="007A261D" w:rsidRDefault="007A261D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在</w:t>
            </w:r>
            <w:r w:rsidRPr="007A261D">
              <w:rPr>
                <w:rFonts w:hint="eastAsia"/>
                <w:highlight w:val="yellow"/>
              </w:rPr>
              <w:t>2.1</w:t>
            </w:r>
            <w:r w:rsidRPr="007A261D">
              <w:rPr>
                <w:rFonts w:hint="eastAsia"/>
                <w:highlight w:val="yellow"/>
              </w:rPr>
              <w:t>版本引入。保持兼容</w:t>
            </w:r>
          </w:p>
        </w:tc>
      </w:tr>
      <w:tr w:rsidR="00A40FAC" w:rsidTr="00840AF7">
        <w:tc>
          <w:tcPr>
            <w:tcW w:w="1678" w:type="dxa"/>
          </w:tcPr>
          <w:p w:rsidR="00A40FAC" w:rsidRPr="007A261D" w:rsidRDefault="00A40FAC" w:rsidP="00F73AD8">
            <w:pPr>
              <w:pStyle w:val="ListParagraph"/>
              <w:ind w:firstLineChars="0" w:firstLine="0"/>
              <w:rPr>
                <w:highlight w:val="yellow"/>
              </w:rPr>
            </w:pPr>
            <w:proofErr w:type="spellStart"/>
            <w:r w:rsidRPr="007A261D">
              <w:rPr>
                <w:rFonts w:hint="eastAsia"/>
                <w:highlight w:val="yellow"/>
              </w:rPr>
              <w:t>BusinessType</w:t>
            </w:r>
            <w:proofErr w:type="spellEnd"/>
          </w:p>
        </w:tc>
        <w:tc>
          <w:tcPr>
            <w:tcW w:w="1418" w:type="dxa"/>
          </w:tcPr>
          <w:p w:rsidR="00A40FAC" w:rsidRPr="007A261D" w:rsidRDefault="00306945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String</w:t>
            </w:r>
          </w:p>
        </w:tc>
        <w:tc>
          <w:tcPr>
            <w:tcW w:w="1559" w:type="dxa"/>
          </w:tcPr>
          <w:p w:rsidR="00A40FAC" w:rsidRPr="007A261D" w:rsidRDefault="00A40FAC" w:rsidP="00F73AD8">
            <w:pPr>
              <w:pStyle w:val="ListParagraph"/>
              <w:ind w:firstLineChars="0" w:firstLine="0"/>
              <w:rPr>
                <w:highlight w:val="yellow"/>
              </w:rPr>
            </w:pPr>
          </w:p>
        </w:tc>
        <w:tc>
          <w:tcPr>
            <w:tcW w:w="3027" w:type="dxa"/>
          </w:tcPr>
          <w:p w:rsidR="00A40FAC" w:rsidRPr="007A261D" w:rsidRDefault="00306945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在</w:t>
            </w:r>
            <w:r w:rsidRPr="007A261D">
              <w:rPr>
                <w:rFonts w:hint="eastAsia"/>
                <w:highlight w:val="yellow"/>
              </w:rPr>
              <w:t>2.1</w:t>
            </w:r>
            <w:r w:rsidRPr="007A261D">
              <w:rPr>
                <w:rFonts w:hint="eastAsia"/>
                <w:highlight w:val="yellow"/>
              </w:rPr>
              <w:t>版本引入。兼容性做法：</w:t>
            </w:r>
          </w:p>
          <w:p w:rsidR="00306945" w:rsidRPr="007A261D" w:rsidRDefault="00306945" w:rsidP="00F73AD8">
            <w:pPr>
              <w:pStyle w:val="ListParagraph"/>
              <w:ind w:firstLineChars="0" w:firstLine="0"/>
              <w:rPr>
                <w:highlight w:val="yellow"/>
              </w:rPr>
            </w:pPr>
            <w:r w:rsidRPr="007A261D">
              <w:rPr>
                <w:rFonts w:hint="eastAsia"/>
                <w:highlight w:val="yellow"/>
              </w:rPr>
              <w:t>如果</w:t>
            </w:r>
            <w:proofErr w:type="spellStart"/>
            <w:r w:rsidRPr="007A261D">
              <w:rPr>
                <w:rFonts w:hint="eastAsia"/>
                <w:highlight w:val="yellow"/>
              </w:rPr>
              <w:t>BusinessType</w:t>
            </w:r>
            <w:proofErr w:type="spellEnd"/>
            <w:r w:rsidRPr="007A261D">
              <w:rPr>
                <w:rFonts w:hint="eastAsia"/>
                <w:highlight w:val="yellow"/>
              </w:rPr>
              <w:t>不存在，则通过</w:t>
            </w:r>
            <w:proofErr w:type="spellStart"/>
            <w:r w:rsidRPr="007A261D">
              <w:rPr>
                <w:rFonts w:hint="eastAsia"/>
                <w:highlight w:val="yellow"/>
              </w:rPr>
              <w:t>BusinessName</w:t>
            </w:r>
            <w:proofErr w:type="spellEnd"/>
            <w:r w:rsidRPr="007A261D">
              <w:rPr>
                <w:rFonts w:hint="eastAsia"/>
                <w:highlight w:val="yellow"/>
              </w:rPr>
              <w:t>获取一次</w:t>
            </w:r>
            <w:proofErr w:type="spellStart"/>
            <w:r w:rsidRPr="007A261D">
              <w:rPr>
                <w:rFonts w:hint="eastAsia"/>
                <w:highlight w:val="yellow"/>
              </w:rPr>
              <w:t>BusinessType</w:t>
            </w:r>
            <w:proofErr w:type="spellEnd"/>
            <w:r w:rsidRPr="007A261D">
              <w:rPr>
                <w:rFonts w:hint="eastAsia"/>
                <w:highlight w:val="yellow"/>
              </w:rPr>
              <w:t>，并加入结果集</w:t>
            </w:r>
          </w:p>
        </w:tc>
      </w:tr>
      <w:tr w:rsidR="000B5381" w:rsidTr="00840AF7">
        <w:tc>
          <w:tcPr>
            <w:tcW w:w="1678" w:type="dxa"/>
          </w:tcPr>
          <w:p w:rsidR="000B5381" w:rsidRDefault="000B5381" w:rsidP="00F73AD8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Config</w:t>
            </w:r>
            <w:proofErr w:type="spellEnd"/>
          </w:p>
        </w:tc>
        <w:tc>
          <w:tcPr>
            <w:tcW w:w="1418" w:type="dxa"/>
          </w:tcPr>
          <w:p w:rsidR="000B5381" w:rsidRDefault="000B5381" w:rsidP="0064679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Array Object</w:t>
            </w:r>
          </w:p>
        </w:tc>
        <w:tc>
          <w:tcPr>
            <w:tcW w:w="1559" w:type="dxa"/>
          </w:tcPr>
          <w:p w:rsidR="000B5381" w:rsidRDefault="000B5381" w:rsidP="00F73AD8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具体配置信息</w:t>
            </w:r>
          </w:p>
        </w:tc>
        <w:tc>
          <w:tcPr>
            <w:tcW w:w="3027" w:type="dxa"/>
          </w:tcPr>
          <w:p w:rsidR="000B5381" w:rsidRDefault="00BF0837" w:rsidP="00860F00">
            <w:pPr>
              <w:pStyle w:val="ListParagraph"/>
              <w:ind w:firstLineChars="0" w:firstLine="0"/>
            </w:pPr>
            <w:r>
              <w:t>“</w:t>
            </w:r>
            <w:proofErr w:type="spellStart"/>
            <w:r>
              <w:rPr>
                <w:rFonts w:hint="eastAsia"/>
              </w:rPr>
              <w:t>Config</w:t>
            </w:r>
            <w:proofErr w:type="spellEnd"/>
            <w:proofErr w:type="gramStart"/>
            <w:r>
              <w:t>”</w:t>
            </w:r>
            <w:r>
              <w:rPr>
                <w:rFonts w:hint="eastAsia"/>
              </w:rPr>
              <w:t>:</w:t>
            </w:r>
            <w:proofErr w:type="gramEnd"/>
            <w:r w:rsidR="007D5814">
              <w:rPr>
                <w:rFonts w:hint="eastAsia"/>
              </w:rPr>
              <w:t>[</w:t>
            </w:r>
            <w:r w:rsidR="000B5381">
              <w:rPr>
                <w:rFonts w:hint="eastAsia"/>
              </w:rPr>
              <w:t>{</w:t>
            </w:r>
            <w:r w:rsidR="000B5381">
              <w:t>“</w:t>
            </w:r>
            <w:proofErr w:type="spellStart"/>
            <w:r w:rsidR="000B5381">
              <w:rPr>
                <w:rFonts w:hint="eastAsia"/>
              </w:rPr>
              <w:t>dbpath</w:t>
            </w:r>
            <w:proofErr w:type="spellEnd"/>
            <w:r w:rsidR="000B5381">
              <w:t>”</w:t>
            </w:r>
            <w:r w:rsidR="000B5381">
              <w:rPr>
                <w:rFonts w:hint="eastAsia"/>
              </w:rPr>
              <w:t>:</w:t>
            </w:r>
            <w:r w:rsidR="000B5381">
              <w:t>””</w:t>
            </w:r>
            <w:r w:rsidR="000B5381">
              <w:rPr>
                <w:rFonts w:hint="eastAsia"/>
              </w:rPr>
              <w:t>,</w:t>
            </w:r>
            <w:r w:rsidR="000B5381">
              <w:t>“</w:t>
            </w:r>
            <w:proofErr w:type="spellStart"/>
            <w:r w:rsidR="000B5381">
              <w:rPr>
                <w:rFonts w:hint="eastAsia"/>
              </w:rPr>
              <w:t>svcname</w:t>
            </w:r>
            <w:proofErr w:type="spellEnd"/>
            <w:r w:rsidR="000B5381">
              <w:t>”</w:t>
            </w:r>
            <w:r w:rsidR="000B5381">
              <w:rPr>
                <w:rFonts w:hint="eastAsia"/>
              </w:rPr>
              <w:t>:</w:t>
            </w:r>
            <w:r w:rsidR="000B5381">
              <w:t>”</w:t>
            </w:r>
            <w:r w:rsidR="000B5381">
              <w:rPr>
                <w:rFonts w:hint="eastAsia"/>
              </w:rPr>
              <w:t>11810</w:t>
            </w:r>
            <w:r w:rsidR="000B5381">
              <w:t>”</w:t>
            </w:r>
            <w:r w:rsidR="005371ED">
              <w:rPr>
                <w:rFonts w:hint="eastAsia"/>
              </w:rPr>
              <w:t xml:space="preserve">, </w:t>
            </w:r>
            <w:r w:rsidR="005371ED">
              <w:t>…</w:t>
            </w:r>
            <w:r w:rsidR="000B5381">
              <w:rPr>
                <w:rFonts w:hint="eastAsia"/>
              </w:rPr>
              <w:t>}</w:t>
            </w:r>
            <w:r w:rsidR="005371ED">
              <w:rPr>
                <w:rFonts w:hint="eastAsia"/>
              </w:rPr>
              <w:t xml:space="preserve">, </w:t>
            </w:r>
            <w:r w:rsidR="005536D0">
              <w:rPr>
                <w:rFonts w:hint="eastAsia"/>
              </w:rPr>
              <w:t xml:space="preserve"> </w:t>
            </w:r>
            <w:r w:rsidR="000B5381">
              <w:t>…</w:t>
            </w:r>
            <w:r w:rsidR="007D5814">
              <w:rPr>
                <w:rFonts w:hint="eastAsia"/>
              </w:rPr>
              <w:t>]</w:t>
            </w:r>
          </w:p>
        </w:tc>
      </w:tr>
    </w:tbl>
    <w:p w:rsidR="004B4A46" w:rsidRDefault="004B4A46" w:rsidP="004C5B73">
      <w:pPr>
        <w:pStyle w:val="ListParagraph"/>
        <w:ind w:left="840" w:firstLineChars="0" w:firstLine="0"/>
      </w:pPr>
    </w:p>
    <w:p w:rsidR="00576C6F" w:rsidRDefault="00576C6F" w:rsidP="004C5B73">
      <w:pPr>
        <w:pStyle w:val="ListParagraph"/>
        <w:ind w:left="840" w:firstLineChars="0" w:firstLine="0"/>
      </w:pP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设计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678"/>
        <w:gridCol w:w="1418"/>
        <w:gridCol w:w="1275"/>
        <w:gridCol w:w="3311"/>
      </w:tblGrid>
      <w:tr w:rsidR="00AE058F" w:rsidTr="000C68C8">
        <w:tc>
          <w:tcPr>
            <w:tcW w:w="1678" w:type="dxa"/>
          </w:tcPr>
          <w:p w:rsidR="00AE058F" w:rsidRDefault="00AE058F" w:rsidP="00646794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418" w:type="dxa"/>
          </w:tcPr>
          <w:p w:rsidR="00AE058F" w:rsidRDefault="00AE058F" w:rsidP="00646794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275" w:type="dxa"/>
          </w:tcPr>
          <w:p w:rsidR="00AE058F" w:rsidRDefault="00AE058F" w:rsidP="00646794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3311" w:type="dxa"/>
          </w:tcPr>
          <w:p w:rsidR="00AE058F" w:rsidRDefault="00AE058F" w:rsidP="00646794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AE058F" w:rsidTr="000C68C8">
        <w:tc>
          <w:tcPr>
            <w:tcW w:w="1678" w:type="dxa"/>
          </w:tcPr>
          <w:p w:rsidR="00AE058F" w:rsidRDefault="00B5370C" w:rsidP="00646794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Config</w:t>
            </w:r>
            <w:proofErr w:type="spellEnd"/>
          </w:p>
        </w:tc>
        <w:tc>
          <w:tcPr>
            <w:tcW w:w="1418" w:type="dxa"/>
          </w:tcPr>
          <w:p w:rsidR="00AE058F" w:rsidRDefault="00B5370C" w:rsidP="0064679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275" w:type="dxa"/>
          </w:tcPr>
          <w:p w:rsidR="00AE058F" w:rsidRDefault="00AE058F" w:rsidP="00646794">
            <w:pPr>
              <w:pStyle w:val="ListParagraph"/>
              <w:ind w:firstLineChars="0" w:firstLine="0"/>
            </w:pPr>
          </w:p>
        </w:tc>
        <w:tc>
          <w:tcPr>
            <w:tcW w:w="3311" w:type="dxa"/>
          </w:tcPr>
          <w:p w:rsidR="00AE058F" w:rsidRDefault="00990891" w:rsidP="00646794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{</w:t>
            </w:r>
            <w:r>
              <w:t>“</w:t>
            </w:r>
            <w:proofErr w:type="spellStart"/>
            <w:r>
              <w:rPr>
                <w:rFonts w:hint="eastAsia"/>
              </w:rPr>
              <w:t>dbpath</w:t>
            </w:r>
            <w:proofErr w:type="spellEnd"/>
            <w:r>
              <w:t>”</w:t>
            </w:r>
            <w:r>
              <w:rPr>
                <w:rFonts w:hint="eastAsia"/>
              </w:rPr>
              <w:t>:</w:t>
            </w:r>
            <w:r>
              <w:t>””</w:t>
            </w:r>
            <w:proofErr w:type="gramStart"/>
            <w:r>
              <w:rPr>
                <w:rFonts w:hint="eastAsia"/>
              </w:rPr>
              <w:t>,</w:t>
            </w:r>
            <w:r>
              <w:t>“</w:t>
            </w:r>
            <w:proofErr w:type="spellStart"/>
            <w:proofErr w:type="gramEnd"/>
            <w:r>
              <w:rPr>
                <w:rFonts w:hint="eastAsia"/>
              </w:rPr>
              <w:t>svcname</w:t>
            </w:r>
            <w:proofErr w:type="spellEnd"/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11810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…</w:t>
            </w:r>
            <w:r>
              <w:rPr>
                <w:rFonts w:hint="eastAsia"/>
              </w:rPr>
              <w:t>}</w:t>
            </w:r>
          </w:p>
        </w:tc>
      </w:tr>
    </w:tbl>
    <w:p w:rsidR="00576C6F" w:rsidRDefault="00576C6F" w:rsidP="004C5B73">
      <w:pPr>
        <w:pStyle w:val="ListParagraph"/>
        <w:ind w:left="840" w:firstLineChars="0" w:firstLine="0"/>
      </w:pPr>
    </w:p>
    <w:p w:rsidR="00CE5820" w:rsidRDefault="00381883" w:rsidP="002479E8">
      <w:pPr>
        <w:pStyle w:val="Heading3"/>
        <w:numPr>
          <w:ilvl w:val="0"/>
          <w:numId w:val="3"/>
        </w:numPr>
      </w:pPr>
      <w:r>
        <w:rPr>
          <w:rFonts w:hint="eastAsia"/>
        </w:rPr>
        <w:lastRenderedPageBreak/>
        <w:t>Task Info</w:t>
      </w:r>
    </w:p>
    <w:tbl>
      <w:tblPr>
        <w:tblStyle w:val="TableGrid"/>
        <w:tblW w:w="0" w:type="auto"/>
        <w:tblInd w:w="840" w:type="dxa"/>
        <w:tblLayout w:type="fixed"/>
        <w:tblLook w:val="04A0"/>
      </w:tblPr>
      <w:tblGrid>
        <w:gridCol w:w="1678"/>
        <w:gridCol w:w="1418"/>
        <w:gridCol w:w="1559"/>
        <w:gridCol w:w="3027"/>
      </w:tblGrid>
      <w:tr w:rsidR="00E1626C" w:rsidTr="006A05EC">
        <w:tc>
          <w:tcPr>
            <w:tcW w:w="1678" w:type="dxa"/>
          </w:tcPr>
          <w:p w:rsidR="00E1626C" w:rsidRDefault="00E1626C" w:rsidP="006A05EC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1418" w:type="dxa"/>
          </w:tcPr>
          <w:p w:rsidR="00E1626C" w:rsidRDefault="00E1626C" w:rsidP="006A05EC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1559" w:type="dxa"/>
          </w:tcPr>
          <w:p w:rsidR="00E1626C" w:rsidRDefault="00E1626C" w:rsidP="006A05EC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3027" w:type="dxa"/>
          </w:tcPr>
          <w:p w:rsidR="00E1626C" w:rsidRDefault="00E1626C" w:rsidP="006A05EC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举例</w:t>
            </w:r>
          </w:p>
        </w:tc>
      </w:tr>
      <w:tr w:rsidR="00E1626C" w:rsidRPr="002F0855" w:rsidTr="006A05EC">
        <w:tc>
          <w:tcPr>
            <w:tcW w:w="1678" w:type="dxa"/>
          </w:tcPr>
          <w:p w:rsidR="00E1626C" w:rsidRDefault="00BE517C" w:rsidP="00BE517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TaskID</w:t>
            </w:r>
            <w:proofErr w:type="spellEnd"/>
          </w:p>
        </w:tc>
        <w:tc>
          <w:tcPr>
            <w:tcW w:w="1418" w:type="dxa"/>
          </w:tcPr>
          <w:p w:rsidR="00E1626C" w:rsidRDefault="005F7E6E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INT64</w:t>
            </w:r>
          </w:p>
        </w:tc>
        <w:tc>
          <w:tcPr>
            <w:tcW w:w="1559" w:type="dxa"/>
          </w:tcPr>
          <w:p w:rsidR="00E1626C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唯一</w:t>
            </w:r>
          </w:p>
        </w:tc>
        <w:tc>
          <w:tcPr>
            <w:tcW w:w="3027" w:type="dxa"/>
          </w:tcPr>
          <w:p w:rsidR="00E1626C" w:rsidRDefault="00E1626C" w:rsidP="006A05EC">
            <w:pPr>
              <w:pStyle w:val="ListParagraph"/>
              <w:ind w:firstLineChars="0" w:firstLine="0"/>
            </w:pPr>
          </w:p>
        </w:tc>
      </w:tr>
      <w:tr w:rsidR="00E1626C" w:rsidTr="006A05EC">
        <w:tc>
          <w:tcPr>
            <w:tcW w:w="1678" w:type="dxa"/>
          </w:tcPr>
          <w:p w:rsidR="00E1626C" w:rsidRDefault="00A32A1E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Type</w:t>
            </w:r>
          </w:p>
        </w:tc>
        <w:tc>
          <w:tcPr>
            <w:tcW w:w="1418" w:type="dxa"/>
          </w:tcPr>
          <w:p w:rsidR="00E1626C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559" w:type="dxa"/>
          </w:tcPr>
          <w:p w:rsidR="00E1626C" w:rsidRDefault="00E1626C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E1626C" w:rsidRDefault="00E1626C" w:rsidP="006A05EC">
            <w:pPr>
              <w:pStyle w:val="ListParagraph"/>
              <w:ind w:firstLineChars="0" w:firstLine="0"/>
            </w:pP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TypeDesc</w:t>
            </w:r>
            <w:proofErr w:type="spellEnd"/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t>Add Host</w:t>
            </w:r>
          </w:p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Add Business</w:t>
            </w:r>
          </w:p>
        </w:tc>
        <w:tc>
          <w:tcPr>
            <w:tcW w:w="3027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TaskName</w:t>
            </w:r>
            <w:proofErr w:type="spellEnd"/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任务的描述信息</w:t>
            </w:r>
          </w:p>
        </w:tc>
        <w:tc>
          <w:tcPr>
            <w:tcW w:w="3027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timestamp</w:t>
            </w: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3027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EndTime</w:t>
            </w:r>
            <w:proofErr w:type="spellEnd"/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timestamp</w:t>
            </w: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完成时间</w:t>
            </w:r>
          </w:p>
        </w:tc>
        <w:tc>
          <w:tcPr>
            <w:tcW w:w="3027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Status</w:t>
            </w:r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状态</w:t>
            </w:r>
          </w:p>
        </w:tc>
        <w:tc>
          <w:tcPr>
            <w:tcW w:w="3027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StatusDesc</w:t>
            </w:r>
            <w:proofErr w:type="spellEnd"/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状态描述</w:t>
            </w:r>
          </w:p>
        </w:tc>
        <w:tc>
          <w:tcPr>
            <w:tcW w:w="3027" w:type="dxa"/>
          </w:tcPr>
          <w:p w:rsidR="00986803" w:rsidRDefault="001A65A4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INIT,RUNNING</w:t>
            </w:r>
            <w:r w:rsidR="0052485C">
              <w:rPr>
                <w:rFonts w:hint="eastAsia"/>
              </w:rPr>
              <w:t>,ROLLBACK,</w:t>
            </w:r>
            <w:r w:rsidR="00424D40">
              <w:rPr>
                <w:rFonts w:hint="eastAsia"/>
              </w:rPr>
              <w:t>CANCEL, FINISH</w:t>
            </w: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</w:tr>
      <w:tr w:rsidR="00DE198A" w:rsidTr="006A05EC">
        <w:tc>
          <w:tcPr>
            <w:tcW w:w="1678" w:type="dxa"/>
          </w:tcPr>
          <w:p w:rsidR="00DE198A" w:rsidRDefault="00DE198A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AgentHost</w:t>
            </w:r>
            <w:proofErr w:type="spellEnd"/>
          </w:p>
        </w:tc>
        <w:tc>
          <w:tcPr>
            <w:tcW w:w="1418" w:type="dxa"/>
          </w:tcPr>
          <w:p w:rsidR="00DE198A" w:rsidRDefault="00DE198A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</w:tcPr>
          <w:p w:rsidR="00DE198A" w:rsidRDefault="00DE198A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DE198A" w:rsidRDefault="00DE198A" w:rsidP="006A05EC">
            <w:pPr>
              <w:pStyle w:val="ListParagraph"/>
              <w:ind w:firstLineChars="0" w:firstLine="0"/>
            </w:pPr>
          </w:p>
        </w:tc>
      </w:tr>
      <w:tr w:rsidR="00004294" w:rsidTr="006A05EC">
        <w:tc>
          <w:tcPr>
            <w:tcW w:w="1678" w:type="dxa"/>
          </w:tcPr>
          <w:p w:rsidR="00004294" w:rsidRDefault="00004294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AgentService</w:t>
            </w:r>
            <w:proofErr w:type="spellEnd"/>
          </w:p>
        </w:tc>
        <w:tc>
          <w:tcPr>
            <w:tcW w:w="1418" w:type="dxa"/>
          </w:tcPr>
          <w:p w:rsidR="00004294" w:rsidRDefault="00004294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1559" w:type="dxa"/>
          </w:tcPr>
          <w:p w:rsidR="00004294" w:rsidRDefault="00004294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004294" w:rsidRDefault="00004294" w:rsidP="006A05EC">
            <w:pPr>
              <w:pStyle w:val="ListParagraph"/>
              <w:ind w:firstLineChars="0" w:firstLine="0"/>
            </w:pPr>
          </w:p>
        </w:tc>
      </w:tr>
      <w:tr w:rsidR="00986803" w:rsidTr="006A05EC">
        <w:tc>
          <w:tcPr>
            <w:tcW w:w="1678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  <w:tc>
          <w:tcPr>
            <w:tcW w:w="1418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</w:tr>
      <w:tr w:rsidR="00E1626C" w:rsidTr="006A05EC">
        <w:tc>
          <w:tcPr>
            <w:tcW w:w="1678" w:type="dxa"/>
          </w:tcPr>
          <w:p w:rsidR="00E1626C" w:rsidRDefault="00D730C5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Info</w:t>
            </w:r>
          </w:p>
        </w:tc>
        <w:tc>
          <w:tcPr>
            <w:tcW w:w="1418" w:type="dxa"/>
          </w:tcPr>
          <w:p w:rsidR="00E1626C" w:rsidRDefault="00E1626C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559" w:type="dxa"/>
          </w:tcPr>
          <w:p w:rsidR="00E1626C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具体</w:t>
            </w:r>
            <w:r w:rsidR="00E1626C">
              <w:rPr>
                <w:rFonts w:hint="eastAsia"/>
              </w:rPr>
              <w:t>信息</w:t>
            </w:r>
          </w:p>
          <w:p w:rsidR="00986803" w:rsidRDefault="00986803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不同类型的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不同的内容</w:t>
            </w:r>
          </w:p>
        </w:tc>
        <w:tc>
          <w:tcPr>
            <w:tcW w:w="3027" w:type="dxa"/>
          </w:tcPr>
          <w:p w:rsidR="00146710" w:rsidRDefault="00146710" w:rsidP="00146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{</w:t>
            </w:r>
          </w:p>
          <w:p w:rsidR="00537E43" w:rsidRDefault="00537E43" w:rsidP="00146710">
            <w:pPr>
              <w:pStyle w:val="ListParagraph"/>
              <w:ind w:firstLineChars="0" w:firstLine="0"/>
            </w:pPr>
            <w:r>
              <w:t>"</w:t>
            </w:r>
            <w:proofErr w:type="spellStart"/>
            <w:r>
              <w:t>BusinessType</w:t>
            </w:r>
            <w:proofErr w:type="spellEnd"/>
            <w:r>
              <w:t>":"sequoiadb", "</w:t>
            </w:r>
            <w:proofErr w:type="spellStart"/>
            <w:r>
              <w:t>Busi</w:t>
            </w:r>
            <w:r w:rsidR="00146710">
              <w:t>nessName</w:t>
            </w:r>
            <w:proofErr w:type="spellEnd"/>
            <w:r w:rsidR="00146710">
              <w:t>":"b1", "</w:t>
            </w:r>
            <w:proofErr w:type="spellStart"/>
            <w:r w:rsidR="00146710">
              <w:t>deployMod</w:t>
            </w:r>
            <w:proofErr w:type="spellEnd"/>
            <w:r w:rsidR="00146710">
              <w:t>":"</w:t>
            </w:r>
            <w:r w:rsidR="00146710">
              <w:rPr>
                <w:rFonts w:hint="eastAsia"/>
              </w:rPr>
              <w:t>standalone</w:t>
            </w:r>
            <w:r>
              <w:t xml:space="preserve">", </w:t>
            </w:r>
          </w:p>
          <w:p w:rsidR="00537E43" w:rsidRDefault="00537E43" w:rsidP="007D780B">
            <w:r>
              <w:t>"</w:t>
            </w:r>
            <w:proofErr w:type="spellStart"/>
            <w:r>
              <w:t>ClusterName</w:t>
            </w:r>
            <w:proofErr w:type="spellEnd"/>
            <w:r>
              <w:t xml:space="preserve">":"c1", </w:t>
            </w:r>
          </w:p>
          <w:p w:rsidR="007D780B" w:rsidRDefault="00537E43" w:rsidP="007D780B">
            <w:r>
              <w:t>"</w:t>
            </w:r>
            <w:proofErr w:type="spellStart"/>
            <w:r>
              <w:t>Config</w:t>
            </w:r>
            <w:proofErr w:type="spellEnd"/>
            <w:r>
              <w:t>":</w:t>
            </w:r>
          </w:p>
          <w:p w:rsidR="007D780B" w:rsidRDefault="00537E43" w:rsidP="007D780B">
            <w:pPr>
              <w:ind w:firstLineChars="50" w:firstLine="105"/>
            </w:pPr>
            <w:r>
              <w:t>[</w:t>
            </w:r>
          </w:p>
          <w:p w:rsidR="00537E43" w:rsidRDefault="007D780B" w:rsidP="007D780B">
            <w:pPr>
              <w:ind w:leftChars="100" w:left="315" w:hangingChars="50" w:hanging="105"/>
            </w:pPr>
            <w:r>
              <w:t>{"</w:t>
            </w:r>
            <w:proofErr w:type="spellStart"/>
            <w:r>
              <w:t>HostName</w:t>
            </w:r>
            <w:proofErr w:type="spellEnd"/>
            <w:r>
              <w:t>":</w:t>
            </w:r>
            <w:r w:rsidR="00537E43">
              <w:t>"host1", "</w:t>
            </w:r>
            <w:proofErr w:type="spellStart"/>
            <w:r w:rsidR="00537E43">
              <w:t>datagroupname</w:t>
            </w:r>
            <w:proofErr w:type="spellEnd"/>
            <w:r w:rsidR="00537E43">
              <w:t xml:space="preserve">": "", </w:t>
            </w:r>
          </w:p>
          <w:p w:rsidR="007D780B" w:rsidRDefault="00537E43" w:rsidP="007D780B">
            <w:pPr>
              <w:pStyle w:val="ListParagraph"/>
              <w:ind w:firstLineChars="150" w:firstLine="315"/>
            </w:pPr>
            <w:r>
              <w:t>"</w:t>
            </w:r>
            <w:proofErr w:type="spellStart"/>
            <w:proofErr w:type="gramStart"/>
            <w:r>
              <w:t>dbpath</w:t>
            </w:r>
            <w:proofErr w:type="spellEnd"/>
            <w:proofErr w:type="gramEnd"/>
            <w:r>
              <w:t>": "/home/db2/standalone/11830", "</w:t>
            </w:r>
            <w:proofErr w:type="spellStart"/>
            <w:r>
              <w:t>svcname</w:t>
            </w:r>
            <w:proofErr w:type="spellEnd"/>
            <w:r>
              <w:t>": "11830", ...</w:t>
            </w:r>
          </w:p>
          <w:p w:rsidR="00537E43" w:rsidRDefault="00537E43" w:rsidP="007D780B">
            <w:pPr>
              <w:pStyle w:val="ListParagraph"/>
              <w:ind w:firstLineChars="150" w:firstLine="315"/>
            </w:pPr>
            <w:r>
              <w:t>}</w:t>
            </w:r>
            <w:r w:rsidR="007D780B">
              <w:rPr>
                <w:rFonts w:hint="eastAsia"/>
              </w:rPr>
              <w:t xml:space="preserve"> </w:t>
            </w:r>
            <w:r>
              <w:t>,...</w:t>
            </w:r>
          </w:p>
          <w:p w:rsidR="007D780B" w:rsidRDefault="00537E43" w:rsidP="007D780B">
            <w:pPr>
              <w:pStyle w:val="ListParagraph"/>
              <w:ind w:firstLineChars="50" w:firstLine="105"/>
            </w:pPr>
            <w:r>
              <w:t>]</w:t>
            </w:r>
          </w:p>
          <w:p w:rsidR="007D780B" w:rsidRDefault="007D780B" w:rsidP="007D780B">
            <w:r>
              <w:rPr>
                <w:rFonts w:hint="eastAsia"/>
              </w:rPr>
              <w:t>}</w:t>
            </w:r>
          </w:p>
        </w:tc>
      </w:tr>
      <w:tr w:rsidR="00986803" w:rsidTr="006A05EC">
        <w:tc>
          <w:tcPr>
            <w:tcW w:w="1678" w:type="dxa"/>
          </w:tcPr>
          <w:p w:rsidR="00986803" w:rsidRPr="00317CF1" w:rsidRDefault="00217FF8" w:rsidP="006A05EC">
            <w:pPr>
              <w:pStyle w:val="ListParagraph"/>
              <w:ind w:firstLineChars="0" w:firstLine="0"/>
            </w:pPr>
            <w:ins w:id="129" w:author="tanzhaobo" w:date="2015-06-03T16:06:00Z">
              <w:r w:rsidRPr="00317CF1">
                <w:rPr>
                  <w:rFonts w:hint="eastAsia"/>
                </w:rPr>
                <w:t>detail</w:t>
              </w:r>
            </w:ins>
          </w:p>
        </w:tc>
        <w:tc>
          <w:tcPr>
            <w:tcW w:w="1418" w:type="dxa"/>
          </w:tcPr>
          <w:p w:rsidR="00986803" w:rsidRPr="00293546" w:rsidRDefault="00293546" w:rsidP="006A05EC">
            <w:pPr>
              <w:pStyle w:val="ListParagraph"/>
              <w:ind w:firstLineChars="0" w:firstLine="0"/>
            </w:pPr>
            <w:ins w:id="130" w:author="tanzhaobo" w:date="2015-06-03T16:06:00Z">
              <w:r w:rsidRPr="00293546">
                <w:t>S</w:t>
              </w:r>
              <w:r w:rsidR="00217FF8" w:rsidRPr="00293546">
                <w:rPr>
                  <w:rFonts w:hint="eastAsia"/>
                </w:rPr>
                <w:t>tring</w:t>
              </w:r>
            </w:ins>
          </w:p>
        </w:tc>
        <w:tc>
          <w:tcPr>
            <w:tcW w:w="1559" w:type="dxa"/>
          </w:tcPr>
          <w:p w:rsidR="00986803" w:rsidRDefault="00986803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986803" w:rsidRDefault="00986803" w:rsidP="00146710">
            <w:pPr>
              <w:pStyle w:val="ListParagraph"/>
              <w:ind w:firstLineChars="0" w:firstLine="0"/>
            </w:pPr>
          </w:p>
        </w:tc>
      </w:tr>
      <w:tr w:rsidR="00AD6902" w:rsidTr="006A05EC">
        <w:tc>
          <w:tcPr>
            <w:tcW w:w="1678" w:type="dxa"/>
          </w:tcPr>
          <w:p w:rsidR="00AD6902" w:rsidRDefault="000241F8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errno</w:t>
            </w:r>
            <w:proofErr w:type="spellEnd"/>
          </w:p>
        </w:tc>
        <w:tc>
          <w:tcPr>
            <w:tcW w:w="1418" w:type="dxa"/>
          </w:tcPr>
          <w:p w:rsidR="00AD6902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559" w:type="dxa"/>
          </w:tcPr>
          <w:p w:rsidR="00AD6902" w:rsidRDefault="00AD6902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AD6902" w:rsidRDefault="00AD6902" w:rsidP="00146710">
            <w:pPr>
              <w:pStyle w:val="ListParagraph"/>
              <w:ind w:firstLineChars="0" w:firstLine="0"/>
            </w:pPr>
          </w:p>
        </w:tc>
      </w:tr>
      <w:tr w:rsidR="00045198" w:rsidTr="006A05EC">
        <w:tc>
          <w:tcPr>
            <w:tcW w:w="1678" w:type="dxa"/>
          </w:tcPr>
          <w:p w:rsidR="00045198" w:rsidRDefault="00045198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Progress</w:t>
            </w:r>
          </w:p>
        </w:tc>
        <w:tc>
          <w:tcPr>
            <w:tcW w:w="1418" w:type="dxa"/>
          </w:tcPr>
          <w:p w:rsidR="00045198" w:rsidRDefault="00045198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INT32</w:t>
            </w:r>
          </w:p>
        </w:tc>
        <w:tc>
          <w:tcPr>
            <w:tcW w:w="1559" w:type="dxa"/>
          </w:tcPr>
          <w:p w:rsidR="00045198" w:rsidRDefault="00045198" w:rsidP="006A05EC">
            <w:pPr>
              <w:pStyle w:val="ListParagraph"/>
              <w:ind w:firstLineChars="0" w:firstLine="0"/>
            </w:pPr>
          </w:p>
        </w:tc>
        <w:tc>
          <w:tcPr>
            <w:tcW w:w="3027" w:type="dxa"/>
          </w:tcPr>
          <w:p w:rsidR="00045198" w:rsidRDefault="00045198" w:rsidP="00146710">
            <w:pPr>
              <w:pStyle w:val="ListParagraph"/>
              <w:ind w:firstLineChars="0" w:firstLine="0"/>
            </w:pPr>
          </w:p>
        </w:tc>
      </w:tr>
      <w:tr w:rsidR="007D0936" w:rsidTr="006A05EC">
        <w:tc>
          <w:tcPr>
            <w:tcW w:w="1678" w:type="dxa"/>
          </w:tcPr>
          <w:p w:rsidR="007D0936" w:rsidRDefault="00045198" w:rsidP="006A05EC">
            <w:pPr>
              <w:pStyle w:val="ListParagraph"/>
              <w:ind w:firstLineChars="0" w:firstLine="0"/>
            </w:pPr>
            <w:proofErr w:type="spellStart"/>
            <w:r>
              <w:rPr>
                <w:rFonts w:hint="eastAsia"/>
              </w:rPr>
              <w:t>ResultInfo</w:t>
            </w:r>
            <w:proofErr w:type="spellEnd"/>
          </w:p>
        </w:tc>
        <w:tc>
          <w:tcPr>
            <w:tcW w:w="1418" w:type="dxa"/>
          </w:tcPr>
          <w:p w:rsidR="007D0936" w:rsidRDefault="007D0936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1559" w:type="dxa"/>
          </w:tcPr>
          <w:p w:rsidR="007D0936" w:rsidRDefault="00045198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详细结果</w:t>
            </w:r>
          </w:p>
          <w:p w:rsidR="00045198" w:rsidRDefault="00045198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对不同类型的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不同</w:t>
            </w:r>
          </w:p>
        </w:tc>
        <w:tc>
          <w:tcPr>
            <w:tcW w:w="3027" w:type="dxa"/>
          </w:tcPr>
          <w:p w:rsidR="00045198" w:rsidRDefault="00045198" w:rsidP="006A05EC">
            <w:pPr>
              <w:pStyle w:val="ListParagraph"/>
              <w:ind w:firstLineChars="0" w:firstLine="0"/>
            </w:pPr>
            <w:r>
              <w:t>A</w:t>
            </w:r>
            <w:r>
              <w:rPr>
                <w:rFonts w:hint="eastAsia"/>
              </w:rPr>
              <w:t>dd host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task</w:t>
            </w:r>
          </w:p>
          <w:p w:rsidR="001A2E80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[</w:t>
            </w:r>
          </w:p>
          <w:p w:rsidR="007D0936" w:rsidRDefault="0052485C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{</w:t>
            </w:r>
          </w:p>
          <w:p w:rsidR="0052485C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 xml:space="preserve">   IP:</w:t>
            </w:r>
          </w:p>
          <w:p w:rsidR="001A2E80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HostName</w:t>
            </w:r>
            <w:proofErr w:type="spellEnd"/>
            <w:r>
              <w:rPr>
                <w:rFonts w:hint="eastAsia"/>
              </w:rPr>
              <w:t>:</w:t>
            </w:r>
          </w:p>
          <w:p w:rsidR="001A2E80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 xml:space="preserve">   Status:</w:t>
            </w:r>
          </w:p>
          <w:p w:rsidR="001A2E80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StatusDesc</w:t>
            </w:r>
            <w:proofErr w:type="spellEnd"/>
            <w:r>
              <w:rPr>
                <w:rFonts w:hint="eastAsia"/>
              </w:rPr>
              <w:t>:</w:t>
            </w:r>
          </w:p>
          <w:p w:rsidR="001A2E80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lastRenderedPageBreak/>
              <w:t xml:space="preserve">   </w:t>
            </w:r>
            <w:proofErr w:type="spellStart"/>
            <w:r>
              <w:rPr>
                <w:rFonts w:hint="eastAsia"/>
              </w:rPr>
              <w:t>errno</w:t>
            </w:r>
            <w:proofErr w:type="spellEnd"/>
            <w:r>
              <w:rPr>
                <w:rFonts w:hint="eastAsia"/>
              </w:rPr>
              <w:t>:</w:t>
            </w:r>
          </w:p>
          <w:p w:rsidR="001A2E80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 xml:space="preserve">   detail:</w:t>
            </w:r>
          </w:p>
          <w:p w:rsidR="001A2E80" w:rsidRDefault="001A2E80" w:rsidP="006A05E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 xml:space="preserve">   Flow:[</w:t>
            </w:r>
            <w:r w:rsidR="00D24423">
              <w:t>“”</w:t>
            </w:r>
            <w:r w:rsidR="00D24423">
              <w:rPr>
                <w:rFonts w:hint="eastAsia"/>
              </w:rPr>
              <w:t>,</w:t>
            </w:r>
            <w:r w:rsidR="00D24423">
              <w:t>””</w:t>
            </w:r>
            <w:r>
              <w:rPr>
                <w:rFonts w:hint="eastAsia"/>
              </w:rPr>
              <w:t>]</w:t>
            </w:r>
          </w:p>
          <w:p w:rsidR="001A2E80" w:rsidRDefault="0052485C" w:rsidP="0052485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}</w:t>
            </w:r>
          </w:p>
          <w:p w:rsidR="00072870" w:rsidRDefault="00072870" w:rsidP="0052485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...</w:t>
            </w:r>
          </w:p>
          <w:p w:rsidR="0052485C" w:rsidRDefault="001A2E80" w:rsidP="0052485C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]</w:t>
            </w:r>
          </w:p>
        </w:tc>
      </w:tr>
    </w:tbl>
    <w:p w:rsidR="00E1626C" w:rsidRPr="00E1626C" w:rsidRDefault="00E1626C" w:rsidP="00E1626C"/>
    <w:p w:rsidR="00D00217" w:rsidRDefault="00D00217" w:rsidP="00D00217">
      <w:pPr>
        <w:pStyle w:val="Heading2"/>
        <w:numPr>
          <w:ilvl w:val="0"/>
          <w:numId w:val="1"/>
        </w:numPr>
      </w:pPr>
      <w:r>
        <w:rPr>
          <w:rFonts w:hint="eastAsia"/>
        </w:rPr>
        <w:t>模块设计</w:t>
      </w:r>
    </w:p>
    <w:p w:rsidR="00D00217" w:rsidRPr="00D00217" w:rsidRDefault="00D00217" w:rsidP="00D00217"/>
    <w:sectPr w:rsidR="00D00217" w:rsidRPr="00D00217" w:rsidSect="00810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8016E"/>
    <w:multiLevelType w:val="hybridMultilevel"/>
    <w:tmpl w:val="41ACC5C0"/>
    <w:lvl w:ilvl="0" w:tplc="099CF7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874653"/>
    <w:multiLevelType w:val="hybridMultilevel"/>
    <w:tmpl w:val="F2F673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C2442B6"/>
    <w:multiLevelType w:val="hybridMultilevel"/>
    <w:tmpl w:val="22CC62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FE261AB"/>
    <w:multiLevelType w:val="hybridMultilevel"/>
    <w:tmpl w:val="75D83F8E"/>
    <w:lvl w:ilvl="0" w:tplc="9B7A0E8E">
      <w:start w:val="1"/>
      <w:numFmt w:val="decimal"/>
      <w:lvlText w:val="%1."/>
      <w:lvlJc w:val="left"/>
      <w:pPr>
        <w:ind w:left="420" w:hanging="420"/>
      </w:pPr>
      <w:rPr>
        <w:rFonts w:hint="eastAsia"/>
        <w:spacing w:val="0"/>
        <w:w w:val="100"/>
        <w:position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00217"/>
    <w:rsid w:val="00004294"/>
    <w:rsid w:val="00023F55"/>
    <w:rsid w:val="000241F8"/>
    <w:rsid w:val="00040AD0"/>
    <w:rsid w:val="00045198"/>
    <w:rsid w:val="00061915"/>
    <w:rsid w:val="00072870"/>
    <w:rsid w:val="0008673D"/>
    <w:rsid w:val="0008766B"/>
    <w:rsid w:val="000B5381"/>
    <w:rsid w:val="000C68C8"/>
    <w:rsid w:val="000D5A07"/>
    <w:rsid w:val="000E6C0F"/>
    <w:rsid w:val="0010612F"/>
    <w:rsid w:val="00120988"/>
    <w:rsid w:val="00146710"/>
    <w:rsid w:val="00192A8B"/>
    <w:rsid w:val="001962D6"/>
    <w:rsid w:val="001A2E80"/>
    <w:rsid w:val="001A65A4"/>
    <w:rsid w:val="001B1160"/>
    <w:rsid w:val="001D1DDE"/>
    <w:rsid w:val="001E4849"/>
    <w:rsid w:val="001F1A0F"/>
    <w:rsid w:val="001F3149"/>
    <w:rsid w:val="00211D9B"/>
    <w:rsid w:val="00217FF8"/>
    <w:rsid w:val="00227484"/>
    <w:rsid w:val="00233FBB"/>
    <w:rsid w:val="002479E8"/>
    <w:rsid w:val="00266EB6"/>
    <w:rsid w:val="00293546"/>
    <w:rsid w:val="002B3EB5"/>
    <w:rsid w:val="002C5C7B"/>
    <w:rsid w:val="002D73C9"/>
    <w:rsid w:val="002E5513"/>
    <w:rsid w:val="002F0855"/>
    <w:rsid w:val="002F7E78"/>
    <w:rsid w:val="00306945"/>
    <w:rsid w:val="00317CF1"/>
    <w:rsid w:val="003226BA"/>
    <w:rsid w:val="00342291"/>
    <w:rsid w:val="003603F4"/>
    <w:rsid w:val="00381883"/>
    <w:rsid w:val="00396C82"/>
    <w:rsid w:val="003E0959"/>
    <w:rsid w:val="003F3DD4"/>
    <w:rsid w:val="00424D40"/>
    <w:rsid w:val="00436231"/>
    <w:rsid w:val="00436827"/>
    <w:rsid w:val="00440E8E"/>
    <w:rsid w:val="0047452B"/>
    <w:rsid w:val="00474C08"/>
    <w:rsid w:val="0049158E"/>
    <w:rsid w:val="004B4A46"/>
    <w:rsid w:val="004C065A"/>
    <w:rsid w:val="004C5350"/>
    <w:rsid w:val="004C5B73"/>
    <w:rsid w:val="004F6D8D"/>
    <w:rsid w:val="00501B89"/>
    <w:rsid w:val="00507DEF"/>
    <w:rsid w:val="0051016A"/>
    <w:rsid w:val="00521734"/>
    <w:rsid w:val="0052485C"/>
    <w:rsid w:val="005371ED"/>
    <w:rsid w:val="00537E43"/>
    <w:rsid w:val="005536D0"/>
    <w:rsid w:val="00575F03"/>
    <w:rsid w:val="00576C6F"/>
    <w:rsid w:val="005B4DFA"/>
    <w:rsid w:val="005F09AB"/>
    <w:rsid w:val="005F64C0"/>
    <w:rsid w:val="005F7E6E"/>
    <w:rsid w:val="00604194"/>
    <w:rsid w:val="006102D7"/>
    <w:rsid w:val="00635334"/>
    <w:rsid w:val="0068265E"/>
    <w:rsid w:val="00694189"/>
    <w:rsid w:val="006A0392"/>
    <w:rsid w:val="006C3EE6"/>
    <w:rsid w:val="007206DB"/>
    <w:rsid w:val="00722B52"/>
    <w:rsid w:val="007248E3"/>
    <w:rsid w:val="007458FE"/>
    <w:rsid w:val="00782B1B"/>
    <w:rsid w:val="007A261D"/>
    <w:rsid w:val="007B7EC0"/>
    <w:rsid w:val="007D0936"/>
    <w:rsid w:val="007D4BFE"/>
    <w:rsid w:val="007D5814"/>
    <w:rsid w:val="007D780B"/>
    <w:rsid w:val="007E1633"/>
    <w:rsid w:val="007F1779"/>
    <w:rsid w:val="00800830"/>
    <w:rsid w:val="008109CA"/>
    <w:rsid w:val="00840AE0"/>
    <w:rsid w:val="00840AF7"/>
    <w:rsid w:val="00846EB4"/>
    <w:rsid w:val="00854CC9"/>
    <w:rsid w:val="00860F00"/>
    <w:rsid w:val="0089233B"/>
    <w:rsid w:val="008D7541"/>
    <w:rsid w:val="00903F33"/>
    <w:rsid w:val="009046EE"/>
    <w:rsid w:val="00907478"/>
    <w:rsid w:val="00925D50"/>
    <w:rsid w:val="00946EA8"/>
    <w:rsid w:val="00986803"/>
    <w:rsid w:val="00990891"/>
    <w:rsid w:val="009C4ADB"/>
    <w:rsid w:val="009F100A"/>
    <w:rsid w:val="009F4F46"/>
    <w:rsid w:val="00A32A1E"/>
    <w:rsid w:val="00A40FAC"/>
    <w:rsid w:val="00A41FB1"/>
    <w:rsid w:val="00A512F2"/>
    <w:rsid w:val="00A82F24"/>
    <w:rsid w:val="00AA3EF3"/>
    <w:rsid w:val="00AC1781"/>
    <w:rsid w:val="00AD6902"/>
    <w:rsid w:val="00AE058F"/>
    <w:rsid w:val="00B02BA3"/>
    <w:rsid w:val="00B22E62"/>
    <w:rsid w:val="00B245C6"/>
    <w:rsid w:val="00B35284"/>
    <w:rsid w:val="00B5370C"/>
    <w:rsid w:val="00B6369D"/>
    <w:rsid w:val="00B8693E"/>
    <w:rsid w:val="00BB05D4"/>
    <w:rsid w:val="00BD1260"/>
    <w:rsid w:val="00BE517C"/>
    <w:rsid w:val="00BE680C"/>
    <w:rsid w:val="00BF0837"/>
    <w:rsid w:val="00BF272C"/>
    <w:rsid w:val="00BF5CF0"/>
    <w:rsid w:val="00C008F0"/>
    <w:rsid w:val="00C020F2"/>
    <w:rsid w:val="00C24D74"/>
    <w:rsid w:val="00C44149"/>
    <w:rsid w:val="00C71F48"/>
    <w:rsid w:val="00C77875"/>
    <w:rsid w:val="00C81D25"/>
    <w:rsid w:val="00C90797"/>
    <w:rsid w:val="00CC290B"/>
    <w:rsid w:val="00CC53F2"/>
    <w:rsid w:val="00CC6761"/>
    <w:rsid w:val="00CE01A0"/>
    <w:rsid w:val="00CE5820"/>
    <w:rsid w:val="00D00217"/>
    <w:rsid w:val="00D24423"/>
    <w:rsid w:val="00D24EF5"/>
    <w:rsid w:val="00D30DA7"/>
    <w:rsid w:val="00D34408"/>
    <w:rsid w:val="00D456C1"/>
    <w:rsid w:val="00D53853"/>
    <w:rsid w:val="00D730C5"/>
    <w:rsid w:val="00D75D16"/>
    <w:rsid w:val="00D91F45"/>
    <w:rsid w:val="00DA5C34"/>
    <w:rsid w:val="00DE198A"/>
    <w:rsid w:val="00E060AC"/>
    <w:rsid w:val="00E10A17"/>
    <w:rsid w:val="00E1186E"/>
    <w:rsid w:val="00E1626C"/>
    <w:rsid w:val="00E162CD"/>
    <w:rsid w:val="00E24C1F"/>
    <w:rsid w:val="00E47269"/>
    <w:rsid w:val="00E6487F"/>
    <w:rsid w:val="00E72D29"/>
    <w:rsid w:val="00E8758C"/>
    <w:rsid w:val="00EC16CD"/>
    <w:rsid w:val="00EF1D20"/>
    <w:rsid w:val="00F020FD"/>
    <w:rsid w:val="00F44EA8"/>
    <w:rsid w:val="00F80138"/>
    <w:rsid w:val="00FA68C5"/>
    <w:rsid w:val="00FB2844"/>
    <w:rsid w:val="00FD71E4"/>
    <w:rsid w:val="00FF1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09CA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21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C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021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00217"/>
    <w:rPr>
      <w:rFonts w:asciiTheme="majorHAnsi" w:eastAsia="宋体" w:hAnsiTheme="majorHAnsi" w:cstheme="majorBidi"/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0021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021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021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0021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4C065A"/>
    <w:pPr>
      <w:ind w:firstLineChars="200" w:firstLine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08673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73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73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7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73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73D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96C82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1741</TotalTime>
  <Pages>6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xujianhui</dc:creator>
  <cp:lastModifiedBy>linyoubin</cp:lastModifiedBy>
  <cp:revision>5</cp:revision>
  <dcterms:created xsi:type="dcterms:W3CDTF">2016-05-19T08:37:00Z</dcterms:created>
  <dcterms:modified xsi:type="dcterms:W3CDTF">2016-05-25T07:50:00Z</dcterms:modified>
</cp:coreProperties>
</file>